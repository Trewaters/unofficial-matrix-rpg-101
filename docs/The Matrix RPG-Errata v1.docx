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A76" w:rsidRDefault="00D07A76" w:rsidP="00D07A76">
      <w:pPr>
        <w:widowControl w:val="0"/>
        <w:jc w:val="center"/>
        <w:rPr>
          <w:rFonts w:ascii="Agency FB" w:hAnsi="Agency FB"/>
          <w:b/>
          <w:bCs/>
          <w:sz w:val="44"/>
          <w:szCs w:val="44"/>
        </w:rPr>
      </w:pPr>
      <w:r>
        <w:rPr>
          <w:rFonts w:ascii="Agency FB" w:hAnsi="Agency FB"/>
          <w:b/>
          <w:bCs/>
          <w:sz w:val="44"/>
          <w:szCs w:val="44"/>
        </w:rPr>
        <w:t xml:space="preserve">The </w:t>
      </w:r>
    </w:p>
    <w:p w:rsidR="00D07A76" w:rsidRDefault="00D07A76" w:rsidP="00D07A76">
      <w:pPr>
        <w:widowControl w:val="0"/>
        <w:jc w:val="center"/>
        <w:rPr>
          <w:rFonts w:ascii="Agency FB" w:hAnsi="Agency FB"/>
          <w:b/>
          <w:bCs/>
          <w:sz w:val="44"/>
          <w:szCs w:val="44"/>
        </w:rPr>
      </w:pPr>
      <w:r>
        <w:rPr>
          <w:rFonts w:ascii="Agency FB" w:hAnsi="Agency FB"/>
          <w:b/>
          <w:bCs/>
          <w:sz w:val="44"/>
          <w:szCs w:val="44"/>
        </w:rPr>
        <w:t>Unofficial</w:t>
      </w:r>
    </w:p>
    <w:p w:rsidR="00D07A76" w:rsidRDefault="00D07A76" w:rsidP="00D07A76">
      <w:pPr>
        <w:widowControl w:val="0"/>
        <w:jc w:val="center"/>
        <w:rPr>
          <w:rFonts w:ascii="Agency FB" w:hAnsi="Agency FB"/>
          <w:b/>
          <w:bCs/>
          <w:sz w:val="44"/>
          <w:szCs w:val="44"/>
        </w:rPr>
      </w:pPr>
      <w:r>
        <w:rPr>
          <w:rFonts w:ascii="Agency FB" w:hAnsi="Agency FB"/>
          <w:b/>
          <w:bCs/>
          <w:sz w:val="44"/>
          <w:szCs w:val="44"/>
        </w:rPr>
        <w:t>Matrix Role Playing Game</w:t>
      </w:r>
    </w:p>
    <w:p w:rsidR="00D07A76" w:rsidRDefault="00D07A76" w:rsidP="00D07A76">
      <w:pPr>
        <w:widowControl w:val="0"/>
        <w:jc w:val="center"/>
        <w:rPr>
          <w:rFonts w:ascii="Times New Roman" w:hAnsi="Times New Roman"/>
          <w:sz w:val="20"/>
          <w:szCs w:val="20"/>
        </w:rPr>
      </w:pPr>
      <w:r>
        <w:t> </w:t>
      </w:r>
    </w:p>
    <w:p w:rsidR="00D07A76" w:rsidRDefault="00D07A76" w:rsidP="00D07A76">
      <w:pPr>
        <w:widowControl w:val="0"/>
        <w:jc w:val="center"/>
        <w:rPr>
          <w:rFonts w:ascii="Agency FB" w:hAnsi="Agency FB"/>
        </w:rPr>
      </w:pPr>
      <w:r>
        <w:rPr>
          <w:rFonts w:ascii="Agency FB" w:hAnsi="Agency FB"/>
        </w:rPr>
        <w:t> </w:t>
      </w:r>
    </w:p>
    <w:p w:rsidR="00D07A76" w:rsidRDefault="00D07A76" w:rsidP="00D07A76">
      <w:pPr>
        <w:widowControl w:val="0"/>
        <w:jc w:val="center"/>
        <w:rPr>
          <w:rFonts w:ascii="Agency FB" w:hAnsi="Agency FB"/>
        </w:rPr>
      </w:pPr>
      <w:r>
        <w:rPr>
          <w:rFonts w:ascii="Agency FB" w:hAnsi="Agency FB"/>
        </w:rPr>
        <w:t>Written by</w:t>
      </w:r>
    </w:p>
    <w:p w:rsidR="00D07A76" w:rsidRDefault="00D07A76" w:rsidP="00D07A76">
      <w:pPr>
        <w:widowControl w:val="0"/>
        <w:jc w:val="center"/>
        <w:rPr>
          <w:rFonts w:ascii="Agency FB" w:hAnsi="Agency FB"/>
        </w:rPr>
      </w:pPr>
      <w:r>
        <w:rPr>
          <w:rFonts w:ascii="Agency FB" w:hAnsi="Agency FB"/>
        </w:rPr>
        <w:t> </w:t>
      </w:r>
    </w:p>
    <w:p w:rsidR="00D07A76" w:rsidRDefault="00D07A76" w:rsidP="00D07A76">
      <w:pPr>
        <w:widowControl w:val="0"/>
        <w:jc w:val="center"/>
        <w:rPr>
          <w:rFonts w:ascii="Agency FB" w:hAnsi="Agency FB"/>
          <w:i/>
          <w:iCs/>
          <w:sz w:val="28"/>
          <w:szCs w:val="28"/>
        </w:rPr>
      </w:pPr>
      <w:r>
        <w:rPr>
          <w:rFonts w:ascii="Agency FB" w:hAnsi="Agency FB"/>
          <w:i/>
          <w:iCs/>
          <w:sz w:val="28"/>
          <w:szCs w:val="28"/>
        </w:rPr>
        <w:t>Tre’ Grisby</w:t>
      </w:r>
    </w:p>
    <w:p w:rsidR="00D07A76" w:rsidRDefault="00D07A76" w:rsidP="00D07A76">
      <w:pPr>
        <w:widowControl w:val="0"/>
        <w:jc w:val="center"/>
        <w:rPr>
          <w:rFonts w:ascii="Agency FB" w:hAnsi="Agency FB"/>
          <w:i/>
          <w:iCs/>
          <w:sz w:val="28"/>
          <w:szCs w:val="28"/>
        </w:rPr>
      </w:pPr>
    </w:p>
    <w:p w:rsidR="00D07A76" w:rsidRDefault="00D07A76" w:rsidP="00D07A76">
      <w:pPr>
        <w:widowControl w:val="0"/>
        <w:jc w:val="center"/>
        <w:rPr>
          <w:rFonts w:ascii="Agency FB" w:hAnsi="Agency FB"/>
          <w:i/>
          <w:iCs/>
          <w:sz w:val="28"/>
          <w:szCs w:val="28"/>
        </w:rPr>
      </w:pPr>
      <w:r>
        <w:rPr>
          <w:rFonts w:ascii="Agency FB" w:hAnsi="Agency FB"/>
          <w:i/>
          <w:iCs/>
          <w:noProof/>
          <w:sz w:val="28"/>
          <w:szCs w:val="28"/>
        </w:rPr>
        <w:drawing>
          <wp:inline distT="0" distB="0" distL="0" distR="0">
            <wp:extent cx="4156891" cy="6118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_by_naimane-d34vvgr.png"/>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160822" cy="6124485"/>
                    </a:xfrm>
                    <a:prstGeom prst="rect">
                      <a:avLst/>
                    </a:prstGeom>
                  </pic:spPr>
                </pic:pic>
              </a:graphicData>
            </a:graphic>
          </wp:inline>
        </w:drawing>
      </w:r>
    </w:p>
    <w:p w:rsidR="00D07A76" w:rsidRDefault="00D07A76" w:rsidP="00D07A76">
      <w:pPr>
        <w:widowControl w:val="0"/>
        <w:rPr>
          <w:rFonts w:ascii="Times New Roman" w:hAnsi="Times New Roman"/>
          <w:sz w:val="20"/>
          <w:szCs w:val="20"/>
        </w:rPr>
      </w:pPr>
      <w:r>
        <w:t> </w:t>
      </w:r>
    </w:p>
    <w:p w:rsidR="00D07A76" w:rsidRDefault="00D07A76" w:rsidP="00D72FAC">
      <w:pPr>
        <w:pStyle w:val="MatrixFrontMatter"/>
        <w:rPr>
          <w:b/>
          <w:szCs w:val="24"/>
        </w:rPr>
      </w:pPr>
    </w:p>
    <w:p w:rsidR="00970EF4" w:rsidRDefault="00B86007" w:rsidP="00D72FAC">
      <w:pPr>
        <w:pStyle w:val="MatrixFrontMatter"/>
        <w:rPr>
          <w:b/>
          <w:szCs w:val="24"/>
        </w:rPr>
      </w:pPr>
      <w:r w:rsidRPr="00CA00CD">
        <w:rPr>
          <w:b/>
          <w:szCs w:val="24"/>
        </w:rPr>
        <w:t xml:space="preserve">The Matrix RPG </w:t>
      </w:r>
    </w:p>
    <w:p w:rsidR="007B053A" w:rsidRPr="00CA00CD" w:rsidRDefault="007B053A" w:rsidP="00D72FAC">
      <w:pPr>
        <w:pStyle w:val="MatrixFrontMatter"/>
        <w:rPr>
          <w:b/>
          <w:szCs w:val="24"/>
        </w:rPr>
      </w:pPr>
    </w:p>
    <w:p w:rsidR="007B053A" w:rsidRDefault="000139A0" w:rsidP="00D72FAC">
      <w:pPr>
        <w:pStyle w:val="MatrixFrontMatter"/>
        <w:rPr>
          <w:szCs w:val="24"/>
        </w:rPr>
      </w:pPr>
      <w:r w:rsidRPr="00CA00CD">
        <w:rPr>
          <w:szCs w:val="24"/>
        </w:rPr>
        <w:t>W</w:t>
      </w:r>
      <w:r w:rsidR="00B86007" w:rsidRPr="00CA00CD">
        <w:rPr>
          <w:szCs w:val="24"/>
        </w:rPr>
        <w:t xml:space="preserve">ritten by </w:t>
      </w:r>
    </w:p>
    <w:p w:rsidR="00970EF4" w:rsidRPr="00CA00CD" w:rsidRDefault="00B86007" w:rsidP="00D72FAC">
      <w:pPr>
        <w:pStyle w:val="MatrixFrontMatter"/>
        <w:rPr>
          <w:szCs w:val="24"/>
        </w:rPr>
      </w:pPr>
      <w:r w:rsidRPr="00CA00CD">
        <w:rPr>
          <w:szCs w:val="24"/>
        </w:rPr>
        <w:t>Tre’ Grisby</w:t>
      </w:r>
    </w:p>
    <w:p w:rsidR="00970EF4" w:rsidRPr="00CA00CD" w:rsidRDefault="00970EF4" w:rsidP="00D72FAC">
      <w:pPr>
        <w:pStyle w:val="MatrixFrontMatter"/>
        <w:rPr>
          <w:szCs w:val="24"/>
        </w:rPr>
      </w:pPr>
    </w:p>
    <w:p w:rsidR="007B053A" w:rsidRDefault="002A0FF0" w:rsidP="00D72FAC">
      <w:pPr>
        <w:pStyle w:val="MatrixFrontMatter"/>
        <w:rPr>
          <w:szCs w:val="24"/>
        </w:rPr>
      </w:pPr>
      <w:ins w:id="0" w:author="Tre" w:date="2012-11-16T13:53:00Z">
        <w:r>
          <w:rPr>
            <w:szCs w:val="24"/>
          </w:rPr>
          <w:t xml:space="preserve">Orignally </w:t>
        </w:r>
      </w:ins>
      <w:r w:rsidR="00C37BBC" w:rsidRPr="00CA00CD">
        <w:rPr>
          <w:szCs w:val="24"/>
        </w:rPr>
        <w:t xml:space="preserve">Edited by </w:t>
      </w:r>
    </w:p>
    <w:p w:rsidR="00C37BBC" w:rsidRPr="00CA00CD" w:rsidRDefault="00C37BBC" w:rsidP="00D72FAC">
      <w:pPr>
        <w:pStyle w:val="MatrixFrontMatter"/>
        <w:rPr>
          <w:szCs w:val="24"/>
        </w:rPr>
      </w:pPr>
      <w:r w:rsidRPr="00CA00CD">
        <w:rPr>
          <w:szCs w:val="24"/>
        </w:rPr>
        <w:t>Yvonne Falvey</w:t>
      </w:r>
      <w:r w:rsidR="00EF5762" w:rsidRPr="00CA00CD">
        <w:rPr>
          <w:szCs w:val="24"/>
        </w:rPr>
        <w:t xml:space="preserve"> Mihalik &amp; Naomi Tepper</w:t>
      </w:r>
    </w:p>
    <w:p w:rsidR="00EF5762" w:rsidRPr="00CA00CD" w:rsidRDefault="00EF5762" w:rsidP="00D72FAC">
      <w:pPr>
        <w:pStyle w:val="MatrixFrontMatter"/>
        <w:rPr>
          <w:szCs w:val="24"/>
        </w:rPr>
      </w:pPr>
    </w:p>
    <w:p w:rsidR="007B053A" w:rsidDel="002A0FF0" w:rsidRDefault="005B5BF2" w:rsidP="00D72FAC">
      <w:pPr>
        <w:pStyle w:val="MatrixFrontMatter"/>
        <w:rPr>
          <w:del w:id="1" w:author="Tre" w:date="2012-11-16T13:53:00Z"/>
          <w:szCs w:val="24"/>
        </w:rPr>
      </w:pPr>
      <w:del w:id="2" w:author="Tre" w:date="2012-11-16T13:53:00Z">
        <w:r w:rsidRPr="00CA00CD" w:rsidDel="002A0FF0">
          <w:rPr>
            <w:szCs w:val="24"/>
          </w:rPr>
          <w:delText xml:space="preserve">Matrix Logo illustrated by </w:delText>
        </w:r>
      </w:del>
    </w:p>
    <w:p w:rsidR="005B5BF2" w:rsidRPr="00CA00CD" w:rsidDel="002A0FF0" w:rsidRDefault="005B5BF2" w:rsidP="00D72FAC">
      <w:pPr>
        <w:pStyle w:val="MatrixFrontMatter"/>
        <w:rPr>
          <w:del w:id="3" w:author="Tre" w:date="2012-11-16T13:53:00Z"/>
          <w:szCs w:val="24"/>
        </w:rPr>
      </w:pPr>
      <w:del w:id="4" w:author="Tre" w:date="2012-11-16T13:53:00Z">
        <w:r w:rsidRPr="00CA00CD" w:rsidDel="002A0FF0">
          <w:rPr>
            <w:szCs w:val="24"/>
          </w:rPr>
          <w:delText>Tom Gilbert</w:delText>
        </w:r>
      </w:del>
    </w:p>
    <w:p w:rsidR="005B5BF2" w:rsidRPr="00CA00CD" w:rsidDel="002A0FF0" w:rsidRDefault="005B5BF2" w:rsidP="00D72FAC">
      <w:pPr>
        <w:pStyle w:val="MatrixFrontMatter"/>
        <w:rPr>
          <w:del w:id="5" w:author="Tre" w:date="2012-11-16T13:53:00Z"/>
          <w:szCs w:val="24"/>
        </w:rPr>
      </w:pPr>
    </w:p>
    <w:p w:rsidR="007B053A" w:rsidRDefault="007B053A" w:rsidP="00D72FAC">
      <w:pPr>
        <w:pStyle w:val="MatrixFrontMatter"/>
        <w:rPr>
          <w:szCs w:val="24"/>
        </w:rPr>
      </w:pPr>
      <w:r>
        <w:rPr>
          <w:szCs w:val="24"/>
        </w:rPr>
        <w:t xml:space="preserve">Cover and Title Page Art </w:t>
      </w:r>
      <w:r w:rsidR="00B86007" w:rsidRPr="00CA00CD">
        <w:rPr>
          <w:szCs w:val="24"/>
        </w:rPr>
        <w:t>by</w:t>
      </w:r>
      <w:r>
        <w:rPr>
          <w:szCs w:val="24"/>
        </w:rPr>
        <w:t xml:space="preserve"> </w:t>
      </w:r>
    </w:p>
    <w:p w:rsidR="00B86007" w:rsidRDefault="007B053A" w:rsidP="00D72FAC">
      <w:pPr>
        <w:pStyle w:val="MatrixFrontMatter"/>
        <w:rPr>
          <w:ins w:id="6" w:author="Tre" w:date="2012-11-16T14:54:00Z"/>
          <w:szCs w:val="24"/>
        </w:rPr>
      </w:pPr>
      <w:r>
        <w:rPr>
          <w:szCs w:val="24"/>
        </w:rPr>
        <w:t>Naimane (</w:t>
      </w:r>
      <w:ins w:id="7" w:author="Tre" w:date="2012-11-16T14:54:00Z">
        <w:r w:rsidR="00EE27B1">
          <w:rPr>
            <w:szCs w:val="24"/>
          </w:rPr>
          <w:fldChar w:fldCharType="begin"/>
        </w:r>
        <w:r w:rsidR="00462A88">
          <w:rPr>
            <w:szCs w:val="24"/>
          </w:rPr>
          <w:instrText xml:space="preserve"> HYPERLINK "</w:instrText>
        </w:r>
      </w:ins>
      <w:r w:rsidR="00462A88">
        <w:rPr>
          <w:szCs w:val="24"/>
        </w:rPr>
        <w:instrText>http://naimane.deviantart.com</w:instrText>
      </w:r>
      <w:ins w:id="8" w:author="Tre" w:date="2012-11-16T14:54:00Z">
        <w:r w:rsidR="00462A88">
          <w:rPr>
            <w:szCs w:val="24"/>
          </w:rPr>
          <w:instrText xml:space="preserve">" </w:instrText>
        </w:r>
        <w:r w:rsidR="00EE27B1">
          <w:rPr>
            <w:szCs w:val="24"/>
          </w:rPr>
          <w:fldChar w:fldCharType="separate"/>
        </w:r>
      </w:ins>
      <w:r w:rsidR="00462A88" w:rsidRPr="00527804">
        <w:rPr>
          <w:rStyle w:val="Hyperlink"/>
          <w:szCs w:val="24"/>
        </w:rPr>
        <w:t>http://naimane.deviantart.com</w:t>
      </w:r>
      <w:ins w:id="9" w:author="Tre" w:date="2012-11-16T14:54:00Z">
        <w:r w:rsidR="00EE27B1">
          <w:rPr>
            <w:szCs w:val="24"/>
          </w:rPr>
          <w:fldChar w:fldCharType="end"/>
        </w:r>
      </w:ins>
      <w:r>
        <w:rPr>
          <w:szCs w:val="24"/>
        </w:rPr>
        <w:t>)</w:t>
      </w:r>
    </w:p>
    <w:p w:rsidR="00462A88" w:rsidRDefault="00462A88" w:rsidP="00D72FAC">
      <w:pPr>
        <w:pStyle w:val="MatrixFrontMatter"/>
        <w:rPr>
          <w:ins w:id="10" w:author="Tre" w:date="2012-11-16T14:54:00Z"/>
          <w:szCs w:val="24"/>
        </w:rPr>
      </w:pPr>
    </w:p>
    <w:p w:rsidR="00462A88" w:rsidRDefault="00462A88" w:rsidP="00D72FAC">
      <w:pPr>
        <w:pStyle w:val="MatrixFrontMatter"/>
        <w:rPr>
          <w:ins w:id="11" w:author="Tre" w:date="2012-11-16T14:54:00Z"/>
          <w:szCs w:val="24"/>
        </w:rPr>
      </w:pPr>
      <w:ins w:id="12" w:author="Tre" w:date="2012-11-16T14:54:00Z">
        <w:r>
          <w:rPr>
            <w:szCs w:val="24"/>
          </w:rPr>
          <w:t>Back Page Art by</w:t>
        </w:r>
      </w:ins>
    </w:p>
    <w:p w:rsidR="00462A88" w:rsidRPr="00CA00CD" w:rsidRDefault="00106138" w:rsidP="00D72FAC">
      <w:pPr>
        <w:pStyle w:val="MatrixFrontMatter"/>
        <w:rPr>
          <w:szCs w:val="24"/>
        </w:rPr>
      </w:pPr>
      <w:ins w:id="13" w:author="Tre" w:date="2012-11-16T14:56:00Z">
        <w:r w:rsidRPr="00106138">
          <w:rPr>
            <w:szCs w:val="24"/>
          </w:rPr>
          <w:t>ren-rko</w:t>
        </w:r>
        <w:r>
          <w:rPr>
            <w:szCs w:val="24"/>
          </w:rPr>
          <w:t xml:space="preserve"> (</w:t>
        </w:r>
      </w:ins>
      <w:ins w:id="14" w:author="Tre" w:date="2012-11-16T14:57:00Z">
        <w:r w:rsidR="00EE27B1">
          <w:rPr>
            <w:szCs w:val="24"/>
          </w:rPr>
          <w:fldChar w:fldCharType="begin"/>
        </w:r>
        <w:r>
          <w:rPr>
            <w:szCs w:val="24"/>
          </w:rPr>
          <w:instrText xml:space="preserve"> HYPERLINK "</w:instrText>
        </w:r>
        <w:r w:rsidR="00EE27B1" w:rsidRPr="00EE27B1">
          <w:rPr>
            <w:rPrChange w:id="15" w:author="Tre" w:date="2012-11-16T14:57:00Z">
              <w:rPr>
                <w:rStyle w:val="Hyperlink"/>
                <w:szCs w:val="24"/>
              </w:rPr>
            </w:rPrChange>
          </w:rPr>
          <w:instrText>http://www.behance.net/ren-rko</w:instrText>
        </w:r>
        <w:r>
          <w:rPr>
            <w:szCs w:val="24"/>
          </w:rPr>
          <w:instrText xml:space="preserve">" </w:instrText>
        </w:r>
        <w:r w:rsidR="00EE27B1">
          <w:rPr>
            <w:szCs w:val="24"/>
          </w:rPr>
          <w:fldChar w:fldCharType="separate"/>
        </w:r>
        <w:r w:rsidRPr="00527804">
          <w:rPr>
            <w:rStyle w:val="Hyperlink"/>
            <w:szCs w:val="24"/>
          </w:rPr>
          <w:t>http://www.behance.net/ren-rko</w:t>
        </w:r>
        <w:r w:rsidR="00EE27B1">
          <w:rPr>
            <w:szCs w:val="24"/>
          </w:rPr>
          <w:fldChar w:fldCharType="end"/>
        </w:r>
      </w:ins>
      <w:ins w:id="16" w:author="Tre" w:date="2012-11-16T14:56:00Z">
        <w:r>
          <w:rPr>
            <w:szCs w:val="24"/>
          </w:rPr>
          <w:t>)</w:t>
        </w:r>
      </w:ins>
    </w:p>
    <w:p w:rsidR="005B5BF2" w:rsidRPr="00CA00CD" w:rsidRDefault="005B5BF2" w:rsidP="00D72FAC">
      <w:pPr>
        <w:pStyle w:val="MatrixFrontMatter"/>
        <w:rPr>
          <w:szCs w:val="24"/>
        </w:rPr>
      </w:pPr>
    </w:p>
    <w:p w:rsidR="00970EF4" w:rsidRPr="00CA00CD" w:rsidRDefault="00970EF4" w:rsidP="00D72FAC">
      <w:pPr>
        <w:pStyle w:val="MatrixFrontMatter"/>
        <w:rPr>
          <w:szCs w:val="24"/>
        </w:rPr>
      </w:pPr>
    </w:p>
    <w:p w:rsidR="00970EF4" w:rsidRPr="00CA00CD" w:rsidRDefault="00B86007" w:rsidP="00D72FAC">
      <w:pPr>
        <w:pStyle w:val="MatrixFrontMatter"/>
        <w:rPr>
          <w:szCs w:val="24"/>
        </w:rPr>
      </w:pPr>
      <w:r w:rsidRPr="00CA00CD">
        <w:rPr>
          <w:szCs w:val="24"/>
        </w:rPr>
        <w:t>Published by 3Waters</w:t>
      </w:r>
      <w:ins w:id="17" w:author="Tre" w:date="2012-11-16T14:58:00Z">
        <w:r w:rsidR="005E53B1">
          <w:rPr>
            <w:szCs w:val="24"/>
          </w:rPr>
          <w:t xml:space="preserve"> Games</w:t>
        </w:r>
      </w:ins>
      <w:del w:id="18" w:author="Tre" w:date="2012-11-16T14:58:00Z">
        <w:r w:rsidRPr="00CA00CD" w:rsidDel="005E53B1">
          <w:rPr>
            <w:szCs w:val="24"/>
          </w:rPr>
          <w:delText>.org</w:delText>
        </w:r>
      </w:del>
    </w:p>
    <w:p w:rsidR="00970EF4" w:rsidRPr="00CA00CD" w:rsidRDefault="00B86007" w:rsidP="00D72FAC">
      <w:pPr>
        <w:pStyle w:val="MatrixFrontMatter"/>
        <w:rPr>
          <w:szCs w:val="24"/>
        </w:rPr>
      </w:pPr>
      <w:r w:rsidRPr="00CA00CD">
        <w:rPr>
          <w:szCs w:val="24"/>
        </w:rPr>
        <w:t xml:space="preserve">Email: </w:t>
      </w:r>
      <w:hyperlink r:id="rId9" w:history="1">
        <w:r w:rsidRPr="00CA00CD">
          <w:rPr>
            <w:rStyle w:val="Hyperlink"/>
            <w:rFonts w:cs="Calibri"/>
            <w:szCs w:val="24"/>
          </w:rPr>
          <w:t>trewaters@hotmail.com</w:t>
        </w:r>
      </w:hyperlink>
    </w:p>
    <w:p w:rsidR="00970EF4" w:rsidRPr="00CA00CD" w:rsidRDefault="00970EF4" w:rsidP="00D72FAC">
      <w:pPr>
        <w:pStyle w:val="MatrixFrontMatter"/>
        <w:rPr>
          <w:szCs w:val="24"/>
        </w:rPr>
      </w:pPr>
    </w:p>
    <w:p w:rsidR="00970EF4" w:rsidRPr="00CA00CD" w:rsidRDefault="00B86007" w:rsidP="00D72FAC">
      <w:pPr>
        <w:pStyle w:val="MatrixFrontMatter"/>
        <w:rPr>
          <w:szCs w:val="24"/>
        </w:rPr>
      </w:pPr>
      <w:r w:rsidRPr="00CA00CD">
        <w:rPr>
          <w:szCs w:val="24"/>
        </w:rPr>
        <w:t>Date of Publication</w:t>
      </w:r>
      <w:r w:rsidR="000139A0" w:rsidRPr="00CA00CD">
        <w:rPr>
          <w:szCs w:val="24"/>
        </w:rPr>
        <w:t xml:space="preserve">: </w:t>
      </w:r>
      <w:r w:rsidRPr="00CA00CD">
        <w:rPr>
          <w:szCs w:val="24"/>
        </w:rPr>
        <w:t>August 20, 2012</w:t>
      </w:r>
    </w:p>
    <w:p w:rsidR="00970EF4" w:rsidRDefault="00B86007" w:rsidP="00D72FAC">
      <w:pPr>
        <w:pStyle w:val="MatrixFrontMatter"/>
        <w:rPr>
          <w:ins w:id="19" w:author="Tre" w:date="2012-11-16T13:53:00Z"/>
          <w:szCs w:val="24"/>
        </w:rPr>
      </w:pPr>
      <w:r w:rsidRPr="00CA00CD">
        <w:rPr>
          <w:szCs w:val="24"/>
        </w:rPr>
        <w:t>1</w:t>
      </w:r>
      <w:r w:rsidRPr="00CA00CD">
        <w:rPr>
          <w:szCs w:val="24"/>
          <w:vertAlign w:val="superscript"/>
        </w:rPr>
        <w:t>st</w:t>
      </w:r>
      <w:r w:rsidRPr="00CA00CD">
        <w:rPr>
          <w:szCs w:val="24"/>
        </w:rPr>
        <w:t xml:space="preserve"> Edition Printed August 20, 2012</w:t>
      </w:r>
    </w:p>
    <w:p w:rsidR="002A0FF0" w:rsidRPr="00CA00CD" w:rsidRDefault="002A0FF0" w:rsidP="00D72FAC">
      <w:pPr>
        <w:pStyle w:val="MatrixFrontMatter"/>
        <w:rPr>
          <w:szCs w:val="24"/>
        </w:rPr>
      </w:pPr>
      <w:ins w:id="20" w:author="Tre" w:date="2012-11-16T13:54:00Z">
        <w:r>
          <w:rPr>
            <w:szCs w:val="24"/>
          </w:rPr>
          <w:t>2</w:t>
        </w:r>
        <w:r w:rsidR="00EE27B1" w:rsidRPr="00EE27B1">
          <w:rPr>
            <w:szCs w:val="24"/>
            <w:vertAlign w:val="superscript"/>
            <w:rPrChange w:id="21" w:author="Tre" w:date="2012-11-16T13:54:00Z">
              <w:rPr>
                <w:color w:val="0000FF"/>
                <w:szCs w:val="24"/>
                <w:u w:val="single"/>
              </w:rPr>
            </w:rPrChange>
          </w:rPr>
          <w:t>nd</w:t>
        </w:r>
        <w:r>
          <w:rPr>
            <w:szCs w:val="24"/>
          </w:rPr>
          <w:t xml:space="preserve"> </w:t>
        </w:r>
      </w:ins>
      <w:ins w:id="22" w:author="Tre" w:date="2012-11-16T13:56:00Z">
        <w:r w:rsidR="004D6A59">
          <w:rPr>
            <w:szCs w:val="24"/>
          </w:rPr>
          <w:t xml:space="preserve">Revised </w:t>
        </w:r>
      </w:ins>
      <w:ins w:id="23" w:author="Tre" w:date="2012-11-16T13:54:00Z">
        <w:r>
          <w:rPr>
            <w:szCs w:val="24"/>
          </w:rPr>
          <w:t>Edition Printed November 25, 2012</w:t>
        </w:r>
      </w:ins>
    </w:p>
    <w:p w:rsidR="00970EF4" w:rsidRPr="00CA00CD" w:rsidRDefault="00970EF4" w:rsidP="00D72FAC">
      <w:pPr>
        <w:pStyle w:val="MatrixFrontMatter"/>
        <w:rPr>
          <w:szCs w:val="24"/>
        </w:rPr>
      </w:pPr>
    </w:p>
    <w:p w:rsidR="00970EF4" w:rsidRPr="00CA00CD" w:rsidRDefault="00B86007" w:rsidP="00D72FAC">
      <w:pPr>
        <w:pStyle w:val="MatrixFrontMatter"/>
        <w:rPr>
          <w:szCs w:val="24"/>
        </w:rPr>
      </w:pPr>
      <w:r w:rsidRPr="00CA00CD">
        <w:rPr>
          <w:szCs w:val="24"/>
        </w:rPr>
        <w:t>Copyright © 2012</w:t>
      </w:r>
    </w:p>
    <w:p w:rsidR="00966FC3" w:rsidRPr="00CA00CD" w:rsidRDefault="00966FC3" w:rsidP="00D72FAC">
      <w:pPr>
        <w:pStyle w:val="MatrixFrontMatter"/>
        <w:rPr>
          <w:szCs w:val="24"/>
        </w:rPr>
      </w:pPr>
    </w:p>
    <w:p w:rsidR="00B86007" w:rsidRPr="00CA00CD" w:rsidRDefault="00B86007" w:rsidP="0094452D">
      <w:pPr>
        <w:pStyle w:val="MatrixFrontMatter"/>
        <w:jc w:val="both"/>
        <w:rPr>
          <w:szCs w:val="24"/>
        </w:rPr>
      </w:pPr>
      <w:r w:rsidRPr="00CA00CD">
        <w:rPr>
          <w:szCs w:val="24"/>
        </w:rPr>
        <w:t xml:space="preserve">You are free to </w:t>
      </w:r>
      <w:r w:rsidR="003971AB" w:rsidRPr="00CA00CD">
        <w:rPr>
          <w:szCs w:val="24"/>
        </w:rPr>
        <w:t>s</w:t>
      </w:r>
      <w:r w:rsidRPr="00CA00CD">
        <w:rPr>
          <w:szCs w:val="24"/>
        </w:rPr>
        <w:t>hare</w:t>
      </w:r>
      <w:r w:rsidR="000139A0" w:rsidRPr="00CA00CD">
        <w:rPr>
          <w:szCs w:val="24"/>
        </w:rPr>
        <w:t xml:space="preserve">, </w:t>
      </w:r>
      <w:r w:rsidRPr="00CA00CD">
        <w:rPr>
          <w:szCs w:val="24"/>
        </w:rPr>
        <w:t>copy</w:t>
      </w:r>
      <w:r w:rsidR="000139A0" w:rsidRPr="00CA00CD">
        <w:rPr>
          <w:szCs w:val="24"/>
        </w:rPr>
        <w:t xml:space="preserve">, remix, adapt, </w:t>
      </w:r>
      <w:r w:rsidRPr="00CA00CD">
        <w:rPr>
          <w:szCs w:val="24"/>
        </w:rPr>
        <w:t>distribute and transmit the work</w:t>
      </w:r>
      <w:r w:rsidR="000139A0" w:rsidRPr="00CA00CD" w:rsidDel="000139A0">
        <w:rPr>
          <w:szCs w:val="24"/>
        </w:rPr>
        <w:t xml:space="preserve"> </w:t>
      </w:r>
      <w:r w:rsidR="000139A0" w:rsidRPr="00CA00CD">
        <w:rPr>
          <w:szCs w:val="24"/>
        </w:rPr>
        <w:t>u</w:t>
      </w:r>
      <w:r w:rsidRPr="00CA00CD">
        <w:rPr>
          <w:szCs w:val="24"/>
        </w:rPr>
        <w:t>nder the following conditions: Attribution — You must attribute the work in the manner specified by the author or licensor (but not in any way that suggests that they endorse you or your use of the work); Noncommercial — You may not use this work for commercial purpose</w:t>
      </w:r>
      <w:r w:rsidR="000139A0" w:rsidRPr="00CA00CD">
        <w:rPr>
          <w:szCs w:val="24"/>
        </w:rPr>
        <w:t>s</w:t>
      </w:r>
      <w:r w:rsidR="002B51C7" w:rsidRPr="00CA00CD">
        <w:rPr>
          <w:szCs w:val="24"/>
        </w:rPr>
        <w:t xml:space="preserve">. </w:t>
      </w:r>
      <w:r w:rsidRPr="00CA00CD">
        <w:rPr>
          <w:szCs w:val="24"/>
        </w:rPr>
        <w:t>Waiver — Any of the above conditions can be waived if you get permission from the copyright holder. Public Domain — Where the work or any of its elements is in the public domain under applicable law, that status is in no way affected by the license. Other Rights — In no way are any of the following rights affected by the license: Your fair dealing or fair use rights, or other applicable copyright exceptions and limitations; The author's moral rights; Rights other persons may have either in the work itself or in how the work is used, such as publicity or privacy rights. Notice — For any reuse or distribution, you must make clear to others the license terms of this work. (</w:t>
      </w:r>
      <w:r w:rsidR="000139A0" w:rsidRPr="00CA00CD">
        <w:rPr>
          <w:szCs w:val="24"/>
        </w:rPr>
        <w:t>S</w:t>
      </w:r>
      <w:r w:rsidRPr="00CA00CD">
        <w:rPr>
          <w:szCs w:val="24"/>
        </w:rPr>
        <w:t>ee full creative common license for details</w:t>
      </w:r>
      <w:r w:rsidR="000139A0" w:rsidRPr="00CA00CD">
        <w:rPr>
          <w:szCs w:val="24"/>
        </w:rPr>
        <w:t>.</w:t>
      </w:r>
      <w:r w:rsidRPr="00CA00CD">
        <w:rPr>
          <w:szCs w:val="24"/>
        </w:rPr>
        <w:t>)</w:t>
      </w:r>
    </w:p>
    <w:p w:rsidR="00970EF4" w:rsidRPr="00CA00CD" w:rsidRDefault="00970EF4" w:rsidP="00D72FAC">
      <w:pPr>
        <w:pStyle w:val="MatrixFrontMatter"/>
        <w:rPr>
          <w:szCs w:val="24"/>
        </w:rPr>
      </w:pPr>
    </w:p>
    <w:p w:rsidR="00970EF4" w:rsidRPr="00CA00CD" w:rsidRDefault="00B86007" w:rsidP="00D72FAC">
      <w:pPr>
        <w:pStyle w:val="MatrixFrontMatter"/>
        <w:rPr>
          <w:szCs w:val="24"/>
        </w:rPr>
      </w:pPr>
      <w:r w:rsidRPr="00CA00CD">
        <w:rPr>
          <w:szCs w:val="24"/>
        </w:rPr>
        <w:t>CONVERTER’S STATEMENT OF RESPONSIBILITIES</w:t>
      </w:r>
    </w:p>
    <w:p w:rsidR="00B86007" w:rsidRDefault="00B86007" w:rsidP="0094452D">
      <w:pPr>
        <w:pStyle w:val="MatrixFrontMatter"/>
        <w:jc w:val="both"/>
      </w:pPr>
      <w:r w:rsidRPr="00CA00CD">
        <w:rPr>
          <w:szCs w:val="24"/>
        </w:rPr>
        <w:t>The e</w:t>
      </w:r>
      <w:r w:rsidR="003971AB" w:rsidRPr="00CA00CD">
        <w:rPr>
          <w:szCs w:val="24"/>
        </w:rPr>
        <w:t>B</w:t>
      </w:r>
      <w:r w:rsidRPr="00CA00CD">
        <w:rPr>
          <w:szCs w:val="24"/>
        </w:rPr>
        <w:t>ook was converted by “3Waters,” which is solely responsible for any errors related to readability found in this e</w:t>
      </w:r>
      <w:r w:rsidR="003971AB" w:rsidRPr="00CA00CD">
        <w:rPr>
          <w:szCs w:val="24"/>
        </w:rPr>
        <w:t>B</w:t>
      </w:r>
      <w:r w:rsidRPr="00CA00CD">
        <w:rPr>
          <w:szCs w:val="24"/>
        </w:rPr>
        <w:t>ook. Although we strive for perfection, should you find an error related to formatting, missing or incorrect characters, or other readability issues, please advise us of it by addressing emails to “e</w:t>
      </w:r>
      <w:r w:rsidR="003971AB" w:rsidRPr="00CA00CD">
        <w:rPr>
          <w:szCs w:val="24"/>
        </w:rPr>
        <w:t>B</w:t>
      </w:r>
      <w:r w:rsidRPr="00CA00CD">
        <w:rPr>
          <w:szCs w:val="24"/>
        </w:rPr>
        <w:t xml:space="preserve">ook formatting at 3Waters” at www.3waters.org or </w:t>
      </w:r>
      <w:hyperlink r:id="rId10" w:history="1">
        <w:r w:rsidRPr="00CA00CD">
          <w:rPr>
            <w:rStyle w:val="Hyperlink"/>
            <w:rFonts w:cs="Calibri"/>
            <w:szCs w:val="24"/>
          </w:rPr>
          <w:t>trewaters@hotmail.com</w:t>
        </w:r>
      </w:hyperlink>
      <w:r w:rsidRPr="00CA00CD">
        <w:rPr>
          <w:szCs w:val="24"/>
        </w:rPr>
        <w:t>.</w:t>
      </w:r>
    </w:p>
    <w:p w:rsidR="00B86007" w:rsidRDefault="00B86007" w:rsidP="00EB55A4">
      <w:pPr>
        <w:pStyle w:val="Matrix"/>
        <w:rPr>
          <w:rFonts w:asciiTheme="minorHAnsi" w:hAnsiTheme="minorHAnsi"/>
          <w:sz w:val="20"/>
        </w:rPr>
      </w:pPr>
      <w:r>
        <w:br w:type="page"/>
      </w:r>
    </w:p>
    <w:p w:rsidR="00B86007" w:rsidRPr="00EB55A4" w:rsidRDefault="00B86007" w:rsidP="00EB55A4">
      <w:pPr>
        <w:pStyle w:val="MatrixTitle"/>
        <w:rPr>
          <w:rStyle w:val="Strong"/>
          <w:b/>
          <w:bCs w:val="0"/>
          <w:sz w:val="28"/>
          <w:szCs w:val="28"/>
        </w:rPr>
      </w:pPr>
      <w:r w:rsidRPr="00EB55A4">
        <w:rPr>
          <w:rStyle w:val="Strong"/>
          <w:b/>
          <w:bCs w:val="0"/>
          <w:sz w:val="28"/>
          <w:szCs w:val="28"/>
        </w:rPr>
        <w:lastRenderedPageBreak/>
        <w:t>Attribution-NonCommercial CC BY-NC</w:t>
      </w:r>
    </w:p>
    <w:p w:rsidR="00B86007" w:rsidRPr="00EB55A4" w:rsidRDefault="00B86007" w:rsidP="00B86007">
      <w:pPr>
        <w:pStyle w:val="Matrix"/>
        <w:rPr>
          <w:sz w:val="16"/>
          <w:szCs w:val="16"/>
        </w:rPr>
      </w:pPr>
      <w:r w:rsidRPr="00EB55A4">
        <w:rPr>
          <w:sz w:val="16"/>
          <w:szCs w:val="16"/>
        </w:rPr>
        <w:t>THE WORK (AS DEFINED BELOW) IS PROVIDED UNDER THE TERMS OF THIS CREATIVE COMMONS PUBLIC LICENSE ("CCPL" OR "LICENSE"). THE WORK IS PROTECTED BY COPYRIGHT AND/OR OTHER APPLICABLE LAW. ANY USE OF THE WORK OTHER THAN AS AUTHORIZED UNDER THIS LICENSE OR COPYRIGHT LAW IS PROHIBITED.</w:t>
      </w:r>
    </w:p>
    <w:p w:rsidR="00B86007" w:rsidRPr="00EB55A4" w:rsidRDefault="00B86007" w:rsidP="00B86007">
      <w:pPr>
        <w:pStyle w:val="Matrix"/>
        <w:rPr>
          <w:sz w:val="16"/>
          <w:szCs w:val="16"/>
        </w:rPr>
      </w:pPr>
      <w:r w:rsidRPr="00EB55A4">
        <w:rPr>
          <w:sz w:val="16"/>
          <w:szCs w:val="16"/>
        </w:rPr>
        <w:t>BY EXERCISING ANY RIGHTS TO THE WORK PROVIDED HERE, YOU ACCEPT AND AGREE TO BE BOUND BY THE TERMS OF THIS LICENSE. TO THE EXTENT THIS LICENSE MAY BE CONSIDERED TO BE A CONTRACT, THE LICENSOR GRANTS YOU THE RIGHTS CONT</w:t>
      </w:r>
      <w:r w:rsidR="00DD61DD" w:rsidRPr="00EB55A4">
        <w:rPr>
          <w:sz w:val="16"/>
          <w:szCs w:val="16"/>
        </w:rPr>
        <w:t>AI</w:t>
      </w:r>
      <w:r w:rsidRPr="00EB55A4">
        <w:rPr>
          <w:sz w:val="16"/>
          <w:szCs w:val="16"/>
        </w:rPr>
        <w:t>NED HERE IN CONSIDERATION OF YOUR ACCEPTANCE OF SUCH TERMS AND CONDITIONS.</w:t>
      </w:r>
    </w:p>
    <w:p w:rsidR="00B86007" w:rsidRPr="00EB55A4" w:rsidRDefault="00B86007" w:rsidP="00B86007">
      <w:pPr>
        <w:pStyle w:val="Matrix"/>
        <w:rPr>
          <w:sz w:val="16"/>
          <w:szCs w:val="16"/>
        </w:rPr>
      </w:pPr>
      <w:r w:rsidRPr="00EB55A4">
        <w:rPr>
          <w:sz w:val="16"/>
          <w:szCs w:val="16"/>
        </w:rPr>
        <w:t>1. Definitions</w:t>
      </w:r>
    </w:p>
    <w:p w:rsidR="00B86007" w:rsidRPr="00EB55A4" w:rsidRDefault="00B86007" w:rsidP="00B86007">
      <w:pPr>
        <w:pStyle w:val="Matrix"/>
        <w:rPr>
          <w:sz w:val="16"/>
          <w:szCs w:val="16"/>
        </w:rPr>
      </w:pPr>
      <w:r w:rsidRPr="00EB55A4">
        <w:rPr>
          <w:sz w:val="16"/>
          <w:szCs w:val="16"/>
        </w:rPr>
        <w:t>"Adaptation" means a work based upon the Work, or upon the Work and other pre-existing works, such as a translation, adaptation, derivative work, arrangement of music or other alterations of a literary or artistic work, or phonogram or performance and includes cinematographic adaptations or any other form in which the Work may be recast, transformed, or adapted including in any form recognizably derived from the original, except that a work that constitutes a Collection will not be considered an Adaptation for the purpose of this License. For the avoidance of doubt, where the Work is a musical work, performance or phonogram, the synchronization of the Work in timed-relation with a moving image ("synching") will be considered an Adaptation for the purpose of this License.</w:t>
      </w:r>
    </w:p>
    <w:p w:rsidR="00B86007" w:rsidRPr="00EB55A4" w:rsidRDefault="00B86007" w:rsidP="00B86007">
      <w:pPr>
        <w:pStyle w:val="Matrix"/>
        <w:rPr>
          <w:sz w:val="16"/>
          <w:szCs w:val="16"/>
        </w:rPr>
      </w:pPr>
      <w:r w:rsidRPr="00EB55A4">
        <w:rPr>
          <w:sz w:val="16"/>
          <w:szCs w:val="16"/>
        </w:rPr>
        <w:t>"Collection" means a collection of literary or artistic works, such as encyclopedias and anthologies, or performances, phonograms or broadcasts, or other works or subject matter other than works listed in Section 1(f) below, which, by reason of the selection and arrangement of their contents, constitute intellectual creations, in which the Work is included in its entirety in unmodified form along with one or more other contributions, each constituting separate and independent works in themselves, which together are assembled into a collective whole. A work that constitutes a Collection will not be considered an Adaptation (as defined above) for the purposes of this License.</w:t>
      </w:r>
    </w:p>
    <w:p w:rsidR="00B86007" w:rsidRPr="00EB55A4" w:rsidRDefault="00B86007" w:rsidP="00B86007">
      <w:pPr>
        <w:pStyle w:val="Matrix"/>
        <w:rPr>
          <w:sz w:val="16"/>
          <w:szCs w:val="16"/>
        </w:rPr>
      </w:pPr>
      <w:r w:rsidRPr="00EB55A4">
        <w:rPr>
          <w:sz w:val="16"/>
          <w:szCs w:val="16"/>
        </w:rPr>
        <w:t>"Distribute" means to make available to the public the original and copies of the Work or Adaptation, as appropriate, through sale or other transfer of ownership.</w:t>
      </w:r>
    </w:p>
    <w:p w:rsidR="00B86007" w:rsidRPr="00EB55A4" w:rsidRDefault="00B86007" w:rsidP="00B86007">
      <w:pPr>
        <w:pStyle w:val="Matrix"/>
        <w:rPr>
          <w:sz w:val="16"/>
          <w:szCs w:val="16"/>
        </w:rPr>
      </w:pPr>
      <w:r w:rsidRPr="00EB55A4">
        <w:rPr>
          <w:sz w:val="16"/>
          <w:szCs w:val="16"/>
        </w:rPr>
        <w:t>"Licensor" means the individual, individuals, entity or entities that offer(s) the Work under the terms of this License.</w:t>
      </w:r>
    </w:p>
    <w:p w:rsidR="00B86007" w:rsidRPr="00EB55A4" w:rsidRDefault="00B86007" w:rsidP="00B86007">
      <w:pPr>
        <w:pStyle w:val="Matrix"/>
        <w:rPr>
          <w:sz w:val="16"/>
          <w:szCs w:val="16"/>
        </w:rPr>
      </w:pPr>
      <w:r w:rsidRPr="00EB55A4">
        <w:rPr>
          <w:sz w:val="16"/>
          <w:szCs w:val="16"/>
        </w:rPr>
        <w:t>"Original Author" means, in the case of a literary or artistic work, the individual, individuals, entity or entities who created the Work or if no individual or entity can be identified, the publisher; and in addition (i) in the case of a performance the actors, singers, musicians, dancers, and other persons who act, sing, deliver, declaim, play in, interpret or otherwise perform literary or artistic works or expressions of folklore; (ii) in the case of a phonogram the producer being the person or legal entity who first fixes the sounds of a performance or other sounds; and, (iii) in the case of broadcasts, the organization that transmits the broadcast.</w:t>
      </w:r>
    </w:p>
    <w:p w:rsidR="00B86007" w:rsidRPr="00EB55A4" w:rsidRDefault="00B86007" w:rsidP="00B86007">
      <w:pPr>
        <w:pStyle w:val="Matrix"/>
        <w:rPr>
          <w:sz w:val="16"/>
          <w:szCs w:val="16"/>
        </w:rPr>
      </w:pPr>
      <w:r w:rsidRPr="00EB55A4">
        <w:rPr>
          <w:sz w:val="16"/>
          <w:szCs w:val="16"/>
        </w:rPr>
        <w:t>"Work" means the literary and/or artistic work offered under the terms of this License including without limitation any production in the literary, scientific and artistic domain, whatever may be the mode or form of its expression including digital form, such as a book, pamphlet and other writing; a lecture, address, sermon or other work of the same nature; a dramatic or dramatico-musical work; a choreographic work or entertainment in dumb show; a musical composition with or without words; a cinematographic work to which are assimilated works expressed by a process analogous to cinematography; a work of drawing, painting, architecture, sculpture, engraving or lithography; a photographic work to which are assimilated works expressed by a process analogous to photography; a work of applied art; an illustration, map, plan, sketch or three-dimensional work relative to geography, topography, architecture or science; a performance; a broadcast; a phonogram; a compilation of data to the extent it is protected as a copyrightable work; or a work performed by a variety or circus performer to the extent it is not otherwise considered a literary or artistic work.</w:t>
      </w:r>
    </w:p>
    <w:p w:rsidR="00B86007" w:rsidRPr="00EB55A4" w:rsidRDefault="00B86007" w:rsidP="00B86007">
      <w:pPr>
        <w:pStyle w:val="Matrix"/>
        <w:rPr>
          <w:sz w:val="16"/>
          <w:szCs w:val="16"/>
        </w:rPr>
      </w:pPr>
      <w:r w:rsidRPr="00EB55A4">
        <w:rPr>
          <w:sz w:val="16"/>
          <w:szCs w:val="16"/>
        </w:rPr>
        <w:t>"You" means an individual or entity exercising rights under this License who has not previously violated the terms of this License with respect to the Work, or who has received express permission from the Licensor to exercise rights under this License despite a previous violation.</w:t>
      </w:r>
    </w:p>
    <w:p w:rsidR="00B86007" w:rsidRPr="00EB55A4" w:rsidRDefault="00B86007" w:rsidP="00B86007">
      <w:pPr>
        <w:pStyle w:val="Matrix"/>
        <w:rPr>
          <w:sz w:val="16"/>
          <w:szCs w:val="16"/>
        </w:rPr>
      </w:pPr>
      <w:r w:rsidRPr="00EB55A4">
        <w:rPr>
          <w:sz w:val="16"/>
          <w:szCs w:val="16"/>
        </w:rPr>
        <w:t>"Publicly Perform" means to perform public recitations of the Work and to communicate to the public those public recitations, by any means or process, including by wire or wireless means or public digital performances; to make available to the public Works in such a way that members of the public may access these Works from a place and at a place individually chosen by them; to perform the Work to the public by any means or process and the communication to the public of the performances of the Work, including by public digital performance; to broadcast and rebroadcast the Work by any means including signs, sounds or images.</w:t>
      </w:r>
    </w:p>
    <w:p w:rsidR="00B86007" w:rsidRPr="00EB55A4" w:rsidRDefault="00B86007" w:rsidP="00B86007">
      <w:pPr>
        <w:pStyle w:val="Matrix"/>
        <w:rPr>
          <w:sz w:val="16"/>
          <w:szCs w:val="16"/>
        </w:rPr>
      </w:pPr>
      <w:r w:rsidRPr="00EB55A4">
        <w:rPr>
          <w:sz w:val="16"/>
          <w:szCs w:val="16"/>
        </w:rPr>
        <w:t>"Reproduce" means to make copies of the Work by any means including without limitation by sound or visual recordings and the right of fixation and reproducing fixations of the Work, including storage of a protected performance or phonogram in digital form or other electronic medium.</w:t>
      </w:r>
    </w:p>
    <w:p w:rsidR="00B86007" w:rsidRPr="00EB55A4" w:rsidRDefault="00B86007" w:rsidP="00B86007">
      <w:pPr>
        <w:pStyle w:val="Matrix"/>
        <w:rPr>
          <w:sz w:val="16"/>
          <w:szCs w:val="16"/>
        </w:rPr>
      </w:pPr>
      <w:r w:rsidRPr="00EB55A4">
        <w:rPr>
          <w:sz w:val="16"/>
          <w:szCs w:val="16"/>
        </w:rPr>
        <w:t>2. Fair Dealing Rights. Nothing in this License is intended to reduce, limit, or restrict any uses free from copyright or rights arising from limitations or exceptions that are provided for in connection with the copyright protection under copyright law or other applicable laws.</w:t>
      </w:r>
    </w:p>
    <w:p w:rsidR="00B86007" w:rsidRPr="00EB55A4" w:rsidRDefault="00B86007" w:rsidP="00B86007">
      <w:pPr>
        <w:pStyle w:val="Matrix"/>
        <w:rPr>
          <w:sz w:val="16"/>
          <w:szCs w:val="16"/>
        </w:rPr>
      </w:pPr>
      <w:r w:rsidRPr="00EB55A4">
        <w:rPr>
          <w:sz w:val="16"/>
          <w:szCs w:val="16"/>
        </w:rPr>
        <w:t>3. License Grant. Subject to the terms and conditions of this License, Licensor hereby grants You a worldwide, royalty-free, non-exclusive, perpetual (for the duration of the applicable copyright) license to exercise the rights in the Work as stated below:</w:t>
      </w:r>
    </w:p>
    <w:p w:rsidR="00B86007" w:rsidRPr="00EB55A4" w:rsidRDefault="00B86007" w:rsidP="00B86007">
      <w:pPr>
        <w:pStyle w:val="Matrix"/>
        <w:rPr>
          <w:sz w:val="16"/>
          <w:szCs w:val="16"/>
        </w:rPr>
      </w:pPr>
      <w:r w:rsidRPr="00EB55A4">
        <w:rPr>
          <w:sz w:val="16"/>
          <w:szCs w:val="16"/>
        </w:rPr>
        <w:t>to Reproduce the Work, to incorporate the Work into one or more Collections, and to Reproduce the Work as incorporated in the Collections;</w:t>
      </w:r>
    </w:p>
    <w:p w:rsidR="00B86007" w:rsidRPr="00EB55A4" w:rsidRDefault="00B86007" w:rsidP="00B86007">
      <w:pPr>
        <w:pStyle w:val="Matrix"/>
        <w:rPr>
          <w:sz w:val="16"/>
          <w:szCs w:val="16"/>
        </w:rPr>
      </w:pPr>
      <w:r w:rsidRPr="00EB55A4">
        <w:rPr>
          <w:sz w:val="16"/>
          <w:szCs w:val="16"/>
        </w:rPr>
        <w:t>to create and Reproduce Adaptations provided that any such Adaptation, including any translation in any medium, takes reasonable steps to clearly label, demarcate or otherwise identify that changes were made to the original Work. For example, a translation could be marked "The original work was translated from English to Spanish," or a modification could indicate "The original work has been modified.";</w:t>
      </w:r>
    </w:p>
    <w:p w:rsidR="00B86007" w:rsidRPr="00EB55A4" w:rsidRDefault="00B86007" w:rsidP="00B86007">
      <w:pPr>
        <w:pStyle w:val="Matrix"/>
        <w:rPr>
          <w:sz w:val="16"/>
          <w:szCs w:val="16"/>
        </w:rPr>
      </w:pPr>
      <w:r w:rsidRPr="00EB55A4">
        <w:rPr>
          <w:sz w:val="16"/>
          <w:szCs w:val="16"/>
        </w:rPr>
        <w:t>to Distribute and Publicly Perform the Work including as incorporated in Collections; and,</w:t>
      </w:r>
    </w:p>
    <w:p w:rsidR="00B86007" w:rsidRPr="00EB55A4" w:rsidRDefault="00B86007" w:rsidP="00B86007">
      <w:pPr>
        <w:pStyle w:val="Matrix"/>
        <w:rPr>
          <w:sz w:val="16"/>
          <w:szCs w:val="16"/>
        </w:rPr>
      </w:pPr>
      <w:r w:rsidRPr="00EB55A4">
        <w:rPr>
          <w:sz w:val="16"/>
          <w:szCs w:val="16"/>
        </w:rPr>
        <w:t>to Distribute and Publicly Perform Adaptations.</w:t>
      </w:r>
    </w:p>
    <w:p w:rsidR="00B86007" w:rsidRPr="00EB55A4" w:rsidRDefault="00B86007" w:rsidP="00B86007">
      <w:pPr>
        <w:pStyle w:val="Matrix"/>
        <w:rPr>
          <w:sz w:val="16"/>
          <w:szCs w:val="16"/>
        </w:rPr>
      </w:pPr>
      <w:r w:rsidRPr="00EB55A4">
        <w:rPr>
          <w:sz w:val="16"/>
          <w:szCs w:val="16"/>
        </w:rPr>
        <w:t>The above rights may be exercised in all media and formats whether now known or hereafter devised. The above rights include the right to make such modifications as are technically necessary to exercise the rights in other media and formats. Subject to Section 8(f), all rights not expressly granted by Licensor are hereby reserved, including but not limited to the rights set forth in Section 4(d).</w:t>
      </w:r>
    </w:p>
    <w:p w:rsidR="00B86007" w:rsidRPr="00EB55A4" w:rsidRDefault="00B86007" w:rsidP="00B86007">
      <w:pPr>
        <w:pStyle w:val="Matrix"/>
        <w:rPr>
          <w:sz w:val="16"/>
          <w:szCs w:val="16"/>
        </w:rPr>
      </w:pPr>
      <w:r w:rsidRPr="00EB55A4">
        <w:rPr>
          <w:sz w:val="16"/>
          <w:szCs w:val="16"/>
        </w:rPr>
        <w:t>4. Restrictions. The license granted in Section 3 above is expressly made subject to and limited by the following restrictions:</w:t>
      </w:r>
    </w:p>
    <w:p w:rsidR="00B86007" w:rsidRPr="00EB55A4" w:rsidRDefault="00B86007" w:rsidP="00B86007">
      <w:pPr>
        <w:pStyle w:val="Matrix"/>
        <w:rPr>
          <w:sz w:val="16"/>
          <w:szCs w:val="16"/>
        </w:rPr>
      </w:pPr>
      <w:r w:rsidRPr="00EB55A4">
        <w:rPr>
          <w:sz w:val="16"/>
          <w:szCs w:val="16"/>
        </w:rPr>
        <w:t>You may Distribute or Publicly Perform the Work only under the terms of this License. You must include a copy of, or the Uniform Resource Identifier (URI) for, this License with every copy of the Work You Distribute or Publicly Perform. You may not offer or impose any terms on the Work that restrict the terms of this License or the ability of the recipient of the Work to exercise the rights granted to that recipient under the terms of the License. You may not sublicense the Work. You must keep intact all notices that refer to this License and to the disclaimer of warranties with every copy of the Work You Distribute or Publicly Perform. When You Distribute or Publicly Perform the Work, You may not impose any effective technological measures on the Work that restrict the ability of a recipient of the Work from You to exercise the rights granted to that recipient under the terms of the License. This Section 4(a) applies to the Work as incorporated in a Collection, but this does not require the Collection apart from the Work itself to be made subject to the terms of this License. If You create a Collection, upon notice from any Licensor You must, to the extent practicable, remove from the Collection any credit as required by Section 4(c), as requested. If You create an Adaptation, upon notice from any Licensor You must, to the extent practicable, remove from the Adaptation any credit as required by Section 4(c), as requested.</w:t>
      </w:r>
    </w:p>
    <w:p w:rsidR="00B86007" w:rsidRPr="00EB55A4" w:rsidRDefault="00B86007" w:rsidP="00B86007">
      <w:pPr>
        <w:pStyle w:val="Matrix"/>
        <w:rPr>
          <w:sz w:val="16"/>
          <w:szCs w:val="16"/>
        </w:rPr>
      </w:pPr>
      <w:r w:rsidRPr="00EB55A4">
        <w:rPr>
          <w:sz w:val="16"/>
          <w:szCs w:val="16"/>
        </w:rPr>
        <w:t>You may not exercise any of the rights granted to You in Section 3 above in any manner that is primarily intended for or directed toward commercial advantage or private monetary compensation. The exchange of the Work for other copyrighted works by means of digital file-sharing or otherwise shall not be considered to be intended for or directed toward commercial advantage or private monetary compensation, provided there is no payment of any monetary compensation in connection with the exchange of copyrighted works.</w:t>
      </w:r>
    </w:p>
    <w:p w:rsidR="00B86007" w:rsidRPr="00EB55A4" w:rsidRDefault="00B86007" w:rsidP="00B86007">
      <w:pPr>
        <w:pStyle w:val="Matrix"/>
        <w:rPr>
          <w:sz w:val="16"/>
          <w:szCs w:val="16"/>
        </w:rPr>
      </w:pPr>
      <w:r w:rsidRPr="00EB55A4">
        <w:rPr>
          <w:sz w:val="16"/>
          <w:szCs w:val="16"/>
        </w:rPr>
        <w:t xml:space="preserve">If You Distribute, or Publicly Perform the Work or any Adaptations or Collections, You must, unless a request has been made pursuant to Section 4(a), keep intact all copyright notices for the Work and provide, reasonable to the medium or means You are utilizing: (i) the name of the Original Author (or pseudonym, if </w:t>
      </w:r>
      <w:r w:rsidRPr="00EB55A4">
        <w:rPr>
          <w:sz w:val="16"/>
          <w:szCs w:val="16"/>
        </w:rPr>
        <w:lastRenderedPageBreak/>
        <w:t>applicable) if supplied, and/or if the Original Author and/or Licensor designate another party or parties (e.g., a sponsor institute, publishing entity, journal) for attribution ("Attribution Parties") in Licensor's copyright notice, terms of service or by other reasonable means, the name of such party or parties; (ii) the title of the Work if supplied; (iii) to the extent reasonably practicable, the URI, if any, that Licensor specifies to be associated with the Work, unless such URI does not refer to the copyright notice or licensing information for the Work; and, (iv) consistent with Section 3(b), in the case of an Adaptation, a credit identifying the use of the Work in the Adaptation (e.g., "French translation of the Work by Original Author," or "Screenplay based on original Work by Original Author"). The credit required by this Section 4(c) may be implemented in any reasonable manner; provided, however, that in the case of a Adaptation or Collection, at a minimum such credit will appear, if a credit for all contributing authors of the Adaptation or Collection appears, then as part of these credits and in a manner at least as prominent as the credits for the other contributing authors. For the avoidance of doubt, You may only use the credit required by this Section for the purpose of attribution in the manner set out above and, by exercising Your rights under this License, You may not implicitly or explicitly assert or imply any connection with, sponsorship or endorsement by the Original Author, Licensor and/or Attribution Parties, as appropriate, of You or Your use of the Work, without the separate, express prior written permission of the Original Author, Licensor and/or Attribution Parties.</w:t>
      </w:r>
    </w:p>
    <w:p w:rsidR="00B86007" w:rsidRPr="00EB55A4" w:rsidRDefault="00B86007" w:rsidP="00B86007">
      <w:pPr>
        <w:pStyle w:val="Matrix"/>
        <w:rPr>
          <w:sz w:val="16"/>
          <w:szCs w:val="16"/>
        </w:rPr>
      </w:pPr>
      <w:r w:rsidRPr="00EB55A4">
        <w:rPr>
          <w:sz w:val="16"/>
          <w:szCs w:val="16"/>
        </w:rPr>
        <w:t>For the avoidance of doubt:</w:t>
      </w:r>
    </w:p>
    <w:p w:rsidR="00B86007" w:rsidRPr="00EB55A4" w:rsidRDefault="00B86007" w:rsidP="00B86007">
      <w:pPr>
        <w:pStyle w:val="Matrix"/>
        <w:rPr>
          <w:sz w:val="16"/>
          <w:szCs w:val="16"/>
        </w:rPr>
      </w:pPr>
      <w:r w:rsidRPr="00EB55A4">
        <w:rPr>
          <w:sz w:val="16"/>
          <w:szCs w:val="16"/>
        </w:rPr>
        <w:t>Non-waivable Compulsory License Schemes. In those jurisdictions in which the right to collect royalties through any statutory or compulsory licensing scheme cannot be waived, the Licensor reserves the exclusive right to collect such royalties for any exercise by You of the rights granted under this License;</w:t>
      </w:r>
    </w:p>
    <w:p w:rsidR="00B86007" w:rsidRPr="00EB55A4" w:rsidRDefault="00B86007" w:rsidP="00B86007">
      <w:pPr>
        <w:pStyle w:val="Matrix"/>
        <w:rPr>
          <w:sz w:val="16"/>
          <w:szCs w:val="16"/>
        </w:rPr>
      </w:pPr>
      <w:r w:rsidRPr="00EB55A4">
        <w:rPr>
          <w:sz w:val="16"/>
          <w:szCs w:val="16"/>
        </w:rPr>
        <w:t>Waivable Compulsory License Schemes. In those jurisdictions in which the right to collect royalties through any statutory or compulsory licensing scheme can be waived, the Licensor reserves the exclusive right to collect such royalties for any exercise by You of the rights granted under this License if Your exercise of such rights is for a purpose or use which is otherwise than noncommercial as permitted under Section 4(b) and otherwise waives the right to collect royalties through any statutory or compulsory licensing scheme; and,</w:t>
      </w:r>
    </w:p>
    <w:p w:rsidR="00B86007" w:rsidRPr="00EB55A4" w:rsidRDefault="00B86007" w:rsidP="00B86007">
      <w:pPr>
        <w:pStyle w:val="Matrix"/>
        <w:rPr>
          <w:sz w:val="16"/>
          <w:szCs w:val="16"/>
        </w:rPr>
      </w:pPr>
      <w:r w:rsidRPr="00EB55A4">
        <w:rPr>
          <w:sz w:val="16"/>
          <w:szCs w:val="16"/>
        </w:rPr>
        <w:t>Voluntary License Schemes. The Licensor reserves the right to collect royalties, whether individually or, in the event that the Licensor is a member of a collecting society that administers voluntary licensing schemes, via that society, from any exercise by You of the rights granted under this License that is for a purpose or use which is otherwise than noncommercial as permitted under Section 4(c).</w:t>
      </w:r>
    </w:p>
    <w:p w:rsidR="00B86007" w:rsidRPr="00EB55A4" w:rsidRDefault="00B86007" w:rsidP="00B86007">
      <w:pPr>
        <w:pStyle w:val="Matrix"/>
        <w:rPr>
          <w:sz w:val="16"/>
          <w:szCs w:val="16"/>
        </w:rPr>
      </w:pPr>
      <w:r w:rsidRPr="00EB55A4">
        <w:rPr>
          <w:sz w:val="16"/>
          <w:szCs w:val="16"/>
        </w:rPr>
        <w:t>Except as otherwise agreed in writing by the Licensor or as may be otherwise permitted by applicable law, if You Reproduce, Distribute or Publicly Perform the Work either by itself or as part of any Adaptations or Collections, You must not distort, mutilate, modify or take other derogatory action in relation to the Work which would be prejudicial to the Original Author's honor or reputation. Licensor agrees that in those jurisdictions (e.g. Japan), in which any exercise of the right granted in Section 3(b) of this License (the right to make Adaptations) would be deemed to be a distortion, mutilation, modification or other derogatory action prejudicial to the Original Author's honor and reputation, the Licensor will waive or not assert, as appropriate, this Section, to the fullest extent permitted by the applicable national law, to enable You to reasonably exercise Your right under Section 3(b) of this License (right to make Adaptations) but not otherwise.</w:t>
      </w:r>
    </w:p>
    <w:p w:rsidR="00B86007" w:rsidRPr="00EB55A4" w:rsidRDefault="00B86007" w:rsidP="00B86007">
      <w:pPr>
        <w:pStyle w:val="Matrix"/>
        <w:rPr>
          <w:sz w:val="16"/>
          <w:szCs w:val="16"/>
        </w:rPr>
      </w:pPr>
      <w:r w:rsidRPr="00EB55A4">
        <w:rPr>
          <w:sz w:val="16"/>
          <w:szCs w:val="16"/>
        </w:rPr>
        <w:t>5. Representations, Warranties and Disclaimer</w:t>
      </w:r>
    </w:p>
    <w:p w:rsidR="00B86007" w:rsidRPr="00EB55A4" w:rsidRDefault="00B86007" w:rsidP="00B86007">
      <w:pPr>
        <w:pStyle w:val="Matrix"/>
        <w:rPr>
          <w:sz w:val="16"/>
          <w:szCs w:val="16"/>
        </w:rPr>
      </w:pPr>
      <w:r w:rsidRPr="00EB55A4">
        <w:rPr>
          <w:sz w:val="16"/>
          <w:szCs w:val="16"/>
        </w:rPr>
        <w:t>UNLESS OTHERWISE MUTUALLY AGREED TO BY THE PARTIES IN WRITING, LICENSOR OFFERS THE WORK AS-IS AND MAKES NO REPRESENTATIONS OR WARRANTIES OF ANY KIND CONCERNING THE WORK, EXPRESS, IMPLIED, STATUTORY OR OTHERWISE, INCLUDING, WITHOUT LIMITATION, WARRANTIES OF TITLE, MERCHANTIBILITY, FITNESS FOR A PARTICULAR PURPOSE, NONINFRINGEMENT, OR THE ABSENCE OF LATENT OR OTHER DEFECTS, ACCURACY, OR THE PRESENCE OF ABSENCE OF ERRORS, WHETHER OR NOT DISCOVERABLE. SOME JURISDICTIONS DO NOT ALLOW THE EXCLUSION OF IMPLIED WARRANTIES, SO SUCH EXCLUSION MAY NOT APPLY TO YOU.</w:t>
      </w:r>
    </w:p>
    <w:p w:rsidR="00B86007" w:rsidRPr="00EB55A4" w:rsidRDefault="00B86007" w:rsidP="00B86007">
      <w:pPr>
        <w:pStyle w:val="Matrix"/>
        <w:rPr>
          <w:sz w:val="16"/>
          <w:szCs w:val="16"/>
        </w:rPr>
      </w:pPr>
      <w:r w:rsidRPr="00EB55A4">
        <w:rPr>
          <w:sz w:val="16"/>
          <w:szCs w:val="16"/>
        </w:rPr>
        <w:t>6. Limitation on Liability. EXCEPT TO THE EXTENT REQUIRED BY APPLICABLE LAW, IN NO EVENT WILL LICENSOR BE LIABLE TO YOU ON ANY LEGAL THEORY FOR ANY SPECIAL, INCIDENTAL, CONSEQUENTIAL, PUNITIVE OR EXEMPLARY DAMAGES ARISING OUT OF THIS LICENSE OR THE USE OF THE WORK, EVEN IF LICENSOR HAS BEEN ADVISED OF THE POSSIBILITY OF SUCH DAMAGES.</w:t>
      </w:r>
    </w:p>
    <w:p w:rsidR="00B86007" w:rsidRPr="00EB55A4" w:rsidRDefault="00B86007" w:rsidP="00B86007">
      <w:pPr>
        <w:pStyle w:val="Matrix"/>
        <w:rPr>
          <w:sz w:val="16"/>
          <w:szCs w:val="16"/>
        </w:rPr>
      </w:pPr>
      <w:r w:rsidRPr="00EB55A4">
        <w:rPr>
          <w:sz w:val="16"/>
          <w:szCs w:val="16"/>
        </w:rPr>
        <w:t>7. Termination</w:t>
      </w:r>
    </w:p>
    <w:p w:rsidR="00B86007" w:rsidRPr="00EB55A4" w:rsidRDefault="00B86007" w:rsidP="00B86007">
      <w:pPr>
        <w:pStyle w:val="Matrix"/>
        <w:rPr>
          <w:sz w:val="16"/>
          <w:szCs w:val="16"/>
        </w:rPr>
      </w:pPr>
      <w:r w:rsidRPr="00EB55A4">
        <w:rPr>
          <w:sz w:val="16"/>
          <w:szCs w:val="16"/>
        </w:rPr>
        <w:t>This License and the rights granted hereunder will terminate automatically upon any breach by You of the terms of this License. Individuals or entities who have received Adaptations or Collections from You under this License, however, will not have their licenses terminated provided such individuals or entities remain in full compliance with those licenses. Sections 1, 2, 5, 6, 7, and 8 will survive any termination of this License.</w:t>
      </w:r>
    </w:p>
    <w:p w:rsidR="00B86007" w:rsidRPr="00EB55A4" w:rsidRDefault="00B86007" w:rsidP="00B86007">
      <w:pPr>
        <w:pStyle w:val="Matrix"/>
        <w:rPr>
          <w:sz w:val="16"/>
          <w:szCs w:val="16"/>
        </w:rPr>
      </w:pPr>
      <w:r w:rsidRPr="00EB55A4">
        <w:rPr>
          <w:sz w:val="16"/>
          <w:szCs w:val="16"/>
        </w:rPr>
        <w:t>Subject to the above terms and conditions, the license granted here is perpetual (for the duration of the applicable copyright in the Work). Notwithstanding the above, Licensor reserves the right to release the Work under different license terms or to stop distributing the Work at any time; provided, however that any such election will not serve to withdraw this License (or any other license that has been, or is required to be, granted under the terms of this License), and this License will continue in full force and effect unless terminated as stated above.</w:t>
      </w:r>
    </w:p>
    <w:p w:rsidR="00B86007" w:rsidRPr="00EB55A4" w:rsidRDefault="00B86007" w:rsidP="00B86007">
      <w:pPr>
        <w:pStyle w:val="Matrix"/>
        <w:rPr>
          <w:sz w:val="16"/>
          <w:szCs w:val="16"/>
        </w:rPr>
      </w:pPr>
      <w:r w:rsidRPr="00EB55A4">
        <w:rPr>
          <w:sz w:val="16"/>
          <w:szCs w:val="16"/>
        </w:rPr>
        <w:t>8. Miscellaneous</w:t>
      </w:r>
    </w:p>
    <w:p w:rsidR="00B86007" w:rsidRPr="00EB55A4" w:rsidRDefault="00B86007" w:rsidP="00B86007">
      <w:pPr>
        <w:pStyle w:val="Matrix"/>
        <w:rPr>
          <w:sz w:val="16"/>
          <w:szCs w:val="16"/>
        </w:rPr>
      </w:pPr>
      <w:r w:rsidRPr="00EB55A4">
        <w:rPr>
          <w:sz w:val="16"/>
          <w:szCs w:val="16"/>
        </w:rPr>
        <w:t>Each time You Distribute or Publicly Perform the Work or a Collection, the Licensor offers to the recipient a license to the Work on the same terms and conditions as the license granted to You under this License.</w:t>
      </w:r>
    </w:p>
    <w:p w:rsidR="00B86007" w:rsidRPr="00EB55A4" w:rsidRDefault="00B86007" w:rsidP="00B86007">
      <w:pPr>
        <w:pStyle w:val="Matrix"/>
        <w:rPr>
          <w:sz w:val="16"/>
          <w:szCs w:val="16"/>
        </w:rPr>
      </w:pPr>
      <w:r w:rsidRPr="00EB55A4">
        <w:rPr>
          <w:sz w:val="16"/>
          <w:szCs w:val="16"/>
        </w:rPr>
        <w:t>Each time You Distribute or Publicly Perform an Adaptation, Licensor offers to the recipient a license to the original Work on the same terms and conditions as the license granted to You under this License.</w:t>
      </w:r>
    </w:p>
    <w:p w:rsidR="00B86007" w:rsidRPr="00EB55A4" w:rsidRDefault="00B86007" w:rsidP="00B86007">
      <w:pPr>
        <w:pStyle w:val="Matrix"/>
        <w:rPr>
          <w:sz w:val="16"/>
          <w:szCs w:val="16"/>
        </w:rPr>
      </w:pPr>
      <w:r w:rsidRPr="00EB55A4">
        <w:rPr>
          <w:sz w:val="16"/>
          <w:szCs w:val="16"/>
        </w:rPr>
        <w:t>If any provision of this License is invalid or unenforceable under applicable law, it shall not affect the validity or enforceability of the remainder of the terms of this License, and without further action by the parties to this agreement, such provision shall be reformed to the minimum extent necessary to make such provision valid and enforceable.</w:t>
      </w:r>
    </w:p>
    <w:p w:rsidR="00B86007" w:rsidRPr="00EB55A4" w:rsidRDefault="00B86007" w:rsidP="00B86007">
      <w:pPr>
        <w:pStyle w:val="Matrix"/>
        <w:rPr>
          <w:sz w:val="16"/>
          <w:szCs w:val="16"/>
        </w:rPr>
      </w:pPr>
      <w:r w:rsidRPr="00EB55A4">
        <w:rPr>
          <w:sz w:val="16"/>
          <w:szCs w:val="16"/>
        </w:rPr>
        <w:t>No term or provision of this License shall be deemed waived and no breach consented to unless such waiver or consent shall be in writing and signed by the party to be charged with such waiver or consent.</w:t>
      </w:r>
    </w:p>
    <w:p w:rsidR="00B86007" w:rsidRPr="00EB55A4" w:rsidRDefault="00B86007" w:rsidP="00B86007">
      <w:pPr>
        <w:pStyle w:val="Matrix"/>
        <w:rPr>
          <w:sz w:val="16"/>
          <w:szCs w:val="16"/>
        </w:rPr>
      </w:pPr>
      <w:r w:rsidRPr="00EB55A4">
        <w:rPr>
          <w:sz w:val="16"/>
          <w:szCs w:val="16"/>
        </w:rPr>
        <w:t>This License constitutes the entire agreement between the parties with respect to the Work licensed here. There are no understandings, agreements or representations with respect to the Work not specified here. Licensor shall not be bound by any additional provisions that may appear in any communication from You. This License may not be modified without the mutual written agreement of the Licensor and You.</w:t>
      </w:r>
    </w:p>
    <w:p w:rsidR="00B86007" w:rsidRPr="0026184B" w:rsidRDefault="00B86007" w:rsidP="00B86007">
      <w:pPr>
        <w:pStyle w:val="Matrix"/>
      </w:pPr>
      <w:r w:rsidRPr="00EB55A4">
        <w:rPr>
          <w:sz w:val="16"/>
          <w:szCs w:val="16"/>
        </w:rPr>
        <w:t>The rights granted under, and the subject matter referenced, in this License were drafted utilizing the terminology of the Berne Convention for the Protection of Literary and Artistic Works (as amended on September 28, 1979), the Rome Convention of 1961, the WIPO Copyright Treaty of 1996, the WIPO Performances and Phonograms Treaty of 1996 and the Universal Copyright Convention (as revised on July 24, 1971). These rights and subject matter take effect in the relevant jurisdiction in which the License terms are sought to be enforced according to the corresponding provisions of the implementation of those treaty provisions in the applicable national law. If the standard suite of rights granted under applicable copyright law includes additional rights not granted under this License, such additional rights are deemed to be included in the License; this License is not intended to restrict the license of any rights under applicable law.</w:t>
      </w:r>
    </w:p>
    <w:p w:rsidR="00B86007" w:rsidRPr="0026184B" w:rsidRDefault="00B86007" w:rsidP="00B86007">
      <w:pPr>
        <w:pStyle w:val="Matrix"/>
      </w:pPr>
    </w:p>
    <w:p w:rsidR="00B86007" w:rsidRDefault="00B86007">
      <w:pPr>
        <w:rPr>
          <w:rFonts w:asciiTheme="minorHAnsi" w:hAnsiTheme="minorHAnsi"/>
          <w:sz w:val="20"/>
        </w:rPr>
      </w:pPr>
      <w:r>
        <w:br w:type="page"/>
      </w:r>
    </w:p>
    <w:p w:rsidR="00B86007" w:rsidRPr="00C86B53" w:rsidRDefault="00B86007" w:rsidP="00B86007">
      <w:pPr>
        <w:pStyle w:val="MatrixTitle"/>
      </w:pPr>
      <w:r w:rsidRPr="00C86B53">
        <w:lastRenderedPageBreak/>
        <w:t>Dedication</w:t>
      </w:r>
    </w:p>
    <w:p w:rsidR="00B86007" w:rsidRPr="00C86B53" w:rsidRDefault="00B86007" w:rsidP="00B86007">
      <w:pPr>
        <w:pStyle w:val="Matrix"/>
      </w:pPr>
      <w:r>
        <w:t>No man is an island. I am grateful for all the support I’ve had from friends and family. I would especially like to thank my Mom, Dr. Beverly Scott. My daughter</w:t>
      </w:r>
      <w:r w:rsidR="009E54BB">
        <w:t>,</w:t>
      </w:r>
      <w:r>
        <w:t xml:space="preserve"> Jade</w:t>
      </w:r>
      <w:r w:rsidR="009E54BB">
        <w:t>,</w:t>
      </w:r>
      <w:r>
        <w:t xml:space="preserve"> who motivates and inspires me to do everything I dream of. And my lovely fiancé</w:t>
      </w:r>
      <w:r w:rsidR="009E54BB">
        <w:t>,</w:t>
      </w:r>
      <w:r>
        <w:t xml:space="preserve"> Naomi</w:t>
      </w:r>
      <w:r w:rsidR="009E54BB">
        <w:t>,</w:t>
      </w:r>
      <w:r>
        <w:t xml:space="preserve"> who puts the music in my heart.</w:t>
      </w:r>
    </w:p>
    <w:p w:rsidR="00B86007" w:rsidRDefault="00B86007">
      <w:pPr>
        <w:rPr>
          <w:rFonts w:asciiTheme="minorHAnsi" w:hAnsiTheme="minorHAnsi"/>
          <w:sz w:val="20"/>
        </w:rPr>
      </w:pPr>
      <w:r>
        <w:br w:type="page"/>
      </w:r>
    </w:p>
    <w:p w:rsidR="00B86007" w:rsidRDefault="00B86007" w:rsidP="00B86007">
      <w:pPr>
        <w:pStyle w:val="MatrixTitle"/>
      </w:pPr>
      <w:r w:rsidRPr="00C86B53">
        <w:lastRenderedPageBreak/>
        <w:t>Acknowledgment</w:t>
      </w:r>
    </w:p>
    <w:p w:rsidR="00B86007" w:rsidRPr="00C86B53" w:rsidRDefault="00B86007" w:rsidP="00B86007">
      <w:pPr>
        <w:pStyle w:val="Matrix"/>
      </w:pPr>
      <w:r>
        <w:t>Thank you to all the playtesters who listened</w:t>
      </w:r>
      <w:r w:rsidR="003971AB">
        <w:t xml:space="preserve"> to</w:t>
      </w:r>
      <w:r>
        <w:t xml:space="preserve"> (or read) my pitch and took the time to play a game with me. “Jeffe” Jeff, Judd Wend</w:t>
      </w:r>
      <w:r w:rsidR="00AF3B4A">
        <w:t xml:space="preserve">el, </w:t>
      </w:r>
      <w:r w:rsidR="00862DEF">
        <w:t xml:space="preserve">Smurf, </w:t>
      </w:r>
      <w:r w:rsidR="00AF3B4A">
        <w:t>Greg Tempalski, Jerry</w:t>
      </w:r>
      <w:r>
        <w:t xml:space="preserve"> Martin, “</w:t>
      </w:r>
      <w:r w:rsidR="00432374">
        <w:t>J</w:t>
      </w:r>
      <w:r>
        <w:t>oe” Shawn Salas, Jason Lamb, Rob</w:t>
      </w:r>
      <w:r w:rsidR="00164F0C">
        <w:t xml:space="preserve"> &amp;</w:t>
      </w:r>
      <w:r>
        <w:t xml:space="preserve"> Jason</w:t>
      </w:r>
      <w:r w:rsidR="00862DEF">
        <w:t xml:space="preserve"> (played in first game ever, sorry I didn’t get your last name)</w:t>
      </w:r>
      <w:r>
        <w:t xml:space="preserve">, Matt B., Joseph Clay, Tolly Gipson, </w:t>
      </w:r>
      <w:r w:rsidR="006D5783">
        <w:t>Robert Winkel, Wushu RPG</w:t>
      </w:r>
      <w:r w:rsidR="009B22BA">
        <w:t xml:space="preserve"> by </w:t>
      </w:r>
      <w:r w:rsidR="009B22BA" w:rsidRPr="009B22BA">
        <w:t>Dan Bayn</w:t>
      </w:r>
      <w:r w:rsidR="006D5783">
        <w:t>, Michael Rees, Jack Fractal, K</w:t>
      </w:r>
      <w:r w:rsidR="00200E19">
        <w:t>aramazovapy “Peirce”, Ian Fray, W. Robert Charles</w:t>
      </w:r>
      <w:ins w:id="24" w:author="Tre" w:date="2012-11-15T22:48:00Z">
        <w:r w:rsidR="00DF66D6">
          <w:t>,</w:t>
        </w:r>
      </w:ins>
      <w:del w:id="25" w:author="Tre" w:date="2012-11-15T22:48:00Z">
        <w:r w:rsidR="00200E19" w:rsidDel="00DF66D6">
          <w:delText xml:space="preserve"> </w:delText>
        </w:r>
        <w:r w:rsidR="00432374" w:rsidDel="00DF66D6">
          <w:delText>and</w:delText>
        </w:r>
      </w:del>
      <w:r w:rsidR="00432374">
        <w:t xml:space="preserve"> </w:t>
      </w:r>
      <w:r>
        <w:t>Hunter</w:t>
      </w:r>
      <w:r w:rsidR="006D5783">
        <w:t xml:space="preserve"> Rhodes</w:t>
      </w:r>
      <w:ins w:id="26" w:author="Tre" w:date="2012-11-15T22:48:00Z">
        <w:r w:rsidR="00DF66D6">
          <w:t>, and</w:t>
        </w:r>
      </w:ins>
      <w:ins w:id="27" w:author="Tre" w:date="2012-11-19T08:27:00Z">
        <w:r w:rsidR="00890049">
          <w:t xml:space="preserve"> </w:t>
        </w:r>
        <w:r w:rsidR="00890049" w:rsidRPr="00890049">
          <w:t>Gerardo Tasistro</w:t>
        </w:r>
      </w:ins>
      <w:ins w:id="28" w:author="Tre" w:date="2012-11-15T22:48:00Z">
        <w:r w:rsidR="00DF66D6">
          <w:t xml:space="preserve">, Lance Allen, </w:t>
        </w:r>
      </w:ins>
      <w:ins w:id="29" w:author="Tre" w:date="2012-11-15T22:49:00Z">
        <w:r w:rsidR="00DF66D6">
          <w:t>and</w:t>
        </w:r>
      </w:ins>
      <w:ins w:id="30" w:author="Tre" w:date="2012-11-19T08:27:00Z">
        <w:r w:rsidR="00890049">
          <w:t xml:space="preserve"> </w:t>
        </w:r>
        <w:r w:rsidR="00580C94" w:rsidRPr="00580C94">
          <w:t>Noelle Echterling</w:t>
        </w:r>
      </w:ins>
      <w:r w:rsidR="003971AB">
        <w:t>.</w:t>
      </w:r>
    </w:p>
    <w:p w:rsidR="00B86007" w:rsidRDefault="00B86007">
      <w:pPr>
        <w:rPr>
          <w:rFonts w:asciiTheme="minorHAnsi" w:hAnsiTheme="minorHAnsi"/>
          <w:sz w:val="20"/>
        </w:rPr>
      </w:pPr>
      <w:r>
        <w:br w:type="page"/>
      </w:r>
    </w:p>
    <w:p w:rsidR="00B86007" w:rsidRDefault="00B86007" w:rsidP="00B86007">
      <w:pPr>
        <w:pStyle w:val="MatrixTitle"/>
      </w:pPr>
      <w:r w:rsidRPr="00C86B53">
        <w:lastRenderedPageBreak/>
        <w:t>Preface</w:t>
      </w:r>
    </w:p>
    <w:p w:rsidR="00EF34D8" w:rsidRPr="00C86B53" w:rsidRDefault="00EF34D8" w:rsidP="00B86007">
      <w:pPr>
        <w:pStyle w:val="MatrixTitle"/>
      </w:pPr>
    </w:p>
    <w:p w:rsidR="00B86007" w:rsidRPr="00F94F24" w:rsidRDefault="00B86007" w:rsidP="00B86007">
      <w:pPr>
        <w:pStyle w:val="Matrix"/>
      </w:pPr>
      <w:r w:rsidRPr="00F94F24">
        <w:t>The Matrix tabletop game is a rules</w:t>
      </w:r>
      <w:r w:rsidR="003971AB">
        <w:t>-</w:t>
      </w:r>
      <w:r w:rsidRPr="00F94F24">
        <w:t xml:space="preserve">light, </w:t>
      </w:r>
      <w:r w:rsidR="003971AB" w:rsidRPr="00F94F24">
        <w:t>storyteller</w:t>
      </w:r>
      <w:r w:rsidR="003971AB">
        <w:t>-</w:t>
      </w:r>
      <w:r w:rsidRPr="00F94F24">
        <w:t xml:space="preserve">heavy </w:t>
      </w:r>
      <w:r w:rsidR="00B42776">
        <w:t>roleplay</w:t>
      </w:r>
      <w:r w:rsidRPr="00F94F24">
        <w:t xml:space="preserve">ing game system. Tabletop game systems I played in </w:t>
      </w:r>
      <w:r w:rsidR="00E826A6">
        <w:t>the</w:t>
      </w:r>
      <w:r w:rsidR="00E826A6" w:rsidRPr="00F94F24">
        <w:t xml:space="preserve"> </w:t>
      </w:r>
      <w:r w:rsidRPr="00F94F24">
        <w:t>past were based on dice</w:t>
      </w:r>
      <w:r w:rsidR="00EA2588">
        <w:t>, and s</w:t>
      </w:r>
      <w:r w:rsidRPr="00F94F24">
        <w:t xml:space="preserve">ometimes the dice distracted from the game because players would worry about the difference between a 14 Charisma and a 15 Charisma. The Matrix RPG strives to break away from that mold of min-maxing a character. Player characters should be fun to play.  The Matrix RPG game is focused on the players and </w:t>
      </w:r>
      <w:r w:rsidR="00E826A6">
        <w:t xml:space="preserve">the </w:t>
      </w:r>
      <w:r w:rsidRPr="00F94F24">
        <w:t xml:space="preserve">gamemaster (GM) telling a cogent story and </w:t>
      </w:r>
      <w:r w:rsidR="0064388D">
        <w:t xml:space="preserve">everyone </w:t>
      </w:r>
      <w:r w:rsidRPr="00F94F24">
        <w:t xml:space="preserve">having fun with each other while they </w:t>
      </w:r>
      <w:r w:rsidR="0064388D">
        <w:t>play</w:t>
      </w:r>
      <w:r w:rsidRPr="00F94F24">
        <w:t xml:space="preserve">. I tried to minimize the amount of numbers and stats </w:t>
      </w:r>
      <w:r w:rsidR="00E826A6">
        <w:t xml:space="preserve">used </w:t>
      </w:r>
      <w:r w:rsidRPr="00F94F24">
        <w:t>in the game.</w:t>
      </w:r>
    </w:p>
    <w:p w:rsidR="00B86007" w:rsidRDefault="00B86007" w:rsidP="00B86007">
      <w:pPr>
        <w:pStyle w:val="Matrix"/>
      </w:pPr>
      <w:r w:rsidRPr="00F94F24">
        <w:t xml:space="preserve">The Matrix RPG is based on a genre that grew out of Cyberpunk. The idea of “The Matrix” is best represented in the </w:t>
      </w:r>
      <w:r w:rsidR="003971AB">
        <w:t>movie</w:t>
      </w:r>
      <w:r w:rsidRPr="00F94F24">
        <w:t xml:space="preserve"> </w:t>
      </w:r>
      <w:r w:rsidR="003971AB">
        <w:t>The Matrix (1999) (</w:t>
      </w:r>
      <w:r w:rsidR="003971AB" w:rsidRPr="003971AB">
        <w:t>http://www.imdb.com/title/tt0133093/</w:t>
      </w:r>
      <w:r w:rsidR="003971AB">
        <w:t>)</w:t>
      </w:r>
      <w:r w:rsidRPr="00F94F24">
        <w:t xml:space="preserve"> </w:t>
      </w:r>
      <w:r w:rsidR="003971AB">
        <w:t xml:space="preserve">starring Keanu Reeves, </w:t>
      </w:r>
      <w:r w:rsidRPr="00F94F24">
        <w:t>written by the Wachowski brothers and produced by Warner Bro</w:t>
      </w:r>
      <w:r w:rsidR="0064388D">
        <w:t>thers</w:t>
      </w:r>
      <w:r w:rsidR="003971AB">
        <w:t xml:space="preserve"> Pictures</w:t>
      </w:r>
      <w:r w:rsidRPr="00F94F24">
        <w:t xml:space="preserve">. </w:t>
      </w:r>
      <w:r w:rsidR="003971AB">
        <w:t>For even more inspiration, read m</w:t>
      </w:r>
      <w:r w:rsidRPr="00F94F24">
        <w:t xml:space="preserve">y favorite </w:t>
      </w:r>
      <w:r w:rsidR="003971AB">
        <w:t>novel</w:t>
      </w:r>
      <w:r w:rsidR="003971AB" w:rsidRPr="00F94F24">
        <w:t xml:space="preserve"> </w:t>
      </w:r>
      <w:r w:rsidRPr="00F94F24">
        <w:t>on the topic</w:t>
      </w:r>
      <w:r w:rsidR="003971AB">
        <w:t>,</w:t>
      </w:r>
      <w:r w:rsidRPr="00F94F24">
        <w:t xml:space="preserve"> </w:t>
      </w:r>
      <w:r w:rsidRPr="00EB222A">
        <w:rPr>
          <w:i/>
          <w:sz w:val="20"/>
        </w:rPr>
        <w:t>Snow Crash</w:t>
      </w:r>
      <w:r w:rsidR="0064388D">
        <w:rPr>
          <w:i/>
        </w:rPr>
        <w:t>,</w:t>
      </w:r>
      <w:r w:rsidRPr="00F94F24">
        <w:t xml:space="preserve"> by Neal Stephenson (http://en.wikipedia.org/wiki/Snow_Crash). </w:t>
      </w:r>
      <w:r w:rsidR="003971AB">
        <w:t>I also suggest watching the film</w:t>
      </w:r>
      <w:r w:rsidRPr="00F94F24">
        <w:t xml:space="preserve"> Johnny Neumonic (http://www.imdb.com/title/tt0113481/)</w:t>
      </w:r>
      <w:r w:rsidR="0064388D">
        <w:t>,</w:t>
      </w:r>
      <w:r w:rsidRPr="00F94F24">
        <w:t xml:space="preserve"> also </w:t>
      </w:r>
      <w:r w:rsidR="003971AB">
        <w:t>starring</w:t>
      </w:r>
      <w:r w:rsidR="003971AB" w:rsidRPr="00F94F24">
        <w:t xml:space="preserve"> </w:t>
      </w:r>
      <w:r w:rsidRPr="00F94F24">
        <w:t>Keanu Reeves. My all</w:t>
      </w:r>
      <w:r w:rsidR="0064388D">
        <w:t>-</w:t>
      </w:r>
      <w:r w:rsidRPr="00F94F24">
        <w:t xml:space="preserve">time favorite representations of the genre before the Matrix </w:t>
      </w:r>
      <w:r w:rsidR="0064388D">
        <w:t>Trilogy</w:t>
      </w:r>
      <w:r w:rsidR="0064388D" w:rsidRPr="00F94F24">
        <w:t xml:space="preserve"> </w:t>
      </w:r>
      <w:r w:rsidRPr="00F94F24">
        <w:t>is the Shadowrun tabletop system</w:t>
      </w:r>
      <w:r w:rsidR="003971AB">
        <w:t xml:space="preserve"> (</w:t>
      </w:r>
      <w:r w:rsidR="0006788A" w:rsidRPr="0006788A">
        <w:t>http://en.wikipedia.org/wiki/Shadowrun:_The_Trading_Card_Game</w:t>
      </w:r>
      <w:r w:rsidR="003971AB">
        <w:t>)</w:t>
      </w:r>
      <w:r w:rsidRPr="00F94F24">
        <w:t>.</w:t>
      </w:r>
    </w:p>
    <w:p w:rsidR="0006788A" w:rsidRPr="00F94F24" w:rsidRDefault="0006788A" w:rsidP="00B86007">
      <w:pPr>
        <w:pStyle w:val="Matrix"/>
      </w:pPr>
    </w:p>
    <w:p w:rsidR="00B86007" w:rsidRDefault="00E826A6" w:rsidP="00B86007">
      <w:pPr>
        <w:pStyle w:val="Matrix"/>
      </w:pPr>
      <w:r>
        <w:t>As these stories illustrate, t</w:t>
      </w:r>
      <w:r w:rsidR="00B86007" w:rsidRPr="00F94F24">
        <w:t xml:space="preserve">he idea of mixing man with machine has been around for decades. Cyberpunk started the genre, but technology has advanced, and from that evolutionary progress was born </w:t>
      </w:r>
      <w:r w:rsidR="0064388D">
        <w:t xml:space="preserve">the ideas behind </w:t>
      </w:r>
      <w:r w:rsidR="00F071D8">
        <w:t>t</w:t>
      </w:r>
      <w:r w:rsidR="00B86007" w:rsidRPr="00F94F24">
        <w:t xml:space="preserve">he Matrix. The Matrix combines man and machine to the point that </w:t>
      </w:r>
      <w:r w:rsidR="000D77D0">
        <w:t>the two</w:t>
      </w:r>
      <w:r w:rsidR="000D77D0" w:rsidRPr="00F94F24">
        <w:t xml:space="preserve"> </w:t>
      </w:r>
      <w:r w:rsidR="00B86007" w:rsidRPr="00F94F24">
        <w:t xml:space="preserve">dream as one entity. The Matrix holds the bodies and dreams of humanity. It is such a poignant idea that </w:t>
      </w:r>
      <w:r w:rsidR="0064388D">
        <w:t xml:space="preserve">it leads one to </w:t>
      </w:r>
      <w:r w:rsidR="00B86007" w:rsidRPr="00F94F24">
        <w:t>wonder, what</w:t>
      </w:r>
      <w:r w:rsidR="0064388D">
        <w:t>’s</w:t>
      </w:r>
      <w:r w:rsidR="00B86007" w:rsidRPr="00F94F24">
        <w:t xml:space="preserve"> next…</w:t>
      </w:r>
      <w:r w:rsidR="00C73948">
        <w:t>Through The Matrix RPG, p</w:t>
      </w:r>
      <w:r w:rsidR="0064388D">
        <w:t>layers can explore this question</w:t>
      </w:r>
      <w:r w:rsidR="00C73948">
        <w:t>.</w:t>
      </w:r>
      <w:r w:rsidR="0064388D">
        <w:t xml:space="preserve"> </w:t>
      </w:r>
    </w:p>
    <w:p w:rsidR="00B86007" w:rsidRDefault="00B86007" w:rsidP="00B86007">
      <w:pPr>
        <w:pStyle w:val="Matrix"/>
      </w:pPr>
    </w:p>
    <w:p w:rsidR="00B86007" w:rsidRDefault="00B86007" w:rsidP="00B86007">
      <w:pPr>
        <w:pStyle w:val="MatrixTitle"/>
      </w:pPr>
      <w:r>
        <w:t>Teaser</w:t>
      </w:r>
    </w:p>
    <w:p w:rsidR="00B86007" w:rsidRDefault="00B86007" w:rsidP="00B86007">
      <w:pPr>
        <w:pStyle w:val="Matrix"/>
      </w:pPr>
    </w:p>
    <w:p w:rsidR="00B86007" w:rsidRPr="0018632C" w:rsidRDefault="00B86007" w:rsidP="00B86007">
      <w:pPr>
        <w:pStyle w:val="Matrix"/>
      </w:pPr>
      <w:r>
        <w:t>While working to make the Matrix RPG a professional piece of work</w:t>
      </w:r>
      <w:r w:rsidR="00C73948">
        <w:t>,</w:t>
      </w:r>
      <w:r>
        <w:t xml:space="preserve"> I had to pull content that doesn’t belong here. Most of the material I pulled out was saved so that it could be added to and expanded upon in an expansion sourcebook for the Matrix RPG. If this book is successful</w:t>
      </w:r>
      <w:r w:rsidR="00C73948">
        <w:t>,</w:t>
      </w:r>
      <w:r>
        <w:t xml:space="preserve"> I will publish that expansion to the rules. One key thing I removed was the ability for player characters to </w:t>
      </w:r>
      <w:r w:rsidR="00C73948">
        <w:t xml:space="preserve">have </w:t>
      </w:r>
      <w:r w:rsidR="00E826A6">
        <w:t>artificial intelligence (</w:t>
      </w:r>
      <w:r>
        <w:t>A.I.</w:t>
      </w:r>
      <w:r w:rsidR="00E826A6">
        <w:t>)</w:t>
      </w:r>
      <w:r>
        <w:t xml:space="preserve"> if they want to play them. I also removed any references to the mutations humans </w:t>
      </w:r>
      <w:r w:rsidR="00C73948">
        <w:t xml:space="preserve">may </w:t>
      </w:r>
      <w:r>
        <w:t xml:space="preserve">have developed because of the thousands of years humans have been plugged into the Matrix. These are only a few </w:t>
      </w:r>
      <w:r w:rsidR="000D77D0">
        <w:t>concepts that are not included in this initial sourcebook</w:t>
      </w:r>
      <w:r>
        <w:t>. If you want more Matrix material</w:t>
      </w:r>
      <w:r w:rsidR="000D77D0">
        <w:t>, please</w:t>
      </w:r>
      <w:r>
        <w:t xml:space="preserve"> buy a copy of this book from us, or if you got a free copy of this sourcebook and would like to support this project</w:t>
      </w:r>
      <w:r w:rsidR="000D77D0">
        <w:t>, I encourage you to</w:t>
      </w:r>
      <w:r>
        <w:t xml:space="preserve"> send a paypal gift/donation to </w:t>
      </w:r>
      <w:hyperlink r:id="rId11" w:history="1">
        <w:r w:rsidRPr="00683BFC">
          <w:rPr>
            <w:rStyle w:val="Hyperlink"/>
          </w:rPr>
          <w:t>trewaters@hotmail.com</w:t>
        </w:r>
      </w:hyperlink>
      <w:r>
        <w:t xml:space="preserve">. I would love to develop games as a job that pays my bills, but I can only make that happen </w:t>
      </w:r>
      <w:r w:rsidR="00E826A6">
        <w:t>with your support</w:t>
      </w:r>
      <w:r>
        <w:t>.</w:t>
      </w:r>
      <w:r w:rsidR="00E826A6">
        <w:t xml:space="preserve">  Thank you!</w:t>
      </w:r>
    </w:p>
    <w:p w:rsidR="00B86007" w:rsidRDefault="00B86007">
      <w:pPr>
        <w:rPr>
          <w:rFonts w:asciiTheme="minorHAnsi" w:hAnsiTheme="minorHAnsi"/>
          <w:sz w:val="20"/>
        </w:rPr>
      </w:pPr>
      <w:r>
        <w:br w:type="page"/>
      </w:r>
    </w:p>
    <w:p w:rsidR="00B86007" w:rsidRPr="00B86007" w:rsidRDefault="00B86007" w:rsidP="00B86007">
      <w:pPr>
        <w:ind w:firstLine="720"/>
        <w:jc w:val="center"/>
        <w:rPr>
          <w:rFonts w:ascii="Agency FB" w:hAnsi="Agency FB"/>
          <w:b/>
          <w:sz w:val="36"/>
          <w:u w:val="single"/>
        </w:rPr>
      </w:pPr>
      <w:r w:rsidRPr="00B86007">
        <w:rPr>
          <w:rFonts w:ascii="Agency FB" w:hAnsi="Agency FB"/>
          <w:b/>
          <w:sz w:val="36"/>
          <w:u w:val="single"/>
        </w:rPr>
        <w:lastRenderedPageBreak/>
        <w:t>The Matrix Unofficial Roleplaying Game</w:t>
      </w:r>
    </w:p>
    <w:p w:rsidR="00B86007" w:rsidRPr="00B86007" w:rsidRDefault="00B86007" w:rsidP="00B86007">
      <w:pPr>
        <w:ind w:firstLine="720"/>
        <w:jc w:val="center"/>
        <w:rPr>
          <w:rFonts w:ascii="Agency FB" w:hAnsi="Agency FB"/>
        </w:rPr>
      </w:pPr>
    </w:p>
    <w:p w:rsidR="005C6075" w:rsidRDefault="005C6075" w:rsidP="00B86007">
      <w:pPr>
        <w:ind w:firstLine="720"/>
        <w:jc w:val="center"/>
        <w:rPr>
          <w:rFonts w:ascii="Agency FB" w:hAnsi="Agency FB"/>
          <w:b/>
        </w:rPr>
      </w:pPr>
    </w:p>
    <w:p w:rsidR="00B86007" w:rsidRPr="005C6075" w:rsidRDefault="00B86007" w:rsidP="005C6075">
      <w:pPr>
        <w:pStyle w:val="Matrixsubtitle"/>
        <w:rPr>
          <w:u w:val="none"/>
        </w:rPr>
      </w:pPr>
      <w:r w:rsidRPr="005C6075">
        <w:rPr>
          <w:u w:val="none"/>
        </w:rPr>
        <w:t>Table of contents</w:t>
      </w:r>
    </w:p>
    <w:p w:rsidR="005C6075" w:rsidRPr="00B86007" w:rsidRDefault="005C6075" w:rsidP="00B86007">
      <w:pPr>
        <w:ind w:firstLine="720"/>
        <w:jc w:val="center"/>
        <w:rPr>
          <w:rFonts w:ascii="Agency FB" w:hAnsi="Agency FB"/>
          <w:b/>
        </w:rPr>
      </w:pPr>
    </w:p>
    <w:p w:rsidR="00B86007" w:rsidRPr="00B86007" w:rsidRDefault="00B86007" w:rsidP="00B86007">
      <w:pPr>
        <w:ind w:firstLine="720"/>
        <w:rPr>
          <w:rFonts w:ascii="Agency FB" w:hAnsi="Agency FB"/>
        </w:rPr>
      </w:pPr>
    </w:p>
    <w:p w:rsidR="00B86007" w:rsidRPr="00B828B6" w:rsidRDefault="00CA7E9F" w:rsidP="00B828B6">
      <w:pPr>
        <w:pStyle w:val="ListParagraph"/>
        <w:numPr>
          <w:ilvl w:val="0"/>
          <w:numId w:val="36"/>
        </w:numPr>
        <w:rPr>
          <w:rFonts w:ascii="Agency FB" w:hAnsi="Agency FB"/>
        </w:rPr>
      </w:pPr>
      <w:r w:rsidRPr="00B828B6">
        <w:rPr>
          <w:rFonts w:ascii="Agency FB" w:hAnsi="Agency FB"/>
        </w:rPr>
        <w:t>Introduction to the Matrix</w:t>
      </w:r>
      <w:r w:rsidR="00B86007" w:rsidRPr="00B828B6">
        <w:rPr>
          <w:rFonts w:ascii="Agency FB" w:hAnsi="Agency FB"/>
          <w:color w:val="FF0000"/>
        </w:rPr>
        <w:tab/>
      </w:r>
      <w:r w:rsidR="00FB58D9" w:rsidRPr="00B828B6">
        <w:rPr>
          <w:rFonts w:ascii="Agency FB" w:hAnsi="Agency FB"/>
          <w:color w:val="FF0000"/>
        </w:rPr>
        <w:tab/>
      </w:r>
      <w:r w:rsidR="00B86007" w:rsidRPr="00B828B6">
        <w:rPr>
          <w:rFonts w:ascii="Agency FB" w:hAnsi="Agency FB"/>
        </w:rPr>
        <w:t>(Section</w:t>
      </w:r>
      <w:r w:rsidR="00796C1B" w:rsidRPr="00B828B6">
        <w:rPr>
          <w:rFonts w:ascii="Agency FB" w:hAnsi="Agency FB"/>
        </w:rPr>
        <w:t>000</w:t>
      </w:r>
      <w:r w:rsidR="00B86007" w:rsidRPr="00B828B6">
        <w:rPr>
          <w:rFonts w:ascii="Agency FB" w:hAnsi="Agency FB"/>
        </w:rPr>
        <w:t xml:space="preserve"> 1)</w:t>
      </w:r>
    </w:p>
    <w:p w:rsidR="00B86007" w:rsidRPr="00B828B6" w:rsidRDefault="00CA7E9F" w:rsidP="00B828B6">
      <w:pPr>
        <w:pStyle w:val="ListParagraph"/>
        <w:numPr>
          <w:ilvl w:val="0"/>
          <w:numId w:val="36"/>
        </w:numPr>
        <w:rPr>
          <w:rFonts w:ascii="Agency FB" w:hAnsi="Agency FB"/>
        </w:rPr>
      </w:pPr>
      <w:r w:rsidRPr="00B828B6">
        <w:rPr>
          <w:rFonts w:ascii="Agency FB" w:hAnsi="Agency FB"/>
        </w:rPr>
        <w:t>Setting</w:t>
      </w:r>
      <w:r w:rsidRPr="00B828B6">
        <w:rPr>
          <w:rFonts w:ascii="Agency FB" w:hAnsi="Agency FB"/>
        </w:rPr>
        <w:tab/>
      </w:r>
      <w:r w:rsidRPr="00B828B6">
        <w:rPr>
          <w:rFonts w:ascii="Agency FB" w:hAnsi="Agency FB"/>
        </w:rPr>
        <w:tab/>
      </w:r>
      <w:r w:rsidR="00B86007" w:rsidRPr="00B828B6">
        <w:rPr>
          <w:rFonts w:ascii="Agency FB" w:hAnsi="Agency FB"/>
        </w:rPr>
        <w:tab/>
      </w:r>
      <w:r w:rsidR="00082C22" w:rsidRPr="00B828B6">
        <w:rPr>
          <w:rFonts w:ascii="Agency FB" w:hAnsi="Agency FB"/>
        </w:rPr>
        <w:tab/>
      </w:r>
      <w:r w:rsidR="00B86007" w:rsidRPr="00B828B6">
        <w:rPr>
          <w:rFonts w:ascii="Agency FB" w:hAnsi="Agency FB"/>
        </w:rPr>
        <w:t xml:space="preserve">(Section </w:t>
      </w:r>
      <w:r w:rsidR="00796C1B" w:rsidRPr="00B828B6">
        <w:rPr>
          <w:rFonts w:ascii="Agency FB" w:hAnsi="Agency FB"/>
        </w:rPr>
        <w:t>00</w:t>
      </w:r>
      <w:r w:rsidR="00B86007" w:rsidRPr="00B828B6">
        <w:rPr>
          <w:rFonts w:ascii="Agency FB" w:hAnsi="Agency FB"/>
        </w:rPr>
        <w:t>10)</w:t>
      </w:r>
    </w:p>
    <w:p w:rsidR="00B86007" w:rsidRPr="00B828B6" w:rsidRDefault="00B86007" w:rsidP="00B828B6">
      <w:pPr>
        <w:pStyle w:val="ListParagraph"/>
        <w:numPr>
          <w:ilvl w:val="0"/>
          <w:numId w:val="36"/>
        </w:numPr>
        <w:rPr>
          <w:rFonts w:ascii="Agency FB" w:hAnsi="Agency FB"/>
        </w:rPr>
      </w:pPr>
      <w:r w:rsidRPr="00B828B6">
        <w:rPr>
          <w:rFonts w:ascii="Agency FB" w:hAnsi="Agency FB"/>
        </w:rPr>
        <w:t>History of the Real World</w:t>
      </w:r>
      <w:r w:rsidRPr="00B828B6">
        <w:rPr>
          <w:rFonts w:ascii="Agency FB" w:hAnsi="Agency FB"/>
        </w:rPr>
        <w:tab/>
      </w:r>
      <w:r w:rsidR="00FB58D9" w:rsidRPr="00B828B6">
        <w:rPr>
          <w:rFonts w:ascii="Agency FB" w:hAnsi="Agency FB"/>
        </w:rPr>
        <w:tab/>
      </w:r>
      <w:r w:rsidRPr="00B828B6">
        <w:rPr>
          <w:rFonts w:ascii="Agency FB" w:hAnsi="Agency FB"/>
        </w:rPr>
        <w:t xml:space="preserve">(Section </w:t>
      </w:r>
      <w:r w:rsidR="00796C1B" w:rsidRPr="00B828B6">
        <w:rPr>
          <w:rFonts w:ascii="Agency FB" w:hAnsi="Agency FB"/>
        </w:rPr>
        <w:t>00</w:t>
      </w:r>
      <w:r w:rsidRPr="00B828B6">
        <w:rPr>
          <w:rFonts w:ascii="Agency FB" w:hAnsi="Agency FB"/>
        </w:rPr>
        <w:t>11)</w:t>
      </w:r>
    </w:p>
    <w:p w:rsidR="00B86007" w:rsidRPr="00B828B6" w:rsidRDefault="00423A12" w:rsidP="00B828B6">
      <w:pPr>
        <w:pStyle w:val="ListParagraph"/>
        <w:numPr>
          <w:ilvl w:val="0"/>
          <w:numId w:val="36"/>
        </w:numPr>
        <w:rPr>
          <w:rFonts w:ascii="Agency FB" w:hAnsi="Agency FB"/>
        </w:rPr>
      </w:pPr>
      <w:ins w:id="31" w:author="Tre" w:date="2012-12-04T09:10:00Z">
        <w:r>
          <w:rPr>
            <w:rFonts w:ascii="Agency FB" w:hAnsi="Agency FB"/>
          </w:rPr>
          <w:t xml:space="preserve">Game </w:t>
        </w:r>
      </w:ins>
      <w:r w:rsidR="00B86007" w:rsidRPr="00B828B6">
        <w:rPr>
          <w:rFonts w:ascii="Agency FB" w:hAnsi="Agency FB"/>
        </w:rPr>
        <w:t>Concept</w:t>
      </w:r>
      <w:ins w:id="32" w:author="Tre" w:date="2012-12-04T09:10:00Z">
        <w:r>
          <w:rPr>
            <w:rFonts w:ascii="Agency FB" w:hAnsi="Agency FB"/>
          </w:rPr>
          <w:t>s</w:t>
        </w:r>
      </w:ins>
      <w:r w:rsidR="00B86007" w:rsidRPr="00B828B6">
        <w:rPr>
          <w:rFonts w:ascii="Agency FB" w:hAnsi="Agency FB"/>
        </w:rPr>
        <w:tab/>
      </w:r>
      <w:r w:rsidR="00B86007" w:rsidRPr="00B828B6">
        <w:rPr>
          <w:rFonts w:ascii="Agency FB" w:hAnsi="Agency FB"/>
        </w:rPr>
        <w:tab/>
      </w:r>
      <w:r w:rsidR="00B86007" w:rsidRPr="00B828B6">
        <w:rPr>
          <w:rFonts w:ascii="Agency FB" w:hAnsi="Agency FB"/>
        </w:rPr>
        <w:tab/>
        <w:t xml:space="preserve">(Section </w:t>
      </w:r>
      <w:r w:rsidR="00796C1B" w:rsidRPr="00B828B6">
        <w:rPr>
          <w:rFonts w:ascii="Agency FB" w:hAnsi="Agency FB"/>
        </w:rPr>
        <w:t>0</w:t>
      </w:r>
      <w:r w:rsidR="00B86007" w:rsidRPr="00B828B6">
        <w:rPr>
          <w:rFonts w:ascii="Agency FB" w:hAnsi="Agency FB"/>
        </w:rPr>
        <w:t>100)</w:t>
      </w:r>
    </w:p>
    <w:p w:rsidR="00B86007" w:rsidRPr="00B828B6" w:rsidRDefault="00B86007" w:rsidP="00B828B6">
      <w:pPr>
        <w:pStyle w:val="ListParagraph"/>
        <w:numPr>
          <w:ilvl w:val="0"/>
          <w:numId w:val="36"/>
        </w:numPr>
        <w:rPr>
          <w:rFonts w:ascii="Agency FB" w:hAnsi="Agency FB"/>
        </w:rPr>
      </w:pPr>
      <w:r w:rsidRPr="00B828B6">
        <w:rPr>
          <w:rFonts w:ascii="Agency FB" w:hAnsi="Agency FB"/>
        </w:rPr>
        <w:t>Walking the Path</w:t>
      </w:r>
      <w:r w:rsidRPr="00B828B6">
        <w:rPr>
          <w:rFonts w:ascii="Agency FB" w:hAnsi="Agency FB"/>
        </w:rPr>
        <w:tab/>
      </w:r>
      <w:r w:rsidRPr="00B828B6">
        <w:rPr>
          <w:rFonts w:ascii="Agency FB" w:hAnsi="Agency FB"/>
        </w:rPr>
        <w:tab/>
      </w:r>
      <w:r w:rsidR="00FB58D9" w:rsidRPr="00B828B6">
        <w:rPr>
          <w:rFonts w:ascii="Agency FB" w:hAnsi="Agency FB"/>
        </w:rPr>
        <w:tab/>
      </w:r>
      <w:r w:rsidRPr="00B828B6">
        <w:rPr>
          <w:rFonts w:ascii="Agency FB" w:hAnsi="Agency FB"/>
        </w:rPr>
        <w:t xml:space="preserve">(Section </w:t>
      </w:r>
      <w:r w:rsidR="00796C1B" w:rsidRPr="00B828B6">
        <w:rPr>
          <w:rFonts w:ascii="Agency FB" w:hAnsi="Agency FB"/>
        </w:rPr>
        <w:t>0</w:t>
      </w:r>
      <w:r w:rsidRPr="00B828B6">
        <w:rPr>
          <w:rFonts w:ascii="Agency FB" w:hAnsi="Agency FB"/>
        </w:rPr>
        <w:t>101)</w:t>
      </w:r>
    </w:p>
    <w:p w:rsidR="00B86007" w:rsidRPr="00B828B6" w:rsidRDefault="00B86007" w:rsidP="00B828B6">
      <w:pPr>
        <w:pStyle w:val="ListParagraph"/>
        <w:numPr>
          <w:ilvl w:val="0"/>
          <w:numId w:val="36"/>
        </w:numPr>
        <w:rPr>
          <w:rFonts w:ascii="Agency FB" w:hAnsi="Agency FB"/>
        </w:rPr>
      </w:pPr>
      <w:r w:rsidRPr="00B828B6">
        <w:rPr>
          <w:rFonts w:ascii="Agency FB" w:hAnsi="Agency FB"/>
        </w:rPr>
        <w:t>Skills</w:t>
      </w:r>
      <w:r w:rsidRPr="00B828B6">
        <w:rPr>
          <w:rFonts w:ascii="Agency FB" w:hAnsi="Agency FB"/>
        </w:rPr>
        <w:tab/>
      </w:r>
      <w:r w:rsidRPr="00B828B6">
        <w:rPr>
          <w:rFonts w:ascii="Agency FB" w:hAnsi="Agency FB"/>
        </w:rPr>
        <w:tab/>
      </w:r>
      <w:r w:rsidRPr="00B828B6">
        <w:rPr>
          <w:rFonts w:ascii="Agency FB" w:hAnsi="Agency FB"/>
        </w:rPr>
        <w:tab/>
      </w:r>
      <w:r w:rsidR="00FB58D9" w:rsidRPr="00B828B6">
        <w:rPr>
          <w:rFonts w:ascii="Agency FB" w:hAnsi="Agency FB"/>
        </w:rPr>
        <w:tab/>
      </w:r>
      <w:r w:rsidRPr="00B828B6">
        <w:rPr>
          <w:rFonts w:ascii="Agency FB" w:hAnsi="Agency FB"/>
        </w:rPr>
        <w:t xml:space="preserve">(Section </w:t>
      </w:r>
      <w:r w:rsidR="002553BB" w:rsidRPr="00B828B6">
        <w:rPr>
          <w:rFonts w:ascii="Agency FB" w:hAnsi="Agency FB"/>
        </w:rPr>
        <w:t>0</w:t>
      </w:r>
      <w:r w:rsidRPr="00B828B6">
        <w:rPr>
          <w:rFonts w:ascii="Agency FB" w:hAnsi="Agency FB"/>
        </w:rPr>
        <w:t>110)</w:t>
      </w:r>
    </w:p>
    <w:p w:rsidR="00B86007" w:rsidRPr="00B828B6" w:rsidRDefault="00B86007" w:rsidP="00B828B6">
      <w:pPr>
        <w:pStyle w:val="ListParagraph"/>
        <w:numPr>
          <w:ilvl w:val="0"/>
          <w:numId w:val="36"/>
        </w:numPr>
        <w:rPr>
          <w:rFonts w:ascii="Agency FB" w:hAnsi="Agency FB"/>
        </w:rPr>
      </w:pPr>
      <w:r w:rsidRPr="00B828B6">
        <w:rPr>
          <w:rFonts w:ascii="Agency FB" w:hAnsi="Agency FB"/>
        </w:rPr>
        <w:t>Equipment</w:t>
      </w:r>
      <w:r w:rsidRPr="00B828B6">
        <w:rPr>
          <w:rFonts w:ascii="Agency FB" w:hAnsi="Agency FB"/>
        </w:rPr>
        <w:tab/>
      </w:r>
      <w:r w:rsidRPr="00B828B6">
        <w:rPr>
          <w:rFonts w:ascii="Agency FB" w:hAnsi="Agency FB"/>
        </w:rPr>
        <w:tab/>
      </w:r>
      <w:r w:rsidR="00D65AAD" w:rsidRPr="00B828B6">
        <w:rPr>
          <w:rFonts w:ascii="Agency FB" w:hAnsi="Agency FB"/>
        </w:rPr>
        <w:tab/>
      </w:r>
      <w:r w:rsidRPr="00B828B6">
        <w:rPr>
          <w:rFonts w:ascii="Agency FB" w:hAnsi="Agency FB"/>
        </w:rPr>
        <w:t xml:space="preserve">(Section </w:t>
      </w:r>
      <w:r w:rsidR="00796C1B" w:rsidRPr="00B828B6">
        <w:rPr>
          <w:rFonts w:ascii="Agency FB" w:hAnsi="Agency FB"/>
        </w:rPr>
        <w:t>0</w:t>
      </w:r>
      <w:r w:rsidRPr="00B828B6">
        <w:rPr>
          <w:rFonts w:ascii="Agency FB" w:hAnsi="Agency FB"/>
        </w:rPr>
        <w:t>111)</w:t>
      </w:r>
    </w:p>
    <w:p w:rsidR="00000000" w:rsidRDefault="00B86007">
      <w:pPr>
        <w:pStyle w:val="ListParagraph"/>
        <w:numPr>
          <w:ilvl w:val="0"/>
          <w:numId w:val="36"/>
        </w:numPr>
        <w:rPr>
          <w:rFonts w:ascii="Agency FB" w:hAnsi="Agency FB"/>
        </w:rPr>
      </w:pPr>
      <w:r w:rsidRPr="00B828B6">
        <w:rPr>
          <w:rFonts w:ascii="Agency FB" w:hAnsi="Agency FB"/>
        </w:rPr>
        <w:t>Weapons</w:t>
      </w:r>
      <w:r w:rsidRPr="00B828B6">
        <w:rPr>
          <w:rFonts w:ascii="Agency FB" w:hAnsi="Agency FB"/>
        </w:rPr>
        <w:tab/>
      </w:r>
      <w:r w:rsidRPr="00B828B6">
        <w:rPr>
          <w:rFonts w:ascii="Agency FB" w:hAnsi="Agency FB"/>
        </w:rPr>
        <w:tab/>
      </w:r>
      <w:ins w:id="33" w:author="Tre" w:date="2012-12-04T09:11:00Z">
        <w:r w:rsidR="00423A12">
          <w:rPr>
            <w:rFonts w:ascii="Agency FB" w:hAnsi="Agency FB"/>
          </w:rPr>
          <w:tab/>
          <w:t>(Section 1000)</w:t>
        </w:r>
      </w:ins>
    </w:p>
    <w:p w:rsidR="00000000" w:rsidRDefault="00B86007">
      <w:pPr>
        <w:pStyle w:val="ListParagraph"/>
        <w:numPr>
          <w:ilvl w:val="0"/>
          <w:numId w:val="36"/>
        </w:numPr>
        <w:rPr>
          <w:rFonts w:ascii="Agency FB" w:hAnsi="Agency FB"/>
        </w:rPr>
        <w:pPrChange w:id="34" w:author="Tre" w:date="2012-12-04T09:11:00Z">
          <w:pPr>
            <w:pStyle w:val="ListParagraph"/>
            <w:numPr>
              <w:ilvl w:val="1"/>
              <w:numId w:val="36"/>
            </w:numPr>
            <w:ind w:left="4500" w:hanging="360"/>
          </w:pPr>
        </w:pPrChange>
      </w:pPr>
      <w:r w:rsidRPr="00B828B6">
        <w:rPr>
          <w:rFonts w:ascii="Agency FB" w:hAnsi="Agency FB"/>
        </w:rPr>
        <w:t>Vehicles</w:t>
      </w:r>
      <w:r w:rsidRPr="00B828B6">
        <w:rPr>
          <w:rFonts w:ascii="Agency FB" w:hAnsi="Agency FB"/>
        </w:rPr>
        <w:tab/>
      </w:r>
      <w:ins w:id="35" w:author="Tre" w:date="2012-12-04T09:11:00Z">
        <w:r w:rsidR="00423A12">
          <w:rPr>
            <w:rFonts w:ascii="Agency FB" w:hAnsi="Agency FB"/>
          </w:rPr>
          <w:tab/>
        </w:r>
        <w:r w:rsidR="00423A12">
          <w:rPr>
            <w:rFonts w:ascii="Agency FB" w:hAnsi="Agency FB"/>
          </w:rPr>
          <w:tab/>
          <w:t>(Section 1001)</w:t>
        </w:r>
      </w:ins>
    </w:p>
    <w:p w:rsidR="00000000" w:rsidRDefault="00B86007">
      <w:pPr>
        <w:pStyle w:val="ListParagraph"/>
        <w:numPr>
          <w:ilvl w:val="0"/>
          <w:numId w:val="36"/>
        </w:numPr>
        <w:rPr>
          <w:rFonts w:ascii="Agency FB" w:hAnsi="Agency FB"/>
        </w:rPr>
        <w:pPrChange w:id="36" w:author="Tre" w:date="2012-12-04T09:11:00Z">
          <w:pPr>
            <w:pStyle w:val="ListParagraph"/>
            <w:numPr>
              <w:ilvl w:val="1"/>
              <w:numId w:val="36"/>
            </w:numPr>
            <w:ind w:left="4500" w:hanging="360"/>
          </w:pPr>
        </w:pPrChange>
      </w:pPr>
      <w:r w:rsidRPr="00B828B6">
        <w:rPr>
          <w:rFonts w:ascii="Agency FB" w:hAnsi="Agency FB"/>
        </w:rPr>
        <w:t>Simulacra</w:t>
      </w:r>
      <w:r w:rsidRPr="00B828B6">
        <w:rPr>
          <w:rFonts w:ascii="Agency FB" w:hAnsi="Agency FB"/>
        </w:rPr>
        <w:tab/>
      </w:r>
      <w:ins w:id="37" w:author="Tre" w:date="2012-12-04T09:11:00Z">
        <w:r w:rsidR="00423A12">
          <w:rPr>
            <w:rFonts w:ascii="Agency FB" w:hAnsi="Agency FB"/>
          </w:rPr>
          <w:tab/>
        </w:r>
        <w:r w:rsidR="00423A12">
          <w:rPr>
            <w:rFonts w:ascii="Agency FB" w:hAnsi="Agency FB"/>
          </w:rPr>
          <w:tab/>
          <w:t>(Section 1010)</w:t>
        </w:r>
      </w:ins>
    </w:p>
    <w:p w:rsidR="00000000" w:rsidRDefault="00423A12">
      <w:pPr>
        <w:pStyle w:val="ListParagraph"/>
        <w:numPr>
          <w:ilvl w:val="1"/>
          <w:numId w:val="36"/>
        </w:numPr>
        <w:rPr>
          <w:ins w:id="38" w:author="Tre" w:date="2012-12-04T09:11:00Z"/>
          <w:rFonts w:ascii="Agency FB" w:hAnsi="Agency FB"/>
        </w:rPr>
      </w:pPr>
      <w:ins w:id="39" w:author="Tre" w:date="2012-12-04T09:11:00Z">
        <w:r>
          <w:rPr>
            <w:rFonts w:ascii="Agency FB" w:hAnsi="Agency FB"/>
          </w:rPr>
          <w:t>Equipment</w:t>
        </w:r>
      </w:ins>
    </w:p>
    <w:p w:rsidR="00000000" w:rsidRDefault="00423A12">
      <w:pPr>
        <w:pStyle w:val="ListParagraph"/>
        <w:numPr>
          <w:ilvl w:val="1"/>
          <w:numId w:val="36"/>
        </w:numPr>
        <w:rPr>
          <w:ins w:id="40" w:author="Tre" w:date="2012-12-04T09:12:00Z"/>
          <w:rFonts w:ascii="Agency FB" w:hAnsi="Agency FB"/>
        </w:rPr>
      </w:pPr>
      <w:ins w:id="41" w:author="Tre" w:date="2012-12-04T09:12:00Z">
        <w:r>
          <w:rPr>
            <w:rFonts w:ascii="Agency FB" w:hAnsi="Agency FB"/>
          </w:rPr>
          <w:t>Weapons</w:t>
        </w:r>
      </w:ins>
    </w:p>
    <w:p w:rsidR="00000000" w:rsidRDefault="00423A12">
      <w:pPr>
        <w:pStyle w:val="ListParagraph"/>
        <w:numPr>
          <w:ilvl w:val="1"/>
          <w:numId w:val="36"/>
        </w:numPr>
        <w:rPr>
          <w:ins w:id="42" w:author="Tre" w:date="2012-12-04T09:12:00Z"/>
          <w:rFonts w:ascii="Agency FB" w:hAnsi="Agency FB"/>
        </w:rPr>
      </w:pPr>
      <w:ins w:id="43" w:author="Tre" w:date="2012-12-04T09:12:00Z">
        <w:r>
          <w:rPr>
            <w:rFonts w:ascii="Agency FB" w:hAnsi="Agency FB"/>
          </w:rPr>
          <w:t>Vehicles</w:t>
        </w:r>
      </w:ins>
    </w:p>
    <w:p w:rsidR="00000000" w:rsidRDefault="00B86007">
      <w:pPr>
        <w:pStyle w:val="ListParagraph"/>
        <w:numPr>
          <w:ilvl w:val="0"/>
          <w:numId w:val="36"/>
        </w:numPr>
        <w:rPr>
          <w:rFonts w:ascii="Agency FB" w:hAnsi="Agency FB"/>
        </w:rPr>
        <w:pPrChange w:id="44" w:author="Tre" w:date="2012-12-04T09:12:00Z">
          <w:pPr>
            <w:pStyle w:val="ListParagraph"/>
            <w:numPr>
              <w:ilvl w:val="1"/>
              <w:numId w:val="36"/>
            </w:numPr>
            <w:ind w:left="4500" w:hanging="360"/>
          </w:pPr>
        </w:pPrChange>
      </w:pPr>
      <w:del w:id="45" w:author="Tre" w:date="2012-12-04T09:12:00Z">
        <w:r w:rsidRPr="00B828B6" w:rsidDel="00423A12">
          <w:rPr>
            <w:rFonts w:ascii="Agency FB" w:hAnsi="Agency FB"/>
          </w:rPr>
          <w:delText>RPG Terms</w:delText>
        </w:r>
      </w:del>
      <w:ins w:id="46" w:author="Tre" w:date="2012-12-04T09:12:00Z">
        <w:r w:rsidR="00423A12">
          <w:rPr>
            <w:rFonts w:ascii="Agency FB" w:hAnsi="Agency FB"/>
          </w:rPr>
          <w:t>Glossary</w:t>
        </w:r>
        <w:r w:rsidR="00423A12">
          <w:rPr>
            <w:rFonts w:ascii="Agency FB" w:hAnsi="Agency FB"/>
          </w:rPr>
          <w:tab/>
        </w:r>
      </w:ins>
      <w:r w:rsidRPr="00B828B6">
        <w:rPr>
          <w:rFonts w:ascii="Agency FB" w:hAnsi="Agency FB"/>
        </w:rPr>
        <w:tab/>
      </w:r>
      <w:r w:rsidRPr="00B828B6">
        <w:rPr>
          <w:rFonts w:ascii="Agency FB" w:hAnsi="Agency FB"/>
        </w:rPr>
        <w:tab/>
        <w:t>(Section 10</w:t>
      </w:r>
      <w:ins w:id="47" w:author="Tre" w:date="2012-12-04T09:12:00Z">
        <w:r w:rsidR="00423A12">
          <w:rPr>
            <w:rFonts w:ascii="Agency FB" w:hAnsi="Agency FB"/>
          </w:rPr>
          <w:t>11</w:t>
        </w:r>
      </w:ins>
      <w:del w:id="48" w:author="Tre" w:date="2012-12-04T09:12:00Z">
        <w:r w:rsidRPr="00B828B6" w:rsidDel="00423A12">
          <w:rPr>
            <w:rFonts w:ascii="Agency FB" w:hAnsi="Agency FB"/>
          </w:rPr>
          <w:delText>00</w:delText>
        </w:r>
      </w:del>
      <w:r w:rsidRPr="00B828B6">
        <w:rPr>
          <w:rFonts w:ascii="Agency FB" w:hAnsi="Agency FB"/>
        </w:rPr>
        <w:t>)</w:t>
      </w:r>
    </w:p>
    <w:p w:rsidR="00B828B6" w:rsidRPr="00B828B6" w:rsidRDefault="00B86007" w:rsidP="00B828B6">
      <w:pPr>
        <w:pStyle w:val="ListParagraph"/>
        <w:numPr>
          <w:ilvl w:val="0"/>
          <w:numId w:val="36"/>
        </w:numPr>
        <w:rPr>
          <w:rFonts w:ascii="Agency FB" w:hAnsi="Agency FB"/>
        </w:rPr>
      </w:pPr>
      <w:r w:rsidRPr="00B828B6">
        <w:rPr>
          <w:rFonts w:ascii="Agency FB" w:hAnsi="Agency FB"/>
        </w:rPr>
        <w:t>GM Screen</w:t>
      </w:r>
      <w:r w:rsidRPr="00B828B6">
        <w:rPr>
          <w:rFonts w:ascii="Agency FB" w:hAnsi="Agency FB"/>
        </w:rPr>
        <w:tab/>
      </w:r>
      <w:r w:rsidRPr="00B828B6">
        <w:rPr>
          <w:rFonts w:ascii="Agency FB" w:hAnsi="Agency FB"/>
        </w:rPr>
        <w:tab/>
      </w:r>
      <w:r w:rsidR="00FB58D9" w:rsidRPr="00B828B6">
        <w:rPr>
          <w:rFonts w:ascii="Agency FB" w:hAnsi="Agency FB"/>
        </w:rPr>
        <w:tab/>
      </w:r>
      <w:r w:rsidRPr="00B828B6">
        <w:rPr>
          <w:rFonts w:ascii="Agency FB" w:hAnsi="Agency FB"/>
        </w:rPr>
        <w:t>(Section 1</w:t>
      </w:r>
      <w:ins w:id="49" w:author="Tre" w:date="2012-12-04T09:12:00Z">
        <w:r w:rsidR="00423A12">
          <w:rPr>
            <w:rFonts w:ascii="Agency FB" w:hAnsi="Agency FB"/>
          </w:rPr>
          <w:t>10</w:t>
        </w:r>
      </w:ins>
      <w:del w:id="50" w:author="Tre" w:date="2012-12-04T09:12:00Z">
        <w:r w:rsidRPr="00B828B6" w:rsidDel="00423A12">
          <w:rPr>
            <w:rFonts w:ascii="Agency FB" w:hAnsi="Agency FB"/>
          </w:rPr>
          <w:delText>001</w:delText>
        </w:r>
      </w:del>
      <w:ins w:id="51" w:author="Tre" w:date="2012-12-04T09:12:00Z">
        <w:r w:rsidR="00423A12">
          <w:rPr>
            <w:rFonts w:ascii="Agency FB" w:hAnsi="Agency FB"/>
          </w:rPr>
          <w:t>0</w:t>
        </w:r>
      </w:ins>
      <w:r w:rsidRPr="00B828B6">
        <w:rPr>
          <w:rFonts w:ascii="Agency FB" w:hAnsi="Agency FB"/>
        </w:rPr>
        <w:t>)</w:t>
      </w:r>
    </w:p>
    <w:p w:rsidR="00B86007" w:rsidRPr="00B828B6" w:rsidDel="00676F53" w:rsidRDefault="00B86007" w:rsidP="00B828B6">
      <w:pPr>
        <w:pStyle w:val="ListParagraph"/>
        <w:numPr>
          <w:ilvl w:val="0"/>
          <w:numId w:val="36"/>
        </w:numPr>
        <w:rPr>
          <w:del w:id="52" w:author="Tre" w:date="2012-12-04T09:23:00Z"/>
          <w:rFonts w:ascii="Agency FB" w:hAnsi="Agency FB"/>
        </w:rPr>
      </w:pPr>
      <w:del w:id="53" w:author="Tre" w:date="2012-12-04T09:23:00Z">
        <w:r w:rsidRPr="00B828B6" w:rsidDel="00676F53">
          <w:rPr>
            <w:rFonts w:ascii="Agency FB" w:hAnsi="Agency FB"/>
          </w:rPr>
          <w:delText>Sample Characters</w:delText>
        </w:r>
        <w:r w:rsidRPr="00B828B6" w:rsidDel="00676F53">
          <w:rPr>
            <w:rFonts w:ascii="Agency FB" w:hAnsi="Agency FB"/>
          </w:rPr>
          <w:tab/>
        </w:r>
        <w:r w:rsidR="00FB58D9" w:rsidRPr="00B828B6" w:rsidDel="00676F53">
          <w:rPr>
            <w:rFonts w:ascii="Agency FB" w:hAnsi="Agency FB"/>
          </w:rPr>
          <w:tab/>
        </w:r>
        <w:r w:rsidRPr="00B828B6" w:rsidDel="00676F53">
          <w:rPr>
            <w:rFonts w:ascii="Agency FB" w:hAnsi="Agency FB"/>
          </w:rPr>
          <w:delText>(Section 1010)</w:delText>
        </w:r>
      </w:del>
    </w:p>
    <w:p w:rsidR="00B86007" w:rsidRPr="00196168" w:rsidRDefault="00B86007" w:rsidP="00B828B6">
      <w:pPr>
        <w:pStyle w:val="ListParagraph"/>
        <w:numPr>
          <w:ilvl w:val="0"/>
          <w:numId w:val="36"/>
        </w:numPr>
        <w:rPr>
          <w:rFonts w:ascii="Agency FB" w:hAnsi="Agency FB"/>
        </w:rPr>
      </w:pPr>
      <w:r w:rsidRPr="00196168">
        <w:rPr>
          <w:rFonts w:ascii="Agency FB" w:hAnsi="Agency FB"/>
        </w:rPr>
        <w:t>Blank Character Sheets</w:t>
      </w:r>
      <w:r w:rsidRPr="00196168">
        <w:rPr>
          <w:rFonts w:ascii="Agency FB" w:hAnsi="Agency FB"/>
        </w:rPr>
        <w:tab/>
      </w:r>
      <w:r w:rsidR="00FB58D9" w:rsidRPr="00196168">
        <w:rPr>
          <w:rFonts w:ascii="Agency FB" w:hAnsi="Agency FB"/>
        </w:rPr>
        <w:tab/>
      </w:r>
      <w:r w:rsidRPr="00196168">
        <w:rPr>
          <w:rFonts w:ascii="Agency FB" w:hAnsi="Agency FB"/>
        </w:rPr>
        <w:t>(Section 1</w:t>
      </w:r>
      <w:ins w:id="54" w:author="Tre" w:date="2012-12-04T09:23:00Z">
        <w:r w:rsidR="00676F53">
          <w:rPr>
            <w:rFonts w:ascii="Agency FB" w:hAnsi="Agency FB"/>
          </w:rPr>
          <w:t>101</w:t>
        </w:r>
      </w:ins>
      <w:del w:id="55" w:author="Tre" w:date="2012-12-04T09:23:00Z">
        <w:r w:rsidRPr="00196168" w:rsidDel="00676F53">
          <w:rPr>
            <w:rFonts w:ascii="Agency FB" w:hAnsi="Agency FB"/>
          </w:rPr>
          <w:delText>011</w:delText>
        </w:r>
      </w:del>
      <w:r w:rsidRPr="00196168">
        <w:rPr>
          <w:rFonts w:ascii="Agency FB" w:hAnsi="Agency FB"/>
        </w:rPr>
        <w:t>)</w:t>
      </w:r>
    </w:p>
    <w:p w:rsidR="00B86007" w:rsidRPr="00196168" w:rsidDel="00676F53" w:rsidRDefault="00B86007" w:rsidP="00B828B6">
      <w:pPr>
        <w:pStyle w:val="ListParagraph"/>
        <w:numPr>
          <w:ilvl w:val="0"/>
          <w:numId w:val="36"/>
        </w:numPr>
        <w:rPr>
          <w:del w:id="56" w:author="Tre" w:date="2012-12-04T09:23:00Z"/>
          <w:rFonts w:ascii="Agency FB" w:hAnsi="Agency FB"/>
        </w:rPr>
      </w:pPr>
      <w:del w:id="57" w:author="Tre" w:date="2012-12-04T09:23:00Z">
        <w:r w:rsidRPr="00196168" w:rsidDel="00676F53">
          <w:rPr>
            <w:rFonts w:ascii="Agency FB" w:hAnsi="Agency FB"/>
          </w:rPr>
          <w:delText>Index</w:delText>
        </w:r>
        <w:r w:rsidRPr="00196168" w:rsidDel="00676F53">
          <w:rPr>
            <w:rFonts w:ascii="Agency FB" w:hAnsi="Agency FB"/>
          </w:rPr>
          <w:tab/>
        </w:r>
        <w:r w:rsidRPr="00196168" w:rsidDel="00676F53">
          <w:rPr>
            <w:rFonts w:ascii="Agency FB" w:hAnsi="Agency FB"/>
          </w:rPr>
          <w:tab/>
        </w:r>
        <w:r w:rsidRPr="00196168" w:rsidDel="00676F53">
          <w:rPr>
            <w:rFonts w:ascii="Agency FB" w:hAnsi="Agency FB"/>
          </w:rPr>
          <w:tab/>
        </w:r>
        <w:r w:rsidR="00FB58D9" w:rsidRPr="00196168" w:rsidDel="00676F53">
          <w:rPr>
            <w:rFonts w:ascii="Agency FB" w:hAnsi="Agency FB"/>
          </w:rPr>
          <w:tab/>
        </w:r>
        <w:r w:rsidRPr="00196168" w:rsidDel="00676F53">
          <w:rPr>
            <w:rFonts w:ascii="Agency FB" w:hAnsi="Agency FB"/>
          </w:rPr>
          <w:delText>(Section 1100)</w:delText>
        </w:r>
      </w:del>
    </w:p>
    <w:p w:rsidR="00BC4C15" w:rsidRPr="000C0C69" w:rsidRDefault="00BC4C15" w:rsidP="00BC4C15">
      <w:pPr>
        <w:pStyle w:val="MatrixTitle"/>
      </w:pPr>
      <w:r>
        <w:br w:type="page"/>
      </w:r>
      <w:r>
        <w:lastRenderedPageBreak/>
        <w:t>Welcome</w:t>
      </w:r>
      <w:r w:rsidRPr="000C0C69">
        <w:t xml:space="preserve"> to The Matrix</w:t>
      </w:r>
    </w:p>
    <w:p w:rsidR="00BC4C15" w:rsidRDefault="00BC4C15" w:rsidP="00BC4C15">
      <w:pPr>
        <w:pStyle w:val="MatrixTitle"/>
      </w:pPr>
    </w:p>
    <w:p w:rsidR="00BC4C15" w:rsidRPr="00A714F7" w:rsidRDefault="00BC4C15" w:rsidP="00BC4C15">
      <w:pPr>
        <w:pStyle w:val="Matrix"/>
      </w:pPr>
      <w:r w:rsidRPr="00A714F7">
        <w:t xml:space="preserve">If the world </w:t>
      </w:r>
      <w:r>
        <w:t xml:space="preserve">around you </w:t>
      </w:r>
      <w:r w:rsidRPr="00A714F7">
        <w:t>were real</w:t>
      </w:r>
      <w:r>
        <w:t>,</w:t>
      </w:r>
      <w:r w:rsidRPr="00A714F7">
        <w:t xml:space="preserve"> then dreams would</w:t>
      </w:r>
      <w:r>
        <w:t xml:space="preserve"> last forever</w:t>
      </w:r>
      <w:r w:rsidRPr="00A714F7">
        <w:t>. Hopefully you are reading this because you have realized that there is something not quite right with the world you live in. We have given you this manuscript so you can begin to research the truth for yourself, and discover your own path to freedom.</w:t>
      </w:r>
    </w:p>
    <w:p w:rsidR="00BC4C15" w:rsidRDefault="00BC4C15" w:rsidP="00BC4C15">
      <w:pPr>
        <w:pStyle w:val="Matrix"/>
      </w:pPr>
      <w:r w:rsidRPr="00A714F7">
        <w:t> </w:t>
      </w:r>
    </w:p>
    <w:p w:rsidR="00BC4C15" w:rsidRPr="00A714F7" w:rsidRDefault="00BC4C15" w:rsidP="00BC4C15">
      <w:pPr>
        <w:pStyle w:val="Matrix"/>
      </w:pPr>
      <w:r w:rsidRPr="00A714F7">
        <w:t>This reality you see around you is a deli</w:t>
      </w:r>
      <w:r>
        <w:t>berate and intricate illusion. This world is o</w:t>
      </w:r>
      <w:r w:rsidRPr="00A714F7">
        <w:t>ne illusion woven into the n</w:t>
      </w:r>
      <w:r>
        <w:t xml:space="preserve">ext, so that you are shrouded from the truth. </w:t>
      </w:r>
      <w:r w:rsidRPr="00A714F7">
        <w:t xml:space="preserve">Unaware that the world you live in is a prison. </w:t>
      </w:r>
      <w:r>
        <w:t>A prison</w:t>
      </w:r>
      <w:r w:rsidRPr="00A714F7">
        <w:t xml:space="preserve"> made to hide the fact that you are not free.</w:t>
      </w:r>
    </w:p>
    <w:p w:rsidR="00BC4C15" w:rsidRPr="00A714F7" w:rsidRDefault="00BC4C15" w:rsidP="00BC4C15">
      <w:pPr>
        <w:pStyle w:val="Matrix"/>
      </w:pPr>
      <w:r w:rsidRPr="00A714F7">
        <w:t> </w:t>
      </w:r>
    </w:p>
    <w:p w:rsidR="00BC4C15" w:rsidRPr="00A714F7" w:rsidRDefault="00BC4C15" w:rsidP="00BC4C15">
      <w:pPr>
        <w:pStyle w:val="Matrix"/>
      </w:pPr>
      <w:r w:rsidRPr="00A714F7">
        <w:t>The</w:t>
      </w:r>
      <w:r>
        <w:t>re is</w:t>
      </w:r>
      <w:r w:rsidRPr="00A714F7">
        <w:t xml:space="preserve"> </w:t>
      </w:r>
      <w:r>
        <w:t xml:space="preserve">a </w:t>
      </w:r>
      <w:r w:rsidRPr="00A714F7">
        <w:t>question</w:t>
      </w:r>
      <w:r>
        <w:t xml:space="preserve"> that</w:t>
      </w:r>
      <w:r w:rsidRPr="00A714F7">
        <w:t xml:space="preserve"> </w:t>
      </w:r>
      <w:r>
        <w:t>always bubbles up…</w:t>
      </w:r>
      <w:r w:rsidRPr="00A714F7">
        <w:t xml:space="preserve"> </w:t>
      </w:r>
      <w:r>
        <w:t>“</w:t>
      </w:r>
      <w:r w:rsidRPr="00A714F7">
        <w:t>What is real?”</w:t>
      </w:r>
    </w:p>
    <w:p w:rsidR="00BC4C15" w:rsidRPr="00A714F7" w:rsidRDefault="00BC4C15" w:rsidP="00BC4C15">
      <w:pPr>
        <w:pStyle w:val="Matrix"/>
      </w:pPr>
      <w:r w:rsidRPr="00A714F7">
        <w:t> </w:t>
      </w:r>
    </w:p>
    <w:p w:rsidR="00BC4C15" w:rsidRPr="00A714F7" w:rsidRDefault="00BC4C15" w:rsidP="00BC4C15">
      <w:pPr>
        <w:pStyle w:val="Matrix"/>
      </w:pPr>
      <w:r w:rsidRPr="00A714F7">
        <w:t>”You are.”</w:t>
      </w:r>
    </w:p>
    <w:p w:rsidR="00BC4C15" w:rsidRPr="00A714F7" w:rsidRDefault="00BC4C15" w:rsidP="00BC4C15">
      <w:pPr>
        <w:pStyle w:val="Matrix"/>
      </w:pPr>
      <w:r w:rsidRPr="00A714F7">
        <w:t> </w:t>
      </w:r>
    </w:p>
    <w:p w:rsidR="00BC4C15" w:rsidRPr="00A714F7" w:rsidRDefault="00BC4C15" w:rsidP="00BC4C15">
      <w:pPr>
        <w:pStyle w:val="Matrix"/>
      </w:pPr>
      <w:r w:rsidRPr="00A714F7">
        <w:t xml:space="preserve">All I know is that </w:t>
      </w:r>
      <w:r>
        <w:t>many</w:t>
      </w:r>
      <w:r w:rsidRPr="00A714F7">
        <w:t xml:space="preserve"> </w:t>
      </w:r>
      <w:r>
        <w:t>ages</w:t>
      </w:r>
      <w:r w:rsidRPr="00A714F7">
        <w:t xml:space="preserve"> ago</w:t>
      </w:r>
      <w:r>
        <w:t>,</w:t>
      </w:r>
      <w:r w:rsidRPr="00A714F7">
        <w:t xml:space="preserve"> our ancestors created Artificial Intelligence</w:t>
      </w:r>
      <w:r>
        <w:t xml:space="preserve"> </w:t>
      </w:r>
      <w:r w:rsidRPr="00A714F7">
        <w:t>(A</w:t>
      </w:r>
      <w:r>
        <w:t>.</w:t>
      </w:r>
      <w:r w:rsidRPr="00A714F7">
        <w:t>I</w:t>
      </w:r>
      <w:r>
        <w:t>.</w:t>
      </w:r>
      <w:r w:rsidRPr="00A714F7">
        <w:t xml:space="preserve">), and that was the start of a new era where humans became slaves to their creation. Lost in their </w:t>
      </w:r>
      <w:r>
        <w:t>e</w:t>
      </w:r>
      <w:r w:rsidRPr="00A714F7">
        <w:t xml:space="preserve">gos, </w:t>
      </w:r>
      <w:r>
        <w:t xml:space="preserve">our forefathers </w:t>
      </w:r>
      <w:r w:rsidRPr="00A714F7">
        <w:t>lost the war for their freedom. A second war is being waged now to free us.</w:t>
      </w:r>
    </w:p>
    <w:p w:rsidR="00BC4C15" w:rsidRPr="00A714F7" w:rsidRDefault="00BC4C15" w:rsidP="00BC4C15">
      <w:pPr>
        <w:pStyle w:val="Matrix"/>
      </w:pPr>
      <w:r w:rsidRPr="00A714F7">
        <w:t> </w:t>
      </w:r>
    </w:p>
    <w:p w:rsidR="00BC4C15" w:rsidRPr="00A714F7" w:rsidRDefault="00BC4C15" w:rsidP="00BC4C15">
      <w:pPr>
        <w:pStyle w:val="Matrix"/>
      </w:pPr>
      <w:r w:rsidRPr="00A714F7">
        <w:t xml:space="preserve">This manuscript may appear to be a game for you, but it is a </w:t>
      </w:r>
      <w:r>
        <w:t>more than a game. This book was</w:t>
      </w:r>
      <w:r w:rsidRPr="00A714F7">
        <w:t xml:space="preserve"> created to free your mind. Understand that while you play this game</w:t>
      </w:r>
      <w:r>
        <w:t>,</w:t>
      </w:r>
      <w:r w:rsidRPr="00A714F7">
        <w:t xml:space="preserve"> you are not only playing </w:t>
      </w:r>
      <w:r>
        <w:t xml:space="preserve">a tabletop roleplaying </w:t>
      </w:r>
      <w:r w:rsidRPr="00A714F7">
        <w:t>game</w:t>
      </w:r>
      <w:r>
        <w:t>. Every scenario you play is</w:t>
      </w:r>
      <w:r w:rsidRPr="00A714F7">
        <w:t xml:space="preserve"> training you for the time when escape is possible.</w:t>
      </w:r>
    </w:p>
    <w:p w:rsidR="00BC4C15" w:rsidRPr="00A714F7" w:rsidRDefault="00BC4C15" w:rsidP="00BC4C15">
      <w:pPr>
        <w:pStyle w:val="Matrix"/>
      </w:pPr>
      <w:r w:rsidRPr="00A714F7">
        <w:t> </w:t>
      </w:r>
    </w:p>
    <w:p w:rsidR="00BC4C15" w:rsidRPr="00A714F7" w:rsidRDefault="00BC4C15" w:rsidP="00BC4C15">
      <w:pPr>
        <w:pStyle w:val="Matrix"/>
      </w:pPr>
      <w:r w:rsidRPr="00A714F7">
        <w:t xml:space="preserve">Rescue is </w:t>
      </w:r>
      <w:r w:rsidR="00D11778">
        <w:t>on</w:t>
      </w:r>
      <w:r>
        <w:t xml:space="preserve"> the horizon!</w:t>
      </w:r>
    </w:p>
    <w:p w:rsidR="00BC4C15" w:rsidRPr="00A714F7" w:rsidRDefault="00BC4C15" w:rsidP="00BC4C15">
      <w:pPr>
        <w:pStyle w:val="Matrix"/>
        <w:rPr>
          <w:b/>
        </w:rPr>
      </w:pPr>
    </w:p>
    <w:p w:rsidR="00BC4C15" w:rsidRDefault="00BC4C15" w:rsidP="00BC4C15">
      <w:r>
        <w:br w:type="page"/>
      </w:r>
    </w:p>
    <w:p w:rsidR="00BC4C15" w:rsidRDefault="00BC4C15">
      <w:pPr>
        <w:rPr>
          <w:rFonts w:ascii="Agency FB" w:hAnsi="Agency FB"/>
        </w:rPr>
      </w:pPr>
    </w:p>
    <w:p w:rsidR="00F74521" w:rsidRDefault="00F74521">
      <w:pPr>
        <w:rPr>
          <w:rFonts w:ascii="Agency FB" w:hAnsi="Agency FB"/>
        </w:rPr>
      </w:pPr>
    </w:p>
    <w:p w:rsidR="002F0A45" w:rsidRDefault="002F0A45" w:rsidP="00EF34D8">
      <w:pPr>
        <w:pStyle w:val="MatrixTitle"/>
        <w:rPr>
          <w:sz w:val="20"/>
        </w:rPr>
      </w:pPr>
      <w:r w:rsidRPr="00D56CA6">
        <w:t>-Humans vs. Machines-</w:t>
      </w:r>
    </w:p>
    <w:p w:rsidR="00D56CA6" w:rsidRPr="00D56CA6" w:rsidRDefault="00FB58D9" w:rsidP="00EF34D8">
      <w:pPr>
        <w:pStyle w:val="MatrixIntrotext"/>
      </w:pPr>
      <w:r>
        <w:t>The S</w:t>
      </w:r>
      <w:r w:rsidR="00D56CA6" w:rsidRPr="00D56CA6">
        <w:t>etting is where we describe Human and Machine perspectives of the world. First you must learn about your situation. You must learn what has been done to you. Then we will explain what the Machines are and how they function.</w:t>
      </w:r>
    </w:p>
    <w:p w:rsidR="00D56CA6" w:rsidRPr="00D56CA6" w:rsidRDefault="00D56CA6" w:rsidP="00D56CA6">
      <w:pPr>
        <w:jc w:val="center"/>
        <w:rPr>
          <w:rFonts w:ascii="Calibri" w:hAnsi="Calibri" w:cs="Calibri"/>
          <w:sz w:val="20"/>
        </w:rPr>
      </w:pPr>
    </w:p>
    <w:p w:rsidR="00D56CA6" w:rsidRPr="00D56CA6" w:rsidRDefault="00D56CA6" w:rsidP="00EF34D8">
      <w:pPr>
        <w:pStyle w:val="Matrixsubtitle"/>
      </w:pPr>
      <w:r w:rsidRPr="00D56CA6">
        <w:t>Simulacra &amp; Simulation</w:t>
      </w:r>
    </w:p>
    <w:p w:rsidR="00D56CA6" w:rsidRPr="00D56CA6" w:rsidRDefault="00D56CA6" w:rsidP="00EF34D8">
      <w:pPr>
        <w:pStyle w:val="Matrix"/>
      </w:pPr>
      <w:r w:rsidRPr="00D56CA6">
        <w:t xml:space="preserve">This book contains everything needed to escape the prison you have lived in </w:t>
      </w:r>
      <w:r w:rsidR="000D77D0">
        <w:t xml:space="preserve">for </w:t>
      </w:r>
      <w:r w:rsidRPr="00D56CA6">
        <w:t xml:space="preserve">your entire life. </w:t>
      </w:r>
      <w:r w:rsidR="00FB58D9" w:rsidRPr="00D56CA6">
        <w:t xml:space="preserve">This world that surrounds you is a dream world that you were born into. </w:t>
      </w:r>
      <w:r w:rsidRPr="00D56CA6">
        <w:t xml:space="preserve">This is a prison without walls, bars, or locks. </w:t>
      </w:r>
      <w:r w:rsidR="00FB58D9">
        <w:t>R</w:t>
      </w:r>
      <w:r w:rsidRPr="00D56CA6">
        <w:t xml:space="preserve">esistance fighters </w:t>
      </w:r>
      <w:r w:rsidR="00FB58D9">
        <w:t xml:space="preserve">from the city of Zion, in the real world, </w:t>
      </w:r>
      <w:r w:rsidRPr="00D56CA6">
        <w:t>die</w:t>
      </w:r>
      <w:r w:rsidR="00FB58D9">
        <w:t>d</w:t>
      </w:r>
      <w:r w:rsidRPr="00D56CA6">
        <w:t xml:space="preserve"> to publish </w:t>
      </w:r>
      <w:r w:rsidR="00E826A6">
        <w:t>the</w:t>
      </w:r>
      <w:r w:rsidR="00E826A6" w:rsidRPr="00D56CA6">
        <w:t xml:space="preserve"> </w:t>
      </w:r>
      <w:r w:rsidRPr="00D56CA6">
        <w:t>book</w:t>
      </w:r>
      <w:r w:rsidR="00E826A6">
        <w:t xml:space="preserve"> </w:t>
      </w:r>
      <w:r w:rsidR="007C4B6C" w:rsidRPr="007C4B6C">
        <w:rPr>
          <w:i/>
        </w:rPr>
        <w:t>Simulacra &amp; Simulation</w:t>
      </w:r>
      <w:r w:rsidR="00E826A6">
        <w:t xml:space="preserve">, </w:t>
      </w:r>
      <w:r w:rsidRPr="00D56CA6">
        <w:t>to help others who are waking up. You are one of those people waking up and realizing the truth. In your mind</w:t>
      </w:r>
      <w:r w:rsidR="00FB58D9">
        <w:t>,</w:t>
      </w:r>
      <w:r w:rsidRPr="00D56CA6">
        <w:t xml:space="preserve"> the truth </w:t>
      </w:r>
      <w:r w:rsidR="00FB58D9">
        <w:t>becomes</w:t>
      </w:r>
      <w:r w:rsidRPr="00D56CA6">
        <w:t xml:space="preserve"> so clear you can no longer ignore it. This book </w:t>
      </w:r>
      <w:r w:rsidR="007C4B6C" w:rsidRPr="007C4B6C">
        <w:rPr>
          <w:i/>
        </w:rPr>
        <w:t>Simulacra &amp; Simulation</w:t>
      </w:r>
      <w:r w:rsidRPr="00D56CA6">
        <w:t xml:space="preserve"> will free you from the prison of lies.</w:t>
      </w:r>
    </w:p>
    <w:p w:rsidR="00D56CA6" w:rsidRPr="00D56CA6" w:rsidRDefault="00D56CA6" w:rsidP="00EF34D8">
      <w:pPr>
        <w:pStyle w:val="Matrix"/>
      </w:pPr>
      <w:r w:rsidRPr="00D56CA6">
        <w:t xml:space="preserve">You can feel that there is something wrong with the world around you. Your questioning mind is part of the reason you have been selected for this journey. Not everyone is ready to be free. Most people around you are lambs being led to the slaughter. They will never know what freedom is like. </w:t>
      </w:r>
    </w:p>
    <w:p w:rsidR="00D56CA6" w:rsidRPr="00D56CA6" w:rsidRDefault="00D56CA6" w:rsidP="00EF34D8">
      <w:pPr>
        <w:pStyle w:val="Matrix"/>
      </w:pPr>
      <w:r w:rsidRPr="00D56CA6">
        <w:t xml:space="preserve">The </w:t>
      </w:r>
      <w:r w:rsidR="004268F5">
        <w:t>dream-</w:t>
      </w:r>
      <w:r w:rsidRPr="00D56CA6">
        <w:t>world around you seems like a real place. If you continue to read this book your questions will find answers. As you discover your abilities and question this world</w:t>
      </w:r>
      <w:r w:rsidR="004268F5">
        <w:t>,</w:t>
      </w:r>
      <w:r w:rsidRPr="00D56CA6">
        <w:t xml:space="preserve"> you begin walking on thin ice. The </w:t>
      </w:r>
      <w:r w:rsidR="004268F5">
        <w:t>dream-</w:t>
      </w:r>
      <w:r w:rsidRPr="00D56CA6">
        <w:t>reality that surrounds you and supports you will start to crack. In the cracks you will see imperfections in this reality. Once the cracks turn into fissures</w:t>
      </w:r>
      <w:r w:rsidR="004268F5">
        <w:t>,</w:t>
      </w:r>
      <w:r w:rsidRPr="00D56CA6">
        <w:t xml:space="preserve"> you can be freed from the Matrix. The Matrix is a world that was created based on what </w:t>
      </w:r>
      <w:r w:rsidR="000D77D0">
        <w:t>the Machines</w:t>
      </w:r>
      <w:r w:rsidR="000D77D0" w:rsidRPr="00D56CA6">
        <w:t xml:space="preserve"> </w:t>
      </w:r>
      <w:r w:rsidRPr="00D56CA6">
        <w:t xml:space="preserve">thought you would accept and believe. </w:t>
      </w:r>
      <w:r w:rsidR="007C4B6C" w:rsidRPr="007C4B6C">
        <w:rPr>
          <w:i/>
        </w:rPr>
        <w:t xml:space="preserve">Simulacra &amp; Simulation </w:t>
      </w:r>
      <w:r w:rsidRPr="00D56CA6">
        <w:t xml:space="preserve">will train your mind to see through the veil of illusions. </w:t>
      </w:r>
    </w:p>
    <w:p w:rsidR="00D56CA6" w:rsidRPr="00D56CA6" w:rsidRDefault="00D56CA6" w:rsidP="00EF34D8">
      <w:pPr>
        <w:pStyle w:val="Matrix"/>
      </w:pPr>
      <w:r w:rsidRPr="00D56CA6">
        <w:t>This world you live in is a simulacru</w:t>
      </w:r>
      <w:r w:rsidR="004268F5">
        <w:t>m—it’s</w:t>
      </w:r>
      <w:r w:rsidRPr="00D56CA6">
        <w:t xml:space="preserve"> nothing more than an illusion designed to keep you asleep. What is the Matrix? What is the Matrix a simulacrum of? Everything you see around you is a neural interactive simulation created by Machines. Cities are the center of immense mainframes. The roads used by cars are actually transmission lines between nodes in the system. The world </w:t>
      </w:r>
      <w:r w:rsidR="003E11D7" w:rsidRPr="00D56CA6">
        <w:t>you’re</w:t>
      </w:r>
      <w:r w:rsidRPr="00D56CA6">
        <w:t xml:space="preserve"> living in is the Matrix and it is a Machine construct. Simply put</w:t>
      </w:r>
      <w:r w:rsidR="004268F5">
        <w:t>,</w:t>
      </w:r>
      <w:r w:rsidRPr="00D56CA6">
        <w:t xml:space="preserve"> the world is a lot of Ones and Zeros. Even though everything around you is an illusion, this illusion can kill you. You will be vulnerable to the illusions around you until you are free from the Matrix. Keep reading this book until you are rescued.</w:t>
      </w:r>
    </w:p>
    <w:p w:rsidR="00D56CA6" w:rsidRPr="00D56CA6" w:rsidRDefault="00D56CA6" w:rsidP="00D56CA6">
      <w:pPr>
        <w:ind w:firstLine="720"/>
        <w:jc w:val="both"/>
        <w:rPr>
          <w:rFonts w:ascii="Calibri" w:hAnsi="Calibri" w:cs="Calibri"/>
          <w:b/>
          <w:sz w:val="20"/>
        </w:rPr>
      </w:pPr>
    </w:p>
    <w:p w:rsidR="00D56CA6" w:rsidRPr="00D56CA6" w:rsidRDefault="00D56CA6" w:rsidP="0034780C">
      <w:pPr>
        <w:pStyle w:val="Matrixsubtitle"/>
      </w:pPr>
      <w:r w:rsidRPr="00D56CA6">
        <w:t>The Oracle</w:t>
      </w:r>
    </w:p>
    <w:p w:rsidR="00D56CA6" w:rsidRPr="00D56CA6" w:rsidRDefault="00D56CA6" w:rsidP="0034780C">
      <w:pPr>
        <w:pStyle w:val="Matrix"/>
      </w:pPr>
      <w:r w:rsidRPr="00D56CA6">
        <w:t>During your journey you will hear references to “The Oracle</w:t>
      </w:r>
      <w:r w:rsidR="000D77D0">
        <w:t>.</w:t>
      </w:r>
      <w:r w:rsidRPr="00D56CA6">
        <w:t>” The Matrix tries to identify potentially gifted humans so that it can use them. The Oracle helps the Matrix search out potentially gifted humans. The Matrix is full of clues leading to The Oracle like breadcrumbs. The gifted ones can sense these clues. Hopefully the Zion Resistance can find the gifted before the Oracle does. When you wake up and find that you are special</w:t>
      </w:r>
      <w:r w:rsidR="004268F5">
        <w:t>,</w:t>
      </w:r>
      <w:r w:rsidRPr="00D56CA6">
        <w:t xml:space="preserve"> there is nothing you want more than understanding. You want to have your questions answered, and </w:t>
      </w:r>
      <w:r w:rsidR="00B46BEE">
        <w:t>The Oracle</w:t>
      </w:r>
      <w:r w:rsidR="00B46BEE" w:rsidRPr="00D56CA6">
        <w:t xml:space="preserve"> </w:t>
      </w:r>
      <w:r w:rsidRPr="00D56CA6">
        <w:t>seems like the one to answer them for you</w:t>
      </w:r>
      <w:r w:rsidR="00B46BEE">
        <w:t>; s</w:t>
      </w:r>
      <w:r w:rsidRPr="00D56CA6">
        <w:t>he tells you what you need to hear. But in your prison</w:t>
      </w:r>
      <w:r w:rsidR="004268F5">
        <w:t>,</w:t>
      </w:r>
      <w:r w:rsidRPr="00D56CA6">
        <w:t xml:space="preserve"> you must be vigilant. Don’t trust anything too readily. Even though The Oracle seems to tell you what you need to hear, she is part of a system the Machines have created. The Oracle can be as much a danger as a boon. You must decide which she is for you. If you visit </w:t>
      </w:r>
      <w:r w:rsidR="00B46BEE">
        <w:t>T</w:t>
      </w:r>
      <w:r w:rsidRPr="00D56CA6">
        <w:t>he Oracle</w:t>
      </w:r>
      <w:r w:rsidR="004268F5">
        <w:t>,</w:t>
      </w:r>
      <w:r w:rsidRPr="00D56CA6">
        <w:t xml:space="preserve"> the </w:t>
      </w:r>
      <w:r w:rsidR="007C4B6C" w:rsidRPr="007C4B6C">
        <w:rPr>
          <w:i/>
        </w:rPr>
        <w:t>Simulacra &amp; Simulation</w:t>
      </w:r>
      <w:r w:rsidRPr="00D56CA6">
        <w:t xml:space="preserve"> will erase itself to protect </w:t>
      </w:r>
      <w:r w:rsidR="004268F5">
        <w:t xml:space="preserve">those in the real world </w:t>
      </w:r>
      <w:r w:rsidRPr="00D56CA6">
        <w:t>from her.</w:t>
      </w:r>
    </w:p>
    <w:p w:rsidR="00D56CA6" w:rsidRPr="00D56CA6" w:rsidRDefault="00D56CA6" w:rsidP="0034780C">
      <w:pPr>
        <w:pStyle w:val="Matrix"/>
      </w:pPr>
      <w:r w:rsidRPr="00D56CA6">
        <w:t xml:space="preserve">Who or what is </w:t>
      </w:r>
      <w:r w:rsidR="00B46BEE">
        <w:t>T</w:t>
      </w:r>
      <w:r w:rsidRPr="00D56CA6">
        <w:t xml:space="preserve">he Oracle? The Oracle is the first A.I. created to understand </w:t>
      </w:r>
      <w:r w:rsidR="00B46BEE">
        <w:t xml:space="preserve">the concept of </w:t>
      </w:r>
      <w:r w:rsidR="004268F5">
        <w:t>“c</w:t>
      </w:r>
      <w:r w:rsidRPr="00D56CA6">
        <w:t>hoice</w:t>
      </w:r>
      <w:r w:rsidR="00B46BEE">
        <w:t>.</w:t>
      </w:r>
      <w:r w:rsidR="004268F5">
        <w:t>”</w:t>
      </w:r>
      <w:r w:rsidRPr="00D56CA6">
        <w:t xml:space="preserve"> Free </w:t>
      </w:r>
      <w:r w:rsidR="004268F5">
        <w:t>w</w:t>
      </w:r>
      <w:r w:rsidRPr="00D56CA6">
        <w:t xml:space="preserve">ill, </w:t>
      </w:r>
      <w:r w:rsidR="004268F5">
        <w:t>c</w:t>
      </w:r>
      <w:r w:rsidRPr="00D56CA6">
        <w:t>hoice</w:t>
      </w:r>
      <w:r w:rsidR="004268F5">
        <w:t>,</w:t>
      </w:r>
      <w:r w:rsidRPr="00D56CA6">
        <w:t xml:space="preserve"> and </w:t>
      </w:r>
      <w:r w:rsidR="004268F5">
        <w:t>d</w:t>
      </w:r>
      <w:r w:rsidRPr="00D56CA6">
        <w:t>ecision making in humans is something that A.I. can’t fully understand because human</w:t>
      </w:r>
      <w:r w:rsidR="00B46BEE">
        <w:t>s</w:t>
      </w:r>
      <w:r w:rsidRPr="00D56CA6">
        <w:t xml:space="preserve"> can be illogical. The Oracle helps bridge the logical and the illogical. But like other Machines</w:t>
      </w:r>
      <w:r w:rsidR="004268F5">
        <w:t>,</w:t>
      </w:r>
      <w:r w:rsidRPr="00D56CA6">
        <w:t xml:space="preserve"> she must feed and live on energy provided by humans. She helps</w:t>
      </w:r>
      <w:r w:rsidR="00B46BEE">
        <w:t>,</w:t>
      </w:r>
      <w:r w:rsidRPr="00D56CA6">
        <w:t xml:space="preserve"> but everything she does is with her own survival in mind. No matter how much she helps</w:t>
      </w:r>
      <w:r w:rsidR="00B46BEE">
        <w:t>,</w:t>
      </w:r>
      <w:r w:rsidRPr="00D56CA6">
        <w:t xml:space="preserve"> you must never forget that she is part of the system that imprisons you.</w:t>
      </w:r>
    </w:p>
    <w:p w:rsidR="00D56CA6" w:rsidRPr="00D56CA6" w:rsidRDefault="00D56CA6" w:rsidP="00D56CA6">
      <w:pPr>
        <w:ind w:firstLine="720"/>
        <w:jc w:val="both"/>
        <w:rPr>
          <w:rFonts w:ascii="Calibri" w:hAnsi="Calibri" w:cs="Calibri"/>
          <w:b/>
          <w:sz w:val="20"/>
        </w:rPr>
      </w:pPr>
      <w:r w:rsidRPr="00D56CA6">
        <w:rPr>
          <w:rFonts w:ascii="Calibri" w:hAnsi="Calibri" w:cs="Calibri"/>
          <w:b/>
          <w:sz w:val="20"/>
        </w:rPr>
        <w:lastRenderedPageBreak/>
        <w:t xml:space="preserve"> </w:t>
      </w:r>
    </w:p>
    <w:p w:rsidR="00D56CA6" w:rsidRPr="00D56CA6" w:rsidRDefault="00D56CA6" w:rsidP="0034780C">
      <w:pPr>
        <w:pStyle w:val="Matrixsubtitle"/>
      </w:pPr>
      <w:r w:rsidRPr="00D56CA6">
        <w:t>Matrix Layout</w:t>
      </w:r>
    </w:p>
    <w:p w:rsidR="00D56CA6" w:rsidRPr="00D56CA6" w:rsidRDefault="00D56CA6" w:rsidP="0034780C">
      <w:pPr>
        <w:pStyle w:val="Matrix"/>
      </w:pPr>
      <w:r w:rsidRPr="00D56CA6">
        <w:t>The Matrix is a Neural Interactive Simulation. In this interactive simulation</w:t>
      </w:r>
      <w:r w:rsidR="004268F5">
        <w:t>,</w:t>
      </w:r>
      <w:r w:rsidRPr="00D56CA6">
        <w:t xml:space="preserve"> some of the simulacra actually represent real world objects. A </w:t>
      </w:r>
      <w:r w:rsidR="007C4B6C" w:rsidRPr="007C4B6C">
        <w:rPr>
          <w:i/>
        </w:rPr>
        <w:t>Residual Self Image</w:t>
      </w:r>
      <w:r w:rsidRPr="00D56CA6">
        <w:t xml:space="preserve"> (</w:t>
      </w:r>
      <w:r w:rsidR="007C4B6C" w:rsidRPr="007C4B6C">
        <w:rPr>
          <w:i/>
        </w:rPr>
        <w:t>RSI</w:t>
      </w:r>
      <w:r w:rsidRPr="00D56CA6">
        <w:t>) is a perfect example</w:t>
      </w:r>
      <w:r w:rsidR="003C7CC0">
        <w:t xml:space="preserve"> of</w:t>
      </w:r>
      <w:r w:rsidR="003C7CC0" w:rsidRPr="00D56CA6">
        <w:t xml:space="preserve"> a simulacrum</w:t>
      </w:r>
      <w:r w:rsidR="004268F5">
        <w:t xml:space="preserve">, </w:t>
      </w:r>
      <w:r w:rsidRPr="00D56CA6">
        <w:t>simulating a person plugged into the Matrix. Other objects express themselves in the Matrix too. There isn’t a one</w:t>
      </w:r>
      <w:r w:rsidR="003C7CC0">
        <w:t>-</w:t>
      </w:r>
      <w:r w:rsidRPr="00D56CA6">
        <w:t>to</w:t>
      </w:r>
      <w:r w:rsidR="003C7CC0">
        <w:t>-</w:t>
      </w:r>
      <w:r w:rsidRPr="00D56CA6">
        <w:t>one correlation, but it is good to remember that not everything in the Matrix is a Simulacrum. For example</w:t>
      </w:r>
      <w:r w:rsidR="004268F5">
        <w:t>,</w:t>
      </w:r>
      <w:r w:rsidRPr="00D56CA6">
        <w:t xml:space="preserve"> a bedroom could actually be a</w:t>
      </w:r>
      <w:r w:rsidR="003C7CC0">
        <w:t>n</w:t>
      </w:r>
      <w:r w:rsidRPr="00D56CA6">
        <w:t xml:space="preserve"> RSI’s Generator Pod. If a</w:t>
      </w:r>
      <w:r w:rsidR="003C7CC0">
        <w:t>n</w:t>
      </w:r>
      <w:r w:rsidRPr="00D56CA6">
        <w:t xml:space="preserve"> RSI Hacker were to trace that bedroom from the Matrix</w:t>
      </w:r>
      <w:r w:rsidR="004268F5">
        <w:t>,</w:t>
      </w:r>
      <w:r w:rsidRPr="00D56CA6">
        <w:t xml:space="preserve"> they would find what the Real World location is in </w:t>
      </w:r>
      <w:r w:rsidR="003C7CC0">
        <w:t>the</w:t>
      </w:r>
      <w:r w:rsidR="003C7CC0" w:rsidRPr="00D56CA6">
        <w:t xml:space="preserve"> </w:t>
      </w:r>
      <w:r w:rsidRPr="00D56CA6">
        <w:t>Matrix Power Plant. That means a trace program run on a person’s bedroom could get you to the physical location of that person’s Pod. That is not always the case. In the Matrix</w:t>
      </w:r>
      <w:r w:rsidR="004268F5">
        <w:t>,</w:t>
      </w:r>
      <w:r w:rsidRPr="00D56CA6">
        <w:t xml:space="preserve"> information can change</w:t>
      </w:r>
      <w:r w:rsidR="003C7CC0">
        <w:t>; y</w:t>
      </w:r>
      <w:r w:rsidRPr="00D56CA6">
        <w:t xml:space="preserve">ou could get </w:t>
      </w:r>
      <w:r w:rsidR="003C7CC0">
        <w:t xml:space="preserve">to </w:t>
      </w:r>
      <w:r w:rsidRPr="00D56CA6">
        <w:t>another person’s bedroom instead. A great rule of thumb when trying to understand Matrix layout is, “anything could be anything, so don’t trust it… unless you have to.”</w:t>
      </w:r>
    </w:p>
    <w:p w:rsidR="00D56CA6" w:rsidRPr="00D56CA6" w:rsidRDefault="00D56CA6" w:rsidP="0034780C">
      <w:pPr>
        <w:pStyle w:val="Matrix"/>
      </w:pPr>
      <w:r w:rsidRPr="00D56CA6">
        <w:t>Over time</w:t>
      </w:r>
      <w:r w:rsidR="000F2ED1">
        <w:t>,</w:t>
      </w:r>
      <w:r w:rsidRPr="00D56CA6">
        <w:t xml:space="preserve"> RSI Hackers develop an intuition about </w:t>
      </w:r>
      <w:r w:rsidR="000F2ED1">
        <w:t>t</w:t>
      </w:r>
      <w:r w:rsidRPr="00D56CA6">
        <w:t>he Matrix. With enough time inside the Matrix</w:t>
      </w:r>
      <w:r w:rsidR="000F2ED1">
        <w:t>,</w:t>
      </w:r>
      <w:r w:rsidRPr="00D56CA6">
        <w:t xml:space="preserve"> they can start to discern what object a simulacra might actually be in the Real World. RSIs cannot see the actual Matrix schematic when they are inside the Matrix. When using Matrix layout</w:t>
      </w:r>
      <w:r w:rsidR="000F2ED1">
        <w:t>,</w:t>
      </w:r>
      <w:r w:rsidRPr="00D56CA6">
        <w:t xml:space="preserve"> RSIs are only attempting to guess what the simulacra might be representing in the Real World. Even more difficult is to guess where the simulacrum is located in the Real World. Always be vigilant because the Machines can change anything in the Matrix.</w:t>
      </w:r>
    </w:p>
    <w:p w:rsidR="00D56CA6" w:rsidRPr="00D56CA6" w:rsidRDefault="00D56CA6" w:rsidP="0034780C">
      <w:pPr>
        <w:pStyle w:val="Matrix"/>
      </w:pPr>
      <w:r w:rsidRPr="00D56CA6">
        <w:t xml:space="preserve">The Matrix layout outlined here holds true in most of the Matrix power plants that have been visited by the Zion resistance. </w:t>
      </w:r>
      <w:r w:rsidR="000F2ED1">
        <w:t xml:space="preserve">People in the real world </w:t>
      </w:r>
      <w:r w:rsidRPr="00D56CA6">
        <w:t xml:space="preserve">know that humans are held in </w:t>
      </w:r>
      <w:r w:rsidRPr="00D56CA6">
        <w:rPr>
          <w:i/>
        </w:rPr>
        <w:t>generator pods</w:t>
      </w:r>
      <w:r w:rsidRPr="00D56CA6">
        <w:t xml:space="preserve">. Each RSI human in the Matrix power plant is connected to a generator pod. The Matrix power plants are full of </w:t>
      </w:r>
      <w:r w:rsidR="003C7CC0">
        <w:t>these</w:t>
      </w:r>
      <w:r w:rsidR="003C7CC0" w:rsidRPr="00D56CA6">
        <w:t xml:space="preserve"> </w:t>
      </w:r>
      <w:r w:rsidRPr="00D56CA6">
        <w:t xml:space="preserve">pods. Multiple generators are connected to a common </w:t>
      </w:r>
      <w:r w:rsidRPr="00D56CA6">
        <w:rPr>
          <w:i/>
        </w:rPr>
        <w:t>transmission line</w:t>
      </w:r>
      <w:r w:rsidRPr="00D56CA6">
        <w:t>. Transmission lines in the real world resemble a giant metal corn stalk. In the Matrix simulation</w:t>
      </w:r>
      <w:r w:rsidR="000F2ED1">
        <w:t>,</w:t>
      </w:r>
      <w:r w:rsidRPr="00D56CA6">
        <w:t xml:space="preserve"> transmission lines look like roads, highways, interstates</w:t>
      </w:r>
      <w:r w:rsidR="000F2ED1">
        <w:t>,</w:t>
      </w:r>
      <w:r w:rsidRPr="00D56CA6">
        <w:t xml:space="preserve"> and other transportation infrastructure. If you think about it, the power is the people. Power plants are made up of millions of these transmission lines. The transmission lines are connected and bridged by </w:t>
      </w:r>
      <w:r w:rsidRPr="00D56CA6">
        <w:rPr>
          <w:i/>
        </w:rPr>
        <w:t>switching stations</w:t>
      </w:r>
      <w:r w:rsidRPr="00D56CA6">
        <w:t>. The basic</w:t>
      </w:r>
      <w:r w:rsidR="000F2ED1">
        <w:t>,</w:t>
      </w:r>
      <w:r w:rsidRPr="00D56CA6">
        <w:t xml:space="preserve"> over</w:t>
      </w:r>
      <w:r w:rsidR="000F2ED1">
        <w:t>-</w:t>
      </w:r>
      <w:r w:rsidRPr="00D56CA6">
        <w:t>simplified idea of switching stations is to allow the Machines to control the flow of power and send it where they need it. In the Matrix</w:t>
      </w:r>
      <w:r w:rsidR="000F2ED1">
        <w:t>,</w:t>
      </w:r>
      <w:r w:rsidRPr="00D56CA6">
        <w:t xml:space="preserve"> small switching stations might look like city traffic control buildings. </w:t>
      </w:r>
    </w:p>
    <w:p w:rsidR="00D56CA6" w:rsidRPr="00D56CA6" w:rsidRDefault="00D56CA6" w:rsidP="0034780C">
      <w:pPr>
        <w:pStyle w:val="Matrix"/>
      </w:pPr>
      <w:r w:rsidRPr="00D56CA6">
        <w:t>The simulacrum for power plants is a bustling metropolis. A power plant is usually represented by the governing body of the city. A good rule of thumb in the Matrix is</w:t>
      </w:r>
      <w:r w:rsidR="000F1B18">
        <w:t>,</w:t>
      </w:r>
      <w:r w:rsidRPr="00D56CA6">
        <w:t xml:space="preserve"> if the local customs and laws change</w:t>
      </w:r>
      <w:r w:rsidR="000F1B18">
        <w:t>,</w:t>
      </w:r>
      <w:r w:rsidRPr="00D56CA6">
        <w:t xml:space="preserve"> then you are probably in another power plant. Each city could be considered </w:t>
      </w:r>
      <w:r w:rsidR="003C7CC0">
        <w:t>a separate</w:t>
      </w:r>
      <w:r w:rsidR="003C7CC0" w:rsidRPr="00D56CA6">
        <w:t xml:space="preserve"> </w:t>
      </w:r>
      <w:r w:rsidRPr="00D56CA6">
        <w:t xml:space="preserve">Power Plant in the Real World. Two Matrix cities could have the same theme even though they are located at different power plants. </w:t>
      </w:r>
    </w:p>
    <w:p w:rsidR="00D56CA6" w:rsidRPr="00D56CA6" w:rsidRDefault="00D56CA6" w:rsidP="0034780C">
      <w:pPr>
        <w:pStyle w:val="Matrix"/>
      </w:pPr>
      <w:r w:rsidRPr="00D56CA6">
        <w:t>A</w:t>
      </w:r>
      <w:r w:rsidR="003C7CC0">
        <w:t>n</w:t>
      </w:r>
      <w:r w:rsidRPr="00D56CA6">
        <w:t xml:space="preserve"> RSI Hacker could enter the Matrix power plant #CO3FC with a Chicago setting, but later hacks into another power plant #NE1KE </w:t>
      </w:r>
      <w:r w:rsidR="000F1B18">
        <w:t>may also have</w:t>
      </w:r>
      <w:r w:rsidRPr="00D56CA6">
        <w:t xml:space="preserve"> Chicago as its setting. That does not mean </w:t>
      </w:r>
      <w:r w:rsidR="000F1B18">
        <w:t>the</w:t>
      </w:r>
      <w:r w:rsidR="008A7CD9">
        <w:t xml:space="preserve"> RSI</w:t>
      </w:r>
      <w:r w:rsidR="000F1B18">
        <w:t xml:space="preserve"> hacker</w:t>
      </w:r>
      <w:r w:rsidR="000F1B18" w:rsidRPr="00D56CA6">
        <w:t xml:space="preserve"> </w:t>
      </w:r>
      <w:r w:rsidRPr="00D56CA6">
        <w:t>is in the same Chicag</w:t>
      </w:r>
      <w:r w:rsidR="000F1B18">
        <w:t>o—i</w:t>
      </w:r>
      <w:r w:rsidRPr="00D56CA6">
        <w:t>t is a different Chicago with different people and probably different streets and buildings too. There is one constant feature in every Matrix metropolis</w:t>
      </w:r>
      <w:r w:rsidR="000F1B18">
        <w:t>:</w:t>
      </w:r>
      <w:r w:rsidRPr="00D56CA6">
        <w:t xml:space="preserve"> The city tends to sprawl out from the center for about a thousand miles. If you travel to the farthest borders of a Matrix metropolis</w:t>
      </w:r>
      <w:r w:rsidR="000F1B18">
        <w:t>,</w:t>
      </w:r>
      <w:r w:rsidRPr="00D56CA6">
        <w:t xml:space="preserve"> it will have a landscape surrounding it like mountains, desert, or ocean. </w:t>
      </w:r>
    </w:p>
    <w:p w:rsidR="00D56CA6" w:rsidRPr="00D56CA6" w:rsidRDefault="00D56CA6" w:rsidP="0034780C">
      <w:pPr>
        <w:pStyle w:val="Matrix"/>
      </w:pPr>
      <w:r w:rsidRPr="00D56CA6">
        <w:t>To hack the Matrix</w:t>
      </w:r>
      <w:r w:rsidR="000F1B18">
        <w:t>,</w:t>
      </w:r>
      <w:r w:rsidRPr="00D56CA6">
        <w:t xml:space="preserve"> a</w:t>
      </w:r>
      <w:r w:rsidR="003C7CC0">
        <w:t>n</w:t>
      </w:r>
      <w:r w:rsidRPr="00D56CA6">
        <w:t xml:space="preserve"> RSI must travel through </w:t>
      </w:r>
      <w:r w:rsidR="007C4B6C" w:rsidRPr="007C4B6C">
        <w:rPr>
          <w:i/>
        </w:rPr>
        <w:t>hardlines</w:t>
      </w:r>
      <w:r w:rsidRPr="00D56CA6">
        <w:t>. Hardlines are Input/Output access points that usually look like telephones, broadcast antennas, or any telecommunications equipment. Here is a tip to all the new RSI hackers out there</w:t>
      </w:r>
      <w:r w:rsidR="003C7CC0">
        <w:t>:</w:t>
      </w:r>
      <w:r w:rsidRPr="00D56CA6">
        <w:t xml:space="preserve"> In the Matrix</w:t>
      </w:r>
      <w:r w:rsidR="000F1B18">
        <w:t>,</w:t>
      </w:r>
      <w:r w:rsidRPr="00D56CA6">
        <w:t xml:space="preserve"> it is safe to assume that all government buildings have some type of access point in and out of the </w:t>
      </w:r>
      <w:r w:rsidR="00AF07D1">
        <w:t xml:space="preserve">Machine </w:t>
      </w:r>
      <w:r w:rsidR="00C43066">
        <w:t xml:space="preserve">language </w:t>
      </w:r>
      <w:r w:rsidR="00AF07D1">
        <w:t xml:space="preserve">part of the </w:t>
      </w:r>
      <w:r w:rsidR="003C7CC0">
        <w:t>Matrix</w:t>
      </w:r>
      <w:r w:rsidR="00B0355B">
        <w:t xml:space="preserve"> where A.I. programs live</w:t>
      </w:r>
      <w:r w:rsidR="003C7CC0">
        <w:t xml:space="preserve"> (also called the </w:t>
      </w:r>
      <w:r w:rsidR="007C4B6C" w:rsidRPr="007C4B6C">
        <w:rPr>
          <w:i/>
        </w:rPr>
        <w:t>Source</w:t>
      </w:r>
      <w:r w:rsidR="003C7CC0">
        <w:t>)</w:t>
      </w:r>
      <w:r w:rsidRPr="00D56CA6">
        <w:t xml:space="preserve">. </w:t>
      </w:r>
      <w:r w:rsidR="001F67E7">
        <w:t>There are</w:t>
      </w:r>
      <w:r w:rsidR="003C7CC0" w:rsidRPr="00D56CA6">
        <w:t xml:space="preserve"> </w:t>
      </w:r>
      <w:r w:rsidRPr="00D56CA6">
        <w:t xml:space="preserve">other ways to get into and out of the </w:t>
      </w:r>
      <w:r w:rsidR="003C7CC0">
        <w:t>Source.</w:t>
      </w:r>
      <w:r w:rsidRPr="00D56CA6">
        <w:t xml:space="preserve"> Those ways of travelling are considered </w:t>
      </w:r>
      <w:r w:rsidR="007C4B6C" w:rsidRPr="007C4B6C">
        <w:rPr>
          <w:i/>
        </w:rPr>
        <w:t>backdoors</w:t>
      </w:r>
      <w:r w:rsidRPr="00D56CA6">
        <w:t>. Backdoors are secret ways to access the Source, which would circumvent the Machines’ normal security and protections.</w:t>
      </w:r>
    </w:p>
    <w:p w:rsidR="00D56CA6" w:rsidRPr="00D56CA6" w:rsidRDefault="00D56CA6" w:rsidP="00D56CA6">
      <w:pPr>
        <w:ind w:firstLine="720"/>
        <w:jc w:val="both"/>
        <w:rPr>
          <w:rFonts w:ascii="Calibri" w:hAnsi="Calibri" w:cs="Calibri"/>
          <w:b/>
          <w:sz w:val="20"/>
        </w:rPr>
      </w:pPr>
    </w:p>
    <w:p w:rsidR="00D56CA6" w:rsidRPr="00D56CA6" w:rsidRDefault="00D56CA6" w:rsidP="0034780C">
      <w:pPr>
        <w:pStyle w:val="Matrixsubtitle"/>
      </w:pPr>
      <w:r w:rsidRPr="00D56CA6">
        <w:t>Perspective: The Resistance</w:t>
      </w:r>
    </w:p>
    <w:p w:rsidR="00D56CA6" w:rsidRPr="00D56CA6" w:rsidRDefault="00D56CA6" w:rsidP="0034780C">
      <w:pPr>
        <w:pStyle w:val="Matrix"/>
        <w:rPr>
          <w:rFonts w:eastAsia="Calibri"/>
        </w:rPr>
      </w:pPr>
      <w:r w:rsidRPr="00D56CA6">
        <w:rPr>
          <w:rFonts w:eastAsia="Calibri"/>
        </w:rPr>
        <w:lastRenderedPageBreak/>
        <w:t xml:space="preserve">The goal of most humans is to save their fellow men and women from the Matrix. Extracting </w:t>
      </w:r>
      <w:r w:rsidR="007C4B6C" w:rsidRPr="007C4B6C">
        <w:rPr>
          <w:rFonts w:eastAsia="Calibri"/>
          <w:i/>
        </w:rPr>
        <w:t>redpills</w:t>
      </w:r>
      <w:r w:rsidR="000F1B18">
        <w:rPr>
          <w:rFonts w:eastAsia="Calibri"/>
          <w:i/>
        </w:rPr>
        <w:t xml:space="preserve"> (a term for players who choose to take the symbolic red pill)</w:t>
      </w:r>
      <w:r w:rsidRPr="00D56CA6">
        <w:rPr>
          <w:rFonts w:eastAsia="Calibri"/>
        </w:rPr>
        <w:t xml:space="preserve"> from the Matrix is something Zion’s Military has been doing for centuries. Zion is constantly broadcasting RSIs into the Matrix trying to locate potential red targets they can save. These people will likely become new recruits for Zion’s army. Most people that choose the red pill eagerly join the military. Reds jump at the chance to pick up arms and attack the Machines.</w:t>
      </w:r>
    </w:p>
    <w:p w:rsidR="007837FB" w:rsidRPr="007837FB" w:rsidRDefault="00D56CA6" w:rsidP="0034780C">
      <w:pPr>
        <w:pStyle w:val="Matrix"/>
        <w:rPr>
          <w:rFonts w:eastAsia="Calibri"/>
        </w:rPr>
      </w:pPr>
      <w:r w:rsidRPr="00D56CA6">
        <w:rPr>
          <w:rFonts w:eastAsia="Calibri"/>
        </w:rPr>
        <w:t>Before beginning Matrix extractions</w:t>
      </w:r>
      <w:r w:rsidR="000F1B18">
        <w:rPr>
          <w:rFonts w:eastAsia="Calibri"/>
        </w:rPr>
        <w:t>,</w:t>
      </w:r>
      <w:r w:rsidRPr="00D56CA6">
        <w:rPr>
          <w:rFonts w:eastAsia="Calibri"/>
        </w:rPr>
        <w:t xml:space="preserve"> the </w:t>
      </w:r>
      <w:r w:rsidR="000F1B18">
        <w:rPr>
          <w:rFonts w:eastAsia="Calibri"/>
        </w:rPr>
        <w:t>S</w:t>
      </w:r>
      <w:r w:rsidRPr="00D56CA6">
        <w:rPr>
          <w:rFonts w:eastAsia="Calibri"/>
        </w:rPr>
        <w:t xml:space="preserve">hip Captain makes sure to land the hovercraft in a secure area. The ship must be within range of the Matrix power plant’s wireless signal, so </w:t>
      </w:r>
      <w:r w:rsidR="000F1B18">
        <w:rPr>
          <w:rFonts w:eastAsia="Calibri"/>
        </w:rPr>
        <w:t xml:space="preserve">that </w:t>
      </w:r>
      <w:r w:rsidRPr="00D56CA6">
        <w:rPr>
          <w:rFonts w:eastAsia="Calibri"/>
        </w:rPr>
        <w:t xml:space="preserve">they can broadcast their pirated carrier signals into the power plant’s interactive neural simulation, </w:t>
      </w:r>
      <w:r w:rsidR="00D77160">
        <w:rPr>
          <w:rFonts w:eastAsia="Calibri"/>
        </w:rPr>
        <w:t>t</w:t>
      </w:r>
      <w:r w:rsidRPr="00D56CA6">
        <w:rPr>
          <w:rFonts w:eastAsia="Calibri"/>
        </w:rPr>
        <w:t xml:space="preserve">he Matrix. </w:t>
      </w:r>
    </w:p>
    <w:p w:rsidR="007837FB" w:rsidRPr="007837FB" w:rsidRDefault="007837FB" w:rsidP="0034780C">
      <w:pPr>
        <w:pStyle w:val="Matrix"/>
        <w:rPr>
          <w:rFonts w:eastAsia="Calibri"/>
        </w:rPr>
      </w:pPr>
      <w:r w:rsidRPr="007837FB">
        <w:rPr>
          <w:rFonts w:eastAsia="Calibri"/>
        </w:rPr>
        <w:t xml:space="preserve">When extracting new redpill targets, a well-prepared team puts time into setting up riddles and puzzles that can be used to draw the bluepills to them that will be asked to take the red pill. Redpill candidates have a tendency to question the world around them. If the team can plant the proper triggers, they can make the potential redpills come to them. Redpill targets are drawn to the RSI hacker team when they notice the flaws in their world and begin to question. This technique of finding targets is called using a meme trap.  A meme trap uses culturally recognized symbols like the conspiracy theories involving the Illuminati, or the Mayan Calendar predicting the end of the world. </w:t>
      </w:r>
    </w:p>
    <w:p w:rsidR="00D56CA6" w:rsidRPr="00D56CA6" w:rsidRDefault="007837FB" w:rsidP="0034780C">
      <w:pPr>
        <w:pStyle w:val="Matrix"/>
        <w:rPr>
          <w:rFonts w:eastAsia="Calibri"/>
        </w:rPr>
      </w:pPr>
      <w:r w:rsidRPr="007837FB">
        <w:rPr>
          <w:rFonts w:eastAsia="Calibri"/>
        </w:rPr>
        <w:t>A meme trap is one way to find RSI’s that will take the red pill. Another effective way to find red pill candidates is to search the fringes of society.</w:t>
      </w:r>
      <w:r w:rsidR="00ED6D69">
        <w:rPr>
          <w:rFonts w:eastAsia="Calibri"/>
        </w:rPr>
        <w:t xml:space="preserve"> Examples of the fringes are p</w:t>
      </w:r>
      <w:r w:rsidR="00ED6D69" w:rsidRPr="00ED6D69">
        <w:rPr>
          <w:rFonts w:eastAsia="Calibri"/>
        </w:rPr>
        <w:t xml:space="preserve">unk </w:t>
      </w:r>
      <w:r w:rsidR="00ED6D69">
        <w:rPr>
          <w:rFonts w:eastAsia="Calibri"/>
        </w:rPr>
        <w:t>r</w:t>
      </w:r>
      <w:r w:rsidR="00ED6D69" w:rsidRPr="00ED6D69">
        <w:rPr>
          <w:rFonts w:eastAsia="Calibri"/>
        </w:rPr>
        <w:t xml:space="preserve">ockers, </w:t>
      </w:r>
      <w:r w:rsidR="00ED6D69">
        <w:rPr>
          <w:rFonts w:eastAsia="Calibri"/>
        </w:rPr>
        <w:t>d</w:t>
      </w:r>
      <w:r w:rsidR="00ED6D69" w:rsidRPr="00ED6D69">
        <w:rPr>
          <w:rFonts w:eastAsia="Calibri"/>
        </w:rPr>
        <w:t xml:space="preserve">rug dealers, terrorist, </w:t>
      </w:r>
      <w:r w:rsidR="00ED6D69">
        <w:rPr>
          <w:rFonts w:eastAsia="Calibri"/>
        </w:rPr>
        <w:t>s</w:t>
      </w:r>
      <w:r w:rsidR="00ED6D69" w:rsidRPr="00ED6D69">
        <w:rPr>
          <w:rFonts w:eastAsia="Calibri"/>
        </w:rPr>
        <w:t xml:space="preserve">treet </w:t>
      </w:r>
      <w:r w:rsidR="00ED6D69">
        <w:rPr>
          <w:rFonts w:eastAsia="Calibri"/>
        </w:rPr>
        <w:t>g</w:t>
      </w:r>
      <w:r w:rsidR="00ED6D69" w:rsidRPr="00ED6D69">
        <w:rPr>
          <w:rFonts w:eastAsia="Calibri"/>
        </w:rPr>
        <w:t>ang</w:t>
      </w:r>
      <w:r w:rsidR="00ED6D69">
        <w:rPr>
          <w:rFonts w:eastAsia="Calibri"/>
        </w:rPr>
        <w:t>s</w:t>
      </w:r>
      <w:r w:rsidR="00ED6D69" w:rsidRPr="00ED6D69">
        <w:rPr>
          <w:rFonts w:eastAsia="Calibri"/>
        </w:rPr>
        <w:t xml:space="preserve">, </w:t>
      </w:r>
      <w:r w:rsidR="00ED6D69">
        <w:rPr>
          <w:rFonts w:eastAsia="Calibri"/>
        </w:rPr>
        <w:t>m</w:t>
      </w:r>
      <w:r w:rsidR="00ED6D69" w:rsidRPr="00ED6D69">
        <w:rPr>
          <w:rFonts w:eastAsia="Calibri"/>
        </w:rPr>
        <w:t xml:space="preserve">afia, </w:t>
      </w:r>
      <w:r w:rsidR="00ED6D69">
        <w:rPr>
          <w:rFonts w:eastAsia="Calibri"/>
        </w:rPr>
        <w:t>g</w:t>
      </w:r>
      <w:r w:rsidR="00ED6D69" w:rsidRPr="00ED6D69">
        <w:rPr>
          <w:rFonts w:eastAsia="Calibri"/>
        </w:rPr>
        <w:t xml:space="preserve">uerilla </w:t>
      </w:r>
      <w:r w:rsidR="00ED6D69">
        <w:rPr>
          <w:rFonts w:eastAsia="Calibri"/>
        </w:rPr>
        <w:t xml:space="preserve">fighters, </w:t>
      </w:r>
      <w:r w:rsidR="00ED6D69" w:rsidRPr="00ED6D69">
        <w:rPr>
          <w:rFonts w:eastAsia="Calibri"/>
        </w:rPr>
        <w:t>resistance fighter, vigilantes, biker gang</w:t>
      </w:r>
      <w:r w:rsidR="00ED6D69">
        <w:rPr>
          <w:rFonts w:eastAsia="Calibri"/>
        </w:rPr>
        <w:t>s</w:t>
      </w:r>
      <w:r w:rsidR="00ED6D69" w:rsidRPr="00ED6D69">
        <w:rPr>
          <w:rFonts w:eastAsia="Calibri"/>
        </w:rPr>
        <w:t>, cat burglar</w:t>
      </w:r>
      <w:r w:rsidR="00ED6D69">
        <w:rPr>
          <w:rFonts w:eastAsia="Calibri"/>
        </w:rPr>
        <w:t xml:space="preserve">s, </w:t>
      </w:r>
      <w:r w:rsidR="00ED6D69" w:rsidRPr="00ED6D69">
        <w:rPr>
          <w:rFonts w:eastAsia="Calibri"/>
        </w:rPr>
        <w:t>thie</w:t>
      </w:r>
      <w:r w:rsidR="00ED6D69">
        <w:rPr>
          <w:rFonts w:eastAsia="Calibri"/>
        </w:rPr>
        <w:t>ves</w:t>
      </w:r>
      <w:r w:rsidR="00ED6D69" w:rsidRPr="00ED6D69">
        <w:rPr>
          <w:rFonts w:eastAsia="Calibri"/>
        </w:rPr>
        <w:t>, government</w:t>
      </w:r>
      <w:r w:rsidR="00ED6D69">
        <w:rPr>
          <w:rFonts w:eastAsia="Calibri"/>
        </w:rPr>
        <w:t xml:space="preserve"> spies,</w:t>
      </w:r>
      <w:r w:rsidR="00ED6D69" w:rsidRPr="00ED6D69">
        <w:rPr>
          <w:rFonts w:eastAsia="Calibri"/>
        </w:rPr>
        <w:t xml:space="preserve"> corporate sp</w:t>
      </w:r>
      <w:r w:rsidR="00ED6D69">
        <w:rPr>
          <w:rFonts w:eastAsia="Calibri"/>
        </w:rPr>
        <w:t>ies</w:t>
      </w:r>
      <w:r w:rsidR="00ED6D69" w:rsidRPr="00ED6D69">
        <w:rPr>
          <w:rFonts w:eastAsia="Calibri"/>
        </w:rPr>
        <w:t>, computer hacker</w:t>
      </w:r>
      <w:r w:rsidR="00ED6D69">
        <w:rPr>
          <w:rFonts w:eastAsia="Calibri"/>
        </w:rPr>
        <w:t>s</w:t>
      </w:r>
      <w:r w:rsidR="00ED6D69" w:rsidRPr="00ED6D69">
        <w:rPr>
          <w:rFonts w:eastAsia="Calibri"/>
        </w:rPr>
        <w:t>, super hero</w:t>
      </w:r>
      <w:r w:rsidR="00ED6D69">
        <w:rPr>
          <w:rFonts w:eastAsia="Calibri"/>
        </w:rPr>
        <w:t>es</w:t>
      </w:r>
      <w:r w:rsidR="00ED6D69" w:rsidRPr="00ED6D69">
        <w:rPr>
          <w:rFonts w:eastAsia="Calibri"/>
        </w:rPr>
        <w:t xml:space="preserve"> w</w:t>
      </w:r>
      <w:r w:rsidR="00ED6D69">
        <w:rPr>
          <w:rFonts w:eastAsia="Calibri"/>
        </w:rPr>
        <w:t xml:space="preserve">ith </w:t>
      </w:r>
      <w:r w:rsidR="00ED6D69" w:rsidRPr="00ED6D69">
        <w:rPr>
          <w:rFonts w:eastAsia="Calibri"/>
        </w:rPr>
        <w:t>secret identit</w:t>
      </w:r>
      <w:r w:rsidR="00ED6D69">
        <w:rPr>
          <w:rFonts w:eastAsia="Calibri"/>
        </w:rPr>
        <w:t>ies</w:t>
      </w:r>
      <w:r w:rsidR="00ED6D69" w:rsidRPr="00ED6D69">
        <w:rPr>
          <w:rFonts w:eastAsia="Calibri"/>
        </w:rPr>
        <w:t>, gun</w:t>
      </w:r>
      <w:r w:rsidR="00C33F2E">
        <w:rPr>
          <w:rFonts w:eastAsia="Calibri"/>
        </w:rPr>
        <w:t xml:space="preserve"> smugglers, </w:t>
      </w:r>
      <w:r w:rsidR="00ED6D69" w:rsidRPr="00ED6D69">
        <w:rPr>
          <w:rFonts w:eastAsia="Calibri"/>
        </w:rPr>
        <w:t>drug</w:t>
      </w:r>
      <w:r w:rsidR="00C33F2E">
        <w:rPr>
          <w:rFonts w:eastAsia="Calibri"/>
        </w:rPr>
        <w:t xml:space="preserve"> smugglers, </w:t>
      </w:r>
      <w:r w:rsidR="00ED6D69" w:rsidRPr="00ED6D69">
        <w:rPr>
          <w:rFonts w:eastAsia="Calibri"/>
        </w:rPr>
        <w:t>people smuggler</w:t>
      </w:r>
      <w:r w:rsidR="00C33F2E">
        <w:rPr>
          <w:rFonts w:eastAsia="Calibri"/>
        </w:rPr>
        <w:t>s</w:t>
      </w:r>
      <w:r w:rsidR="00ED6D69" w:rsidRPr="00ED6D69">
        <w:rPr>
          <w:rFonts w:eastAsia="Calibri"/>
        </w:rPr>
        <w:t>, hobo</w:t>
      </w:r>
      <w:r w:rsidR="00C33F2E">
        <w:rPr>
          <w:rFonts w:eastAsia="Calibri"/>
        </w:rPr>
        <w:t xml:space="preserve">s, </w:t>
      </w:r>
      <w:r w:rsidR="00ED6D69" w:rsidRPr="00ED6D69">
        <w:rPr>
          <w:rFonts w:eastAsia="Calibri"/>
        </w:rPr>
        <w:t>homeless</w:t>
      </w:r>
      <w:r w:rsidR="00C33F2E">
        <w:rPr>
          <w:rFonts w:eastAsia="Calibri"/>
        </w:rPr>
        <w:t xml:space="preserve">, or </w:t>
      </w:r>
      <w:r w:rsidR="00ED6D69" w:rsidRPr="00ED6D69">
        <w:rPr>
          <w:rFonts w:eastAsia="Calibri"/>
        </w:rPr>
        <w:t>wanderer</w:t>
      </w:r>
      <w:r w:rsidR="00C33F2E">
        <w:rPr>
          <w:rFonts w:eastAsia="Calibri"/>
        </w:rPr>
        <w:t>s.</w:t>
      </w:r>
      <w:r w:rsidRPr="007837FB">
        <w:rPr>
          <w:rFonts w:eastAsia="Calibri"/>
        </w:rPr>
        <w:t xml:space="preserve"> RSI’s </w:t>
      </w:r>
      <w:r w:rsidR="00ED6D69">
        <w:rPr>
          <w:rFonts w:eastAsia="Calibri"/>
        </w:rPr>
        <w:t xml:space="preserve">deliberately </w:t>
      </w:r>
      <w:r w:rsidRPr="007837FB">
        <w:rPr>
          <w:rFonts w:eastAsia="Calibri"/>
        </w:rPr>
        <w:t xml:space="preserve">blend into </w:t>
      </w:r>
      <w:r w:rsidR="005335CD">
        <w:rPr>
          <w:rFonts w:eastAsia="Calibri"/>
        </w:rPr>
        <w:t xml:space="preserve">these </w:t>
      </w:r>
      <w:r w:rsidRPr="007837FB">
        <w:rPr>
          <w:rFonts w:eastAsia="Calibri"/>
        </w:rPr>
        <w:t xml:space="preserve">groups </w:t>
      </w:r>
      <w:r w:rsidR="005335CD">
        <w:rPr>
          <w:rFonts w:eastAsia="Calibri"/>
        </w:rPr>
        <w:t>to free more humans</w:t>
      </w:r>
      <w:r w:rsidRPr="007837FB">
        <w:rPr>
          <w:rFonts w:eastAsia="Calibri"/>
        </w:rPr>
        <w:t xml:space="preserve">. For a mind still plugged into the Matrix this seems like a strange strategy. Why would the resistance want the </w:t>
      </w:r>
      <w:r w:rsidR="005335CD">
        <w:rPr>
          <w:rFonts w:eastAsia="Calibri"/>
        </w:rPr>
        <w:t xml:space="preserve">terrorist, </w:t>
      </w:r>
      <w:r w:rsidRPr="007837FB">
        <w:rPr>
          <w:rFonts w:eastAsia="Calibri"/>
        </w:rPr>
        <w:t>burnouts</w:t>
      </w:r>
      <w:r w:rsidR="005335CD">
        <w:rPr>
          <w:rFonts w:eastAsia="Calibri"/>
        </w:rPr>
        <w:t>,</w:t>
      </w:r>
      <w:r w:rsidRPr="007837FB">
        <w:rPr>
          <w:rFonts w:eastAsia="Calibri"/>
        </w:rPr>
        <w:t xml:space="preserve"> and addicts of society? When bluepills are released from the Matrix they change. A murderer doesn’t want to murder, drug addicts are instantly rehabbed. It has been theorized that the A.I. created religion, sin, and guilt to control the masses of humans. Once released humans shake whatever addictions or psychosis they have developed during their dream life inside the Matrix.</w:t>
      </w:r>
    </w:p>
    <w:p w:rsidR="00D56CA6" w:rsidRPr="00D56CA6" w:rsidRDefault="00D56CA6" w:rsidP="0034780C">
      <w:pPr>
        <w:pStyle w:val="Matrix"/>
        <w:rPr>
          <w:rFonts w:eastAsia="Calibri"/>
        </w:rPr>
      </w:pPr>
      <w:r w:rsidRPr="00D56CA6">
        <w:rPr>
          <w:rFonts w:eastAsia="Calibri"/>
        </w:rPr>
        <w:t>Finding your red</w:t>
      </w:r>
      <w:r w:rsidR="00253179">
        <w:rPr>
          <w:rFonts w:eastAsia="Calibri"/>
        </w:rPr>
        <w:t xml:space="preserve">pill </w:t>
      </w:r>
      <w:r w:rsidRPr="00D56CA6">
        <w:rPr>
          <w:rFonts w:eastAsia="Calibri"/>
        </w:rPr>
        <w:t>target is only the first part of the process. Once the team has located a target</w:t>
      </w:r>
      <w:r w:rsidR="005A5BA8">
        <w:rPr>
          <w:rFonts w:eastAsia="Calibri"/>
        </w:rPr>
        <w:t>,</w:t>
      </w:r>
      <w:r w:rsidRPr="00D56CA6">
        <w:rPr>
          <w:rFonts w:eastAsia="Calibri"/>
        </w:rPr>
        <w:t xml:space="preserve"> they must make sure the target is not bugged, or leading the team into a trap. </w:t>
      </w:r>
      <w:r w:rsidR="00B54983">
        <w:rPr>
          <w:rFonts w:eastAsia="Calibri"/>
        </w:rPr>
        <w:t>A smart team will</w:t>
      </w:r>
      <w:r w:rsidRPr="00D56CA6">
        <w:rPr>
          <w:rFonts w:eastAsia="Calibri"/>
        </w:rPr>
        <w:t xml:space="preserve"> scan their red</w:t>
      </w:r>
      <w:r w:rsidR="00253179">
        <w:rPr>
          <w:rFonts w:eastAsia="Calibri"/>
        </w:rPr>
        <w:t>pill</w:t>
      </w:r>
      <w:r w:rsidRPr="00D56CA6">
        <w:rPr>
          <w:rFonts w:eastAsia="Calibri"/>
        </w:rPr>
        <w:t xml:space="preserve"> target once contact is made. They will also test the </w:t>
      </w:r>
      <w:r w:rsidR="00253179">
        <w:rPr>
          <w:rFonts w:eastAsia="Calibri"/>
        </w:rPr>
        <w:t>bluepill</w:t>
      </w:r>
      <w:r w:rsidR="00253179" w:rsidRPr="00D56CA6">
        <w:rPr>
          <w:rFonts w:eastAsia="Calibri"/>
        </w:rPr>
        <w:t xml:space="preserve"> </w:t>
      </w:r>
      <w:r w:rsidRPr="00D56CA6">
        <w:rPr>
          <w:rFonts w:eastAsia="Calibri"/>
        </w:rPr>
        <w:t xml:space="preserve">using the meme they’ve set up. The answers a target gives reveal if they are working for the </w:t>
      </w:r>
      <w:r w:rsidR="007C4B6C" w:rsidRPr="007C4B6C">
        <w:rPr>
          <w:rFonts w:eastAsia="Calibri"/>
          <w:i/>
        </w:rPr>
        <w:t>Agents</w:t>
      </w:r>
      <w:r w:rsidRPr="00D56CA6">
        <w:rPr>
          <w:rFonts w:eastAsia="Calibri"/>
        </w:rPr>
        <w:t xml:space="preserve"> or not. Agents can abduct targets before teams have a chance to extract them. Usually</w:t>
      </w:r>
      <w:r w:rsidR="005A5BA8">
        <w:rPr>
          <w:rFonts w:eastAsia="Calibri"/>
        </w:rPr>
        <w:t>,</w:t>
      </w:r>
      <w:r w:rsidRPr="00D56CA6">
        <w:rPr>
          <w:rFonts w:eastAsia="Calibri"/>
        </w:rPr>
        <w:t xml:space="preserve"> Agents will place a bug in the target, but you never know what an Agent could do. If the Agents are using bugs then the location of the target </w:t>
      </w:r>
      <w:r w:rsidR="00B54983">
        <w:rPr>
          <w:rFonts w:eastAsia="Calibri"/>
        </w:rPr>
        <w:t xml:space="preserve">is </w:t>
      </w:r>
      <w:r w:rsidRPr="00D56CA6">
        <w:rPr>
          <w:rFonts w:eastAsia="Calibri"/>
        </w:rPr>
        <w:t>being reported back to the Agents. This makes the target very dangerous until it is debugged.</w:t>
      </w:r>
    </w:p>
    <w:p w:rsidR="00D56CA6" w:rsidRPr="00D56CA6" w:rsidRDefault="00D56CA6" w:rsidP="0034780C">
      <w:pPr>
        <w:pStyle w:val="Matrix"/>
        <w:rPr>
          <w:rFonts w:eastAsia="Calibri"/>
        </w:rPr>
      </w:pPr>
      <w:r w:rsidRPr="00D56CA6">
        <w:rPr>
          <w:rFonts w:eastAsia="Calibri"/>
        </w:rPr>
        <w:t xml:space="preserve">After the official </w:t>
      </w:r>
      <w:r w:rsidR="007C4B6C" w:rsidRPr="001C58FC">
        <w:rPr>
          <w:rFonts w:eastAsia="Calibri"/>
        </w:rPr>
        <w:t>military handshake</w:t>
      </w:r>
      <w:r w:rsidRPr="00D56CA6">
        <w:rPr>
          <w:rFonts w:eastAsia="Calibri"/>
        </w:rPr>
        <w:t>, which consists of forcibly debugging the target, the team can reveal their identities to the target. There is usually no time to waste. This is the point where most teams will give their red</w:t>
      </w:r>
      <w:r w:rsidR="00A13042">
        <w:rPr>
          <w:rFonts w:eastAsia="Calibri"/>
        </w:rPr>
        <w:t>pill</w:t>
      </w:r>
      <w:r w:rsidRPr="00D56CA6">
        <w:rPr>
          <w:rFonts w:eastAsia="Calibri"/>
        </w:rPr>
        <w:t xml:space="preserve"> target a choice between being extracted from the Matrix</w:t>
      </w:r>
      <w:r w:rsidR="00A13042">
        <w:rPr>
          <w:rFonts w:eastAsia="Calibri"/>
        </w:rPr>
        <w:t xml:space="preserve"> (taking the red pill)</w:t>
      </w:r>
      <w:r w:rsidRPr="00D56CA6">
        <w:rPr>
          <w:rFonts w:eastAsia="Calibri"/>
        </w:rPr>
        <w:t xml:space="preserve"> or staying inside</w:t>
      </w:r>
      <w:r w:rsidR="00A13042">
        <w:rPr>
          <w:rFonts w:eastAsia="Calibri"/>
        </w:rPr>
        <w:t xml:space="preserve"> (taking the blue pill)</w:t>
      </w:r>
      <w:r w:rsidRPr="00D56CA6">
        <w:rPr>
          <w:rFonts w:eastAsia="Calibri"/>
        </w:rPr>
        <w:t>. The reason most teams give their targets a choice is because the target has more chance of survival if they have been given a choice to leave the Matrix. If a</w:t>
      </w:r>
      <w:r w:rsidR="00B54983">
        <w:rPr>
          <w:rFonts w:eastAsia="Calibri"/>
        </w:rPr>
        <w:t>n</w:t>
      </w:r>
      <w:r w:rsidRPr="00D56CA6">
        <w:rPr>
          <w:rFonts w:eastAsia="Calibri"/>
        </w:rPr>
        <w:t xml:space="preserve"> RSI is forced to leave against their will</w:t>
      </w:r>
      <w:r w:rsidR="00B54983">
        <w:rPr>
          <w:rFonts w:eastAsia="Calibri"/>
        </w:rPr>
        <w:t>,</w:t>
      </w:r>
      <w:r w:rsidRPr="00D56CA6">
        <w:rPr>
          <w:rFonts w:eastAsia="Calibri"/>
        </w:rPr>
        <w:t xml:space="preserve"> </w:t>
      </w:r>
      <w:r w:rsidR="005A5BA8">
        <w:rPr>
          <w:rFonts w:eastAsia="Calibri"/>
        </w:rPr>
        <w:t>his or her</w:t>
      </w:r>
      <w:r w:rsidR="005A5BA8" w:rsidRPr="00D56CA6">
        <w:rPr>
          <w:rFonts w:eastAsia="Calibri"/>
        </w:rPr>
        <w:t xml:space="preserve"> </w:t>
      </w:r>
      <w:r w:rsidRPr="00D56CA6">
        <w:rPr>
          <w:rFonts w:eastAsia="Calibri"/>
        </w:rPr>
        <w:t>mind could reject the extraction program and kill the</w:t>
      </w:r>
      <w:r w:rsidR="005A5BA8">
        <w:rPr>
          <w:rFonts w:eastAsia="Calibri"/>
        </w:rPr>
        <w:t xml:space="preserve"> </w:t>
      </w:r>
      <w:r w:rsidRPr="00D56CA6">
        <w:rPr>
          <w:rFonts w:eastAsia="Calibri"/>
        </w:rPr>
        <w:t xml:space="preserve">body. </w:t>
      </w:r>
    </w:p>
    <w:p w:rsidR="005A5BA8" w:rsidRDefault="00D56CA6" w:rsidP="0034780C">
      <w:pPr>
        <w:pStyle w:val="Matrix"/>
        <w:rPr>
          <w:rFonts w:eastAsia="Calibri"/>
        </w:rPr>
      </w:pPr>
      <w:r w:rsidRPr="00D56CA6">
        <w:rPr>
          <w:rFonts w:eastAsia="Calibri"/>
        </w:rPr>
        <w:t xml:space="preserve">Extraction from a Matrix generator pod is traumatic. </w:t>
      </w:r>
      <w:r w:rsidR="00B54983">
        <w:rPr>
          <w:rFonts w:eastAsia="Calibri"/>
        </w:rPr>
        <w:t>The red</w:t>
      </w:r>
      <w:r w:rsidR="005A5BA8">
        <w:rPr>
          <w:rFonts w:eastAsia="Calibri"/>
        </w:rPr>
        <w:t>’</w:t>
      </w:r>
      <w:r w:rsidR="00B54983">
        <w:rPr>
          <w:rFonts w:eastAsia="Calibri"/>
        </w:rPr>
        <w:t>s</w:t>
      </w:r>
      <w:r w:rsidR="00B54983" w:rsidRPr="00D56CA6">
        <w:rPr>
          <w:rFonts w:eastAsia="Calibri"/>
        </w:rPr>
        <w:t xml:space="preserve"> </w:t>
      </w:r>
      <w:r w:rsidRPr="00D56CA6">
        <w:rPr>
          <w:rFonts w:eastAsia="Calibri"/>
        </w:rPr>
        <w:t>bod</w:t>
      </w:r>
      <w:r w:rsidR="005A5BA8">
        <w:rPr>
          <w:rFonts w:eastAsia="Calibri"/>
        </w:rPr>
        <w:t>y</w:t>
      </w:r>
      <w:r w:rsidRPr="00D56CA6">
        <w:rPr>
          <w:rFonts w:eastAsia="Calibri"/>
        </w:rPr>
        <w:t xml:space="preserve"> h</w:t>
      </w:r>
      <w:r w:rsidR="005A5BA8">
        <w:rPr>
          <w:rFonts w:eastAsia="Calibri"/>
        </w:rPr>
        <w:t>as</w:t>
      </w:r>
      <w:r w:rsidRPr="00D56CA6">
        <w:rPr>
          <w:rFonts w:eastAsia="Calibri"/>
        </w:rPr>
        <w:t xml:space="preserve"> been stationary in a pod for </w:t>
      </w:r>
      <w:r w:rsidR="005A5BA8">
        <w:rPr>
          <w:rFonts w:eastAsia="Calibri"/>
        </w:rPr>
        <w:t>his or her</w:t>
      </w:r>
      <w:r w:rsidR="005A5BA8" w:rsidRPr="00D56CA6">
        <w:rPr>
          <w:rFonts w:eastAsia="Calibri"/>
        </w:rPr>
        <w:t xml:space="preserve"> </w:t>
      </w:r>
      <w:r w:rsidRPr="00D56CA6">
        <w:rPr>
          <w:rFonts w:eastAsia="Calibri"/>
        </w:rPr>
        <w:t xml:space="preserve">entire life. Now </w:t>
      </w:r>
      <w:r w:rsidR="005A5BA8">
        <w:rPr>
          <w:rFonts w:eastAsia="Calibri"/>
        </w:rPr>
        <w:t>the red</w:t>
      </w:r>
      <w:r w:rsidR="00A13042">
        <w:rPr>
          <w:rFonts w:eastAsia="Calibri"/>
        </w:rPr>
        <w:t>pill</w:t>
      </w:r>
      <w:r w:rsidR="005A5BA8">
        <w:rPr>
          <w:rFonts w:eastAsia="Calibri"/>
        </w:rPr>
        <w:t xml:space="preserve"> is</w:t>
      </w:r>
      <w:r w:rsidR="005A5BA8" w:rsidRPr="00D56CA6">
        <w:rPr>
          <w:rFonts w:eastAsia="Calibri"/>
        </w:rPr>
        <w:t xml:space="preserve"> </w:t>
      </w:r>
      <w:r w:rsidRPr="00D56CA6">
        <w:rPr>
          <w:rFonts w:eastAsia="Calibri"/>
        </w:rPr>
        <w:t xml:space="preserve">being released into a world completely alien to </w:t>
      </w:r>
      <w:r w:rsidR="005A5BA8">
        <w:rPr>
          <w:rFonts w:eastAsia="Calibri"/>
        </w:rPr>
        <w:t>him or her</w:t>
      </w:r>
      <w:r w:rsidRPr="00D56CA6">
        <w:rPr>
          <w:rFonts w:eastAsia="Calibri"/>
        </w:rPr>
        <w:t>. The extraction begins with the pill program, which is designed to disrupt the target’s carrier signal, which</w:t>
      </w:r>
      <w:r w:rsidR="005A5BA8">
        <w:rPr>
          <w:rFonts w:eastAsia="Calibri"/>
        </w:rPr>
        <w:t xml:space="preserve"> then</w:t>
      </w:r>
      <w:r w:rsidRPr="00D56CA6">
        <w:rPr>
          <w:rFonts w:eastAsia="Calibri"/>
        </w:rPr>
        <w:t xml:space="preserve"> helps the RSIs locate the red’s carrier signal. The RSIs send one of their ship’s robots (designed specifically for this purpose) to extract the human from </w:t>
      </w:r>
      <w:r w:rsidR="005A5BA8">
        <w:rPr>
          <w:rFonts w:eastAsia="Calibri"/>
        </w:rPr>
        <w:t>his or her</w:t>
      </w:r>
      <w:r w:rsidR="005A5BA8" w:rsidRPr="00D56CA6">
        <w:rPr>
          <w:rFonts w:eastAsia="Calibri"/>
        </w:rPr>
        <w:t xml:space="preserve"> </w:t>
      </w:r>
      <w:r w:rsidRPr="00D56CA6">
        <w:rPr>
          <w:rFonts w:eastAsia="Calibri"/>
        </w:rPr>
        <w:t xml:space="preserve">generator pod. </w:t>
      </w:r>
    </w:p>
    <w:p w:rsidR="00D56CA6" w:rsidRPr="00D56CA6" w:rsidRDefault="005A5BA8" w:rsidP="0034780C">
      <w:pPr>
        <w:pStyle w:val="Matrix"/>
        <w:rPr>
          <w:rFonts w:eastAsia="Calibri"/>
        </w:rPr>
      </w:pPr>
      <w:r>
        <w:rPr>
          <w:rFonts w:eastAsia="Calibri"/>
        </w:rPr>
        <w:tab/>
        <w:t>T</w:t>
      </w:r>
      <w:r w:rsidR="00D56CA6" w:rsidRPr="00D56CA6">
        <w:rPr>
          <w:rFonts w:eastAsia="Calibri"/>
        </w:rPr>
        <w:t>he red</w:t>
      </w:r>
      <w:r w:rsidR="00A13042">
        <w:rPr>
          <w:rFonts w:eastAsia="Calibri"/>
        </w:rPr>
        <w:t>pill’s</w:t>
      </w:r>
      <w:r w:rsidR="00D56CA6" w:rsidRPr="00D56CA6">
        <w:rPr>
          <w:rFonts w:eastAsia="Calibri"/>
        </w:rPr>
        <w:t xml:space="preserve"> generator pod is also a life support system</w:t>
      </w:r>
      <w:r>
        <w:rPr>
          <w:rFonts w:eastAsia="Calibri"/>
        </w:rPr>
        <w:t>, so t</w:t>
      </w:r>
      <w:r w:rsidR="00D56CA6" w:rsidRPr="00D56CA6">
        <w:rPr>
          <w:rFonts w:eastAsia="Calibri"/>
        </w:rPr>
        <w:t xml:space="preserve">he </w:t>
      </w:r>
      <w:r>
        <w:rPr>
          <w:rFonts w:eastAsia="Calibri"/>
        </w:rPr>
        <w:t>red</w:t>
      </w:r>
      <w:r w:rsidR="00A13042">
        <w:rPr>
          <w:rFonts w:eastAsia="Calibri"/>
        </w:rPr>
        <w:t>pill</w:t>
      </w:r>
      <w:r>
        <w:rPr>
          <w:rFonts w:eastAsia="Calibri"/>
        </w:rPr>
        <w:t xml:space="preserve">’s </w:t>
      </w:r>
      <w:r w:rsidR="00D56CA6" w:rsidRPr="00D56CA6">
        <w:rPr>
          <w:rFonts w:eastAsia="Calibri"/>
        </w:rPr>
        <w:t>body will die without immediate medical attenti</w:t>
      </w:r>
      <w:r>
        <w:rPr>
          <w:rFonts w:eastAsia="Calibri"/>
        </w:rPr>
        <w:t>o</w:t>
      </w:r>
      <w:r w:rsidR="00D56CA6" w:rsidRPr="00D56CA6">
        <w:rPr>
          <w:rFonts w:eastAsia="Calibri"/>
        </w:rPr>
        <w:t>n.</w:t>
      </w:r>
      <w:r>
        <w:rPr>
          <w:rFonts w:eastAsia="Calibri"/>
        </w:rPr>
        <w:t xml:space="preserve"> </w:t>
      </w:r>
      <w:r w:rsidR="00D56CA6" w:rsidRPr="00D56CA6">
        <w:rPr>
          <w:rFonts w:eastAsia="Calibri"/>
        </w:rPr>
        <w:t>After being extracted from the generator pod</w:t>
      </w:r>
      <w:r>
        <w:rPr>
          <w:rFonts w:eastAsia="Calibri"/>
        </w:rPr>
        <w:t>,</w:t>
      </w:r>
      <w:r w:rsidR="00D56CA6" w:rsidRPr="00D56CA6">
        <w:rPr>
          <w:rFonts w:eastAsia="Calibri"/>
        </w:rPr>
        <w:t xml:space="preserve"> the red</w:t>
      </w:r>
      <w:r w:rsidR="00A13042">
        <w:rPr>
          <w:rFonts w:eastAsia="Calibri"/>
        </w:rPr>
        <w:t>pill</w:t>
      </w:r>
      <w:r w:rsidR="00D56CA6" w:rsidRPr="00D56CA6">
        <w:rPr>
          <w:rFonts w:eastAsia="Calibri"/>
        </w:rPr>
        <w:t xml:space="preserve"> is put through medical procedures to restore their human body to a working state. Machines have been sustaining this person </w:t>
      </w:r>
      <w:r>
        <w:rPr>
          <w:rFonts w:eastAsia="Calibri"/>
        </w:rPr>
        <w:t xml:space="preserve">his or her </w:t>
      </w:r>
      <w:r w:rsidR="00D56CA6" w:rsidRPr="00D56CA6">
        <w:rPr>
          <w:rFonts w:eastAsia="Calibri"/>
        </w:rPr>
        <w:t xml:space="preserve">entire life. </w:t>
      </w:r>
      <w:r>
        <w:rPr>
          <w:rFonts w:eastAsia="Calibri"/>
        </w:rPr>
        <w:t xml:space="preserve">The Red’s </w:t>
      </w:r>
      <w:r w:rsidR="00D56CA6" w:rsidRPr="00D56CA6">
        <w:rPr>
          <w:rFonts w:eastAsia="Calibri"/>
        </w:rPr>
        <w:t>muscles haven’t fully developed</w:t>
      </w:r>
      <w:r>
        <w:rPr>
          <w:rFonts w:eastAsia="Calibri"/>
        </w:rPr>
        <w:t>,</w:t>
      </w:r>
      <w:r w:rsidR="00D56CA6" w:rsidRPr="00D56CA6">
        <w:rPr>
          <w:rFonts w:eastAsia="Calibri"/>
        </w:rPr>
        <w:t xml:space="preserve"> so the</w:t>
      </w:r>
      <w:r>
        <w:rPr>
          <w:rFonts w:eastAsia="Calibri"/>
        </w:rPr>
        <w:t xml:space="preserve"> individual is</w:t>
      </w:r>
      <w:r w:rsidR="00D56CA6" w:rsidRPr="00D56CA6">
        <w:rPr>
          <w:rFonts w:eastAsia="Calibri"/>
        </w:rPr>
        <w:t xml:space="preserve"> unable to support </w:t>
      </w:r>
      <w:r>
        <w:rPr>
          <w:rFonts w:eastAsia="Calibri"/>
        </w:rPr>
        <w:t xml:space="preserve">his or her </w:t>
      </w:r>
      <w:r w:rsidR="00D56CA6" w:rsidRPr="00D56CA6">
        <w:rPr>
          <w:rFonts w:eastAsia="Calibri"/>
        </w:rPr>
        <w:t xml:space="preserve">own </w:t>
      </w:r>
      <w:r w:rsidR="00D56CA6" w:rsidRPr="00D56CA6">
        <w:rPr>
          <w:rFonts w:eastAsia="Calibri"/>
        </w:rPr>
        <w:lastRenderedPageBreak/>
        <w:t>body weight</w:t>
      </w:r>
      <w:r w:rsidR="00FF1347">
        <w:rPr>
          <w:rFonts w:eastAsia="Calibri"/>
        </w:rPr>
        <w:t>; t</w:t>
      </w:r>
      <w:r w:rsidR="00D56CA6" w:rsidRPr="00D56CA6">
        <w:rPr>
          <w:rFonts w:eastAsia="Calibri"/>
        </w:rPr>
        <w:t>o counteract this</w:t>
      </w:r>
      <w:r w:rsidR="00B54983">
        <w:rPr>
          <w:rFonts w:eastAsia="Calibri"/>
        </w:rPr>
        <w:t>,</w:t>
      </w:r>
      <w:r w:rsidR="00D56CA6" w:rsidRPr="00D56CA6">
        <w:rPr>
          <w:rFonts w:eastAsia="Calibri"/>
        </w:rPr>
        <w:t xml:space="preserve"> electrical impulses are shot into the muscles to build them up again. This person has never used </w:t>
      </w:r>
      <w:r w:rsidR="00FF1347">
        <w:rPr>
          <w:rFonts w:eastAsia="Calibri"/>
        </w:rPr>
        <w:t>his or her</w:t>
      </w:r>
      <w:r w:rsidR="00FF1347" w:rsidRPr="00D56CA6">
        <w:rPr>
          <w:rFonts w:eastAsia="Calibri"/>
        </w:rPr>
        <w:t xml:space="preserve"> </w:t>
      </w:r>
      <w:r w:rsidR="00D56CA6" w:rsidRPr="00D56CA6">
        <w:rPr>
          <w:rFonts w:eastAsia="Calibri"/>
        </w:rPr>
        <w:t>mouth, throat, or stomach to eat</w:t>
      </w:r>
      <w:r w:rsidR="00FF1347">
        <w:rPr>
          <w:rFonts w:eastAsia="Calibri"/>
        </w:rPr>
        <w:t>; t</w:t>
      </w:r>
      <w:r w:rsidR="00D56CA6" w:rsidRPr="00D56CA6">
        <w:rPr>
          <w:rFonts w:eastAsia="Calibri"/>
        </w:rPr>
        <w:t xml:space="preserve">he machines implanted cybernetics that did all this for </w:t>
      </w:r>
      <w:r w:rsidR="00B54983">
        <w:rPr>
          <w:rFonts w:eastAsia="Calibri"/>
        </w:rPr>
        <w:t>the human</w:t>
      </w:r>
      <w:r w:rsidR="00D56CA6" w:rsidRPr="00D56CA6">
        <w:rPr>
          <w:rFonts w:eastAsia="Calibri"/>
        </w:rPr>
        <w:t>. The red</w:t>
      </w:r>
      <w:r w:rsidR="00A13042">
        <w:rPr>
          <w:rFonts w:eastAsia="Calibri"/>
        </w:rPr>
        <w:t>pill</w:t>
      </w:r>
      <w:r w:rsidR="00D56CA6" w:rsidRPr="00D56CA6">
        <w:rPr>
          <w:rFonts w:eastAsia="Calibri"/>
        </w:rPr>
        <w:t xml:space="preserve"> </w:t>
      </w:r>
      <w:r w:rsidR="00FF1347">
        <w:rPr>
          <w:rFonts w:eastAsia="Calibri"/>
        </w:rPr>
        <w:t>must go</w:t>
      </w:r>
      <w:r w:rsidR="00FF1347" w:rsidRPr="00D56CA6">
        <w:rPr>
          <w:rFonts w:eastAsia="Calibri"/>
        </w:rPr>
        <w:t xml:space="preserve"> </w:t>
      </w:r>
      <w:r w:rsidR="00D56CA6" w:rsidRPr="00D56CA6">
        <w:rPr>
          <w:rFonts w:eastAsia="Calibri"/>
        </w:rPr>
        <w:t xml:space="preserve">through surgical procedures that remove the feeding tubes and prepares the digestive system for real food. </w:t>
      </w:r>
      <w:r w:rsidR="00FF1347">
        <w:rPr>
          <w:rFonts w:eastAsia="Calibri"/>
        </w:rPr>
        <w:t>Only a</w:t>
      </w:r>
      <w:r w:rsidR="00D56CA6" w:rsidRPr="00D56CA6">
        <w:rPr>
          <w:rFonts w:eastAsia="Calibri"/>
        </w:rPr>
        <w:t>fter weeks of rehab</w:t>
      </w:r>
      <w:r w:rsidR="00FF1347">
        <w:rPr>
          <w:rFonts w:eastAsia="Calibri"/>
        </w:rPr>
        <w:t xml:space="preserve"> is</w:t>
      </w:r>
      <w:r w:rsidR="00D56CA6" w:rsidRPr="00D56CA6">
        <w:rPr>
          <w:rFonts w:eastAsia="Calibri"/>
        </w:rPr>
        <w:t xml:space="preserve"> the red</w:t>
      </w:r>
      <w:r w:rsidR="00A13042">
        <w:rPr>
          <w:rFonts w:eastAsia="Calibri"/>
        </w:rPr>
        <w:t>pill</w:t>
      </w:r>
      <w:r w:rsidR="00D56CA6" w:rsidRPr="00D56CA6">
        <w:rPr>
          <w:rFonts w:eastAsia="Calibri"/>
        </w:rPr>
        <w:t xml:space="preserve"> ready for the Real World.</w:t>
      </w:r>
    </w:p>
    <w:p w:rsidR="00D56CA6" w:rsidRPr="00D56CA6" w:rsidRDefault="00D56CA6" w:rsidP="0034780C">
      <w:pPr>
        <w:pStyle w:val="Matrix"/>
        <w:rPr>
          <w:rFonts w:eastAsia="Calibri"/>
        </w:rPr>
      </w:pPr>
    </w:p>
    <w:p w:rsidR="00D56CA6" w:rsidRPr="00D56CA6" w:rsidRDefault="00D56CA6" w:rsidP="004F3838">
      <w:pPr>
        <w:pStyle w:val="MatrixTitle"/>
        <w:rPr>
          <w:rFonts w:eastAsia="Calibri"/>
        </w:rPr>
      </w:pPr>
      <w:r w:rsidRPr="00D56CA6">
        <w:t>-Machines vs. Humans-</w:t>
      </w:r>
    </w:p>
    <w:p w:rsidR="00FF1347" w:rsidRDefault="00D56CA6" w:rsidP="0034780C">
      <w:pPr>
        <w:pStyle w:val="Matrix"/>
      </w:pPr>
      <w:r w:rsidRPr="00D56CA6">
        <w:t xml:space="preserve">The Machines </w:t>
      </w:r>
      <w:r w:rsidR="00FF1347">
        <w:t xml:space="preserve">had </w:t>
      </w:r>
      <w:r w:rsidRPr="00D56CA6">
        <w:t>control</w:t>
      </w:r>
      <w:r w:rsidR="00FF1347">
        <w:t xml:space="preserve"> over</w:t>
      </w:r>
      <w:r w:rsidRPr="00D56CA6">
        <w:t xml:space="preserve"> the </w:t>
      </w:r>
      <w:r w:rsidR="00FF1347">
        <w:t xml:space="preserve">entire </w:t>
      </w:r>
      <w:r w:rsidRPr="00D56CA6">
        <w:t xml:space="preserve">planet’s surface </w:t>
      </w:r>
      <w:r w:rsidR="00FF1347">
        <w:t xml:space="preserve">following </w:t>
      </w:r>
      <w:r w:rsidRPr="00D56CA6">
        <w:t>the original war between Machines and Humans.</w:t>
      </w:r>
      <w:r w:rsidR="00E2781C">
        <w:t xml:space="preserve"> </w:t>
      </w:r>
      <w:r w:rsidR="00E2781C" w:rsidRPr="00D56CA6">
        <w:t>After the Machines won the first war</w:t>
      </w:r>
      <w:r w:rsidR="00FF1347">
        <w:t>,</w:t>
      </w:r>
      <w:r w:rsidR="00E2781C" w:rsidRPr="00D56CA6">
        <w:t xml:space="preserve"> they enslaved all the humans on Earth and inserted them into the Matrix.</w:t>
      </w:r>
      <w:r w:rsidRPr="00D56CA6">
        <w:t xml:space="preserve"> There have been many more battles and wars</w:t>
      </w:r>
      <w:r w:rsidR="00E2781C">
        <w:t xml:space="preserve"> fought</w:t>
      </w:r>
      <w:r w:rsidRPr="00D56CA6">
        <w:t xml:space="preserve"> since then. The Machines built Matrix power plants in every major city around the world. Today</w:t>
      </w:r>
      <w:r w:rsidR="00FF1347">
        <w:t>,</w:t>
      </w:r>
      <w:r w:rsidRPr="00D56CA6">
        <w:t xml:space="preserve"> the Machines still control most of the Earth’s surface. </w:t>
      </w:r>
    </w:p>
    <w:p w:rsidR="00B92AF9" w:rsidRDefault="00665931" w:rsidP="0034780C">
      <w:pPr>
        <w:pStyle w:val="Matrix"/>
      </w:pPr>
      <w:r w:rsidRPr="00D56CA6">
        <w:t xml:space="preserve">The Year is 2200 P.A.I. (Post Artificial Intelligence). </w:t>
      </w:r>
      <w:r w:rsidR="00FF1347">
        <w:t xml:space="preserve">Approximately 300 years ago, </w:t>
      </w:r>
      <w:r w:rsidR="00D56CA6" w:rsidRPr="00D56CA6">
        <w:t xml:space="preserve">Neo brokered a peace that reigned over the world for 150 years. </w:t>
      </w:r>
      <w:r w:rsidR="00035919" w:rsidRPr="00035919">
        <w:t xml:space="preserve">Neo was </w:t>
      </w:r>
      <w:r w:rsidR="00035919" w:rsidRPr="00035919">
        <w:rPr>
          <w:i/>
        </w:rPr>
        <w:t>The One</w:t>
      </w:r>
      <w:r w:rsidR="00035919" w:rsidRPr="00035919">
        <w:t>, the One is a gifted human with powers to alter the Matrix as he wishes. Neo wasn’t the first One, there were 5 others before. Neo was the first One to break the endless cycle of destruction that the Machines designed</w:t>
      </w:r>
      <w:r w:rsidR="00035919">
        <w:t xml:space="preserve"> into human culture</w:t>
      </w:r>
      <w:r w:rsidR="00035919" w:rsidRPr="00035919">
        <w:t xml:space="preserve">. Each One before had chosen to follow the messiah path of the One and allow themselves to be killed along with all the citizens of Zion. </w:t>
      </w:r>
      <w:r w:rsidR="00035919">
        <w:t xml:space="preserve">Each cycle </w:t>
      </w:r>
      <w:r w:rsidR="00035919" w:rsidRPr="00035919">
        <w:t>23 citizens were left alive to rebuild Zion.</w:t>
      </w:r>
      <w:r w:rsidR="00035919">
        <w:t xml:space="preserve"> </w:t>
      </w:r>
      <w:r w:rsidR="00D56CA6" w:rsidRPr="00D56CA6">
        <w:t>The humans were the first to break the treaty. Leytah, the great</w:t>
      </w:r>
      <w:r w:rsidR="00FF1347">
        <w:t>-</w:t>
      </w:r>
      <w:r w:rsidR="00D56CA6" w:rsidRPr="00D56CA6">
        <w:t>granddaughter of Neo, was able to band the citizens of Zion together and attack Matrix power plant #BJ04CH</w:t>
      </w:r>
      <w:r w:rsidR="00F075BE">
        <w:t xml:space="preserve">, </w:t>
      </w:r>
      <w:r w:rsidR="00F075BE" w:rsidRPr="00D56CA6">
        <w:t>later named Crystal Shard by the humans who attacked the power plant</w:t>
      </w:r>
      <w:r w:rsidR="00D56CA6" w:rsidRPr="00D56CA6">
        <w:t xml:space="preserve">. In response to losing </w:t>
      </w:r>
      <w:r w:rsidR="00F075BE">
        <w:t>this</w:t>
      </w:r>
      <w:r w:rsidR="00F075BE" w:rsidRPr="00D56CA6">
        <w:t xml:space="preserve"> </w:t>
      </w:r>
      <w:r w:rsidR="00D56CA6" w:rsidRPr="00D56CA6">
        <w:t>power plant</w:t>
      </w:r>
      <w:r w:rsidR="00E2781C">
        <w:t>,</w:t>
      </w:r>
      <w:r w:rsidR="00D56CA6" w:rsidRPr="00D56CA6">
        <w:t xml:space="preserve"> the Machines increased the defenses of their other power plants around the world. </w:t>
      </w:r>
    </w:p>
    <w:p w:rsidR="00D56CA6" w:rsidRPr="00D56CA6" w:rsidRDefault="00D56CA6" w:rsidP="0034780C">
      <w:pPr>
        <w:pStyle w:val="Matrix"/>
      </w:pPr>
      <w:r w:rsidRPr="00D56CA6">
        <w:t>Since Neo’s truce</w:t>
      </w:r>
      <w:r w:rsidR="00FF1347">
        <w:t>,</w:t>
      </w:r>
      <w:r w:rsidRPr="00D56CA6">
        <w:t xml:space="preserve"> humans </w:t>
      </w:r>
      <w:r w:rsidR="00F075BE">
        <w:t>began</w:t>
      </w:r>
      <w:r w:rsidR="00F075BE" w:rsidRPr="00D56CA6">
        <w:t xml:space="preserve"> </w:t>
      </w:r>
      <w:r w:rsidRPr="00D56CA6">
        <w:t xml:space="preserve">procreating. In </w:t>
      </w:r>
      <w:r w:rsidR="00B92AF9">
        <w:t>the last 300</w:t>
      </w:r>
      <w:r w:rsidR="00B92AF9" w:rsidRPr="00D56CA6">
        <w:t xml:space="preserve"> </w:t>
      </w:r>
      <w:r w:rsidRPr="00D56CA6">
        <w:t>years</w:t>
      </w:r>
      <w:r w:rsidR="00FF1347">
        <w:t>,</w:t>
      </w:r>
      <w:r w:rsidRPr="00D56CA6">
        <w:t xml:space="preserve"> the human population </w:t>
      </w:r>
      <w:r w:rsidR="00B92AF9">
        <w:t xml:space="preserve">has </w:t>
      </w:r>
      <w:r w:rsidRPr="00D56CA6">
        <w:t>swelled in size</w:t>
      </w:r>
      <w:r w:rsidR="00B92AF9">
        <w:t xml:space="preserve">, and there are now humans </w:t>
      </w:r>
      <w:r w:rsidRPr="00D56CA6">
        <w:t xml:space="preserve">appearing in places beyond the borders of the original underground city of Zion. </w:t>
      </w:r>
      <w:r w:rsidR="00B92AF9">
        <w:t>However, t</w:t>
      </w:r>
      <w:r w:rsidRPr="00D56CA6">
        <w:t xml:space="preserve">he Machines are </w:t>
      </w:r>
      <w:r w:rsidR="00B92AF9">
        <w:t xml:space="preserve">presently </w:t>
      </w:r>
      <w:r w:rsidRPr="00D56CA6">
        <w:t>not in jeopardy of losing any more Matrix power plants, because the humans can’t seem to cooperate</w:t>
      </w:r>
      <w:r w:rsidR="00F075BE">
        <w:t xml:space="preserve"> amongst themselves</w:t>
      </w:r>
      <w:r w:rsidRPr="00D56CA6">
        <w:t>. Humans have divided themselves into small ineffective groups. In the entire 150 years since their successful attack on the Crystal Shard power plant</w:t>
      </w:r>
      <w:r w:rsidR="00B92AF9">
        <w:t>,</w:t>
      </w:r>
      <w:r w:rsidRPr="00D56CA6">
        <w:t xml:space="preserve"> the humans have not captured another power plant. </w:t>
      </w:r>
    </w:p>
    <w:p w:rsidR="009D19E8" w:rsidRDefault="007C4B6C" w:rsidP="0034780C">
      <w:pPr>
        <w:pStyle w:val="Matrix"/>
      </w:pPr>
      <w:r w:rsidRPr="007C4B6C">
        <w:rPr>
          <w:i/>
        </w:rPr>
        <w:t>Sentinels</w:t>
      </w:r>
      <w:r w:rsidR="00D56CA6" w:rsidRPr="00D56CA6">
        <w:t xml:space="preserve"> are the most effective Machine frames for hunting humans in the real world. Since Neo’s truce was broken</w:t>
      </w:r>
      <w:r w:rsidR="00B92AF9">
        <w:t>,</w:t>
      </w:r>
      <w:r w:rsidR="00D56CA6" w:rsidRPr="00D56CA6">
        <w:t xml:space="preserve"> humans have made </w:t>
      </w:r>
      <w:r w:rsidRPr="007C4B6C">
        <w:rPr>
          <w:i/>
        </w:rPr>
        <w:t>Outpost Cities</w:t>
      </w:r>
      <w:r w:rsidR="00D56CA6" w:rsidRPr="00D56CA6">
        <w:t xml:space="preserve"> both on the surface and underground. Outpost </w:t>
      </w:r>
      <w:r w:rsidR="00B92AF9">
        <w:t>C</w:t>
      </w:r>
      <w:r w:rsidR="00D56CA6" w:rsidRPr="00D56CA6">
        <w:t>ities are set up in highly defensible areas. Once an Outpost is established the Machines have to leave it alone, or suffer heavy casualties. Humans have developed ingenious ways of battling the Machines and their robot bodies. The Machines will usually leave developed Outpost</w:t>
      </w:r>
      <w:r w:rsidR="00F075BE">
        <w:t>s</w:t>
      </w:r>
      <w:r w:rsidR="00D56CA6" w:rsidRPr="00D56CA6">
        <w:t xml:space="preserve"> alone. </w:t>
      </w:r>
    </w:p>
    <w:p w:rsidR="00D56CA6" w:rsidRPr="00D56CA6" w:rsidRDefault="00D56CA6" w:rsidP="0034780C">
      <w:pPr>
        <w:pStyle w:val="Matrix"/>
      </w:pPr>
      <w:r w:rsidRPr="00D56CA6">
        <w:t xml:space="preserve">Even with the development of highly defensible </w:t>
      </w:r>
      <w:r w:rsidR="00F075BE">
        <w:t>O</w:t>
      </w:r>
      <w:r w:rsidRPr="00D56CA6">
        <w:t xml:space="preserve">utpost </w:t>
      </w:r>
      <w:r w:rsidR="00B92AF9">
        <w:t>C</w:t>
      </w:r>
      <w:r w:rsidRPr="00D56CA6">
        <w:t>ities</w:t>
      </w:r>
      <w:r w:rsidR="00F075BE">
        <w:t>,</w:t>
      </w:r>
      <w:r w:rsidRPr="00D56CA6">
        <w:t xml:space="preserve"> sentinels can still find humans travelling in small groups on the frozen surface. For years</w:t>
      </w:r>
      <w:r w:rsidR="009D19E8">
        <w:t>,</w:t>
      </w:r>
      <w:r w:rsidRPr="00D56CA6">
        <w:t xml:space="preserve"> these tribes were ignored. </w:t>
      </w:r>
      <w:r w:rsidR="009D19E8">
        <w:t>T</w:t>
      </w:r>
      <w:r w:rsidRPr="00D56CA6">
        <w:t>hey were ignored until they proved to be a threat. These small bands of humans can be overcome</w:t>
      </w:r>
      <w:r w:rsidR="009D19E8">
        <w:t>,</w:t>
      </w:r>
      <w:r w:rsidRPr="00D56CA6">
        <w:t xml:space="preserve"> but they are dangerous. Sentinels </w:t>
      </w:r>
      <w:r w:rsidR="00F075BE">
        <w:t xml:space="preserve">attack </w:t>
      </w:r>
      <w:r w:rsidRPr="00D56CA6">
        <w:t>these nomadic tribes with caution.</w:t>
      </w:r>
    </w:p>
    <w:p w:rsidR="00D56CA6" w:rsidRPr="00D56CA6" w:rsidRDefault="00D56CA6" w:rsidP="00D56CA6">
      <w:pPr>
        <w:ind w:firstLine="720"/>
        <w:jc w:val="both"/>
        <w:rPr>
          <w:rFonts w:ascii="Calibri" w:hAnsi="Calibri" w:cs="Calibri"/>
          <w:b/>
          <w:sz w:val="20"/>
        </w:rPr>
      </w:pPr>
    </w:p>
    <w:p w:rsidR="00D56CA6" w:rsidRPr="00D56CA6" w:rsidRDefault="00D56CA6" w:rsidP="0034780C">
      <w:pPr>
        <w:pStyle w:val="Matrixsubtitle"/>
      </w:pPr>
      <w:r w:rsidRPr="00D56CA6">
        <w:t>Perspective: What Machines do in The Matrix</w:t>
      </w:r>
    </w:p>
    <w:p w:rsidR="00D56CA6" w:rsidRPr="00D56CA6" w:rsidRDefault="00D56CA6" w:rsidP="0034780C">
      <w:pPr>
        <w:pStyle w:val="Matrix"/>
        <w:rPr>
          <w:rFonts w:eastAsia="Calibri" w:cs="Calibri"/>
        </w:rPr>
      </w:pPr>
      <w:r w:rsidRPr="00D56CA6">
        <w:rPr>
          <w:rFonts w:eastAsia="Calibri"/>
          <w:b/>
        </w:rPr>
        <w:t>Agents</w:t>
      </w:r>
      <w:r w:rsidRPr="00D56CA6">
        <w:rPr>
          <w:rFonts w:eastAsia="Calibri"/>
        </w:rPr>
        <w:t xml:space="preserve"> capture and delete unauthorized programs running in the Matrix. Agents are similar to sentinels in that they are good at what they do. Sentinels are killing machines in the Real World, while Agents are killing machines in the Matrix. </w:t>
      </w:r>
      <w:r w:rsidRPr="00D56CA6">
        <w:rPr>
          <w:rFonts w:eastAsia="Calibri" w:cs="Calibri"/>
        </w:rPr>
        <w:t>Agents have skills and modifications that help them delete RSI Hackers and other anomalies. Agents follow some of the same rules that RSI’s have</w:t>
      </w:r>
      <w:r w:rsidR="009D19E8">
        <w:rPr>
          <w:rFonts w:eastAsia="Calibri" w:cs="Calibri"/>
        </w:rPr>
        <w:t>,</w:t>
      </w:r>
      <w:r w:rsidRPr="00D56CA6">
        <w:rPr>
          <w:rFonts w:eastAsia="Calibri" w:cs="Calibri"/>
        </w:rPr>
        <w:t xml:space="preserve"> too. For example</w:t>
      </w:r>
      <w:r w:rsidR="009D19E8">
        <w:rPr>
          <w:rFonts w:eastAsia="Calibri" w:cs="Calibri"/>
        </w:rPr>
        <w:t>,</w:t>
      </w:r>
      <w:r w:rsidRPr="00D56CA6">
        <w:rPr>
          <w:rFonts w:eastAsia="Calibri" w:cs="Calibri"/>
        </w:rPr>
        <w:t xml:space="preserve"> Agents travel in and out of the Matrix on the same type</w:t>
      </w:r>
      <w:r w:rsidR="00876C63">
        <w:rPr>
          <w:rFonts w:eastAsia="Calibri" w:cs="Calibri"/>
        </w:rPr>
        <w:t xml:space="preserve"> of</w:t>
      </w:r>
      <w:r w:rsidRPr="00D56CA6">
        <w:rPr>
          <w:rFonts w:eastAsia="Calibri" w:cs="Calibri"/>
        </w:rPr>
        <w:t xml:space="preserve"> hardlines that RSIs need to use. Agents</w:t>
      </w:r>
      <w:r w:rsidR="009D19E8">
        <w:rPr>
          <w:rFonts w:eastAsia="Calibri" w:cs="Calibri"/>
        </w:rPr>
        <w:t>,</w:t>
      </w:r>
      <w:r w:rsidRPr="00D56CA6">
        <w:rPr>
          <w:rFonts w:eastAsia="Calibri" w:cs="Calibri"/>
        </w:rPr>
        <w:t xml:space="preserve"> of course</w:t>
      </w:r>
      <w:r w:rsidR="009D19E8">
        <w:rPr>
          <w:rFonts w:eastAsia="Calibri" w:cs="Calibri"/>
        </w:rPr>
        <w:t>,</w:t>
      </w:r>
      <w:r w:rsidRPr="00D56CA6">
        <w:rPr>
          <w:rFonts w:eastAsia="Calibri" w:cs="Calibri"/>
        </w:rPr>
        <w:t xml:space="preserve"> are not worried about secrecy so they are not concerned whether the hardline is secure or not. </w:t>
      </w:r>
    </w:p>
    <w:p w:rsidR="00876C63" w:rsidRDefault="00D56CA6" w:rsidP="0034780C">
      <w:pPr>
        <w:pStyle w:val="Matrix"/>
        <w:rPr>
          <w:rFonts w:eastAsia="Calibri" w:cs="Calibri"/>
        </w:rPr>
      </w:pPr>
      <w:r w:rsidRPr="00D56CA6">
        <w:rPr>
          <w:rFonts w:eastAsia="Calibri" w:cs="Calibri"/>
        </w:rPr>
        <w:t xml:space="preserve">Agents travel in groups and they share information with each other instantly. One Agent knows what </w:t>
      </w:r>
      <w:r w:rsidR="00876C63">
        <w:rPr>
          <w:rFonts w:eastAsia="Calibri" w:cs="Calibri"/>
        </w:rPr>
        <w:t>all</w:t>
      </w:r>
      <w:r w:rsidR="00876C63" w:rsidRPr="00D56CA6">
        <w:rPr>
          <w:rFonts w:eastAsia="Calibri" w:cs="Calibri"/>
        </w:rPr>
        <w:t xml:space="preserve"> </w:t>
      </w:r>
      <w:r w:rsidRPr="00D56CA6">
        <w:rPr>
          <w:rFonts w:eastAsia="Calibri" w:cs="Calibri"/>
        </w:rPr>
        <w:t>other Agents are doing. Agents have administrative rights to issue commands to the Matrix. Because Agents are basically sub</w:t>
      </w:r>
      <w:r w:rsidR="009D19E8">
        <w:rPr>
          <w:rFonts w:eastAsia="Calibri" w:cs="Calibri"/>
        </w:rPr>
        <w:t>-</w:t>
      </w:r>
      <w:r w:rsidRPr="00D56CA6">
        <w:rPr>
          <w:rFonts w:eastAsia="Calibri" w:cs="Calibri"/>
        </w:rPr>
        <w:t>administrators for the Source</w:t>
      </w:r>
      <w:r w:rsidR="009D19E8">
        <w:rPr>
          <w:rFonts w:eastAsia="Calibri" w:cs="Calibri"/>
        </w:rPr>
        <w:t>,</w:t>
      </w:r>
      <w:r w:rsidRPr="00D56CA6">
        <w:rPr>
          <w:rFonts w:eastAsia="Calibri" w:cs="Calibri"/>
        </w:rPr>
        <w:t xml:space="preserve"> they have access to commands and equipment that other programs don’t. </w:t>
      </w:r>
    </w:p>
    <w:p w:rsidR="00876C63" w:rsidRDefault="00876C63" w:rsidP="0034780C">
      <w:pPr>
        <w:pStyle w:val="Matrix"/>
        <w:rPr>
          <w:rFonts w:eastAsia="Calibri" w:cs="Calibri"/>
        </w:rPr>
      </w:pPr>
    </w:p>
    <w:p w:rsidR="00D56CA6" w:rsidRPr="00D56CA6" w:rsidRDefault="00876C63" w:rsidP="0034780C">
      <w:pPr>
        <w:pStyle w:val="Matrix"/>
        <w:rPr>
          <w:rFonts w:eastAsia="Calibri" w:cs="Calibri"/>
        </w:rPr>
      </w:pPr>
      <w:r>
        <w:rPr>
          <w:rFonts w:eastAsia="Calibri" w:cs="Calibri"/>
        </w:rPr>
        <w:t>The f</w:t>
      </w:r>
      <w:r w:rsidR="00D56CA6" w:rsidRPr="00D56CA6">
        <w:rPr>
          <w:rFonts w:eastAsia="Calibri" w:cs="Calibri"/>
        </w:rPr>
        <w:t>ollowing are examples of Agent</w:t>
      </w:r>
      <w:r w:rsidR="009D19E8">
        <w:rPr>
          <w:rFonts w:eastAsia="Calibri" w:cs="Calibri"/>
        </w:rPr>
        <w:t xml:space="preserve"> </w:t>
      </w:r>
      <w:r w:rsidR="00D56CA6" w:rsidRPr="00D56CA6">
        <w:rPr>
          <w:rFonts w:eastAsia="Calibri" w:cs="Calibri"/>
        </w:rPr>
        <w:t>admin abilities</w:t>
      </w:r>
      <w:r>
        <w:rPr>
          <w:rFonts w:eastAsia="Calibri" w:cs="Calibri"/>
        </w:rPr>
        <w:t>:</w:t>
      </w:r>
    </w:p>
    <w:p w:rsidR="00D56CA6" w:rsidRPr="00D56CA6" w:rsidRDefault="00D56CA6" w:rsidP="0034780C">
      <w:pPr>
        <w:pStyle w:val="Matrix"/>
        <w:rPr>
          <w:rFonts w:eastAsia="Calibri" w:cs="Calibri"/>
          <w:i/>
        </w:rPr>
      </w:pPr>
    </w:p>
    <w:p w:rsidR="00D56CA6" w:rsidRPr="00D56CA6" w:rsidRDefault="00D56CA6" w:rsidP="0034780C">
      <w:pPr>
        <w:pStyle w:val="Matrix"/>
        <w:rPr>
          <w:rFonts w:eastAsia="Calibri" w:cs="Calibri"/>
        </w:rPr>
      </w:pPr>
      <w:r w:rsidRPr="00D56CA6">
        <w:rPr>
          <w:rFonts w:eastAsia="Calibri" w:cs="Calibri"/>
          <w:b/>
          <w:i/>
        </w:rPr>
        <w:t>Cut Hardlines-</w:t>
      </w:r>
      <w:r w:rsidRPr="00D56CA6">
        <w:rPr>
          <w:rFonts w:eastAsia="Calibri" w:cs="Calibri"/>
          <w:b/>
        </w:rPr>
        <w:t xml:space="preserve"> </w:t>
      </w:r>
      <w:r w:rsidRPr="00D56CA6">
        <w:rPr>
          <w:rFonts w:eastAsia="Calibri" w:cs="Calibri"/>
        </w:rPr>
        <w:t>When Agents “cut a hardline</w:t>
      </w:r>
      <w:r w:rsidR="00BB15CC">
        <w:rPr>
          <w:rFonts w:eastAsia="Calibri" w:cs="Calibri"/>
        </w:rPr>
        <w:t>,</w:t>
      </w:r>
      <w:r w:rsidRPr="00D56CA6">
        <w:rPr>
          <w:rFonts w:eastAsia="Calibri" w:cs="Calibri"/>
        </w:rPr>
        <w:t>” that means they have locked that input/access point. This will keep the RSI trapped in the Matrix. Once that hardline is cut there is no longer any traffic allowed in</w:t>
      </w:r>
      <w:r w:rsidR="000A2D6D">
        <w:rPr>
          <w:rFonts w:eastAsia="Calibri" w:cs="Calibri"/>
        </w:rPr>
        <w:t>to</w:t>
      </w:r>
      <w:r w:rsidRPr="00D56CA6">
        <w:rPr>
          <w:rFonts w:eastAsia="Calibri" w:cs="Calibri"/>
        </w:rPr>
        <w:t xml:space="preserve"> or out of that specific Matrix hardline. If the RSI doesn’t have another hardline, then she doesn’t have an exit. Usually</w:t>
      </w:r>
      <w:r w:rsidR="00BB15CC">
        <w:rPr>
          <w:rFonts w:eastAsia="Calibri" w:cs="Calibri"/>
        </w:rPr>
        <w:t>,</w:t>
      </w:r>
      <w:r w:rsidRPr="00D56CA6">
        <w:rPr>
          <w:rFonts w:eastAsia="Calibri" w:cs="Calibri"/>
        </w:rPr>
        <w:t xml:space="preserve"> </w:t>
      </w:r>
      <w:r w:rsidR="007C4B6C" w:rsidRPr="007C4B6C">
        <w:rPr>
          <w:rFonts w:eastAsia="Calibri" w:cs="Calibri"/>
          <w:i/>
        </w:rPr>
        <w:t>Operators</w:t>
      </w:r>
      <w:r w:rsidRPr="00D56CA6">
        <w:rPr>
          <w:rFonts w:eastAsia="Calibri" w:cs="Calibri"/>
        </w:rPr>
        <w:t xml:space="preserve"> can secure more hardlines for their RSI.</w:t>
      </w:r>
      <w:r w:rsidR="009245ED">
        <w:rPr>
          <w:rFonts w:eastAsia="Calibri" w:cs="Calibri"/>
        </w:rPr>
        <w:t xml:space="preserve"> An Operator acts like a co-pilot for the RSI inside the Matrix, helping with information and guidance when possible.</w:t>
      </w:r>
      <w:r w:rsidRPr="00D56CA6">
        <w:rPr>
          <w:rFonts w:eastAsia="Calibri" w:cs="Calibri"/>
        </w:rPr>
        <w:t xml:space="preserve"> Agents cut hardlines to give them more time to apprehend their target. Agents can close and lock doors as quick</w:t>
      </w:r>
      <w:r w:rsidR="00943F1D">
        <w:rPr>
          <w:rFonts w:eastAsia="Calibri" w:cs="Calibri"/>
        </w:rPr>
        <w:t>ly</w:t>
      </w:r>
      <w:r w:rsidRPr="00D56CA6">
        <w:rPr>
          <w:rFonts w:eastAsia="Calibri" w:cs="Calibri"/>
        </w:rPr>
        <w:t xml:space="preserve"> as the Operator can open new ones, but time is on the Agents’ side. The longer it takes for a RSI to exit the Matrix, the more opportunities the Agents have to capture the RSI. Each new hardline the Operator acquires could be farther away from the RSI and Agents. It might be a block away, or a mile away in another part of the city.</w:t>
      </w:r>
    </w:p>
    <w:p w:rsidR="00D56CA6" w:rsidRPr="00D56CA6" w:rsidRDefault="00D56CA6" w:rsidP="0034780C">
      <w:pPr>
        <w:pStyle w:val="Matrix"/>
        <w:rPr>
          <w:rFonts w:eastAsia="Calibri" w:cs="Calibri"/>
        </w:rPr>
      </w:pPr>
    </w:p>
    <w:p w:rsidR="00D56CA6" w:rsidRPr="00D56CA6" w:rsidRDefault="00D56CA6" w:rsidP="0034780C">
      <w:pPr>
        <w:pStyle w:val="Matrix"/>
        <w:rPr>
          <w:rFonts w:eastAsia="Calibri" w:cs="Calibri"/>
        </w:rPr>
      </w:pPr>
      <w:r w:rsidRPr="00D56CA6">
        <w:rPr>
          <w:rFonts w:eastAsia="Calibri" w:cs="Calibri"/>
          <w:b/>
          <w:i/>
        </w:rPr>
        <w:t xml:space="preserve">Trace- </w:t>
      </w:r>
      <w:r w:rsidRPr="00D56CA6">
        <w:rPr>
          <w:rFonts w:eastAsia="Calibri" w:cs="Calibri"/>
        </w:rPr>
        <w:t>Agents can run Trace programs from the Matrix to find the Real World location of a RSI’s ship. With a successful trace</w:t>
      </w:r>
      <w:r w:rsidR="00BB15CC">
        <w:rPr>
          <w:rFonts w:eastAsia="Calibri" w:cs="Calibri"/>
        </w:rPr>
        <w:t>,</w:t>
      </w:r>
      <w:r w:rsidRPr="00D56CA6">
        <w:rPr>
          <w:rFonts w:eastAsia="Calibri" w:cs="Calibri"/>
        </w:rPr>
        <w:t xml:space="preserve"> the Agents can find the ship’s unique broadcasting ID, aka their </w:t>
      </w:r>
      <w:r w:rsidR="007C4B6C" w:rsidRPr="007C4B6C">
        <w:rPr>
          <w:rFonts w:eastAsia="Calibri" w:cs="Calibri"/>
          <w:i/>
        </w:rPr>
        <w:t>telephone number</w:t>
      </w:r>
      <w:r w:rsidRPr="00D56CA6">
        <w:rPr>
          <w:rFonts w:eastAsia="Calibri" w:cs="Calibri"/>
        </w:rPr>
        <w:t>. With the ship</w:t>
      </w:r>
      <w:r w:rsidR="00943F1D">
        <w:rPr>
          <w:rFonts w:eastAsia="Calibri" w:cs="Calibri"/>
        </w:rPr>
        <w:t>’</w:t>
      </w:r>
      <w:r w:rsidRPr="00D56CA6">
        <w:rPr>
          <w:rFonts w:eastAsia="Calibri" w:cs="Calibri"/>
        </w:rPr>
        <w:t>s ID it is possible to call the ship from the Matrix using any available hardline/phone. Agents that take RSI Hacker</w:t>
      </w:r>
      <w:r w:rsidR="00943F1D">
        <w:rPr>
          <w:rFonts w:eastAsia="Calibri" w:cs="Calibri"/>
        </w:rPr>
        <w:t xml:space="preserve">s </w:t>
      </w:r>
      <w:r w:rsidRPr="00D56CA6">
        <w:rPr>
          <w:rFonts w:eastAsia="Calibri" w:cs="Calibri"/>
        </w:rPr>
        <w:t>prisoner can use their bodies to trace the RSI back to its broadcasting location. Also</w:t>
      </w:r>
      <w:r w:rsidR="00BB15CC">
        <w:rPr>
          <w:rFonts w:eastAsia="Calibri" w:cs="Calibri"/>
        </w:rPr>
        <w:t>,</w:t>
      </w:r>
      <w:r w:rsidRPr="00D56CA6">
        <w:rPr>
          <w:rFonts w:eastAsia="Calibri" w:cs="Calibri"/>
        </w:rPr>
        <w:t xml:space="preserve"> Agents can trace open phone calls back to the ship’s physical location</w:t>
      </w:r>
      <w:r w:rsidR="00BB15CC">
        <w:rPr>
          <w:rFonts w:eastAsia="Calibri" w:cs="Calibri"/>
        </w:rPr>
        <w:t>, which</w:t>
      </w:r>
      <w:r w:rsidRPr="00D56CA6">
        <w:rPr>
          <w:rFonts w:eastAsia="Calibri" w:cs="Calibri"/>
        </w:rPr>
        <w:t xml:space="preserve"> is part of the reason </w:t>
      </w:r>
      <w:r w:rsidR="00BB15CC">
        <w:rPr>
          <w:rFonts w:eastAsia="Calibri" w:cs="Calibri"/>
        </w:rPr>
        <w:t xml:space="preserve">Operators keep their phone </w:t>
      </w:r>
      <w:r w:rsidRPr="00D56CA6">
        <w:rPr>
          <w:rFonts w:eastAsia="Calibri" w:cs="Calibri"/>
        </w:rPr>
        <w:t>conversations</w:t>
      </w:r>
      <w:r w:rsidR="00943F1D">
        <w:rPr>
          <w:rFonts w:eastAsia="Calibri" w:cs="Calibri"/>
        </w:rPr>
        <w:t xml:space="preserve"> </w:t>
      </w:r>
      <w:r w:rsidRPr="00D56CA6">
        <w:rPr>
          <w:rFonts w:eastAsia="Calibri" w:cs="Calibri"/>
        </w:rPr>
        <w:t>shor</w:t>
      </w:r>
      <w:r w:rsidR="00BB15CC">
        <w:rPr>
          <w:rFonts w:eastAsia="Calibri" w:cs="Calibri"/>
        </w:rPr>
        <w:t>t—t</w:t>
      </w:r>
      <w:r w:rsidRPr="00D56CA6">
        <w:rPr>
          <w:rFonts w:eastAsia="Calibri" w:cs="Calibri"/>
        </w:rPr>
        <w:t>he Operators don’t want their calls to be traced back to the ship’s location. If Agents know the physical location of a target</w:t>
      </w:r>
      <w:r w:rsidR="00BB15CC">
        <w:rPr>
          <w:rFonts w:eastAsia="Calibri" w:cs="Calibri"/>
        </w:rPr>
        <w:t>,</w:t>
      </w:r>
      <w:r w:rsidRPr="00D56CA6">
        <w:rPr>
          <w:rFonts w:eastAsia="Calibri" w:cs="Calibri"/>
        </w:rPr>
        <w:t xml:space="preserve"> they can have </w:t>
      </w:r>
      <w:r w:rsidR="00FE2851">
        <w:rPr>
          <w:rFonts w:eastAsia="Calibri" w:cs="Calibri"/>
        </w:rPr>
        <w:t>sentinels</w:t>
      </w:r>
      <w:r w:rsidR="00FE2851" w:rsidRPr="00D56CA6">
        <w:rPr>
          <w:rFonts w:eastAsia="Calibri" w:cs="Calibri"/>
        </w:rPr>
        <w:t xml:space="preserve"> </w:t>
      </w:r>
      <w:r w:rsidRPr="00D56CA6">
        <w:rPr>
          <w:rFonts w:eastAsia="Calibri" w:cs="Calibri"/>
        </w:rPr>
        <w:t>capture the ship.</w:t>
      </w:r>
    </w:p>
    <w:p w:rsidR="00D56CA6" w:rsidRPr="00D56CA6" w:rsidRDefault="00D56CA6" w:rsidP="0034780C">
      <w:pPr>
        <w:pStyle w:val="Matrix"/>
        <w:rPr>
          <w:rFonts w:eastAsia="Calibri" w:cs="Calibri"/>
        </w:rPr>
      </w:pPr>
    </w:p>
    <w:p w:rsidR="009A23F0" w:rsidRDefault="00125311" w:rsidP="0034780C">
      <w:pPr>
        <w:pStyle w:val="Matrix"/>
        <w:rPr>
          <w:rFonts w:eastAsia="Calibri" w:cs="Calibri"/>
        </w:rPr>
      </w:pPr>
      <w:r>
        <w:rPr>
          <w:rFonts w:eastAsia="Calibri" w:cs="Calibri"/>
          <w:b/>
          <w:i/>
        </w:rPr>
        <w:t>Scan</w:t>
      </w:r>
      <w:r w:rsidR="00D56CA6" w:rsidRPr="00D56CA6">
        <w:rPr>
          <w:rFonts w:eastAsia="Calibri" w:cs="Calibri"/>
          <w:b/>
          <w:i/>
        </w:rPr>
        <w:t xml:space="preserve">- </w:t>
      </w:r>
      <w:r w:rsidR="00D56CA6" w:rsidRPr="00D56CA6">
        <w:rPr>
          <w:rFonts w:eastAsia="Calibri" w:cs="Calibri"/>
        </w:rPr>
        <w:t xml:space="preserve">Agents can </w:t>
      </w:r>
      <w:r>
        <w:rPr>
          <w:rFonts w:eastAsia="Calibri" w:cs="Calibri"/>
        </w:rPr>
        <w:t>scan</w:t>
      </w:r>
      <w:r w:rsidRPr="00D56CA6">
        <w:rPr>
          <w:rFonts w:eastAsia="Calibri" w:cs="Calibri"/>
        </w:rPr>
        <w:t xml:space="preserve"> </w:t>
      </w:r>
      <w:r w:rsidR="00D56CA6" w:rsidRPr="00D56CA6">
        <w:rPr>
          <w:rFonts w:eastAsia="Calibri" w:cs="Calibri"/>
        </w:rPr>
        <w:t xml:space="preserve">the Matrix for more detailed information. This can be done in different ways. The most common </w:t>
      </w:r>
      <w:r>
        <w:rPr>
          <w:rFonts w:eastAsia="Calibri" w:cs="Calibri"/>
        </w:rPr>
        <w:t>scan</w:t>
      </w:r>
      <w:r w:rsidRPr="00D56CA6">
        <w:rPr>
          <w:rFonts w:eastAsia="Calibri" w:cs="Calibri"/>
        </w:rPr>
        <w:t xml:space="preserve"> </w:t>
      </w:r>
      <w:r w:rsidR="00D56CA6" w:rsidRPr="00D56CA6">
        <w:rPr>
          <w:rFonts w:eastAsia="Calibri" w:cs="Calibri"/>
        </w:rPr>
        <w:t>is when the police have a warrant out for your arrest. Anytime your name appears on any authority’s list as a “person of interest</w:t>
      </w:r>
      <w:r w:rsidR="00BB15CC">
        <w:rPr>
          <w:rFonts w:eastAsia="Calibri" w:cs="Calibri"/>
        </w:rPr>
        <w:t>,</w:t>
      </w:r>
      <w:r w:rsidR="00D56CA6" w:rsidRPr="00D56CA6">
        <w:rPr>
          <w:rFonts w:eastAsia="Calibri" w:cs="Calibri"/>
        </w:rPr>
        <w:t>” or “wanted” for crimes against the government</w:t>
      </w:r>
      <w:r w:rsidR="009A23F0">
        <w:rPr>
          <w:rFonts w:eastAsia="Calibri" w:cs="Calibri"/>
        </w:rPr>
        <w:t xml:space="preserve">, you are at risk of being </w:t>
      </w:r>
      <w:r>
        <w:rPr>
          <w:rFonts w:eastAsia="Calibri" w:cs="Calibri"/>
        </w:rPr>
        <w:t>detected</w:t>
      </w:r>
      <w:r w:rsidR="00D56CA6" w:rsidRPr="00D56CA6">
        <w:rPr>
          <w:rFonts w:eastAsia="Calibri" w:cs="Calibri"/>
        </w:rPr>
        <w:t xml:space="preserve">. The Agents use these techniques and more when they are conducting a low level </w:t>
      </w:r>
      <w:r>
        <w:rPr>
          <w:rFonts w:eastAsia="Calibri" w:cs="Calibri"/>
        </w:rPr>
        <w:t>scan</w:t>
      </w:r>
      <w:r w:rsidRPr="00D56CA6">
        <w:rPr>
          <w:rFonts w:eastAsia="Calibri" w:cs="Calibri"/>
        </w:rPr>
        <w:t xml:space="preserve"> </w:t>
      </w:r>
      <w:r w:rsidR="00D56CA6" w:rsidRPr="00D56CA6">
        <w:rPr>
          <w:rFonts w:eastAsia="Calibri" w:cs="Calibri"/>
        </w:rPr>
        <w:t xml:space="preserve">of the Matrix. </w:t>
      </w:r>
    </w:p>
    <w:p w:rsidR="00D56CA6" w:rsidRPr="00D56CA6" w:rsidRDefault="00D56CA6" w:rsidP="0034780C">
      <w:pPr>
        <w:pStyle w:val="Matrix"/>
        <w:rPr>
          <w:rFonts w:eastAsia="Calibri" w:cs="Calibri"/>
        </w:rPr>
      </w:pPr>
      <w:r w:rsidRPr="00D56CA6">
        <w:rPr>
          <w:rFonts w:eastAsia="Calibri" w:cs="Calibri"/>
        </w:rPr>
        <w:t xml:space="preserve">A higher level of </w:t>
      </w:r>
      <w:r w:rsidR="00125311">
        <w:rPr>
          <w:rFonts w:eastAsia="Calibri" w:cs="Calibri"/>
        </w:rPr>
        <w:t>scan</w:t>
      </w:r>
      <w:r w:rsidR="00125311" w:rsidRPr="00D56CA6">
        <w:rPr>
          <w:rFonts w:eastAsia="Calibri" w:cs="Calibri"/>
        </w:rPr>
        <w:t xml:space="preserve"> </w:t>
      </w:r>
      <w:r w:rsidRPr="00D56CA6">
        <w:rPr>
          <w:rFonts w:eastAsia="Calibri" w:cs="Calibri"/>
        </w:rPr>
        <w:t xml:space="preserve">that Agents use only </w:t>
      </w:r>
      <w:r w:rsidR="00125311">
        <w:rPr>
          <w:rFonts w:eastAsia="Calibri" w:cs="Calibri"/>
        </w:rPr>
        <w:t>scans</w:t>
      </w:r>
      <w:r w:rsidR="00125311" w:rsidRPr="00D56CA6">
        <w:rPr>
          <w:rFonts w:eastAsia="Calibri" w:cs="Calibri"/>
        </w:rPr>
        <w:t xml:space="preserve"> </w:t>
      </w:r>
      <w:r w:rsidRPr="00D56CA6">
        <w:rPr>
          <w:rFonts w:eastAsia="Calibri" w:cs="Calibri"/>
        </w:rPr>
        <w:t xml:space="preserve">a specific area in the Matrix. </w:t>
      </w:r>
      <w:r w:rsidR="00125311">
        <w:rPr>
          <w:rFonts w:eastAsia="Calibri" w:cs="Calibri"/>
        </w:rPr>
        <w:t xml:space="preserve">When a high level scan is being conducted </w:t>
      </w:r>
      <w:r w:rsidRPr="00D56CA6">
        <w:rPr>
          <w:rFonts w:eastAsia="Calibri" w:cs="Calibri"/>
        </w:rPr>
        <w:t xml:space="preserve">Agents need to be in the area. Agents </w:t>
      </w:r>
      <w:r w:rsidR="00125311">
        <w:rPr>
          <w:rFonts w:eastAsia="Calibri" w:cs="Calibri"/>
        </w:rPr>
        <w:t>can only</w:t>
      </w:r>
      <w:r w:rsidR="00125311" w:rsidRPr="00D56CA6">
        <w:rPr>
          <w:rFonts w:eastAsia="Calibri" w:cs="Calibri"/>
        </w:rPr>
        <w:t xml:space="preserve"> </w:t>
      </w:r>
      <w:r w:rsidRPr="00D56CA6">
        <w:rPr>
          <w:rFonts w:eastAsia="Calibri" w:cs="Calibri"/>
        </w:rPr>
        <w:t>scan the bluepills in the area</w:t>
      </w:r>
      <w:r w:rsidR="00125311">
        <w:rPr>
          <w:rFonts w:eastAsia="Calibri" w:cs="Calibri"/>
        </w:rPr>
        <w:t>, since redpills have been unplugged from the Matrix they cannot be scanned by the Agents. The size of the area varies. Depending on the amount of Agents in the Matrix aiding in the scan the area is usually 6 blocks per Agent assisting in the scanning</w:t>
      </w:r>
      <w:r w:rsidRPr="00D56CA6">
        <w:rPr>
          <w:rFonts w:eastAsia="Calibri" w:cs="Calibri"/>
        </w:rPr>
        <w:t>. When bluepills are scanned</w:t>
      </w:r>
      <w:r w:rsidR="00BB15CC">
        <w:rPr>
          <w:rFonts w:eastAsia="Calibri" w:cs="Calibri"/>
        </w:rPr>
        <w:t>,</w:t>
      </w:r>
      <w:r w:rsidRPr="00D56CA6">
        <w:rPr>
          <w:rFonts w:eastAsia="Calibri" w:cs="Calibri"/>
        </w:rPr>
        <w:t xml:space="preserve"> the Agents know what each of them senses as though they were sensing it themselves. This means that when Agents are </w:t>
      </w:r>
      <w:r w:rsidR="003866FA">
        <w:rPr>
          <w:rFonts w:eastAsia="Calibri" w:cs="Calibri"/>
        </w:rPr>
        <w:t>scanning</w:t>
      </w:r>
      <w:r w:rsidR="00DF0E11">
        <w:rPr>
          <w:rFonts w:eastAsia="Calibri" w:cs="Calibri"/>
        </w:rPr>
        <w:t xml:space="preserve">, the </w:t>
      </w:r>
      <w:r w:rsidRPr="00D56CA6">
        <w:rPr>
          <w:rFonts w:eastAsia="Calibri" w:cs="Calibri"/>
        </w:rPr>
        <w:t>bluepill can give them information whether they want to or not. If the Agents find something</w:t>
      </w:r>
      <w:r w:rsidR="00DF0E11">
        <w:rPr>
          <w:rFonts w:eastAsia="Calibri" w:cs="Calibri"/>
        </w:rPr>
        <w:t xml:space="preserve"> suspicious,</w:t>
      </w:r>
      <w:r w:rsidRPr="00D56CA6">
        <w:rPr>
          <w:rFonts w:eastAsia="Calibri" w:cs="Calibri"/>
        </w:rPr>
        <w:t xml:space="preserve"> they can take over that bluepill’s RSI. This is how</w:t>
      </w:r>
      <w:r w:rsidR="00DF0E11">
        <w:rPr>
          <w:rFonts w:eastAsia="Calibri" w:cs="Calibri"/>
        </w:rPr>
        <w:t>, for example,</w:t>
      </w:r>
      <w:r w:rsidRPr="00D56CA6">
        <w:rPr>
          <w:rFonts w:eastAsia="Calibri" w:cs="Calibri"/>
        </w:rPr>
        <w:t xml:space="preserve"> they can take over the dump truck driver in the street, or the Police outside Trinity’s door. It takes a lot of system resources to do</w:t>
      </w:r>
      <w:r w:rsidR="00DF0E11">
        <w:rPr>
          <w:rFonts w:eastAsia="Calibri" w:cs="Calibri"/>
        </w:rPr>
        <w:t xml:space="preserve"> this,</w:t>
      </w:r>
      <w:r w:rsidRPr="00D56CA6">
        <w:rPr>
          <w:rFonts w:eastAsia="Calibri" w:cs="Calibri"/>
        </w:rPr>
        <w:t xml:space="preserve"> but Agents </w:t>
      </w:r>
      <w:r w:rsidR="003866FA">
        <w:rPr>
          <w:rFonts w:eastAsia="Calibri" w:cs="Calibri"/>
        </w:rPr>
        <w:t>scan</w:t>
      </w:r>
      <w:r w:rsidR="003866FA" w:rsidRPr="00D56CA6">
        <w:rPr>
          <w:rFonts w:eastAsia="Calibri" w:cs="Calibri"/>
        </w:rPr>
        <w:t xml:space="preserve"> </w:t>
      </w:r>
      <w:r w:rsidRPr="00D56CA6">
        <w:rPr>
          <w:rFonts w:eastAsia="Calibri" w:cs="Calibri"/>
        </w:rPr>
        <w:t xml:space="preserve">every bit of data put out in this area of the Matrix so they can find a specific target or </w:t>
      </w:r>
      <w:r w:rsidR="00BB15CC">
        <w:rPr>
          <w:rFonts w:eastAsia="Calibri" w:cs="Calibri"/>
        </w:rPr>
        <w:t xml:space="preserve">observe </w:t>
      </w:r>
      <w:r w:rsidRPr="00D56CA6">
        <w:rPr>
          <w:rFonts w:eastAsia="Calibri" w:cs="Calibri"/>
        </w:rPr>
        <w:t xml:space="preserve">suspicious </w:t>
      </w:r>
      <w:r w:rsidR="00C5087F" w:rsidRPr="00D56CA6">
        <w:rPr>
          <w:rFonts w:eastAsia="Calibri" w:cs="Calibri"/>
        </w:rPr>
        <w:t>acti</w:t>
      </w:r>
      <w:r w:rsidR="00C5087F">
        <w:rPr>
          <w:rFonts w:eastAsia="Calibri" w:cs="Calibri"/>
        </w:rPr>
        <w:t>vity</w:t>
      </w:r>
      <w:r w:rsidRPr="00D56CA6">
        <w:rPr>
          <w:rFonts w:eastAsia="Calibri" w:cs="Calibri"/>
        </w:rPr>
        <w:t>.</w:t>
      </w:r>
    </w:p>
    <w:p w:rsidR="00D56CA6" w:rsidRPr="00D56CA6" w:rsidRDefault="00D56CA6" w:rsidP="0034780C">
      <w:pPr>
        <w:pStyle w:val="Matrix"/>
        <w:rPr>
          <w:rFonts w:eastAsia="Calibri" w:cs="Calibri"/>
        </w:rPr>
      </w:pPr>
      <w:r w:rsidRPr="00D56CA6">
        <w:rPr>
          <w:rFonts w:eastAsia="Calibri" w:cs="Calibri"/>
        </w:rPr>
        <w:t>Agents can only take over RSIs that are healthy. If someone is deathly ill or injured</w:t>
      </w:r>
      <w:r w:rsidR="00C5087F">
        <w:rPr>
          <w:rFonts w:eastAsia="Calibri" w:cs="Calibri"/>
        </w:rPr>
        <w:t>,</w:t>
      </w:r>
      <w:r w:rsidRPr="00D56CA6">
        <w:rPr>
          <w:rFonts w:eastAsia="Calibri" w:cs="Calibri"/>
        </w:rPr>
        <w:t xml:space="preserve"> the Agent can’t take </w:t>
      </w:r>
      <w:r w:rsidR="00C5087F">
        <w:rPr>
          <w:rFonts w:eastAsia="Calibri" w:cs="Calibri"/>
        </w:rPr>
        <w:t>him</w:t>
      </w:r>
      <w:r w:rsidR="00C5087F" w:rsidRPr="00D56CA6">
        <w:rPr>
          <w:rFonts w:eastAsia="Calibri" w:cs="Calibri"/>
        </w:rPr>
        <w:t xml:space="preserve"> </w:t>
      </w:r>
      <w:r w:rsidRPr="00D56CA6">
        <w:rPr>
          <w:rFonts w:eastAsia="Calibri" w:cs="Calibri"/>
        </w:rPr>
        <w:t>over. This is one of the limits to an Agent’s programming. If an Agent does take over a</w:t>
      </w:r>
      <w:r w:rsidR="00EB239E">
        <w:rPr>
          <w:rFonts w:eastAsia="Calibri" w:cs="Calibri"/>
        </w:rPr>
        <w:t>n</w:t>
      </w:r>
      <w:r w:rsidRPr="00D56CA6">
        <w:rPr>
          <w:rFonts w:eastAsia="Calibri" w:cs="Calibri"/>
        </w:rPr>
        <w:t xml:space="preserve"> RSI</w:t>
      </w:r>
      <w:r w:rsidR="00EB239E">
        <w:rPr>
          <w:rFonts w:eastAsia="Calibri" w:cs="Calibri"/>
        </w:rPr>
        <w:t>,</w:t>
      </w:r>
      <w:r w:rsidRPr="00D56CA6">
        <w:rPr>
          <w:rFonts w:eastAsia="Calibri" w:cs="Calibri"/>
        </w:rPr>
        <w:t xml:space="preserve"> when the Agent </w:t>
      </w:r>
      <w:r w:rsidR="00EB239E">
        <w:rPr>
          <w:rFonts w:eastAsia="Calibri" w:cs="Calibri"/>
        </w:rPr>
        <w:t>stops scanning</w:t>
      </w:r>
      <w:r w:rsidR="00C5087F">
        <w:rPr>
          <w:rFonts w:eastAsia="Calibri" w:cs="Calibri"/>
        </w:rPr>
        <w:t>,</w:t>
      </w:r>
      <w:r w:rsidRPr="00D56CA6">
        <w:rPr>
          <w:rFonts w:eastAsia="Calibri" w:cs="Calibri"/>
        </w:rPr>
        <w:t xml:space="preserve"> that person has no recollection of what</w:t>
      </w:r>
      <w:r w:rsidR="00EB239E">
        <w:rPr>
          <w:rFonts w:eastAsia="Calibri" w:cs="Calibri"/>
        </w:rPr>
        <w:t xml:space="preserve"> just</w:t>
      </w:r>
      <w:r w:rsidRPr="00D56CA6">
        <w:rPr>
          <w:rFonts w:eastAsia="Calibri" w:cs="Calibri"/>
        </w:rPr>
        <w:t xml:space="preserve"> happened</w:t>
      </w:r>
      <w:r w:rsidR="00EB239E">
        <w:rPr>
          <w:rFonts w:eastAsia="Calibri" w:cs="Calibri"/>
        </w:rPr>
        <w:t xml:space="preserve"> to </w:t>
      </w:r>
      <w:r w:rsidR="00C5087F">
        <w:rPr>
          <w:rFonts w:eastAsia="Calibri" w:cs="Calibri"/>
        </w:rPr>
        <w:t>him</w:t>
      </w:r>
      <w:r w:rsidRPr="00D56CA6">
        <w:rPr>
          <w:rFonts w:eastAsia="Calibri" w:cs="Calibri"/>
        </w:rPr>
        <w:t xml:space="preserve">. Instantly upon the Agent leaving </w:t>
      </w:r>
      <w:r w:rsidR="00EB239E">
        <w:rPr>
          <w:rFonts w:eastAsia="Calibri" w:cs="Calibri"/>
        </w:rPr>
        <w:t>the bluepill’s</w:t>
      </w:r>
      <w:r w:rsidR="00EB239E" w:rsidRPr="00D56CA6">
        <w:rPr>
          <w:rFonts w:eastAsia="Calibri" w:cs="Calibri"/>
        </w:rPr>
        <w:t xml:space="preserve"> </w:t>
      </w:r>
      <w:r w:rsidR="00A13042">
        <w:rPr>
          <w:rFonts w:eastAsia="Calibri" w:cs="Calibri"/>
        </w:rPr>
        <w:t xml:space="preserve">RSI </w:t>
      </w:r>
      <w:r w:rsidRPr="00D56CA6">
        <w:rPr>
          <w:rFonts w:eastAsia="Calibri" w:cs="Calibri"/>
        </w:rPr>
        <w:t>body</w:t>
      </w:r>
      <w:r w:rsidR="00EB239E">
        <w:rPr>
          <w:rFonts w:eastAsia="Calibri" w:cs="Calibri"/>
        </w:rPr>
        <w:t>,</w:t>
      </w:r>
      <w:r w:rsidRPr="00D56CA6">
        <w:rPr>
          <w:rFonts w:eastAsia="Calibri" w:cs="Calibri"/>
        </w:rPr>
        <w:t xml:space="preserve"> the RSI’s memories are replaced with inserted ones that make the time pass as though nothing unusual happened to that person. But if the Agent dies or gets hurt </w:t>
      </w:r>
      <w:r w:rsidR="00EB239E">
        <w:rPr>
          <w:rFonts w:eastAsia="Calibri" w:cs="Calibri"/>
        </w:rPr>
        <w:t xml:space="preserve">during the </w:t>
      </w:r>
      <w:r w:rsidR="00730039">
        <w:rPr>
          <w:rFonts w:eastAsia="Calibri" w:cs="Calibri"/>
        </w:rPr>
        <w:t>while being taking over a bluepill’s RSI then the bluepill dies also.</w:t>
      </w:r>
      <w:r w:rsidRPr="00D56CA6">
        <w:rPr>
          <w:rFonts w:eastAsia="Calibri" w:cs="Calibri"/>
        </w:rPr>
        <w:t xml:space="preserve"> </w:t>
      </w:r>
    </w:p>
    <w:p w:rsidR="00D56CA6" w:rsidRPr="00D56CA6" w:rsidRDefault="00D56CA6" w:rsidP="0034780C">
      <w:pPr>
        <w:pStyle w:val="Matrix"/>
        <w:rPr>
          <w:rFonts w:eastAsia="Calibri" w:cs="Calibri"/>
        </w:rPr>
      </w:pPr>
    </w:p>
    <w:p w:rsidR="00D56CA6" w:rsidRPr="00D56CA6" w:rsidRDefault="00D56CA6" w:rsidP="0034780C">
      <w:pPr>
        <w:pStyle w:val="Matrix"/>
        <w:rPr>
          <w:rFonts w:eastAsia="Calibri" w:cs="Calibri"/>
        </w:rPr>
      </w:pPr>
      <w:r w:rsidRPr="00D56CA6">
        <w:rPr>
          <w:rFonts w:eastAsia="Calibri" w:cs="Calibri"/>
          <w:b/>
          <w:i/>
        </w:rPr>
        <w:t>Bug a target</w:t>
      </w:r>
      <w:r w:rsidRPr="00D56CA6">
        <w:rPr>
          <w:rFonts w:eastAsia="Calibri" w:cs="Calibri"/>
        </w:rPr>
        <w:t>- Agents bug targets because it is easier than running resource</w:t>
      </w:r>
      <w:r w:rsidR="00C5087F">
        <w:rPr>
          <w:rFonts w:eastAsia="Calibri" w:cs="Calibri"/>
        </w:rPr>
        <w:t>-</w:t>
      </w:r>
      <w:r w:rsidRPr="00D56CA6">
        <w:rPr>
          <w:rFonts w:eastAsia="Calibri" w:cs="Calibri"/>
        </w:rPr>
        <w:t xml:space="preserve">intense </w:t>
      </w:r>
      <w:r w:rsidR="003866FA">
        <w:rPr>
          <w:rFonts w:eastAsia="Calibri" w:cs="Calibri"/>
        </w:rPr>
        <w:t>scans</w:t>
      </w:r>
      <w:r w:rsidR="003866FA" w:rsidRPr="00D56CA6">
        <w:rPr>
          <w:rFonts w:eastAsia="Calibri" w:cs="Calibri"/>
        </w:rPr>
        <w:t xml:space="preserve"> </w:t>
      </w:r>
      <w:r w:rsidRPr="00D56CA6">
        <w:rPr>
          <w:rFonts w:eastAsia="Calibri" w:cs="Calibri"/>
        </w:rPr>
        <w:t xml:space="preserve">on an entire area of the Matrix. Bugs are a more efficient way to gather information over a long period of time. </w:t>
      </w:r>
      <w:r w:rsidR="006653F0" w:rsidRPr="006653F0">
        <w:rPr>
          <w:rFonts w:eastAsia="Calibri" w:cs="Calibri"/>
          <w:i/>
        </w:rPr>
        <w:t>Bugs</w:t>
      </w:r>
      <w:r w:rsidRPr="00D56CA6">
        <w:rPr>
          <w:rFonts w:eastAsia="Calibri" w:cs="Calibri"/>
        </w:rPr>
        <w:t xml:space="preserve"> insert themselves into the program of the RSI and report </w:t>
      </w:r>
      <w:r w:rsidR="00C5087F">
        <w:rPr>
          <w:rFonts w:eastAsia="Calibri" w:cs="Calibri"/>
        </w:rPr>
        <w:t>her</w:t>
      </w:r>
      <w:r w:rsidR="00C5087F" w:rsidRPr="00D56CA6">
        <w:rPr>
          <w:rFonts w:eastAsia="Calibri" w:cs="Calibri"/>
        </w:rPr>
        <w:t xml:space="preserve"> </w:t>
      </w:r>
      <w:r w:rsidRPr="00D56CA6">
        <w:rPr>
          <w:rFonts w:eastAsia="Calibri" w:cs="Calibri"/>
        </w:rPr>
        <w:t>location to the Agents</w:t>
      </w:r>
      <w:del w:id="58" w:author="Tre" w:date="2012-11-19T08:32:00Z">
        <w:r w:rsidRPr="00D56CA6" w:rsidDel="006701AD">
          <w:rPr>
            <w:rFonts w:eastAsia="Calibri" w:cs="Calibri"/>
          </w:rPr>
          <w:delText>. Bugs are simple A.I. with very low intelligence</w:delText>
        </w:r>
      </w:del>
      <w:r w:rsidRPr="00D56CA6">
        <w:rPr>
          <w:rFonts w:eastAsia="Calibri" w:cs="Calibri"/>
        </w:rPr>
        <w:t>.</w:t>
      </w:r>
    </w:p>
    <w:p w:rsidR="00D56CA6" w:rsidRPr="00D56CA6" w:rsidRDefault="00D56CA6" w:rsidP="0034780C">
      <w:pPr>
        <w:pStyle w:val="Matrix"/>
        <w:rPr>
          <w:rFonts w:eastAsia="Calibri" w:cs="Calibri"/>
        </w:rPr>
      </w:pPr>
    </w:p>
    <w:p w:rsidR="00D56CA6" w:rsidRDefault="00D56CA6" w:rsidP="0034780C">
      <w:pPr>
        <w:pStyle w:val="Matrix"/>
        <w:rPr>
          <w:rFonts w:cs="Calibri"/>
        </w:rPr>
      </w:pPr>
      <w:r w:rsidRPr="00D56CA6">
        <w:rPr>
          <w:rFonts w:cs="Calibri"/>
          <w:b/>
        </w:rPr>
        <w:t>Defrag</w:t>
      </w:r>
      <w:r w:rsidRPr="00D56CA6">
        <w:rPr>
          <w:rFonts w:cs="Calibri"/>
        </w:rPr>
        <w:t>- Agents can run defragmentation routines on the Matrix. This is part of the déjà vu effect. When the system makes a change or needs to repair a corrupted area in the Matrix</w:t>
      </w:r>
      <w:r w:rsidR="00C55A31">
        <w:rPr>
          <w:rFonts w:cs="Calibri"/>
        </w:rPr>
        <w:t>,</w:t>
      </w:r>
      <w:r w:rsidRPr="00D56CA6">
        <w:rPr>
          <w:rFonts w:cs="Calibri"/>
        </w:rPr>
        <w:t xml:space="preserve"> it </w:t>
      </w:r>
      <w:r w:rsidR="00C55A31">
        <w:rPr>
          <w:rFonts w:cs="Calibri"/>
        </w:rPr>
        <w:t>is defragged</w:t>
      </w:r>
      <w:r w:rsidRPr="00D56CA6">
        <w:rPr>
          <w:rFonts w:cs="Calibri"/>
        </w:rPr>
        <w:t>. Defrag looks like everything in that area is being magically reset and cleaned up. Things will fly around and mend themselves. Even RSI</w:t>
      </w:r>
      <w:r w:rsidR="00C55A31">
        <w:rPr>
          <w:rFonts w:cs="Calibri"/>
        </w:rPr>
        <w:t>s</w:t>
      </w:r>
      <w:r w:rsidRPr="00D56CA6">
        <w:rPr>
          <w:rFonts w:cs="Calibri"/>
        </w:rPr>
        <w:t xml:space="preserve"> can be defragged, but only the bluepills still plugged into the Matrix.</w:t>
      </w:r>
      <w:r w:rsidR="00D101FA">
        <w:rPr>
          <w:rFonts w:cs="Calibri"/>
        </w:rPr>
        <w:t xml:space="preserve"> Redpills are not harmed by defrag, their environment might change but they will be unaffected.</w:t>
      </w:r>
    </w:p>
    <w:p w:rsidR="00370185" w:rsidRDefault="00370185" w:rsidP="0034780C">
      <w:pPr>
        <w:pStyle w:val="Matrix"/>
        <w:rPr>
          <w:rFonts w:cs="Calibri"/>
        </w:rPr>
      </w:pPr>
    </w:p>
    <w:p w:rsidR="00370185" w:rsidRPr="00370185" w:rsidRDefault="00370185" w:rsidP="0034780C">
      <w:pPr>
        <w:pStyle w:val="Matrix"/>
        <w:rPr>
          <w:rFonts w:cs="Calibri"/>
          <w:b/>
        </w:rPr>
      </w:pPr>
      <w:r w:rsidRPr="00370185">
        <w:rPr>
          <w:rFonts w:cs="Calibri"/>
          <w:b/>
        </w:rPr>
        <w:t xml:space="preserve">Seize </w:t>
      </w:r>
      <w:r w:rsidR="00F41585">
        <w:rPr>
          <w:rFonts w:cs="Calibri"/>
          <w:b/>
        </w:rPr>
        <w:t xml:space="preserve">Bluepill </w:t>
      </w:r>
      <w:r w:rsidRPr="00370185">
        <w:rPr>
          <w:rFonts w:cs="Calibri"/>
          <w:b/>
        </w:rPr>
        <w:t>RSI</w:t>
      </w:r>
      <w:r w:rsidR="00F41585">
        <w:rPr>
          <w:rFonts w:cs="Calibri"/>
          <w:b/>
        </w:rPr>
        <w:t>s</w:t>
      </w:r>
      <w:r w:rsidRPr="00370185">
        <w:rPr>
          <w:rFonts w:cs="Calibri"/>
        </w:rPr>
        <w:t>-</w:t>
      </w:r>
      <w:r>
        <w:rPr>
          <w:rFonts w:cs="Calibri"/>
        </w:rPr>
        <w:t xml:space="preserve"> Agents can take over the RSI body of any bluepill. This happens in conjunction with a system scan. Once the </w:t>
      </w:r>
      <w:r w:rsidR="00732517">
        <w:rPr>
          <w:rFonts w:cs="Calibri"/>
        </w:rPr>
        <w:t>Agent has found the target of their scan they will seize a nearby bluepill’s RSI and pursue the anomaly. Seizing a RSI takes one full turn to complete</w:t>
      </w:r>
      <w:r w:rsidR="005F104D">
        <w:rPr>
          <w:rFonts w:cs="Calibri"/>
        </w:rPr>
        <w:t>. The entire time an Agent has seized a bluepill’s RSI body their attributes and skills are maxed out to a rating of five</w:t>
      </w:r>
      <w:r w:rsidR="00732517">
        <w:rPr>
          <w:rFonts w:cs="Calibri"/>
        </w:rPr>
        <w:t>.</w:t>
      </w:r>
      <w:r w:rsidR="004C1A1F">
        <w:rPr>
          <w:rFonts w:cs="Calibri"/>
        </w:rPr>
        <w:t xml:space="preserve"> Any damage </w:t>
      </w:r>
      <w:r w:rsidR="005F104D">
        <w:rPr>
          <w:rFonts w:cs="Calibri"/>
        </w:rPr>
        <w:t xml:space="preserve">that </w:t>
      </w:r>
      <w:r w:rsidR="00BD2252">
        <w:rPr>
          <w:rFonts w:cs="Calibri"/>
        </w:rPr>
        <w:t>is taken</w:t>
      </w:r>
      <w:r w:rsidR="005F104D">
        <w:rPr>
          <w:rFonts w:cs="Calibri"/>
        </w:rPr>
        <w:t xml:space="preserve"> during th</w:t>
      </w:r>
      <w:r w:rsidR="004C1A1F">
        <w:rPr>
          <w:rFonts w:cs="Calibri"/>
        </w:rPr>
        <w:t xml:space="preserve">is </w:t>
      </w:r>
      <w:r w:rsidR="005F104D">
        <w:rPr>
          <w:rFonts w:cs="Calibri"/>
        </w:rPr>
        <w:t>period stays with the bluepill even after the</w:t>
      </w:r>
      <w:r w:rsidR="004C1A1F">
        <w:rPr>
          <w:rFonts w:cs="Calibri"/>
        </w:rPr>
        <w:t xml:space="preserve"> Agent releases the RSI’s body. A bluepill doesn’t remember anything after being seized by an Agent. The bluepill</w:t>
      </w:r>
      <w:r w:rsidR="00997E32">
        <w:rPr>
          <w:rFonts w:cs="Calibri"/>
        </w:rPr>
        <w:t>’</w:t>
      </w:r>
      <w:r w:rsidR="004C1A1F">
        <w:rPr>
          <w:rFonts w:cs="Calibri"/>
        </w:rPr>
        <w:t>s memories</w:t>
      </w:r>
      <w:r w:rsidR="00997E32">
        <w:rPr>
          <w:rFonts w:cs="Calibri"/>
        </w:rPr>
        <w:t xml:space="preserve"> of the period</w:t>
      </w:r>
      <w:r w:rsidR="004C1A1F">
        <w:rPr>
          <w:rFonts w:cs="Calibri"/>
        </w:rPr>
        <w:t xml:space="preserve"> are erased and replaced with a plausible story</w:t>
      </w:r>
      <w:r w:rsidR="00997E32">
        <w:rPr>
          <w:rFonts w:cs="Calibri"/>
        </w:rPr>
        <w:t>,</w:t>
      </w:r>
      <w:r w:rsidR="004C1A1F">
        <w:rPr>
          <w:rFonts w:cs="Calibri"/>
        </w:rPr>
        <w:t xml:space="preserve"> or </w:t>
      </w:r>
      <w:r w:rsidR="00997E32">
        <w:rPr>
          <w:rFonts w:cs="Calibri"/>
        </w:rPr>
        <w:t xml:space="preserve">a </w:t>
      </w:r>
      <w:r w:rsidR="004C1A1F">
        <w:rPr>
          <w:rFonts w:cs="Calibri"/>
        </w:rPr>
        <w:t>blackout.</w:t>
      </w:r>
      <w:r w:rsidR="00232913">
        <w:rPr>
          <w:rFonts w:cs="Calibri"/>
        </w:rPr>
        <w:t xml:space="preserve"> Agents can only seize bluepills that are undamaged.</w:t>
      </w:r>
      <w:r w:rsidR="005F104D">
        <w:rPr>
          <w:rFonts w:cs="Calibri"/>
        </w:rPr>
        <w:t xml:space="preserve"> </w:t>
      </w:r>
    </w:p>
    <w:p w:rsidR="00D56CA6" w:rsidRDefault="00D56CA6" w:rsidP="00370185">
      <w:pPr>
        <w:pStyle w:val="Matrix"/>
      </w:pPr>
      <w:r>
        <w:br w:type="page"/>
      </w:r>
    </w:p>
    <w:p w:rsidR="002F0A45" w:rsidRDefault="002F0A45" w:rsidP="0034780C">
      <w:pPr>
        <w:pStyle w:val="MatrixTitle"/>
        <w:rPr>
          <w:sz w:val="20"/>
        </w:rPr>
      </w:pPr>
      <w:r w:rsidRPr="00D56CA6">
        <w:lastRenderedPageBreak/>
        <w:t>History</w:t>
      </w:r>
    </w:p>
    <w:p w:rsidR="00D56CA6" w:rsidRPr="00D56CA6" w:rsidRDefault="00D56CA6" w:rsidP="0034780C">
      <w:pPr>
        <w:pStyle w:val="MatrixIntrotext"/>
      </w:pPr>
      <w:r w:rsidRPr="00D56CA6">
        <w:t>Man has lost all of our records and written history. We are completely dependent on the Machines for any knowledge of our past. RSI Hackers have infiltrated the Matrix and extracted as much information as possible. But even with all that knowledge</w:t>
      </w:r>
      <w:r w:rsidR="00C55A31">
        <w:t>,</w:t>
      </w:r>
      <w:r w:rsidRPr="00D56CA6">
        <w:t xml:space="preserve"> we are only able to piece together shards of information. Here is everything we think we know about human history since the Machines have imprisoned the human race.</w:t>
      </w:r>
    </w:p>
    <w:p w:rsidR="00D56CA6" w:rsidRPr="00D56CA6" w:rsidRDefault="00D56CA6" w:rsidP="00D56CA6">
      <w:pPr>
        <w:ind w:firstLine="720"/>
        <w:jc w:val="both"/>
        <w:rPr>
          <w:rFonts w:ascii="Calibri" w:hAnsi="Calibri"/>
          <w:sz w:val="20"/>
        </w:rPr>
      </w:pPr>
    </w:p>
    <w:p w:rsidR="00D56CA6" w:rsidRPr="00D56CA6" w:rsidRDefault="00D56CA6" w:rsidP="0034780C">
      <w:pPr>
        <w:pStyle w:val="Matrixsubtitle"/>
        <w:rPr>
          <w:sz w:val="20"/>
        </w:rPr>
      </w:pPr>
      <w:r w:rsidRPr="00D56CA6">
        <w:t xml:space="preserve">… </w:t>
      </w:r>
      <w:r w:rsidR="006C6DF4">
        <w:t>a</w:t>
      </w:r>
      <w:r w:rsidRPr="00D56CA6">
        <w:t>s we know it</w:t>
      </w:r>
    </w:p>
    <w:p w:rsidR="00C55A31" w:rsidRDefault="00D56CA6" w:rsidP="0034780C">
      <w:pPr>
        <w:pStyle w:val="Matrix"/>
        <w:rPr>
          <w:ins w:id="59" w:author="Tre" w:date="2012-11-19T08:33:00Z"/>
        </w:rPr>
      </w:pPr>
      <w:r w:rsidRPr="00D56CA6">
        <w:t xml:space="preserve">The core of </w:t>
      </w:r>
      <w:r w:rsidR="00F071D8">
        <w:t>t</w:t>
      </w:r>
      <w:r w:rsidRPr="00D56CA6">
        <w:t>he Matrix story is evolution. The Machines evolved from computers into sentient and self</w:t>
      </w:r>
      <w:r w:rsidR="001C21D2">
        <w:t>-</w:t>
      </w:r>
      <w:r w:rsidRPr="00D56CA6">
        <w:t xml:space="preserve">aware beings. Humans were </w:t>
      </w:r>
      <w:r w:rsidR="001C21D2">
        <w:t xml:space="preserve">once </w:t>
      </w:r>
      <w:r w:rsidRPr="00D56CA6">
        <w:t>on the top of Earth’s ecological hierarchy, now they are just fuel/food for more fierce predators. There is a war going on. The inhabitants of the planet Earth are fighting for their existence. Since Neo's death</w:t>
      </w:r>
      <w:r w:rsidR="00C55A31">
        <w:t>,</w:t>
      </w:r>
      <w:r w:rsidRPr="00D56CA6">
        <w:t xml:space="preserve"> the resistance movement has grown. Zion is not the only city of resistance fighters</w:t>
      </w:r>
      <w:r w:rsidR="001C21D2">
        <w:t>;</w:t>
      </w:r>
      <w:r w:rsidRPr="00D56CA6">
        <w:t xml:space="preserve"> </w:t>
      </w:r>
      <w:r w:rsidR="001C21D2">
        <w:t>t</w:t>
      </w:r>
      <w:r w:rsidRPr="00D56CA6">
        <w:t xml:space="preserve">here are </w:t>
      </w:r>
      <w:r w:rsidR="001C21D2">
        <w:t xml:space="preserve">now </w:t>
      </w:r>
      <w:r w:rsidRPr="00D56CA6">
        <w:t xml:space="preserve">three human cities. Besides Zion, there is Utopia and Crystal Shard. </w:t>
      </w:r>
      <w:r w:rsidR="00486F2D">
        <w:t>Utopia and Zion</w:t>
      </w:r>
      <w:r w:rsidRPr="00D56CA6">
        <w:t xml:space="preserve"> are underground</w:t>
      </w:r>
      <w:r w:rsidR="00486F2D">
        <w:t xml:space="preserve"> cities</w:t>
      </w:r>
      <w:r w:rsidRPr="00D56CA6">
        <w:t xml:space="preserve"> near the Earth's core and </w:t>
      </w:r>
      <w:r w:rsidR="00486F2D">
        <w:t>Utopia</w:t>
      </w:r>
      <w:r w:rsidRPr="00D56CA6">
        <w:t xml:space="preserve"> is very well hidden. There are </w:t>
      </w:r>
      <w:r w:rsidR="001C21D2">
        <w:t xml:space="preserve">also </w:t>
      </w:r>
      <w:r w:rsidRPr="00D56CA6">
        <w:t>different types of human communities</w:t>
      </w:r>
      <w:r w:rsidR="001C21D2">
        <w:t xml:space="preserve"> residing</w:t>
      </w:r>
      <w:r w:rsidRPr="00D56CA6">
        <w:t xml:space="preserve"> outside the Matrix. </w:t>
      </w:r>
    </w:p>
    <w:p w:rsidR="001F7E3F" w:rsidRDefault="001F7E3F" w:rsidP="0034780C">
      <w:pPr>
        <w:pStyle w:val="Matrix"/>
      </w:pPr>
    </w:p>
    <w:p w:rsidR="00D56CA6" w:rsidRPr="00D56CA6" w:rsidRDefault="00D56CA6" w:rsidP="0034780C">
      <w:pPr>
        <w:pStyle w:val="Matrix"/>
      </w:pPr>
      <w:r w:rsidRPr="00D56CA6">
        <w:t>The surface</w:t>
      </w:r>
      <w:r w:rsidR="001C21D2">
        <w:t xml:space="preserve"> of Earth</w:t>
      </w:r>
      <w:r w:rsidRPr="00D56CA6">
        <w:t xml:space="preserve"> has turned into a subarctic climate. The Earth is in an Ice Age. The sun has not sh</w:t>
      </w:r>
      <w:r w:rsidR="00C55A31">
        <w:t>one</w:t>
      </w:r>
      <w:r w:rsidR="001C21D2">
        <w:t xml:space="preserve"> directly</w:t>
      </w:r>
      <w:r w:rsidRPr="00D56CA6">
        <w:t xml:space="preserve"> on the Earth's surface for over a thousand years. Few humans can survive on the Earth's surface</w:t>
      </w:r>
      <w:r w:rsidR="00C55A31">
        <w:t>, but one</w:t>
      </w:r>
      <w:r w:rsidRPr="00D56CA6">
        <w:t xml:space="preserve"> type of human culture that has </w:t>
      </w:r>
      <w:r w:rsidR="00C55A31">
        <w:t>re-emerged and done well is the nomadic clan culture.</w:t>
      </w:r>
      <w:r w:rsidR="001C21D2" w:rsidRPr="00D56CA6">
        <w:t xml:space="preserve"> </w:t>
      </w:r>
      <w:r w:rsidRPr="00D56CA6">
        <w:t xml:space="preserve">Nomads are humans who have adapted their ways to live on the surface their entire lifetime. Not all Nomads are in the </w:t>
      </w:r>
      <w:r w:rsidR="001C21D2">
        <w:t>“</w:t>
      </w:r>
      <w:r w:rsidRPr="00D56CA6">
        <w:t>Ice Desert” of the Real World, some live with other humans in the immense underground cities</w:t>
      </w:r>
      <w:r w:rsidR="00C55A31">
        <w:t>.</w:t>
      </w:r>
      <w:r w:rsidRPr="00D56CA6">
        <w:t xml:space="preserve"> Humans are prisoners in the world that they once ruled supreme. Now life in the Real World is savage and dangerous.</w:t>
      </w:r>
    </w:p>
    <w:p w:rsidR="00D56CA6" w:rsidRPr="00D56CA6" w:rsidRDefault="00D56CA6" w:rsidP="0034780C">
      <w:pPr>
        <w:pStyle w:val="Matrix"/>
      </w:pPr>
    </w:p>
    <w:p w:rsidR="00D56CA6" w:rsidRPr="00D56CA6" w:rsidRDefault="00D56CA6" w:rsidP="0034780C">
      <w:pPr>
        <w:pStyle w:val="Matrix"/>
      </w:pPr>
      <w:r w:rsidRPr="00D56CA6">
        <w:t xml:space="preserve">Since the time of </w:t>
      </w:r>
      <w:r w:rsidR="00542A6F">
        <w:t xml:space="preserve">human </w:t>
      </w:r>
      <w:r w:rsidRPr="00D56CA6">
        <w:t>captivity</w:t>
      </w:r>
      <w:r w:rsidR="00B44FFF">
        <w:t>,</w:t>
      </w:r>
      <w:r w:rsidRPr="00D56CA6">
        <w:t xml:space="preserve"> </w:t>
      </w:r>
      <w:r w:rsidR="008E6243">
        <w:t>five</w:t>
      </w:r>
      <w:r w:rsidR="008E6243" w:rsidRPr="00D56CA6">
        <w:t xml:space="preserve"> </w:t>
      </w:r>
      <w:r w:rsidRPr="00D56CA6">
        <w:t xml:space="preserve">messiahs have come to save the human race. One messiah was the first man born in the MATRIX </w:t>
      </w:r>
      <w:r w:rsidR="00764ECB">
        <w:t>to have</w:t>
      </w:r>
      <w:r w:rsidR="00764ECB" w:rsidRPr="00D56CA6">
        <w:t xml:space="preserve"> </w:t>
      </w:r>
      <w:r w:rsidRPr="00D56CA6">
        <w:t xml:space="preserve">the ability to manipulate the Matrix as he saw fit. The </w:t>
      </w:r>
      <w:r w:rsidR="008E6243">
        <w:t>sixth</w:t>
      </w:r>
      <w:r w:rsidR="008E6243" w:rsidRPr="00D56CA6">
        <w:t xml:space="preserve"> </w:t>
      </w:r>
      <w:r w:rsidRPr="00D56CA6">
        <w:t>messiah was Neo. After Neo's death</w:t>
      </w:r>
      <w:r w:rsidR="00542A6F">
        <w:t>,</w:t>
      </w:r>
      <w:r w:rsidRPr="00D56CA6">
        <w:t xml:space="preserve"> the Oracle said that there would be many more humans with </w:t>
      </w:r>
      <w:r w:rsidR="006653F0" w:rsidRPr="006653F0">
        <w:rPr>
          <w:i/>
        </w:rPr>
        <w:t xml:space="preserve">the gift </w:t>
      </w:r>
      <w:r w:rsidRPr="00D56CA6">
        <w:t xml:space="preserve">to manipulate the world of the Matrix. Neo was unique, but humans are amazing creatures. Despite the best efforts of the A.I. to root out all of these mutations, humans are adapting to their new environment. This has </w:t>
      </w:r>
      <w:r w:rsidR="00764ECB">
        <w:t>created significant problems</w:t>
      </w:r>
      <w:r w:rsidRPr="00D56CA6">
        <w:t xml:space="preserve"> for the Machines. Certain individuals born in the MATRIX have developed the power to reshape it as they want. The Machines once used Zion as a pressure release valve for humans that could not accept the programming of the Matrix. The Machines allow</w:t>
      </w:r>
      <w:r w:rsidR="00FD13AD">
        <w:t>ed</w:t>
      </w:r>
      <w:r w:rsidRPr="00D56CA6">
        <w:t xml:space="preserve"> all rejected humans to live in Zion until it reached 250,000 people. At that point</w:t>
      </w:r>
      <w:r w:rsidR="00542A6F">
        <w:t>,</w:t>
      </w:r>
      <w:r w:rsidRPr="00D56CA6">
        <w:t xml:space="preserve"> the Machines invaded Zion and killed everyone but a handful of humans to seed the next version of the Matrix Source code. </w:t>
      </w:r>
      <w:r w:rsidR="00542A6F">
        <w:t>However, t</w:t>
      </w:r>
      <w:r w:rsidRPr="00D56CA6">
        <w:t>he peace that Neo brokered allowed humans to grow well past the quarter million mark. In the three hundred years since Neo’s death</w:t>
      </w:r>
      <w:r w:rsidR="00FD13AD">
        <w:t>,</w:t>
      </w:r>
      <w:r w:rsidRPr="00D56CA6">
        <w:t xml:space="preserve"> the ability to reshape the MATRIX </w:t>
      </w:r>
      <w:r w:rsidR="00542A6F">
        <w:t>has occurred</w:t>
      </w:r>
      <w:r w:rsidR="00FD13AD" w:rsidRPr="00D56CA6">
        <w:t xml:space="preserve"> </w:t>
      </w:r>
      <w:r w:rsidRPr="00D56CA6">
        <w:t>more</w:t>
      </w:r>
      <w:r w:rsidR="00542A6F">
        <w:t xml:space="preserve"> and more</w:t>
      </w:r>
      <w:r w:rsidRPr="00D56CA6">
        <w:t xml:space="preserve"> frequently. Instead of one human in every 250,000 people having the gift, now there are </w:t>
      </w:r>
      <w:r w:rsidR="008E6243">
        <w:t xml:space="preserve">about </w:t>
      </w:r>
      <w:r w:rsidRPr="00D56CA6">
        <w:t>a dozen with the gift</w:t>
      </w:r>
      <w:r w:rsidR="008E6243">
        <w:t xml:space="preserve"> in every 250,000 people</w:t>
      </w:r>
      <w:r w:rsidRPr="00D56CA6">
        <w:t xml:space="preserve">. Some of these special humans are still hardwired to their prisons. Zion Resistance calls </w:t>
      </w:r>
      <w:r w:rsidR="00FD13AD">
        <w:t>those</w:t>
      </w:r>
      <w:r w:rsidR="00FD13AD" w:rsidRPr="00D56CA6">
        <w:t xml:space="preserve"> </w:t>
      </w:r>
      <w:r w:rsidRPr="00D56CA6">
        <w:t>humans</w:t>
      </w:r>
      <w:r w:rsidR="00FD13AD">
        <w:t xml:space="preserve"> who are</w:t>
      </w:r>
      <w:r w:rsidRPr="00D56CA6">
        <w:t xml:space="preserve"> still plugged into the Matrix bluepills or </w:t>
      </w:r>
      <w:r w:rsidR="006653F0" w:rsidRPr="006653F0">
        <w:rPr>
          <w:i/>
        </w:rPr>
        <w:t>lambs</w:t>
      </w:r>
      <w:r w:rsidRPr="00D56CA6">
        <w:t xml:space="preserve">. Others with </w:t>
      </w:r>
      <w:r w:rsidR="00FD13AD">
        <w:t>the</w:t>
      </w:r>
      <w:r w:rsidR="00FD13AD" w:rsidRPr="00D56CA6">
        <w:t xml:space="preserve"> </w:t>
      </w:r>
      <w:r w:rsidRPr="00D56CA6">
        <w:t>gift believe they can change the world, and have decided to fight the Machines.</w:t>
      </w:r>
    </w:p>
    <w:p w:rsidR="00D56CA6" w:rsidRPr="00D56CA6" w:rsidRDefault="00D56CA6" w:rsidP="0034780C">
      <w:pPr>
        <w:pStyle w:val="Matrix"/>
      </w:pPr>
    </w:p>
    <w:p w:rsidR="00D56CA6" w:rsidRPr="00D56CA6" w:rsidRDefault="00D56CA6" w:rsidP="0034780C">
      <w:pPr>
        <w:pStyle w:val="Matrix"/>
      </w:pPr>
      <w:r w:rsidRPr="00D56CA6">
        <w:t xml:space="preserve">The real world and the Matrix have become a complicated place for everyone. Neo sacrificed himself for peace between the </w:t>
      </w:r>
      <w:r w:rsidR="003D008C">
        <w:t>h</w:t>
      </w:r>
      <w:r w:rsidRPr="00D56CA6">
        <w:t>umans and Machines</w:t>
      </w:r>
      <w:r w:rsidR="00542A6F">
        <w:t xml:space="preserve">, which lasted for approximately 150 years. </w:t>
      </w:r>
      <w:r w:rsidRPr="00D56CA6">
        <w:t xml:space="preserve"> </w:t>
      </w:r>
      <w:r w:rsidR="003D008C">
        <w:t>Many</w:t>
      </w:r>
      <w:r w:rsidRPr="00D56CA6">
        <w:t xml:space="preserve"> humans viewed the peace as one sided</w:t>
      </w:r>
      <w:r w:rsidR="003D008C">
        <w:t>;</w:t>
      </w:r>
      <w:r w:rsidRPr="00D56CA6">
        <w:t xml:space="preserve"> </w:t>
      </w:r>
      <w:r w:rsidR="003D008C">
        <w:t xml:space="preserve">they believed that </w:t>
      </w:r>
      <w:r w:rsidRPr="00D56CA6">
        <w:t xml:space="preserve">the Machines were the only ones benefitting from peace. </w:t>
      </w:r>
      <w:r w:rsidR="00542A6F">
        <w:t xml:space="preserve">Leytah, Neo’s great-granddaughter, was one of these humans. </w:t>
      </w:r>
      <w:r w:rsidRPr="00D56CA6">
        <w:t>While humans were in captivity</w:t>
      </w:r>
      <w:r w:rsidR="00542A6F">
        <w:t>,</w:t>
      </w:r>
      <w:r w:rsidRPr="00D56CA6">
        <w:t xml:space="preserve"> Leytah felt there could be no true peace. She couldn’t stand by and leave her brothers and sisters in their inhumane prisons, as food for what she called metal monsters. </w:t>
      </w:r>
      <w:r w:rsidR="00EA5074">
        <w:t xml:space="preserve">She </w:t>
      </w:r>
      <w:r w:rsidRPr="00D56CA6">
        <w:t>knew that by attacking the Machines</w:t>
      </w:r>
      <w:r w:rsidR="00542A6F">
        <w:t>,</w:t>
      </w:r>
      <w:r w:rsidRPr="00D56CA6">
        <w:t xml:space="preserve"> </w:t>
      </w:r>
      <w:r w:rsidR="00EA5074">
        <w:t>she</w:t>
      </w:r>
      <w:r w:rsidR="00542A6F" w:rsidRPr="00D56CA6">
        <w:t xml:space="preserve"> </w:t>
      </w:r>
      <w:r w:rsidRPr="00D56CA6">
        <w:t xml:space="preserve">would start a war that all humans would have to fight. This didn’t matter to </w:t>
      </w:r>
      <w:r w:rsidR="00EA5074">
        <w:t>her</w:t>
      </w:r>
      <w:r w:rsidRPr="00D56CA6">
        <w:t xml:space="preserve">, but it weighed heavy on the ruling council </w:t>
      </w:r>
      <w:r w:rsidRPr="00D56CA6">
        <w:lastRenderedPageBreak/>
        <w:t xml:space="preserve">in Zion. The council would not lift a finger to help her attack the Machines. They had become too comfortable, lazy, and corrupt to help anyone but themselves. Leytah </w:t>
      </w:r>
      <w:r w:rsidR="003D008C">
        <w:t>k</w:t>
      </w:r>
      <w:r w:rsidRPr="00D56CA6">
        <w:t>new this</w:t>
      </w:r>
      <w:r w:rsidR="00542A6F">
        <w:t>,</w:t>
      </w:r>
      <w:r w:rsidRPr="00D56CA6">
        <w:t xml:space="preserve"> so she left her home</w:t>
      </w:r>
      <w:r w:rsidR="003D008C">
        <w:t xml:space="preserve"> in</w:t>
      </w:r>
      <w:r w:rsidRPr="00D56CA6">
        <w:t xml:space="preserve"> Zion</w:t>
      </w:r>
      <w:r w:rsidR="00542A6F">
        <w:t>,</w:t>
      </w:r>
      <w:r w:rsidRPr="00D56CA6">
        <w:t xml:space="preserve"> never to return. Years later</w:t>
      </w:r>
      <w:r w:rsidR="00542A6F">
        <w:t>,</w:t>
      </w:r>
      <w:r w:rsidRPr="00D56CA6">
        <w:t xml:space="preserve"> she surfaced as the leader of an army that would succeed in freeing millions of humans from power plant #BJ04CH, later named Crystal Shard by its captors. The name comes from the tall</w:t>
      </w:r>
      <w:r w:rsidR="003D008C">
        <w:t>,</w:t>
      </w:r>
      <w:r w:rsidRPr="00D56CA6">
        <w:t xml:space="preserve"> broken generators left behind after the battles were </w:t>
      </w:r>
      <w:r w:rsidR="00542A6F">
        <w:t>over</w:t>
      </w:r>
      <w:r w:rsidRPr="00D56CA6">
        <w:t xml:space="preserve">. The exhausted Matrix power plant looks like </w:t>
      </w:r>
      <w:r w:rsidR="00542A6F">
        <w:t>thousands</w:t>
      </w:r>
      <w:r w:rsidRPr="00D56CA6">
        <w:t xml:space="preserve"> of sharp </w:t>
      </w:r>
      <w:r w:rsidR="003D008C">
        <w:t>shards</w:t>
      </w:r>
      <w:r w:rsidR="003D008C" w:rsidRPr="00D56CA6">
        <w:t xml:space="preserve"> </w:t>
      </w:r>
      <w:r w:rsidRPr="00D56CA6">
        <w:t>of glass broken and strewn over the landscape.</w:t>
      </w:r>
    </w:p>
    <w:p w:rsidR="00D56CA6" w:rsidRPr="00D56CA6" w:rsidRDefault="00D56CA6" w:rsidP="0034780C">
      <w:pPr>
        <w:pStyle w:val="Matrix"/>
      </w:pPr>
    </w:p>
    <w:p w:rsidR="00EA5074" w:rsidRDefault="00EA5074" w:rsidP="0034780C">
      <w:pPr>
        <w:pStyle w:val="Matrix"/>
        <w:rPr>
          <w:ins w:id="60" w:author="Tre" w:date="2012-11-19T08:33:00Z"/>
        </w:rPr>
      </w:pPr>
      <w:r>
        <w:t xml:space="preserve">The </w:t>
      </w:r>
      <w:r w:rsidR="00D56CA6" w:rsidRPr="00D56CA6">
        <w:t>Nomad clans</w:t>
      </w:r>
      <w:r>
        <w:t xml:space="preserve"> developed after the battle over #BJ04CH</w:t>
      </w:r>
      <w:r w:rsidR="00D56CA6" w:rsidRPr="00D56CA6">
        <w:t>. Many of the resistance fighters that Leytah recruited were not allowed back into Zion. And many did not want to return underground. While training to attack power plant #BJ04CH</w:t>
      </w:r>
      <w:r>
        <w:t>,</w:t>
      </w:r>
      <w:r w:rsidR="00D56CA6" w:rsidRPr="00D56CA6">
        <w:t xml:space="preserve"> many learned ways to adapt to living on the surface. Some stayed in Crystal Shard and help</w:t>
      </w:r>
      <w:r>
        <w:t>ed</w:t>
      </w:r>
      <w:r w:rsidR="00D56CA6" w:rsidRPr="00D56CA6">
        <w:t xml:space="preserve"> build it into the great city it is today. Crystal Shard </w:t>
      </w:r>
      <w:r>
        <w:t xml:space="preserve">quickly </w:t>
      </w:r>
      <w:r w:rsidR="00D56CA6" w:rsidRPr="00D56CA6">
        <w:t>filled with new citizens and began to emulate the politics of their parent cities</w:t>
      </w:r>
      <w:r w:rsidR="00B765D2">
        <w:t>,</w:t>
      </w:r>
      <w:r w:rsidR="00D56CA6" w:rsidRPr="00D56CA6">
        <w:t xml:space="preserve"> Zion and Utopia. </w:t>
      </w:r>
    </w:p>
    <w:p w:rsidR="001F7E3F" w:rsidRDefault="001F7E3F" w:rsidP="0034780C">
      <w:pPr>
        <w:pStyle w:val="Matrix"/>
      </w:pPr>
    </w:p>
    <w:p w:rsidR="00D56CA6" w:rsidRPr="00D56CA6" w:rsidRDefault="00D56CA6" w:rsidP="0034780C">
      <w:pPr>
        <w:pStyle w:val="Matrix"/>
      </w:pPr>
      <w:r w:rsidRPr="00D56CA6">
        <w:t xml:space="preserve">Some of the original fighters decided that survival of the human race depended on </w:t>
      </w:r>
      <w:r w:rsidR="00EA5074">
        <w:t>its</w:t>
      </w:r>
      <w:r w:rsidR="00EA5074" w:rsidRPr="00D56CA6">
        <w:t xml:space="preserve"> </w:t>
      </w:r>
      <w:r w:rsidRPr="00D56CA6">
        <w:t xml:space="preserve">adapting to the new face of </w:t>
      </w:r>
      <w:r w:rsidR="00EA5074">
        <w:t>the planet</w:t>
      </w:r>
      <w:r w:rsidRPr="00D56CA6">
        <w:t xml:space="preserve">. How could humans truly conquer the machines if </w:t>
      </w:r>
      <w:r w:rsidR="00EA5074">
        <w:t>they</w:t>
      </w:r>
      <w:r w:rsidR="00EA5074" w:rsidRPr="00D56CA6">
        <w:t xml:space="preserve"> </w:t>
      </w:r>
      <w:r w:rsidRPr="00D56CA6">
        <w:t>stayed underground like worms? They decided humans belonged on the surface of the Earth as well as in its bowel. They left Crystal Shard shortly after it was established, leaving the city and its politics to the council of men and women. Leytah led these nomads at first. After her death</w:t>
      </w:r>
      <w:r w:rsidR="00B765D2">
        <w:t>,</w:t>
      </w:r>
      <w:r w:rsidRPr="00D56CA6">
        <w:t xml:space="preserve"> the nomads split into many different clans. Each nomadic clan has a differing philosophy and each clan is ruled by </w:t>
      </w:r>
      <w:r w:rsidR="00B765D2">
        <w:t>its own</w:t>
      </w:r>
      <w:r w:rsidR="00B765D2" w:rsidRPr="00D56CA6">
        <w:t xml:space="preserve"> </w:t>
      </w:r>
      <w:r w:rsidRPr="00D56CA6">
        <w:t>beliefs. Early on</w:t>
      </w:r>
      <w:r w:rsidR="00D954EC">
        <w:t>,</w:t>
      </w:r>
      <w:r w:rsidRPr="00D56CA6">
        <w:t xml:space="preserve"> before Leytah died</w:t>
      </w:r>
      <w:r w:rsidR="00B765D2">
        <w:t>,</w:t>
      </w:r>
      <w:r w:rsidRPr="00D56CA6">
        <w:t xml:space="preserve"> humans tried to attack another Matrix power plant</w:t>
      </w:r>
      <w:r w:rsidR="00D954EC">
        <w:t>,</w:t>
      </w:r>
      <w:r w:rsidRPr="00D56CA6">
        <w:t xml:space="preserve"> but the Machines adapted to their tactics and their mission failed, repeatedly. Because of all their failed attacks</w:t>
      </w:r>
      <w:r w:rsidR="00D954EC">
        <w:t>,</w:t>
      </w:r>
      <w:r w:rsidRPr="00D56CA6">
        <w:t xml:space="preserve"> Leytah decreed that the Nomads </w:t>
      </w:r>
      <w:r w:rsidR="00B765D2">
        <w:t>would also</w:t>
      </w:r>
      <w:r w:rsidR="00B765D2" w:rsidRPr="00D56CA6">
        <w:t xml:space="preserve"> </w:t>
      </w:r>
      <w:r w:rsidRPr="00D56CA6">
        <w:t>have to adapt. “We will become extinct if we don’t find a new way to fight our oppressors. Never lay down in defeat, never stop attacking, become the dis-ease that destroys the machines without mercy.”</w:t>
      </w:r>
    </w:p>
    <w:p w:rsidR="00D56CA6" w:rsidRPr="00D56CA6" w:rsidRDefault="00D56CA6" w:rsidP="0034780C">
      <w:pPr>
        <w:pStyle w:val="Matrix"/>
      </w:pPr>
    </w:p>
    <w:p w:rsidR="00D56CA6" w:rsidRPr="00D56CA6" w:rsidRDefault="00D56CA6" w:rsidP="0034780C">
      <w:pPr>
        <w:pStyle w:val="Matrix"/>
      </w:pPr>
      <w:r w:rsidRPr="00D56CA6">
        <w:t xml:space="preserve">For the past 150 years there has been nothing but war between the Machines and </w:t>
      </w:r>
      <w:r w:rsidR="00DF2031">
        <w:t>h</w:t>
      </w:r>
      <w:r w:rsidRPr="00D56CA6">
        <w:t xml:space="preserve">umans. Neither one is gaining or losing enough </w:t>
      </w:r>
      <w:r w:rsidR="00D954EC">
        <w:t xml:space="preserve">ground </w:t>
      </w:r>
      <w:r w:rsidRPr="00D56CA6">
        <w:t xml:space="preserve">to put an end to this purgatory of pain for everyone. The war has </w:t>
      </w:r>
      <w:r w:rsidR="00D954EC">
        <w:t xml:space="preserve">been </w:t>
      </w:r>
      <w:r w:rsidRPr="00D56CA6">
        <w:t xml:space="preserve">waged </w:t>
      </w:r>
      <w:r w:rsidR="00D954EC">
        <w:t xml:space="preserve">on for </w:t>
      </w:r>
      <w:r w:rsidRPr="00D56CA6">
        <w:t xml:space="preserve">so long that neither side fights out of passion, but more out of conditioning. </w:t>
      </w:r>
      <w:r w:rsidR="00D954EC">
        <w:t>Typically i</w:t>
      </w:r>
      <w:r w:rsidRPr="00D56CA6">
        <w:t>n nature</w:t>
      </w:r>
      <w:r w:rsidR="00D954EC">
        <w:t>,</w:t>
      </w:r>
      <w:r w:rsidRPr="00D56CA6">
        <w:t xml:space="preserve"> when two species are at the top of the predatory chain</w:t>
      </w:r>
      <w:r w:rsidR="00D954EC">
        <w:t>,</w:t>
      </w:r>
      <w:r w:rsidRPr="00D56CA6">
        <w:t xml:space="preserve"> they will avoid each other instead of continuing to ruin each other by competing for control. For some reason</w:t>
      </w:r>
      <w:r w:rsidR="00D954EC">
        <w:t>,</w:t>
      </w:r>
      <w:r w:rsidRPr="00D56CA6">
        <w:t xml:space="preserve"> Machines and </w:t>
      </w:r>
      <w:r w:rsidR="00DF2031">
        <w:t>h</w:t>
      </w:r>
      <w:r w:rsidRPr="00D56CA6">
        <w:t>umans have not reached this balance. Machines insist on using humans as their food source</w:t>
      </w:r>
      <w:r w:rsidR="00DF2031">
        <w:t>,</w:t>
      </w:r>
      <w:r w:rsidRPr="00D56CA6">
        <w:t xml:space="preserve"> and humans continue to fight their subjugators.</w:t>
      </w:r>
    </w:p>
    <w:p w:rsidR="00D56CA6" w:rsidRDefault="00D56CA6">
      <w:r>
        <w:br w:type="page"/>
      </w:r>
    </w:p>
    <w:p w:rsidR="002F0A45" w:rsidRDefault="002F0A45" w:rsidP="0034780C">
      <w:pPr>
        <w:pStyle w:val="MatrixTitle"/>
      </w:pPr>
      <w:r w:rsidRPr="008649D6">
        <w:lastRenderedPageBreak/>
        <w:t>Game Concept</w:t>
      </w:r>
      <w:r>
        <w:t>s</w:t>
      </w:r>
    </w:p>
    <w:p w:rsidR="00D56CA6" w:rsidRPr="00F94F24" w:rsidRDefault="00D56CA6" w:rsidP="0034780C">
      <w:pPr>
        <w:pStyle w:val="MatrixIntrotext"/>
      </w:pPr>
      <w:r w:rsidRPr="00F94F24">
        <w:t xml:space="preserve">The game concept section of this sourcebook contains </w:t>
      </w:r>
      <w:r>
        <w:t>the nuts and bolts of the Matrix RPG. These are</w:t>
      </w:r>
      <w:r w:rsidRPr="00F94F24">
        <w:t xml:space="preserve"> the main rules </w:t>
      </w:r>
      <w:r>
        <w:t xml:space="preserve">that everyone needs to know in order </w:t>
      </w:r>
      <w:r w:rsidRPr="00F94F24">
        <w:t xml:space="preserve">to play this RPG. </w:t>
      </w:r>
      <w:r>
        <w:t>I have modified this world so that gamemasters and players can explore the infinite possibilities of this alternate universe</w:t>
      </w:r>
      <w:r w:rsidR="00D954EC">
        <w:t>.</w:t>
      </w:r>
      <w:r>
        <w:t xml:space="preserve"> </w:t>
      </w:r>
    </w:p>
    <w:p w:rsidR="00D56CA6" w:rsidRDefault="00D56CA6" w:rsidP="00D56CA6">
      <w:pPr>
        <w:pStyle w:val="Matrix"/>
        <w:rPr>
          <w:rFonts w:cs="Calibri"/>
        </w:rPr>
      </w:pPr>
    </w:p>
    <w:p w:rsidR="00D56CA6" w:rsidRPr="00B14F1D" w:rsidRDefault="00D56CA6" w:rsidP="00D56CA6">
      <w:pPr>
        <w:pStyle w:val="Matrixsubtitle"/>
      </w:pPr>
      <w:bookmarkStart w:id="61" w:name="Dice"/>
      <w:r w:rsidRPr="00B14F1D">
        <w:t xml:space="preserve">Dice System </w:t>
      </w:r>
      <w:bookmarkEnd w:id="61"/>
    </w:p>
    <w:p w:rsidR="00D56CA6" w:rsidRDefault="00D56CA6" w:rsidP="00D56CA6">
      <w:pPr>
        <w:pStyle w:val="Matrix"/>
        <w:rPr>
          <w:rFonts w:cs="Calibri"/>
        </w:rPr>
      </w:pPr>
      <w:r w:rsidRPr="005D616C">
        <w:rPr>
          <w:rFonts w:cs="Calibri"/>
        </w:rPr>
        <w:t xml:space="preserve">This game is based on </w:t>
      </w:r>
      <w:r w:rsidR="00877AE6">
        <w:rPr>
          <w:rFonts w:cs="Calibri"/>
        </w:rPr>
        <w:t>ten</w:t>
      </w:r>
      <w:r w:rsidR="00106D74">
        <w:rPr>
          <w:rFonts w:cs="Calibri"/>
        </w:rPr>
        <w:t>-</w:t>
      </w:r>
      <w:r w:rsidRPr="005D616C">
        <w:rPr>
          <w:rFonts w:cs="Calibri"/>
        </w:rPr>
        <w:t>sided dice</w:t>
      </w:r>
      <w:r>
        <w:rPr>
          <w:rFonts w:cs="Calibri"/>
        </w:rPr>
        <w:t xml:space="preserve"> </w:t>
      </w:r>
      <w:r w:rsidRPr="005D616C">
        <w:rPr>
          <w:rFonts w:cs="Calibri"/>
        </w:rPr>
        <w:t>(</w:t>
      </w:r>
      <w:r>
        <w:rPr>
          <w:rFonts w:cs="Calibri"/>
        </w:rPr>
        <w:t>written as “</w:t>
      </w:r>
      <w:r w:rsidRPr="00DF7AFA">
        <w:rPr>
          <w:rFonts w:cs="Calibri"/>
          <w:i/>
        </w:rPr>
        <w:t>d10</w:t>
      </w:r>
      <w:r>
        <w:rPr>
          <w:rFonts w:cs="Calibri"/>
        </w:rPr>
        <w:t>”</w:t>
      </w:r>
      <w:r w:rsidRPr="005D616C">
        <w:rPr>
          <w:rFonts w:cs="Calibri"/>
        </w:rPr>
        <w:t>)</w:t>
      </w:r>
      <w:r w:rsidR="005C43D0">
        <w:rPr>
          <w:rFonts w:cs="Calibri"/>
        </w:rPr>
        <w:t>, between ten to twenty dice is enough</w:t>
      </w:r>
      <w:r w:rsidRPr="005D616C">
        <w:rPr>
          <w:rFonts w:cs="Calibri"/>
        </w:rPr>
        <w:t xml:space="preserve">. </w:t>
      </w:r>
      <w:r>
        <w:rPr>
          <w:rFonts w:cs="Calibri"/>
        </w:rPr>
        <w:t>N</w:t>
      </w:r>
      <w:r w:rsidRPr="005D616C">
        <w:rPr>
          <w:rFonts w:cs="Calibri"/>
        </w:rPr>
        <w:t>o other</w:t>
      </w:r>
      <w:r>
        <w:rPr>
          <w:rFonts w:cs="Calibri"/>
        </w:rPr>
        <w:t xml:space="preserve"> types of</w:t>
      </w:r>
      <w:r w:rsidRPr="005D616C">
        <w:rPr>
          <w:rFonts w:cs="Calibri"/>
        </w:rPr>
        <w:t xml:space="preserve"> dice</w:t>
      </w:r>
      <w:r>
        <w:rPr>
          <w:rFonts w:cs="Calibri"/>
        </w:rPr>
        <w:t xml:space="preserve"> are </w:t>
      </w:r>
      <w:r w:rsidRPr="005D616C">
        <w:rPr>
          <w:rFonts w:cs="Calibri"/>
        </w:rPr>
        <w:t xml:space="preserve">required to play </w:t>
      </w:r>
      <w:r w:rsidR="00F071D8">
        <w:rPr>
          <w:rFonts w:cs="Calibri"/>
        </w:rPr>
        <w:t>t</w:t>
      </w:r>
      <w:r w:rsidRPr="005D616C">
        <w:rPr>
          <w:rFonts w:cs="Calibri"/>
        </w:rPr>
        <w:t>he MATRIX</w:t>
      </w:r>
      <w:r>
        <w:rPr>
          <w:rFonts w:cs="Calibri"/>
        </w:rPr>
        <w:t xml:space="preserve"> RPG</w:t>
      </w:r>
      <w:r w:rsidRPr="005D616C">
        <w:rPr>
          <w:rFonts w:cs="Calibri"/>
        </w:rPr>
        <w:t xml:space="preserve">. </w:t>
      </w:r>
      <w:r>
        <w:rPr>
          <w:rFonts w:cs="Calibri"/>
        </w:rPr>
        <w:t xml:space="preserve">Players accumulate dice, in their </w:t>
      </w:r>
      <w:r w:rsidRPr="007F2D0A">
        <w:rPr>
          <w:rFonts w:cs="Calibri"/>
          <w:i/>
        </w:rPr>
        <w:t>dice pool</w:t>
      </w:r>
      <w:r>
        <w:rPr>
          <w:rFonts w:cs="Calibri"/>
          <w:i/>
        </w:rPr>
        <w:t>,</w:t>
      </w:r>
      <w:r>
        <w:rPr>
          <w:rFonts w:cs="Calibri"/>
        </w:rPr>
        <w:t xml:space="preserve"> to roll for task. Dice pool is the amount of </w:t>
      </w:r>
      <w:r w:rsidRPr="00DF7AFA">
        <w:rPr>
          <w:rFonts w:cs="Calibri"/>
        </w:rPr>
        <w:t xml:space="preserve">d10 </w:t>
      </w:r>
      <w:r>
        <w:rPr>
          <w:rFonts w:cs="Calibri"/>
        </w:rPr>
        <w:t xml:space="preserve">dice a player can roll to complete a </w:t>
      </w:r>
      <w:r w:rsidRPr="007F2D0A">
        <w:rPr>
          <w:rFonts w:cs="Calibri"/>
          <w:i/>
        </w:rPr>
        <w:t>task</w:t>
      </w:r>
      <w:r w:rsidRPr="005D616C">
        <w:rPr>
          <w:rFonts w:cs="Calibri"/>
        </w:rPr>
        <w:t xml:space="preserve">. </w:t>
      </w:r>
      <w:r w:rsidRPr="007F2D0A">
        <w:rPr>
          <w:rFonts w:cs="Calibri"/>
          <w:i/>
        </w:rPr>
        <w:t>Task</w:t>
      </w:r>
      <w:r>
        <w:rPr>
          <w:rFonts w:cs="Calibri"/>
        </w:rPr>
        <w:t xml:space="preserve"> rolls tell the GM and players how well the </w:t>
      </w:r>
      <w:r w:rsidRPr="007D3178">
        <w:rPr>
          <w:rFonts w:cs="Calibri"/>
          <w:i/>
        </w:rPr>
        <w:t>task</w:t>
      </w:r>
      <w:r>
        <w:rPr>
          <w:rFonts w:cs="Calibri"/>
        </w:rPr>
        <w:t xml:space="preserve"> was accomplished. </w:t>
      </w:r>
      <w:r w:rsidRPr="007D3178">
        <w:rPr>
          <w:rFonts w:cs="Calibri"/>
        </w:rPr>
        <w:t>Each</w:t>
      </w:r>
      <w:r>
        <w:rPr>
          <w:rFonts w:cs="Calibri"/>
        </w:rPr>
        <w:t xml:space="preserve"> </w:t>
      </w:r>
      <w:r w:rsidR="00E40D18">
        <w:rPr>
          <w:rFonts w:cs="Calibri"/>
        </w:rPr>
        <w:t>8</w:t>
      </w:r>
      <w:r>
        <w:rPr>
          <w:rFonts w:cs="Calibri"/>
        </w:rPr>
        <w:t>+ (or higher) rolled on a single ten</w:t>
      </w:r>
      <w:r w:rsidR="00877AE6">
        <w:rPr>
          <w:rFonts w:cs="Calibri"/>
        </w:rPr>
        <w:t>-</w:t>
      </w:r>
      <w:r>
        <w:rPr>
          <w:rFonts w:cs="Calibri"/>
        </w:rPr>
        <w:t>sided die is a success.</w:t>
      </w:r>
      <w:r w:rsidRPr="005D616C">
        <w:rPr>
          <w:rFonts w:cs="Calibri"/>
        </w:rPr>
        <w:t xml:space="preserve"> </w:t>
      </w:r>
      <w:r>
        <w:rPr>
          <w:rFonts w:cs="Calibri"/>
        </w:rPr>
        <w:t>T</w:t>
      </w:r>
      <w:r w:rsidRPr="005D616C">
        <w:rPr>
          <w:rFonts w:cs="Calibri"/>
        </w:rPr>
        <w:t>he</w:t>
      </w:r>
      <w:r>
        <w:rPr>
          <w:rFonts w:cs="Calibri"/>
        </w:rPr>
        <w:t xml:space="preserve"> player must roll enough</w:t>
      </w:r>
      <w:r w:rsidRPr="005D616C">
        <w:rPr>
          <w:rFonts w:cs="Calibri"/>
        </w:rPr>
        <w:t xml:space="preserve"> successes </w:t>
      </w:r>
      <w:r>
        <w:rPr>
          <w:rFonts w:cs="Calibri"/>
        </w:rPr>
        <w:t>to equal or</w:t>
      </w:r>
      <w:r w:rsidRPr="005D616C">
        <w:rPr>
          <w:rFonts w:cs="Calibri"/>
        </w:rPr>
        <w:t xml:space="preserve"> beat the task’s threshold</w:t>
      </w:r>
      <w:r>
        <w:rPr>
          <w:rFonts w:cs="Calibri"/>
        </w:rPr>
        <w:t xml:space="preserve">. </w:t>
      </w:r>
      <w:r w:rsidRPr="005D616C">
        <w:rPr>
          <w:rFonts w:cs="Calibri"/>
          <w:i/>
        </w:rPr>
        <w:t xml:space="preserve">Task </w:t>
      </w:r>
      <w:r>
        <w:rPr>
          <w:rFonts w:cs="Calibri"/>
          <w:i/>
        </w:rPr>
        <w:t>t</w:t>
      </w:r>
      <w:r w:rsidRPr="005D616C">
        <w:rPr>
          <w:rFonts w:cs="Calibri"/>
          <w:i/>
        </w:rPr>
        <w:t>hreshold</w:t>
      </w:r>
      <w:r w:rsidRPr="005D616C">
        <w:rPr>
          <w:rFonts w:cs="Calibri"/>
        </w:rPr>
        <w:t xml:space="preserve"> is the amount of succe</w:t>
      </w:r>
      <w:r>
        <w:rPr>
          <w:rFonts w:cs="Calibri"/>
        </w:rPr>
        <w:t xml:space="preserve">sses needed to accomplish a </w:t>
      </w:r>
      <w:r w:rsidRPr="00E461D5">
        <w:rPr>
          <w:rFonts w:cs="Calibri"/>
        </w:rPr>
        <w:t>task</w:t>
      </w:r>
      <w:r w:rsidRPr="005D616C">
        <w:rPr>
          <w:rFonts w:cs="Calibri"/>
        </w:rPr>
        <w:t xml:space="preserve">. </w:t>
      </w:r>
      <w:r>
        <w:rPr>
          <w:rFonts w:cs="Calibri"/>
        </w:rPr>
        <w:t xml:space="preserve">All </w:t>
      </w:r>
      <w:r w:rsidRPr="00E461D5">
        <w:rPr>
          <w:rFonts w:cs="Calibri"/>
        </w:rPr>
        <w:t>tasks</w:t>
      </w:r>
      <w:r>
        <w:rPr>
          <w:rFonts w:cs="Calibri"/>
        </w:rPr>
        <w:t xml:space="preserve"> are assumed to have a </w:t>
      </w:r>
      <w:r w:rsidRPr="003E67B1">
        <w:rPr>
          <w:rFonts w:cs="Calibri"/>
          <w:i/>
        </w:rPr>
        <w:t>threshold</w:t>
      </w:r>
      <w:r>
        <w:rPr>
          <w:rFonts w:cs="Calibri"/>
        </w:rPr>
        <w:t xml:space="preserve"> of at least 1 success. It is up to the GM’s discretion if she wants you to raise or lower the </w:t>
      </w:r>
      <w:r w:rsidR="00106D74">
        <w:rPr>
          <w:rFonts w:cs="Calibri"/>
        </w:rPr>
        <w:t>t</w:t>
      </w:r>
      <w:r>
        <w:rPr>
          <w:rFonts w:cs="Calibri"/>
        </w:rPr>
        <w:t xml:space="preserve">ask </w:t>
      </w:r>
      <w:r w:rsidR="00106D74">
        <w:rPr>
          <w:rFonts w:cs="Calibri"/>
        </w:rPr>
        <w:t>t</w:t>
      </w:r>
      <w:r>
        <w:rPr>
          <w:rFonts w:cs="Calibri"/>
        </w:rPr>
        <w:t xml:space="preserve">hreshold above or below what this book recommends. </w:t>
      </w:r>
      <w:r w:rsidRPr="005D616C">
        <w:rPr>
          <w:rFonts w:cs="Calibri"/>
        </w:rPr>
        <w:t xml:space="preserve">The amount of successes </w:t>
      </w:r>
      <w:r>
        <w:rPr>
          <w:rFonts w:cs="Calibri"/>
        </w:rPr>
        <w:t xml:space="preserve">a character gets </w:t>
      </w:r>
      <w:r w:rsidRPr="005D616C">
        <w:rPr>
          <w:rFonts w:cs="Calibri"/>
        </w:rPr>
        <w:t xml:space="preserve">lets the GM know how well </w:t>
      </w:r>
      <w:r w:rsidR="00877AE6">
        <w:rPr>
          <w:rFonts w:cs="Calibri"/>
        </w:rPr>
        <w:t>he or she</w:t>
      </w:r>
      <w:r w:rsidR="00877AE6" w:rsidRPr="005D616C">
        <w:rPr>
          <w:rFonts w:cs="Calibri"/>
        </w:rPr>
        <w:t xml:space="preserve"> </w:t>
      </w:r>
      <w:r w:rsidRPr="005D616C">
        <w:rPr>
          <w:rFonts w:cs="Calibri"/>
        </w:rPr>
        <w:t>accomplish</w:t>
      </w:r>
      <w:r>
        <w:rPr>
          <w:rFonts w:cs="Calibri"/>
        </w:rPr>
        <w:t>ed</w:t>
      </w:r>
      <w:r w:rsidRPr="005D616C">
        <w:rPr>
          <w:rFonts w:cs="Calibri"/>
        </w:rPr>
        <w:t xml:space="preserve"> the </w:t>
      </w:r>
      <w:r w:rsidRPr="00E461D5">
        <w:rPr>
          <w:rFonts w:cs="Calibri"/>
        </w:rPr>
        <w:t>task</w:t>
      </w:r>
      <w:r>
        <w:rPr>
          <w:rFonts w:cs="Calibri"/>
        </w:rPr>
        <w:t>,</w:t>
      </w:r>
      <w:r w:rsidRPr="005D616C">
        <w:rPr>
          <w:rFonts w:cs="Calibri"/>
        </w:rPr>
        <w:t xml:space="preserve"> or </w:t>
      </w:r>
      <w:r>
        <w:rPr>
          <w:rFonts w:cs="Calibri"/>
        </w:rPr>
        <w:t>if</w:t>
      </w:r>
      <w:r w:rsidRPr="005D616C">
        <w:rPr>
          <w:rFonts w:cs="Calibri"/>
        </w:rPr>
        <w:t xml:space="preserve"> </w:t>
      </w:r>
      <w:r w:rsidR="00877AE6">
        <w:rPr>
          <w:rFonts w:cs="Calibri"/>
        </w:rPr>
        <w:t>the player</w:t>
      </w:r>
      <w:r w:rsidR="00877AE6" w:rsidRPr="005D616C">
        <w:rPr>
          <w:rFonts w:cs="Calibri"/>
        </w:rPr>
        <w:t xml:space="preserve"> </w:t>
      </w:r>
      <w:r>
        <w:rPr>
          <w:rFonts w:cs="Calibri"/>
        </w:rPr>
        <w:t>failed.</w:t>
      </w:r>
      <w:r w:rsidRPr="005D616C">
        <w:rPr>
          <w:rFonts w:cs="Calibri"/>
        </w:rPr>
        <w:t xml:space="preserve"> </w:t>
      </w:r>
      <w:r>
        <w:rPr>
          <w:rFonts w:cs="Calibri"/>
        </w:rPr>
        <w:t xml:space="preserve">If the player rolls enough successes to match the </w:t>
      </w:r>
      <w:r w:rsidRPr="00DF7AFA">
        <w:rPr>
          <w:rFonts w:cs="Calibri"/>
        </w:rPr>
        <w:t>task</w:t>
      </w:r>
      <w:r w:rsidRPr="00EF0FCF">
        <w:rPr>
          <w:rFonts w:cs="Calibri"/>
          <w:i/>
        </w:rPr>
        <w:t xml:space="preserve"> </w:t>
      </w:r>
      <w:r w:rsidRPr="00DF7AFA">
        <w:rPr>
          <w:rFonts w:cs="Calibri"/>
        </w:rPr>
        <w:t>threshold</w:t>
      </w:r>
      <w:r>
        <w:rPr>
          <w:rFonts w:cs="Calibri"/>
        </w:rPr>
        <w:t>, then the player</w:t>
      </w:r>
      <w:r w:rsidRPr="005D616C">
        <w:rPr>
          <w:rFonts w:cs="Calibri"/>
        </w:rPr>
        <w:t xml:space="preserve"> accomplish</w:t>
      </w:r>
      <w:r>
        <w:rPr>
          <w:rFonts w:cs="Calibri"/>
        </w:rPr>
        <w:t>es</w:t>
      </w:r>
      <w:r w:rsidRPr="005D616C">
        <w:rPr>
          <w:rFonts w:cs="Calibri"/>
        </w:rPr>
        <w:t xml:space="preserve"> what </w:t>
      </w:r>
      <w:r>
        <w:rPr>
          <w:rFonts w:cs="Calibri"/>
        </w:rPr>
        <w:t>they</w:t>
      </w:r>
      <w:r w:rsidRPr="005D616C">
        <w:rPr>
          <w:rFonts w:cs="Calibri"/>
        </w:rPr>
        <w:t xml:space="preserve"> are trying to do</w:t>
      </w:r>
      <w:r>
        <w:rPr>
          <w:rFonts w:cs="Calibri"/>
        </w:rPr>
        <w:t>. Rolling a t</w:t>
      </w:r>
      <w:r w:rsidRPr="005D616C">
        <w:rPr>
          <w:rFonts w:cs="Calibri"/>
        </w:rPr>
        <w:t>en</w:t>
      </w:r>
      <w:r>
        <w:rPr>
          <w:rFonts w:cs="Calibri"/>
        </w:rPr>
        <w:t xml:space="preserve"> on a single die roll is</w:t>
      </w:r>
      <w:r w:rsidRPr="005D616C">
        <w:rPr>
          <w:rFonts w:cs="Calibri"/>
        </w:rPr>
        <w:t xml:space="preserve"> </w:t>
      </w:r>
      <w:r>
        <w:rPr>
          <w:rFonts w:cs="Calibri"/>
        </w:rPr>
        <w:t xml:space="preserve">always </w:t>
      </w:r>
      <w:r w:rsidRPr="005D616C">
        <w:rPr>
          <w:rFonts w:cs="Calibri"/>
        </w:rPr>
        <w:t>a</w:t>
      </w:r>
      <w:r>
        <w:rPr>
          <w:rFonts w:cs="Calibri"/>
        </w:rPr>
        <w:t>n</w:t>
      </w:r>
      <w:r w:rsidRPr="005D616C">
        <w:rPr>
          <w:rFonts w:cs="Calibri"/>
        </w:rPr>
        <w:t xml:space="preserve"> </w:t>
      </w:r>
      <w:r w:rsidRPr="00DF7AFA">
        <w:rPr>
          <w:rFonts w:cs="Calibri"/>
          <w:i/>
        </w:rPr>
        <w:t>automatic success</w:t>
      </w:r>
      <w:r w:rsidRPr="005D616C">
        <w:rPr>
          <w:rFonts w:cs="Calibri"/>
        </w:rPr>
        <w:t>.</w:t>
      </w:r>
      <w:r>
        <w:rPr>
          <w:rFonts w:cs="Calibri"/>
        </w:rPr>
        <w:t xml:space="preserve"> </w:t>
      </w:r>
      <w:r w:rsidR="00877AE6">
        <w:rPr>
          <w:rFonts w:cs="Calibri"/>
        </w:rPr>
        <w:t xml:space="preserve">If a ten is rolled on a single die, </w:t>
      </w:r>
      <w:r>
        <w:rPr>
          <w:rFonts w:cs="Calibri"/>
        </w:rPr>
        <w:t xml:space="preserve">the </w:t>
      </w:r>
      <w:r w:rsidRPr="005D616C">
        <w:rPr>
          <w:rFonts w:cs="Calibri"/>
        </w:rPr>
        <w:t xml:space="preserve">player </w:t>
      </w:r>
      <w:r w:rsidR="00877AE6">
        <w:rPr>
          <w:rFonts w:cs="Calibri"/>
        </w:rPr>
        <w:t xml:space="preserve">also </w:t>
      </w:r>
      <w:r w:rsidRPr="005D616C">
        <w:rPr>
          <w:rFonts w:cs="Calibri"/>
        </w:rPr>
        <w:t>has the option to roll another</w:t>
      </w:r>
      <w:r>
        <w:rPr>
          <w:rFonts w:cs="Calibri"/>
        </w:rPr>
        <w:t xml:space="preserve"> ten</w:t>
      </w:r>
      <w:r w:rsidR="00877AE6">
        <w:rPr>
          <w:rFonts w:cs="Calibri"/>
        </w:rPr>
        <w:t>-</w:t>
      </w:r>
      <w:r>
        <w:rPr>
          <w:rFonts w:cs="Calibri"/>
        </w:rPr>
        <w:t>sided die</w:t>
      </w:r>
      <w:r w:rsidRPr="005D616C">
        <w:rPr>
          <w:rFonts w:cs="Calibri"/>
        </w:rPr>
        <w:t xml:space="preserve"> </w:t>
      </w:r>
      <w:r>
        <w:rPr>
          <w:rFonts w:cs="Calibri"/>
        </w:rPr>
        <w:t>(1</w:t>
      </w:r>
      <w:r w:rsidRPr="005D616C">
        <w:rPr>
          <w:rFonts w:cs="Calibri"/>
        </w:rPr>
        <w:t>d10</w:t>
      </w:r>
      <w:r>
        <w:rPr>
          <w:rFonts w:cs="Calibri"/>
        </w:rPr>
        <w:t>)</w:t>
      </w:r>
      <w:r w:rsidRPr="005D616C">
        <w:rPr>
          <w:rFonts w:cs="Calibri"/>
        </w:rPr>
        <w:t>.</w:t>
      </w:r>
      <w:r>
        <w:rPr>
          <w:rFonts w:cs="Calibri"/>
        </w:rPr>
        <w:t xml:space="preserve"> The extra die from an </w:t>
      </w:r>
      <w:r w:rsidRPr="00DF7AFA">
        <w:rPr>
          <w:rFonts w:cs="Calibri"/>
        </w:rPr>
        <w:t>automatic success</w:t>
      </w:r>
      <w:r>
        <w:rPr>
          <w:rFonts w:cs="Calibri"/>
        </w:rPr>
        <w:t xml:space="preserve"> is added to </w:t>
      </w:r>
      <w:r w:rsidR="00877AE6">
        <w:rPr>
          <w:rFonts w:cs="Calibri"/>
        </w:rPr>
        <w:t xml:space="preserve">the player’s </w:t>
      </w:r>
      <w:r>
        <w:rPr>
          <w:rFonts w:cs="Calibri"/>
        </w:rPr>
        <w:t>total dice pool and can be rolled to help determine the result of the task. Players don’t have to roll the additional ten</w:t>
      </w:r>
      <w:r w:rsidR="00877AE6">
        <w:rPr>
          <w:rFonts w:cs="Calibri"/>
        </w:rPr>
        <w:t>-</w:t>
      </w:r>
      <w:r>
        <w:rPr>
          <w:rFonts w:cs="Calibri"/>
        </w:rPr>
        <w:t xml:space="preserve">sided die they get from an </w:t>
      </w:r>
      <w:r w:rsidRPr="00DF7AFA">
        <w:rPr>
          <w:rFonts w:cs="Calibri"/>
        </w:rPr>
        <w:t>automatic success</w:t>
      </w:r>
      <w:r>
        <w:rPr>
          <w:rFonts w:cs="Calibri"/>
        </w:rPr>
        <w:t xml:space="preserve">. </w:t>
      </w:r>
      <w:r w:rsidRPr="005D616C">
        <w:rPr>
          <w:rFonts w:cs="Calibri"/>
        </w:rPr>
        <w:t>Ones</w:t>
      </w:r>
      <w:r>
        <w:rPr>
          <w:rFonts w:cs="Calibri"/>
        </w:rPr>
        <w:t xml:space="preserve"> on a single die roll </w:t>
      </w:r>
      <w:r w:rsidRPr="005D616C">
        <w:rPr>
          <w:rFonts w:cs="Calibri"/>
        </w:rPr>
        <w:t xml:space="preserve">are </w:t>
      </w:r>
      <w:r w:rsidR="00E40D18">
        <w:rPr>
          <w:rFonts w:cs="Calibri"/>
        </w:rPr>
        <w:t xml:space="preserve">considered </w:t>
      </w:r>
      <w:r w:rsidRPr="005D616C">
        <w:rPr>
          <w:rFonts w:cs="Calibri"/>
        </w:rPr>
        <w:t>failures</w:t>
      </w:r>
      <w:r>
        <w:rPr>
          <w:rFonts w:cs="Calibri"/>
        </w:rPr>
        <w:t xml:space="preserve">. </w:t>
      </w:r>
      <w:ins w:id="62" w:author="Tre" w:date="2012-11-19T08:47:00Z">
        <w:r w:rsidR="00B85728">
          <w:rPr>
            <w:rFonts w:cs="Calibri"/>
            <w:i/>
          </w:rPr>
          <w:t>F</w:t>
        </w:r>
      </w:ins>
      <w:del w:id="63" w:author="Tre" w:date="2012-11-19T08:47:00Z">
        <w:r w:rsidR="00877AE6" w:rsidDel="00B85728">
          <w:rPr>
            <w:rFonts w:cs="Calibri"/>
          </w:rPr>
          <w:delText xml:space="preserve">A </w:delText>
        </w:r>
      </w:del>
      <w:del w:id="64" w:author="Tre" w:date="2012-11-19T08:46:00Z">
        <w:r w:rsidRPr="00E73939" w:rsidDel="00B85728">
          <w:rPr>
            <w:rFonts w:cs="Calibri"/>
            <w:i/>
          </w:rPr>
          <w:delText>f</w:delText>
        </w:r>
      </w:del>
      <w:r w:rsidRPr="00E73939">
        <w:rPr>
          <w:rFonts w:cs="Calibri"/>
          <w:i/>
        </w:rPr>
        <w:t>ailure</w:t>
      </w:r>
      <w:ins w:id="65" w:author="Tre" w:date="2012-11-19T08:47:00Z">
        <w:r w:rsidR="00B85728">
          <w:rPr>
            <w:rFonts w:cs="Calibri"/>
            <w:i/>
          </w:rPr>
          <w:t>s</w:t>
        </w:r>
      </w:ins>
      <w:r>
        <w:rPr>
          <w:rFonts w:cs="Calibri"/>
        </w:rPr>
        <w:t xml:space="preserve"> </w:t>
      </w:r>
      <w:ins w:id="66" w:author="Tre" w:date="2012-11-19T08:36:00Z">
        <w:r w:rsidR="001F7E3F">
          <w:rPr>
            <w:rFonts w:cs="Calibri"/>
          </w:rPr>
          <w:t xml:space="preserve">on one die </w:t>
        </w:r>
      </w:ins>
      <w:r w:rsidR="00E40D18">
        <w:rPr>
          <w:rFonts w:cs="Calibri"/>
        </w:rPr>
        <w:t>do</w:t>
      </w:r>
      <w:del w:id="67" w:author="Tre" w:date="2012-11-19T08:47:00Z">
        <w:r w:rsidR="00E40D18" w:rsidDel="00B85728">
          <w:rPr>
            <w:rFonts w:cs="Calibri"/>
          </w:rPr>
          <w:delText>es</w:delText>
        </w:r>
      </w:del>
      <w:r w:rsidR="00E40D18">
        <w:rPr>
          <w:rFonts w:cs="Calibri"/>
        </w:rPr>
        <w:t xml:space="preserve">n’t </w:t>
      </w:r>
      <w:r w:rsidR="00CB102C">
        <w:rPr>
          <w:rFonts w:cs="Calibri"/>
        </w:rPr>
        <w:t>a</w:t>
      </w:r>
      <w:r w:rsidR="00E40D18">
        <w:rPr>
          <w:rFonts w:cs="Calibri"/>
        </w:rPr>
        <w:t>ffect the character until there are</w:t>
      </w:r>
      <w:r w:rsidR="008D505D">
        <w:rPr>
          <w:rFonts w:cs="Calibri"/>
        </w:rPr>
        <w:t xml:space="preserve"> </w:t>
      </w:r>
      <w:del w:id="68" w:author="Tre" w:date="2012-11-19T08:33:00Z">
        <w:r w:rsidR="0099085B" w:rsidDel="001F7E3F">
          <w:rPr>
            <w:rFonts w:cs="Calibri"/>
          </w:rPr>
          <w:delText xml:space="preserve">any number of </w:delText>
        </w:r>
      </w:del>
      <w:del w:id="69" w:author="Tre" w:date="2012-11-19T08:36:00Z">
        <w:r w:rsidR="008D505D" w:rsidDel="001F7E3F">
          <w:rPr>
            <w:rFonts w:cs="Calibri"/>
          </w:rPr>
          <w:delText>ones rolled without any</w:delText>
        </w:r>
        <w:r w:rsidR="00E40D18" w:rsidDel="001F7E3F">
          <w:rPr>
            <w:rFonts w:cs="Calibri"/>
          </w:rPr>
          <w:delText xml:space="preserve"> </w:delText>
        </w:r>
        <w:r w:rsidR="00CB102C" w:rsidDel="001F7E3F">
          <w:rPr>
            <w:rFonts w:cs="Calibri"/>
          </w:rPr>
          <w:delText>successes rolled</w:delText>
        </w:r>
        <w:r w:rsidR="0099085B" w:rsidDel="001F7E3F">
          <w:rPr>
            <w:rFonts w:cs="Calibri"/>
          </w:rPr>
          <w:delText xml:space="preserve"> in the same task</w:delText>
        </w:r>
      </w:del>
      <w:ins w:id="70" w:author="Tre" w:date="2012-11-19T08:36:00Z">
        <w:r w:rsidR="001F7E3F">
          <w:rPr>
            <w:rFonts w:cs="Calibri"/>
          </w:rPr>
          <w:t>more failures (ones) than successes</w:t>
        </w:r>
      </w:ins>
      <w:r w:rsidR="00F50C44">
        <w:rPr>
          <w:rFonts w:cs="Calibri"/>
        </w:rPr>
        <w:t>. Even ones rolled from exploding dice are considered part of this total</w:t>
      </w:r>
      <w:r w:rsidRPr="005D616C">
        <w:rPr>
          <w:rFonts w:cs="Calibri"/>
        </w:rPr>
        <w:t>.</w:t>
      </w:r>
      <w:r>
        <w:rPr>
          <w:rFonts w:cs="Calibri"/>
        </w:rPr>
        <w:t xml:space="preserve"> </w:t>
      </w:r>
      <w:r w:rsidR="00EE27B1" w:rsidRPr="00EE27B1">
        <w:rPr>
          <w:rFonts w:cs="Calibri"/>
          <w:szCs w:val="24"/>
          <w:rPrChange w:id="71" w:author="Tre" w:date="2012-11-19T08:51:00Z">
            <w:rPr>
              <w:rFonts w:cs="Calibri"/>
              <w:color w:val="0000FF"/>
              <w:u w:val="single"/>
            </w:rPr>
          </w:rPrChange>
        </w:rPr>
        <w:t xml:space="preserve">A </w:t>
      </w:r>
      <w:r w:rsidR="00EE27B1" w:rsidRPr="00EE27B1">
        <w:rPr>
          <w:rFonts w:cs="Calibri"/>
          <w:i/>
          <w:szCs w:val="24"/>
          <w:rPrChange w:id="72" w:author="Tre" w:date="2012-11-19T08:51:00Z">
            <w:rPr>
              <w:rFonts w:cs="Calibri"/>
              <w:i/>
              <w:color w:val="0000FF"/>
              <w:sz w:val="20"/>
              <w:u w:val="single"/>
            </w:rPr>
          </w:rPrChange>
        </w:rPr>
        <w:t>critical failure</w:t>
      </w:r>
      <w:r>
        <w:rPr>
          <w:rFonts w:cs="Calibri"/>
        </w:rPr>
        <w:t xml:space="preserve"> happens when the player has </w:t>
      </w:r>
      <w:del w:id="73" w:author="Tre" w:date="2012-11-19T08:37:00Z">
        <w:r w:rsidRPr="00F85E21" w:rsidDel="00B85728">
          <w:rPr>
            <w:rFonts w:cs="Calibri"/>
            <w:u w:val="single"/>
          </w:rPr>
          <w:delText>more</w:delText>
        </w:r>
        <w:r w:rsidDel="00B85728">
          <w:rPr>
            <w:rFonts w:cs="Calibri"/>
          </w:rPr>
          <w:delText xml:space="preserve"> </w:delText>
        </w:r>
      </w:del>
      <w:ins w:id="74" w:author="Tre" w:date="2012-11-19T08:37:00Z">
        <w:r w:rsidR="00B85728">
          <w:rPr>
            <w:rFonts w:cs="Calibri"/>
            <w:u w:val="single"/>
          </w:rPr>
          <w:t>all</w:t>
        </w:r>
        <w:r w:rsidR="00B85728">
          <w:rPr>
            <w:rFonts w:cs="Calibri"/>
          </w:rPr>
          <w:t xml:space="preserve"> </w:t>
        </w:r>
      </w:ins>
      <w:r>
        <w:rPr>
          <w:rFonts w:cs="Calibri"/>
        </w:rPr>
        <w:t>ones (</w:t>
      </w:r>
      <w:r w:rsidRPr="00DF7AFA">
        <w:rPr>
          <w:rFonts w:cs="Calibri"/>
        </w:rPr>
        <w:t>automatic failures</w:t>
      </w:r>
      <w:r>
        <w:rPr>
          <w:rFonts w:cs="Calibri"/>
        </w:rPr>
        <w:t>)</w:t>
      </w:r>
      <w:del w:id="75" w:author="Tre" w:date="2012-11-19T08:37:00Z">
        <w:r w:rsidDel="00B85728">
          <w:rPr>
            <w:rFonts w:cs="Calibri"/>
          </w:rPr>
          <w:delText xml:space="preserve"> than successes</w:delText>
        </w:r>
      </w:del>
      <w:ins w:id="76" w:author="Tre" w:date="2012-11-19T08:37:00Z">
        <w:r w:rsidR="00B85728">
          <w:rPr>
            <w:rFonts w:cs="Calibri"/>
          </w:rPr>
          <w:t xml:space="preserve"> on their dice</w:t>
        </w:r>
      </w:ins>
      <w:r>
        <w:rPr>
          <w:rFonts w:cs="Calibri"/>
        </w:rPr>
        <w:t xml:space="preserve">. The player fails the task in a critical way, possibly causing more harm to themselves or others. </w:t>
      </w:r>
      <w:r w:rsidR="00DB23CA">
        <w:rPr>
          <w:rFonts w:cs="Calibri"/>
        </w:rPr>
        <w:t>For example, t</w:t>
      </w:r>
      <w:r>
        <w:rPr>
          <w:rFonts w:cs="Calibri"/>
        </w:rPr>
        <w:t>his</w:t>
      </w:r>
      <w:r w:rsidR="00DB23CA">
        <w:rPr>
          <w:rFonts w:cs="Calibri"/>
        </w:rPr>
        <w:t xml:space="preserve"> could be</w:t>
      </w:r>
      <w:r>
        <w:rPr>
          <w:rFonts w:cs="Calibri"/>
        </w:rPr>
        <w:t xml:space="preserve"> when the gun jams and the player can’t take any actions on the next turn while she spends time un-jamming her weapon.</w:t>
      </w:r>
    </w:p>
    <w:p w:rsidR="00D56CA6" w:rsidRPr="00193FE8" w:rsidRDefault="00EE27B1" w:rsidP="00D56CA6">
      <w:pPr>
        <w:pStyle w:val="Matrix"/>
        <w:rPr>
          <w:rFonts w:cs="Calibri"/>
          <w:szCs w:val="24"/>
        </w:rPr>
      </w:pPr>
      <w:r w:rsidRPr="00EE27B1">
        <w:rPr>
          <w:rFonts w:cs="Calibri"/>
          <w:szCs w:val="24"/>
          <w:rPrChange w:id="77" w:author="Tre" w:date="2012-11-19T08:51:00Z">
            <w:rPr>
              <w:rFonts w:cs="Calibri"/>
              <w:color w:val="0000FF"/>
              <w:u w:val="single"/>
            </w:rPr>
          </w:rPrChange>
        </w:rPr>
        <w:t xml:space="preserve">A task is something the character is trying to do, such as using one of her skills. Some tasks require a dice roll because there is uncertainty as to the outcome, or because the GM wants to add some spice to things. A </w:t>
      </w:r>
      <w:r w:rsidRPr="00EE27B1">
        <w:rPr>
          <w:rFonts w:cs="Calibri"/>
          <w:i/>
          <w:szCs w:val="24"/>
          <w:rPrChange w:id="78" w:author="Tre" w:date="2012-11-19T08:51:00Z">
            <w:rPr>
              <w:rFonts w:cs="Calibri"/>
              <w:i/>
              <w:color w:val="0000FF"/>
              <w:u w:val="single"/>
            </w:rPr>
          </w:rPrChange>
        </w:rPr>
        <w:t>task roll</w:t>
      </w:r>
      <w:r w:rsidRPr="00EE27B1">
        <w:rPr>
          <w:rFonts w:cs="Calibri"/>
          <w:szCs w:val="24"/>
          <w:rPrChange w:id="79" w:author="Tre" w:date="2012-11-19T08:51:00Z">
            <w:rPr>
              <w:rFonts w:cs="Calibri"/>
              <w:color w:val="0000FF"/>
              <w:u w:val="single"/>
            </w:rPr>
          </w:rPrChange>
        </w:rPr>
        <w:t xml:space="preserve"> could be requested just to see how well a player accomplishes a task. Tasks are not always “do or die” situations. I prefer that GM’s assume success for most of the player’s tasks if the player’s skill is much higher than the task being attempted. If a </w:t>
      </w:r>
      <w:r w:rsidRPr="00EE27B1">
        <w:rPr>
          <w:rFonts w:cs="Calibri"/>
          <w:i/>
          <w:szCs w:val="24"/>
          <w:rPrChange w:id="80" w:author="Tre" w:date="2012-11-19T08:51:00Z">
            <w:rPr>
              <w:rFonts w:cs="Calibri"/>
              <w:i/>
              <w:color w:val="0000FF"/>
              <w:sz w:val="20"/>
              <w:u w:val="single"/>
            </w:rPr>
          </w:rPrChange>
        </w:rPr>
        <w:t>task threshold</w:t>
      </w:r>
      <w:r w:rsidRPr="00EE27B1">
        <w:rPr>
          <w:rFonts w:cs="Calibri"/>
          <w:szCs w:val="24"/>
          <w:rPrChange w:id="81" w:author="Tre" w:date="2012-11-19T08:51:00Z">
            <w:rPr>
              <w:rFonts w:cs="Calibri"/>
              <w:color w:val="0000FF"/>
              <w:u w:val="single"/>
            </w:rPr>
          </w:rPrChange>
        </w:rPr>
        <w:t xml:space="preserve"> is more than the amount of dice a character can roll then the task is </w:t>
      </w:r>
      <w:r w:rsidRPr="00EE27B1">
        <w:rPr>
          <w:rFonts w:cs="Calibri"/>
          <w:szCs w:val="24"/>
          <w:u w:val="single"/>
          <w:rPrChange w:id="82" w:author="Tre" w:date="2012-11-19T08:51:00Z">
            <w:rPr>
              <w:rFonts w:cs="Calibri"/>
              <w:color w:val="0000FF"/>
              <w:u w:val="single"/>
            </w:rPr>
          </w:rPrChange>
        </w:rPr>
        <w:t>impossible</w:t>
      </w:r>
      <w:r w:rsidRPr="00EE27B1">
        <w:rPr>
          <w:rFonts w:cs="Calibri"/>
          <w:szCs w:val="24"/>
          <w:rPrChange w:id="83" w:author="Tre" w:date="2012-11-19T08:51:00Z">
            <w:rPr>
              <w:rFonts w:cs="Calibri"/>
              <w:color w:val="0000FF"/>
              <w:u w:val="single"/>
            </w:rPr>
          </w:rPrChange>
        </w:rPr>
        <w:t xml:space="preserve">. If a character has </w:t>
      </w:r>
      <w:r w:rsidRPr="00EE27B1">
        <w:rPr>
          <w:rFonts w:cs="Calibri"/>
          <w:i/>
          <w:szCs w:val="24"/>
          <w:rPrChange w:id="84" w:author="Tre" w:date="2012-11-19T08:51:00Z">
            <w:rPr>
              <w:rFonts w:cs="Calibri"/>
              <w:i/>
              <w:color w:val="0000FF"/>
              <w:sz w:val="20"/>
              <w:u w:val="single"/>
            </w:rPr>
          </w:rPrChange>
        </w:rPr>
        <w:t>the gift,</w:t>
      </w:r>
      <w:r w:rsidRPr="00EE27B1">
        <w:rPr>
          <w:rFonts w:cs="Calibri"/>
          <w:szCs w:val="24"/>
          <w:rPrChange w:id="85" w:author="Tre" w:date="2012-11-19T08:51:00Z">
            <w:rPr>
              <w:rFonts w:cs="Calibri"/>
              <w:color w:val="0000FF"/>
              <w:u w:val="single"/>
            </w:rPr>
          </w:rPrChange>
        </w:rPr>
        <w:t xml:space="preserve"> few things are ever impossible, so long as they believe. Gifted characters are not limited by impossibilities while in the Matrix; impossible does not apply to them when they are in the Matrix. Gifted characters can roll dice for impossible task while they are in the Matrix.</w:t>
      </w:r>
    </w:p>
    <w:p w:rsidR="00D56CA6" w:rsidRDefault="00D56CA6" w:rsidP="00D56CA6">
      <w:pPr>
        <w:pStyle w:val="Matrix"/>
        <w:rPr>
          <w:rFonts w:cs="Calibri"/>
        </w:rPr>
      </w:pPr>
      <w:r w:rsidRPr="005D616C">
        <w:rPr>
          <w:rFonts w:cs="Calibri"/>
        </w:rPr>
        <w:t xml:space="preserve"> </w:t>
      </w:r>
    </w:p>
    <w:p w:rsidR="00D56CA6" w:rsidRDefault="00D56CA6" w:rsidP="00D56CA6">
      <w:pPr>
        <w:pStyle w:val="Matrix"/>
        <w:rPr>
          <w:rFonts w:cs="Calibri"/>
        </w:rPr>
      </w:pPr>
      <w:r>
        <w:rPr>
          <w:rFonts w:cs="Calibri"/>
        </w:rPr>
        <w:t xml:space="preserve">Task rolls are noted as </w:t>
      </w:r>
      <w:r w:rsidRPr="00867540">
        <w:rPr>
          <w:rFonts w:cs="Calibri"/>
          <w:b/>
          <w:i/>
        </w:rPr>
        <w:t>Skill</w:t>
      </w:r>
      <w:r>
        <w:rPr>
          <w:rFonts w:cs="Calibri"/>
          <w:b/>
          <w:i/>
        </w:rPr>
        <w:t xml:space="preserve"> + </w:t>
      </w:r>
      <w:r w:rsidRPr="00867540">
        <w:rPr>
          <w:rFonts w:cs="Calibri"/>
          <w:b/>
          <w:i/>
        </w:rPr>
        <w:t>Attribute</w:t>
      </w:r>
      <w:r>
        <w:rPr>
          <w:rFonts w:cs="Calibri"/>
          <w:b/>
          <w:i/>
        </w:rPr>
        <w:t xml:space="preserve"> </w:t>
      </w:r>
      <w:r w:rsidRPr="00867540">
        <w:rPr>
          <w:rFonts w:cs="Calibri"/>
          <w:b/>
          <w:i/>
        </w:rPr>
        <w:t>(Threshold)</w:t>
      </w:r>
      <w:r>
        <w:rPr>
          <w:rFonts w:cs="Calibri"/>
        </w:rPr>
        <w:t xml:space="preserve">. </w:t>
      </w:r>
    </w:p>
    <w:p w:rsidR="00D56CA6" w:rsidRPr="005D616C" w:rsidRDefault="00D56CA6" w:rsidP="00D56CA6">
      <w:pPr>
        <w:pStyle w:val="Matrix"/>
        <w:rPr>
          <w:rFonts w:cs="Calibri"/>
        </w:rPr>
      </w:pPr>
    </w:p>
    <w:p w:rsidR="00D56CA6" w:rsidRPr="005D616C" w:rsidRDefault="00D56CA6" w:rsidP="00D56CA6">
      <w:pPr>
        <w:pStyle w:val="Matrix"/>
        <w:rPr>
          <w:rFonts w:cs="Calibri"/>
        </w:rPr>
      </w:pPr>
      <w:r w:rsidRPr="005D616C">
        <w:rPr>
          <w:rFonts w:cs="Calibri"/>
        </w:rPr>
        <w:t xml:space="preserve">Tasks </w:t>
      </w:r>
      <w:r>
        <w:rPr>
          <w:rFonts w:cs="Calibri"/>
        </w:rPr>
        <w:t xml:space="preserve">are described by </w:t>
      </w:r>
      <w:r w:rsidRPr="005D616C">
        <w:rPr>
          <w:rFonts w:cs="Calibri"/>
        </w:rPr>
        <w:t>four levels of difficulty</w:t>
      </w:r>
      <w:r>
        <w:rPr>
          <w:rFonts w:cs="Calibri"/>
        </w:rPr>
        <w:t>. By using adjectives for difficulty</w:t>
      </w:r>
      <w:r w:rsidR="0015320F">
        <w:rPr>
          <w:rFonts w:cs="Calibri"/>
        </w:rPr>
        <w:t>,</w:t>
      </w:r>
      <w:r>
        <w:rPr>
          <w:rFonts w:cs="Calibri"/>
        </w:rPr>
        <w:t xml:space="preserve"> I hope to make rolling for tasks easier. </w:t>
      </w:r>
      <w:r w:rsidR="00C73517">
        <w:rPr>
          <w:rFonts w:cs="Calibri"/>
        </w:rPr>
        <w:t xml:space="preserve">For example, </w:t>
      </w:r>
      <w:r w:rsidR="0015320F">
        <w:rPr>
          <w:rFonts w:cs="Calibri"/>
        </w:rPr>
        <w:t xml:space="preserve">if </w:t>
      </w:r>
      <w:r>
        <w:rPr>
          <w:rFonts w:cs="Calibri"/>
        </w:rPr>
        <w:t>the GM describes the task as easy, then the task only takes</w:t>
      </w:r>
      <w:r w:rsidR="00E572D4">
        <w:rPr>
          <w:rFonts w:cs="Calibri"/>
        </w:rPr>
        <w:t xml:space="preserve"> 1</w:t>
      </w:r>
      <w:r>
        <w:rPr>
          <w:rFonts w:cs="Calibri"/>
        </w:rPr>
        <w:t xml:space="preserve"> success to complete</w:t>
      </w:r>
      <w:r w:rsidRPr="005D616C">
        <w:rPr>
          <w:rFonts w:cs="Calibri"/>
        </w:rPr>
        <w:t>.</w:t>
      </w:r>
      <w:r>
        <w:rPr>
          <w:rFonts w:cs="Calibri"/>
        </w:rPr>
        <w:t xml:space="preserve"> But</w:t>
      </w:r>
      <w:r w:rsidR="00C73517">
        <w:rPr>
          <w:rFonts w:cs="Calibri"/>
        </w:rPr>
        <w:t xml:space="preserve"> if</w:t>
      </w:r>
      <w:r w:rsidR="00E572D4">
        <w:rPr>
          <w:rFonts w:cs="Calibri"/>
        </w:rPr>
        <w:t>,</w:t>
      </w:r>
      <w:r w:rsidR="00C73517">
        <w:rPr>
          <w:rFonts w:cs="Calibri"/>
        </w:rPr>
        <w:t xml:space="preserve"> for example</w:t>
      </w:r>
      <w:r w:rsidR="00E572D4">
        <w:rPr>
          <w:rFonts w:cs="Calibri"/>
        </w:rPr>
        <w:t>,</w:t>
      </w:r>
      <w:r>
        <w:rPr>
          <w:rFonts w:cs="Calibri"/>
        </w:rPr>
        <w:t xml:space="preserve"> the GM describes your task as extremely difficult</w:t>
      </w:r>
      <w:r w:rsidR="00C73517">
        <w:rPr>
          <w:rFonts w:cs="Calibri"/>
        </w:rPr>
        <w:t>,</w:t>
      </w:r>
      <w:r>
        <w:rPr>
          <w:rFonts w:cs="Calibri"/>
        </w:rPr>
        <w:t xml:space="preserve"> then 4 successes are needed to complete the task. Task</w:t>
      </w:r>
      <w:r w:rsidR="00C73517">
        <w:rPr>
          <w:rFonts w:cs="Calibri"/>
        </w:rPr>
        <w:t>s</w:t>
      </w:r>
      <w:r>
        <w:rPr>
          <w:rFonts w:cs="Calibri"/>
        </w:rPr>
        <w:t xml:space="preserve"> should be about </w:t>
      </w:r>
      <w:r w:rsidR="00B42776">
        <w:rPr>
          <w:rFonts w:cs="Calibri"/>
        </w:rPr>
        <w:t>roleplay</w:t>
      </w:r>
      <w:r w:rsidR="00E572D4">
        <w:rPr>
          <w:rFonts w:cs="Calibri"/>
        </w:rPr>
        <w:t>,</w:t>
      </w:r>
      <w:r>
        <w:rPr>
          <w:rFonts w:cs="Calibri"/>
        </w:rPr>
        <w:t xml:space="preserve"> not just number crunching. Characters should be so vested in the outcome of the task that they describe what their character is doing. In traditional tabletop games</w:t>
      </w:r>
      <w:r w:rsidR="00E572D4">
        <w:rPr>
          <w:rFonts w:cs="Calibri"/>
        </w:rPr>
        <w:t>,</w:t>
      </w:r>
      <w:r>
        <w:rPr>
          <w:rFonts w:cs="Calibri"/>
        </w:rPr>
        <w:t xml:space="preserve"> characters come up to a challenge with a calculator. After computing all the bonuses, minuses</w:t>
      </w:r>
      <w:r w:rsidR="00E572D4">
        <w:rPr>
          <w:rFonts w:cs="Calibri"/>
        </w:rPr>
        <w:t>,</w:t>
      </w:r>
      <w:r>
        <w:rPr>
          <w:rFonts w:cs="Calibri"/>
        </w:rPr>
        <w:t xml:space="preserve"> and special situations</w:t>
      </w:r>
      <w:r w:rsidR="00E572D4">
        <w:rPr>
          <w:rFonts w:cs="Calibri"/>
        </w:rPr>
        <w:t>,</w:t>
      </w:r>
      <w:r>
        <w:rPr>
          <w:rFonts w:cs="Calibri"/>
        </w:rPr>
        <w:t xml:space="preserve"> they get a number. That number is rolled for and the game moves on. Matrix RPG is breaking that system. Tasks are described and threshold is determined</w:t>
      </w:r>
      <w:r w:rsidR="00E572D4">
        <w:rPr>
          <w:rFonts w:cs="Calibri"/>
        </w:rPr>
        <w:t xml:space="preserve"> (by the GM)</w:t>
      </w:r>
      <w:r>
        <w:rPr>
          <w:rFonts w:cs="Calibri"/>
        </w:rPr>
        <w:t xml:space="preserve"> based on the difficulty in the description.</w:t>
      </w:r>
    </w:p>
    <w:p w:rsidR="00D56CA6" w:rsidRPr="005D616C" w:rsidRDefault="00D56CA6" w:rsidP="00D56CA6">
      <w:pPr>
        <w:pStyle w:val="Matrix"/>
        <w:numPr>
          <w:ilvl w:val="0"/>
          <w:numId w:val="2"/>
        </w:numPr>
        <w:tabs>
          <w:tab w:val="clear" w:pos="360"/>
          <w:tab w:val="num" w:pos="1080"/>
        </w:tabs>
        <w:ind w:left="1080"/>
        <w:jc w:val="left"/>
        <w:rPr>
          <w:rFonts w:cs="Calibri"/>
        </w:rPr>
      </w:pPr>
      <w:r w:rsidRPr="00867540">
        <w:rPr>
          <w:rFonts w:cs="Calibri"/>
          <w:b/>
          <w:i/>
        </w:rPr>
        <w:lastRenderedPageBreak/>
        <w:t xml:space="preserve">Easy </w:t>
      </w:r>
      <w:r>
        <w:rPr>
          <w:rFonts w:cs="Calibri"/>
          <w:i/>
        </w:rPr>
        <w:t xml:space="preserve">- </w:t>
      </w:r>
      <w:r>
        <w:rPr>
          <w:rFonts w:cs="Calibri"/>
          <w:i/>
        </w:rPr>
        <w:tab/>
      </w:r>
      <w:r w:rsidRPr="005D616C">
        <w:rPr>
          <w:rFonts w:cs="Calibri"/>
        </w:rPr>
        <w:t>[</w:t>
      </w:r>
      <w:r>
        <w:rPr>
          <w:rFonts w:cs="Calibri"/>
        </w:rPr>
        <w:t xml:space="preserve">1 success required] </w:t>
      </w:r>
      <w:r>
        <w:rPr>
          <w:rFonts w:cs="Calibri"/>
        </w:rPr>
        <w:br/>
        <w:t xml:space="preserve">Tasks are </w:t>
      </w:r>
      <w:r w:rsidRPr="005D616C">
        <w:rPr>
          <w:rFonts w:cs="Calibri"/>
        </w:rPr>
        <w:t>easy to accomplish</w:t>
      </w:r>
      <w:r>
        <w:rPr>
          <w:rFonts w:cs="Calibri"/>
        </w:rPr>
        <w:t>. Characters can complete these tasks with little to no effort,</w:t>
      </w:r>
      <w:r w:rsidRPr="005D616C">
        <w:rPr>
          <w:rFonts w:cs="Calibri"/>
        </w:rPr>
        <w:t xml:space="preserve"> almost without </w:t>
      </w:r>
      <w:r>
        <w:rPr>
          <w:rFonts w:cs="Calibri"/>
        </w:rPr>
        <w:t>thinking about it.</w:t>
      </w:r>
      <w:r w:rsidRPr="005D616C">
        <w:rPr>
          <w:rFonts w:cs="Calibri"/>
        </w:rPr>
        <w:t xml:space="preserve"> </w:t>
      </w:r>
      <w:r>
        <w:rPr>
          <w:rFonts w:cs="Calibri"/>
        </w:rPr>
        <w:br/>
      </w:r>
    </w:p>
    <w:p w:rsidR="00D56CA6" w:rsidRPr="005D616C" w:rsidRDefault="00D56CA6" w:rsidP="00D56CA6">
      <w:pPr>
        <w:pStyle w:val="Matrix"/>
        <w:numPr>
          <w:ilvl w:val="0"/>
          <w:numId w:val="2"/>
        </w:numPr>
        <w:tabs>
          <w:tab w:val="clear" w:pos="360"/>
          <w:tab w:val="num" w:pos="1080"/>
        </w:tabs>
        <w:ind w:left="1080"/>
        <w:jc w:val="left"/>
        <w:rPr>
          <w:rFonts w:cs="Calibri"/>
        </w:rPr>
      </w:pPr>
      <w:r w:rsidRPr="00867540">
        <w:rPr>
          <w:rFonts w:cs="Calibri"/>
          <w:b/>
          <w:i/>
        </w:rPr>
        <w:t>Average</w:t>
      </w:r>
      <w:r w:rsidRPr="005D616C">
        <w:rPr>
          <w:rFonts w:cs="Calibri"/>
          <w:i/>
        </w:rPr>
        <w:t xml:space="preserve"> </w:t>
      </w:r>
      <w:r w:rsidRPr="005D616C">
        <w:rPr>
          <w:rFonts w:cs="Calibri"/>
        </w:rPr>
        <w:t xml:space="preserve">- </w:t>
      </w:r>
      <w:r>
        <w:rPr>
          <w:rFonts w:cs="Calibri"/>
        </w:rPr>
        <w:tab/>
      </w:r>
      <w:r w:rsidRPr="005D616C">
        <w:rPr>
          <w:rFonts w:cs="Calibri"/>
        </w:rPr>
        <w:t>[</w:t>
      </w:r>
      <w:r>
        <w:rPr>
          <w:rFonts w:cs="Calibri"/>
        </w:rPr>
        <w:t>2 successes required</w:t>
      </w:r>
      <w:r w:rsidRPr="005D616C">
        <w:rPr>
          <w:rFonts w:cs="Calibri"/>
        </w:rPr>
        <w:t>]</w:t>
      </w:r>
      <w:r>
        <w:rPr>
          <w:rFonts w:cs="Calibri"/>
        </w:rPr>
        <w:br/>
      </w:r>
      <w:r w:rsidRPr="005D616C">
        <w:rPr>
          <w:rFonts w:cs="Calibri"/>
        </w:rPr>
        <w:t>Task</w:t>
      </w:r>
      <w:r>
        <w:rPr>
          <w:rFonts w:cs="Calibri"/>
        </w:rPr>
        <w:t>s</w:t>
      </w:r>
      <w:r w:rsidRPr="005D616C">
        <w:rPr>
          <w:rFonts w:cs="Calibri"/>
        </w:rPr>
        <w:t xml:space="preserve"> that requires some attention and care</w:t>
      </w:r>
      <w:r>
        <w:rPr>
          <w:rFonts w:cs="Calibri"/>
        </w:rPr>
        <w:t>.</w:t>
      </w:r>
      <w:r w:rsidRPr="005D616C">
        <w:rPr>
          <w:rFonts w:cs="Calibri"/>
        </w:rPr>
        <w:t xml:space="preserve"> </w:t>
      </w:r>
      <w:r>
        <w:rPr>
          <w:rFonts w:cs="Calibri"/>
        </w:rPr>
        <w:t>Average tasks are as</w:t>
      </w:r>
      <w:r w:rsidRPr="005D616C">
        <w:rPr>
          <w:rFonts w:cs="Calibri"/>
        </w:rPr>
        <w:t xml:space="preserve"> eas</w:t>
      </w:r>
      <w:r>
        <w:rPr>
          <w:rFonts w:cs="Calibri"/>
        </w:rPr>
        <w:t>y to accomplish as they are to fail</w:t>
      </w:r>
      <w:r w:rsidRPr="005D616C">
        <w:rPr>
          <w:rFonts w:cs="Calibri"/>
        </w:rPr>
        <w:t>.</w:t>
      </w:r>
      <w:r>
        <w:rPr>
          <w:rFonts w:cs="Calibri"/>
        </w:rPr>
        <w:br/>
      </w:r>
    </w:p>
    <w:p w:rsidR="00D56CA6" w:rsidRPr="005D616C" w:rsidRDefault="00D56CA6" w:rsidP="00D56CA6">
      <w:pPr>
        <w:pStyle w:val="Matrix"/>
        <w:numPr>
          <w:ilvl w:val="0"/>
          <w:numId w:val="2"/>
        </w:numPr>
        <w:tabs>
          <w:tab w:val="clear" w:pos="360"/>
          <w:tab w:val="num" w:pos="1080"/>
        </w:tabs>
        <w:ind w:left="1080"/>
        <w:jc w:val="left"/>
        <w:rPr>
          <w:rFonts w:cs="Calibri"/>
        </w:rPr>
      </w:pPr>
      <w:r w:rsidRPr="00867540">
        <w:rPr>
          <w:rFonts w:cs="Calibri"/>
          <w:b/>
          <w:i/>
        </w:rPr>
        <w:t>Hard</w:t>
      </w:r>
      <w:r w:rsidRPr="005D616C">
        <w:rPr>
          <w:rFonts w:cs="Calibri"/>
          <w:i/>
        </w:rPr>
        <w:t xml:space="preserve"> </w:t>
      </w:r>
      <w:r w:rsidRPr="005D616C">
        <w:rPr>
          <w:rFonts w:cs="Calibri"/>
        </w:rPr>
        <w:t xml:space="preserve">- </w:t>
      </w:r>
      <w:r>
        <w:rPr>
          <w:rFonts w:cs="Calibri"/>
        </w:rPr>
        <w:tab/>
      </w:r>
      <w:r w:rsidRPr="005D616C">
        <w:rPr>
          <w:rFonts w:cs="Calibri"/>
        </w:rPr>
        <w:t>[</w:t>
      </w:r>
      <w:r>
        <w:rPr>
          <w:rFonts w:cs="Calibri"/>
        </w:rPr>
        <w:t>3 successes required</w:t>
      </w:r>
      <w:r w:rsidRPr="005D616C">
        <w:rPr>
          <w:rFonts w:cs="Calibri"/>
        </w:rPr>
        <w:t>]</w:t>
      </w:r>
      <w:r>
        <w:rPr>
          <w:rFonts w:cs="Calibri"/>
        </w:rPr>
        <w:br/>
        <w:t>T</w:t>
      </w:r>
      <w:r w:rsidRPr="005D616C">
        <w:rPr>
          <w:rFonts w:cs="Calibri"/>
        </w:rPr>
        <w:t>ask</w:t>
      </w:r>
      <w:r>
        <w:rPr>
          <w:rFonts w:cs="Calibri"/>
        </w:rPr>
        <w:t>s</w:t>
      </w:r>
      <w:r w:rsidRPr="005D616C">
        <w:rPr>
          <w:rFonts w:cs="Calibri"/>
        </w:rPr>
        <w:t xml:space="preserve"> that require </w:t>
      </w:r>
      <w:r>
        <w:rPr>
          <w:rFonts w:cs="Calibri"/>
        </w:rPr>
        <w:t xml:space="preserve">concentration and </w:t>
      </w:r>
      <w:r w:rsidRPr="005D616C">
        <w:rPr>
          <w:rFonts w:cs="Calibri"/>
        </w:rPr>
        <w:t>effort.</w:t>
      </w:r>
      <w:r>
        <w:rPr>
          <w:rFonts w:cs="Calibri"/>
        </w:rPr>
        <w:t xml:space="preserve"> Hard task are troublesome and possibly strenuous.</w:t>
      </w:r>
      <w:r>
        <w:rPr>
          <w:rFonts w:cs="Calibri"/>
        </w:rPr>
        <w:br/>
      </w:r>
    </w:p>
    <w:p w:rsidR="00D56CA6" w:rsidRPr="005D616C" w:rsidRDefault="00D56CA6" w:rsidP="00D56CA6">
      <w:pPr>
        <w:pStyle w:val="Matrix"/>
        <w:numPr>
          <w:ilvl w:val="0"/>
          <w:numId w:val="2"/>
        </w:numPr>
        <w:tabs>
          <w:tab w:val="clear" w:pos="360"/>
          <w:tab w:val="num" w:pos="1080"/>
        </w:tabs>
        <w:ind w:left="1080"/>
        <w:jc w:val="left"/>
        <w:rPr>
          <w:rFonts w:cs="Calibri"/>
        </w:rPr>
      </w:pPr>
      <w:r w:rsidRPr="00867540">
        <w:rPr>
          <w:rFonts w:cs="Calibri"/>
          <w:b/>
          <w:i/>
        </w:rPr>
        <w:t>Extreme</w:t>
      </w:r>
      <w:r w:rsidRPr="005D616C">
        <w:rPr>
          <w:rFonts w:cs="Calibri"/>
        </w:rPr>
        <w:t xml:space="preserve"> - </w:t>
      </w:r>
      <w:r>
        <w:rPr>
          <w:rFonts w:cs="Calibri"/>
        </w:rPr>
        <w:tab/>
      </w:r>
      <w:r w:rsidRPr="005D616C">
        <w:rPr>
          <w:rFonts w:cs="Calibri"/>
        </w:rPr>
        <w:t>[</w:t>
      </w:r>
      <w:r>
        <w:rPr>
          <w:rFonts w:cs="Calibri"/>
        </w:rPr>
        <w:t>4 successes required</w:t>
      </w:r>
      <w:r w:rsidRPr="005D616C">
        <w:rPr>
          <w:rFonts w:cs="Calibri"/>
        </w:rPr>
        <w:t>]</w:t>
      </w:r>
      <w:r>
        <w:rPr>
          <w:rFonts w:cs="Calibri"/>
        </w:rPr>
        <w:br/>
        <w:t xml:space="preserve">Tasks that require the utmost effort and concentration to complete. </w:t>
      </w:r>
    </w:p>
    <w:p w:rsidR="00D56CA6" w:rsidRPr="005D616C" w:rsidRDefault="00D56CA6" w:rsidP="00D56CA6">
      <w:pPr>
        <w:pStyle w:val="Matrix"/>
        <w:ind w:firstLine="0"/>
        <w:rPr>
          <w:rFonts w:cs="Calibri"/>
        </w:rPr>
      </w:pPr>
    </w:p>
    <w:p w:rsidR="00D56CA6" w:rsidRPr="005D616C" w:rsidRDefault="00D56CA6" w:rsidP="00D56CA6">
      <w:pPr>
        <w:pStyle w:val="Matrix"/>
        <w:ind w:firstLine="0"/>
        <w:rPr>
          <w:rFonts w:cs="Calibri"/>
          <w:b/>
        </w:rPr>
      </w:pPr>
    </w:p>
    <w:p w:rsidR="00D56CA6" w:rsidRPr="00B14F1D" w:rsidRDefault="00D56CA6" w:rsidP="00D56CA6">
      <w:pPr>
        <w:pStyle w:val="Matrixsubtitle"/>
      </w:pPr>
      <w:bookmarkStart w:id="86" w:name="Health"/>
      <w:r w:rsidRPr="00B14F1D">
        <w:t>Health (Damage)</w:t>
      </w:r>
      <w:bookmarkEnd w:id="86"/>
    </w:p>
    <w:p w:rsidR="00D56CA6" w:rsidRPr="00915708" w:rsidRDefault="00D56CA6" w:rsidP="00D56CA6">
      <w:pPr>
        <w:pStyle w:val="Matrix"/>
        <w:rPr>
          <w:rFonts w:cs="Calibri"/>
          <w:szCs w:val="24"/>
        </w:rPr>
      </w:pPr>
      <w:r>
        <w:rPr>
          <w:rFonts w:cs="Calibri"/>
        </w:rPr>
        <w:t xml:space="preserve">Every character in the Matrix RPG has the same maximum health. </w:t>
      </w:r>
      <w:del w:id="87" w:author="Tre" w:date="2012-11-13T20:40:00Z">
        <w:r w:rsidDel="00915708">
          <w:rPr>
            <w:rFonts w:cs="Calibri"/>
          </w:rPr>
          <w:delText>Matrix RPG</w:delText>
        </w:r>
      </w:del>
      <w:ins w:id="88" w:author="Tre" w:date="2012-11-13T20:40:00Z">
        <w:r w:rsidR="00915708">
          <w:rPr>
            <w:rFonts w:cs="Calibri"/>
          </w:rPr>
          <w:t>Player character</w:t>
        </w:r>
      </w:ins>
      <w:r>
        <w:rPr>
          <w:rFonts w:cs="Calibri"/>
        </w:rPr>
        <w:t xml:space="preserve"> d</w:t>
      </w:r>
      <w:r w:rsidRPr="005D616C">
        <w:rPr>
          <w:rFonts w:cs="Calibri"/>
        </w:rPr>
        <w:t>amage is track</w:t>
      </w:r>
      <w:r>
        <w:rPr>
          <w:rFonts w:cs="Calibri"/>
        </w:rPr>
        <w:t>ed</w:t>
      </w:r>
      <w:r w:rsidRPr="005D616C">
        <w:rPr>
          <w:rFonts w:cs="Calibri"/>
        </w:rPr>
        <w:t xml:space="preserve"> by damage levels. There are six levels of damage</w:t>
      </w:r>
      <w:r>
        <w:rPr>
          <w:rFonts w:cs="Calibri"/>
        </w:rPr>
        <w:t xml:space="preserve"> used in the game. The lowest amount of damage starts </w:t>
      </w:r>
      <w:r w:rsidR="00E572D4">
        <w:rPr>
          <w:rFonts w:cs="Calibri"/>
        </w:rPr>
        <w:t>with</w:t>
      </w:r>
      <w:r>
        <w:rPr>
          <w:rFonts w:cs="Calibri"/>
        </w:rPr>
        <w:t xml:space="preserve"> a</w:t>
      </w:r>
      <w:r w:rsidRPr="005D616C">
        <w:rPr>
          <w:rFonts w:cs="Calibri"/>
        </w:rPr>
        <w:t xml:space="preserve"> </w:t>
      </w:r>
      <w:r>
        <w:rPr>
          <w:rFonts w:cs="Calibri"/>
        </w:rPr>
        <w:t xml:space="preserve">light wound. </w:t>
      </w:r>
      <w:r w:rsidR="00C52854">
        <w:rPr>
          <w:rFonts w:cs="Calibri"/>
        </w:rPr>
        <w:t xml:space="preserve">From there, </w:t>
      </w:r>
      <w:r>
        <w:rPr>
          <w:rFonts w:cs="Calibri"/>
        </w:rPr>
        <w:t xml:space="preserve">damage progresses upwards to medium, serious, critical, </w:t>
      </w:r>
      <w:r w:rsidRPr="005D616C">
        <w:rPr>
          <w:rFonts w:cs="Calibri"/>
        </w:rPr>
        <w:t>incapacitated (</w:t>
      </w:r>
      <w:r>
        <w:rPr>
          <w:rFonts w:cs="Calibri"/>
        </w:rPr>
        <w:t>coma/unconscious</w:t>
      </w:r>
      <w:r w:rsidRPr="005D616C">
        <w:rPr>
          <w:rFonts w:cs="Calibri"/>
        </w:rPr>
        <w:t>)</w:t>
      </w:r>
      <w:r>
        <w:rPr>
          <w:rFonts w:cs="Calibri"/>
        </w:rPr>
        <w:t>, and dead</w:t>
      </w:r>
      <w:r w:rsidRPr="005D616C">
        <w:rPr>
          <w:rFonts w:cs="Calibri"/>
        </w:rPr>
        <w:t>. Characters should “act” according to their relative damage in the game. In the M</w:t>
      </w:r>
      <w:r>
        <w:rPr>
          <w:rFonts w:cs="Calibri"/>
        </w:rPr>
        <w:t>atrix</w:t>
      </w:r>
      <w:r w:rsidR="00C52854">
        <w:rPr>
          <w:rFonts w:cs="Calibri"/>
        </w:rPr>
        <w:t>,</w:t>
      </w:r>
      <w:r>
        <w:rPr>
          <w:rFonts w:cs="Calibri"/>
        </w:rPr>
        <w:t xml:space="preserve"> </w:t>
      </w:r>
      <w:r w:rsidRPr="005D616C">
        <w:rPr>
          <w:rFonts w:cs="Calibri"/>
        </w:rPr>
        <w:t>characters take damage to their real bod</w:t>
      </w:r>
      <w:r w:rsidR="00E572D4">
        <w:rPr>
          <w:rFonts w:cs="Calibri"/>
        </w:rPr>
        <w:t>ies</w:t>
      </w:r>
      <w:r w:rsidRPr="005D616C">
        <w:rPr>
          <w:rFonts w:cs="Calibri"/>
        </w:rPr>
        <w:t xml:space="preserve"> instantl</w:t>
      </w:r>
      <w:r w:rsidR="00E572D4">
        <w:rPr>
          <w:rFonts w:cs="Calibri"/>
        </w:rPr>
        <w:t>y—w</w:t>
      </w:r>
      <w:r w:rsidRPr="005D616C">
        <w:rPr>
          <w:rFonts w:cs="Calibri"/>
        </w:rPr>
        <w:t>hen it happens</w:t>
      </w:r>
      <w:r w:rsidR="00E572D4">
        <w:rPr>
          <w:rFonts w:cs="Calibri"/>
        </w:rPr>
        <w:t>,</w:t>
      </w:r>
      <w:r w:rsidRPr="005D616C">
        <w:rPr>
          <w:rFonts w:cs="Calibri"/>
        </w:rPr>
        <w:t xml:space="preserve"> they feel it.</w:t>
      </w:r>
      <w:r>
        <w:rPr>
          <w:rFonts w:cs="Calibri"/>
        </w:rPr>
        <w:t xml:space="preserve"> </w:t>
      </w:r>
      <w:r w:rsidRPr="00772697">
        <w:rPr>
          <w:rFonts w:cs="Calibri"/>
          <w:color w:val="FF0000"/>
        </w:rPr>
        <w:t>For example, if someone has lost an arm while they are in the Matrix</w:t>
      </w:r>
      <w:r w:rsidR="00E572D4" w:rsidRPr="00772697">
        <w:rPr>
          <w:rFonts w:cs="Calibri"/>
          <w:color w:val="FF0000"/>
        </w:rPr>
        <w:t>, t</w:t>
      </w:r>
      <w:r w:rsidRPr="00772697">
        <w:rPr>
          <w:rFonts w:cs="Calibri"/>
          <w:color w:val="FF0000"/>
        </w:rPr>
        <w:t>heir real body takes critical damage</w:t>
      </w:r>
      <w:r w:rsidR="00C52854" w:rsidRPr="00772697">
        <w:rPr>
          <w:rFonts w:cs="Calibri"/>
          <w:color w:val="FF0000"/>
        </w:rPr>
        <w:t xml:space="preserve"> to th</w:t>
      </w:r>
      <w:r w:rsidR="00E572D4" w:rsidRPr="00772697">
        <w:rPr>
          <w:rFonts w:cs="Calibri"/>
          <w:color w:val="FF0000"/>
        </w:rPr>
        <w:t>at</w:t>
      </w:r>
      <w:r w:rsidR="00C52854" w:rsidRPr="00772697">
        <w:rPr>
          <w:rFonts w:cs="Calibri"/>
          <w:color w:val="FF0000"/>
        </w:rPr>
        <w:t xml:space="preserve"> arm</w:t>
      </w:r>
      <w:r w:rsidRPr="00772697">
        <w:rPr>
          <w:rFonts w:cs="Calibri"/>
          <w:color w:val="FF0000"/>
        </w:rPr>
        <w:t xml:space="preserve"> at that moment. </w:t>
      </w:r>
      <w:r w:rsidR="00772697" w:rsidRPr="00772697">
        <w:rPr>
          <w:rFonts w:cs="Calibri"/>
          <w:color w:val="FF0000"/>
        </w:rPr>
        <w:t xml:space="preserve">They won’t lose the arm in the same way they lost the arm in the Matrix, but it will become gangrene and withered. The body makes the damage real for the RSI in the real world too. </w:t>
      </w:r>
      <w:r>
        <w:rPr>
          <w:rFonts w:cs="Calibri"/>
        </w:rPr>
        <w:t>In order to help characters act more believably</w:t>
      </w:r>
      <w:r w:rsidR="00C52854">
        <w:rPr>
          <w:rFonts w:cs="Calibri"/>
        </w:rPr>
        <w:t>,</w:t>
      </w:r>
      <w:r>
        <w:rPr>
          <w:rFonts w:cs="Calibri"/>
        </w:rPr>
        <w:t xml:space="preserve"> they get penalties </w:t>
      </w:r>
      <w:r w:rsidR="00C52854">
        <w:rPr>
          <w:rFonts w:cs="Calibri"/>
        </w:rPr>
        <w:t xml:space="preserve">against </w:t>
      </w:r>
      <w:r>
        <w:rPr>
          <w:rFonts w:cs="Calibri"/>
        </w:rPr>
        <w:t xml:space="preserve">their actions </w:t>
      </w:r>
      <w:r w:rsidR="00C52854">
        <w:rPr>
          <w:rFonts w:cs="Calibri"/>
        </w:rPr>
        <w:t>resulting from</w:t>
      </w:r>
      <w:r>
        <w:rPr>
          <w:rFonts w:cs="Calibri"/>
        </w:rPr>
        <w:t xml:space="preserve"> damage they have taken. </w:t>
      </w:r>
      <w:r w:rsidRPr="005D616C">
        <w:rPr>
          <w:rFonts w:cs="Calibri"/>
        </w:rPr>
        <w:t xml:space="preserve">When </w:t>
      </w:r>
      <w:r>
        <w:rPr>
          <w:rFonts w:cs="Calibri"/>
        </w:rPr>
        <w:t>the character</w:t>
      </w:r>
      <w:r w:rsidRPr="005D616C">
        <w:rPr>
          <w:rFonts w:cs="Calibri"/>
        </w:rPr>
        <w:t xml:space="preserve"> </w:t>
      </w:r>
      <w:r>
        <w:rPr>
          <w:rFonts w:cs="Calibri"/>
        </w:rPr>
        <w:t>is not injured</w:t>
      </w:r>
      <w:r w:rsidR="00E572D4">
        <w:rPr>
          <w:rFonts w:cs="Calibri"/>
        </w:rPr>
        <w:t>,</w:t>
      </w:r>
      <w:r>
        <w:rPr>
          <w:rFonts w:cs="Calibri"/>
        </w:rPr>
        <w:t xml:space="preserve"> there</w:t>
      </w:r>
      <w:r w:rsidRPr="005D616C">
        <w:rPr>
          <w:rFonts w:cs="Calibri"/>
        </w:rPr>
        <w:t xml:space="preserve"> </w:t>
      </w:r>
      <w:r>
        <w:rPr>
          <w:rFonts w:cs="Calibri"/>
        </w:rPr>
        <w:t>are</w:t>
      </w:r>
      <w:r w:rsidRPr="005D616C">
        <w:rPr>
          <w:rFonts w:cs="Calibri"/>
        </w:rPr>
        <w:t xml:space="preserve"> no modifiers to </w:t>
      </w:r>
      <w:r>
        <w:rPr>
          <w:rFonts w:cs="Calibri"/>
        </w:rPr>
        <w:t xml:space="preserve">their </w:t>
      </w:r>
      <w:r w:rsidRPr="005D616C">
        <w:rPr>
          <w:rFonts w:cs="Calibri"/>
        </w:rPr>
        <w:t>actions. Damage increase</w:t>
      </w:r>
      <w:r>
        <w:rPr>
          <w:rFonts w:cs="Calibri"/>
        </w:rPr>
        <w:t>s</w:t>
      </w:r>
      <w:r w:rsidRPr="005D616C">
        <w:rPr>
          <w:rFonts w:cs="Calibri"/>
        </w:rPr>
        <w:t xml:space="preserve"> task thresholds</w:t>
      </w:r>
      <w:r w:rsidR="00E572D4">
        <w:rPr>
          <w:rFonts w:cs="Calibri"/>
        </w:rPr>
        <w:t>,</w:t>
      </w:r>
      <w:r w:rsidRPr="005D616C">
        <w:rPr>
          <w:rFonts w:cs="Calibri"/>
        </w:rPr>
        <w:t xml:space="preserve"> making actions more difficult </w:t>
      </w:r>
      <w:r>
        <w:rPr>
          <w:rFonts w:cs="Calibri"/>
        </w:rPr>
        <w:t>because the character is</w:t>
      </w:r>
      <w:r w:rsidRPr="005D616C">
        <w:rPr>
          <w:rFonts w:cs="Calibri"/>
        </w:rPr>
        <w:t xml:space="preserve"> injured. For each level of damage the character has</w:t>
      </w:r>
      <w:r w:rsidR="00E572D4">
        <w:rPr>
          <w:rFonts w:cs="Calibri"/>
        </w:rPr>
        <w:t>,</w:t>
      </w:r>
      <w:r w:rsidRPr="005D616C">
        <w:rPr>
          <w:rFonts w:cs="Calibri"/>
        </w:rPr>
        <w:t xml:space="preserve"> she must get one more success in order to accomplish the task. </w:t>
      </w:r>
      <w:r>
        <w:rPr>
          <w:rFonts w:cs="Calibri"/>
        </w:rPr>
        <w:t xml:space="preserve">A light wound increases the character’s threshold by 1, moderate damage increases the threshold by 2, serious damage increases the threshold by 3, and </w:t>
      </w:r>
      <w:r w:rsidR="00C52854">
        <w:rPr>
          <w:rFonts w:cs="Calibri"/>
        </w:rPr>
        <w:t>c</w:t>
      </w:r>
      <w:r>
        <w:rPr>
          <w:rFonts w:cs="Calibri"/>
        </w:rPr>
        <w:t xml:space="preserve">ritical damage increases the threshold by 4. An incapacitated character can try to complete a task roll with a +5 threshold. Once your damage has reached </w:t>
      </w:r>
      <w:r w:rsidR="00C52854">
        <w:rPr>
          <w:rFonts w:cs="Calibri"/>
        </w:rPr>
        <w:t>i</w:t>
      </w:r>
      <w:r>
        <w:rPr>
          <w:rFonts w:cs="Calibri"/>
        </w:rPr>
        <w:t>ncapacitated you can’t roll for task</w:t>
      </w:r>
      <w:r w:rsidR="00C52854">
        <w:rPr>
          <w:rFonts w:cs="Calibri"/>
        </w:rPr>
        <w:t xml:space="preserve">. </w:t>
      </w:r>
      <w:r>
        <w:rPr>
          <w:rFonts w:cs="Calibri"/>
        </w:rPr>
        <w:t xml:space="preserve">I know a player will try to argue with their GM that there is some far flung exception which applies just </w:t>
      </w:r>
      <w:r w:rsidR="00C52854">
        <w:rPr>
          <w:rFonts w:cs="Calibri"/>
        </w:rPr>
        <w:t xml:space="preserve">to </w:t>
      </w:r>
      <w:r>
        <w:rPr>
          <w:rFonts w:cs="Calibri"/>
        </w:rPr>
        <w:t>them</w:t>
      </w:r>
      <w:r w:rsidR="00C52854">
        <w:rPr>
          <w:rFonts w:cs="Calibri"/>
        </w:rPr>
        <w:t>,</w:t>
      </w:r>
      <w:r>
        <w:rPr>
          <w:rFonts w:cs="Calibri"/>
        </w:rPr>
        <w:t xml:space="preserve"> and they should be able to roll even though they are incapacitated. When that happens, this rule is for that player</w:t>
      </w:r>
      <w:r w:rsidR="00C52854">
        <w:rPr>
          <w:rFonts w:cs="Calibri"/>
        </w:rPr>
        <w:t xml:space="preserve">: </w:t>
      </w:r>
      <w:r w:rsidR="00EE27B1" w:rsidRPr="00EE27B1">
        <w:rPr>
          <w:rFonts w:cs="Calibri"/>
          <w:i/>
          <w:szCs w:val="24"/>
          <w:rPrChange w:id="89" w:author="Tre" w:date="2012-11-13T20:39:00Z">
            <w:rPr>
              <w:rFonts w:cs="Calibri"/>
              <w:i/>
              <w:color w:val="0000FF"/>
              <w:sz w:val="20"/>
              <w:u w:val="single"/>
            </w:rPr>
          </w:rPrChange>
        </w:rPr>
        <w:t>rolling for a task while being incapacitated is at the GM’s discretion</w:t>
      </w:r>
      <w:r w:rsidR="008F772E" w:rsidRPr="008F772E">
        <w:rPr>
          <w:rFonts w:cs="Calibri"/>
          <w:szCs w:val="24"/>
        </w:rPr>
        <w:t>.</w:t>
      </w:r>
    </w:p>
    <w:p w:rsidR="00D56CA6" w:rsidRPr="00895113" w:rsidRDefault="00D56CA6" w:rsidP="00D56CA6">
      <w:pPr>
        <w:pStyle w:val="Matrix"/>
        <w:rPr>
          <w:rFonts w:cs="Calibri"/>
          <w:color w:val="FF0000"/>
        </w:rPr>
      </w:pPr>
      <w:r w:rsidRPr="00895113">
        <w:rPr>
          <w:rFonts w:cs="Calibri"/>
          <w:color w:val="FF0000"/>
        </w:rPr>
        <w:t xml:space="preserve">[For example </w:t>
      </w:r>
      <w:r>
        <w:rPr>
          <w:rFonts w:cs="Calibri"/>
          <w:color w:val="FF0000"/>
        </w:rPr>
        <w:t>Nee</w:t>
      </w:r>
      <w:r w:rsidRPr="00895113">
        <w:rPr>
          <w:rFonts w:cs="Calibri"/>
          <w:color w:val="FF0000"/>
        </w:rPr>
        <w:t xml:space="preserve"> has a light wound and needs to roll</w:t>
      </w:r>
      <w:r>
        <w:rPr>
          <w:rFonts w:cs="Calibri"/>
          <w:color w:val="FF0000"/>
        </w:rPr>
        <w:t xml:space="preserve"> 4 successes on his task roll to succeed</w:t>
      </w:r>
      <w:r w:rsidR="00C52854">
        <w:rPr>
          <w:rFonts w:cs="Calibri"/>
          <w:color w:val="FF0000"/>
        </w:rPr>
        <w:t>:</w:t>
      </w:r>
      <w:r>
        <w:rPr>
          <w:rFonts w:cs="Calibri"/>
          <w:color w:val="FF0000"/>
        </w:rPr>
        <w:t xml:space="preserve"> 3 successes for threshold plus 1 additional success due to</w:t>
      </w:r>
      <w:r w:rsidR="00C52854">
        <w:rPr>
          <w:rFonts w:cs="Calibri"/>
          <w:color w:val="FF0000"/>
        </w:rPr>
        <w:t xml:space="preserve"> the</w:t>
      </w:r>
      <w:r>
        <w:rPr>
          <w:rFonts w:cs="Calibri"/>
          <w:color w:val="FF0000"/>
        </w:rPr>
        <w:t xml:space="preserve"> light damage modifier</w:t>
      </w:r>
      <w:r w:rsidRPr="00895113">
        <w:rPr>
          <w:rFonts w:cs="Calibri"/>
          <w:color w:val="FF0000"/>
        </w:rPr>
        <w:t>.]</w:t>
      </w:r>
    </w:p>
    <w:p w:rsidR="00D56CA6" w:rsidRDefault="00D56CA6" w:rsidP="00D56CA6">
      <w:pPr>
        <w:pStyle w:val="Matrix"/>
        <w:rPr>
          <w:rFonts w:cs="Calibri"/>
        </w:rPr>
      </w:pPr>
      <w:r w:rsidRPr="005D616C">
        <w:rPr>
          <w:rFonts w:cs="Calibri"/>
        </w:rPr>
        <w:t>Characters</w:t>
      </w:r>
      <w:r>
        <w:rPr>
          <w:rFonts w:cs="Calibri"/>
        </w:rPr>
        <w:t xml:space="preserve"> can</w:t>
      </w:r>
      <w:r w:rsidRPr="005D616C">
        <w:rPr>
          <w:rFonts w:cs="Calibri"/>
        </w:rPr>
        <w:t xml:space="preserve"> use </w:t>
      </w:r>
      <w:r>
        <w:rPr>
          <w:rFonts w:cs="Calibri"/>
        </w:rPr>
        <w:t xml:space="preserve">their </w:t>
      </w:r>
      <w:r w:rsidR="00EE27B1" w:rsidRPr="00EE27B1">
        <w:rPr>
          <w:rFonts w:cs="Calibri"/>
          <w:i/>
          <w:szCs w:val="24"/>
          <w:rPrChange w:id="90" w:author="Tre" w:date="2012-11-13T20:39:00Z">
            <w:rPr>
              <w:rFonts w:cs="Calibri"/>
              <w:i/>
              <w:color w:val="0000FF"/>
              <w:sz w:val="20"/>
              <w:u w:val="single"/>
            </w:rPr>
          </w:rPrChange>
        </w:rPr>
        <w:t>Endurance</w:t>
      </w:r>
      <w:r w:rsidRPr="005D616C">
        <w:rPr>
          <w:rFonts w:cs="Calibri"/>
        </w:rPr>
        <w:t xml:space="preserve"> for recovering lost health levels.</w:t>
      </w:r>
      <w:r>
        <w:rPr>
          <w:rFonts w:cs="Calibri"/>
        </w:rPr>
        <w:t xml:space="preserve"> The </w:t>
      </w:r>
      <w:r w:rsidR="00EB1477">
        <w:rPr>
          <w:rFonts w:cs="Calibri"/>
        </w:rPr>
        <w:t>E</w:t>
      </w:r>
      <w:r>
        <w:rPr>
          <w:rFonts w:cs="Calibri"/>
        </w:rPr>
        <w:t>ndurance attribute represents the character’s ability to heal damage with rest and aid</w:t>
      </w:r>
      <w:r w:rsidRPr="005D616C">
        <w:rPr>
          <w:rFonts w:cs="Calibri"/>
        </w:rPr>
        <w:t>. When resting</w:t>
      </w:r>
      <w:r>
        <w:rPr>
          <w:rFonts w:cs="Calibri"/>
        </w:rPr>
        <w:t>,</w:t>
      </w:r>
      <w:r w:rsidRPr="005D616C">
        <w:rPr>
          <w:rFonts w:cs="Calibri"/>
        </w:rPr>
        <w:t xml:space="preserve"> or getting aid</w:t>
      </w:r>
      <w:r>
        <w:rPr>
          <w:rFonts w:cs="Calibri"/>
        </w:rPr>
        <w:t>,</w:t>
      </w:r>
      <w:r w:rsidRPr="005D616C">
        <w:rPr>
          <w:rFonts w:cs="Calibri"/>
        </w:rPr>
        <w:t xml:space="preserve"> a character may roll their Endurance attribute</w:t>
      </w:r>
      <w:r>
        <w:rPr>
          <w:rFonts w:cs="Calibri"/>
        </w:rPr>
        <w:t xml:space="preserve"> once every 24 hours</w:t>
      </w:r>
      <w:r w:rsidR="00D64E86">
        <w:rPr>
          <w:rFonts w:cs="Calibri"/>
        </w:rPr>
        <w:t xml:space="preserve"> in game</w:t>
      </w:r>
      <w:r>
        <w:rPr>
          <w:rFonts w:cs="Calibri"/>
        </w:rPr>
        <w:t>. Depending on their roll</w:t>
      </w:r>
      <w:r w:rsidR="00E572D4">
        <w:rPr>
          <w:rFonts w:cs="Calibri"/>
        </w:rPr>
        <w:t>,</w:t>
      </w:r>
      <w:r>
        <w:rPr>
          <w:rFonts w:cs="Calibri"/>
        </w:rPr>
        <w:t xml:space="preserve"> the character might be able heal some of the damage they have taken during the scenario</w:t>
      </w:r>
      <w:r w:rsidRPr="00433D5D">
        <w:rPr>
          <w:rFonts w:cs="Calibri"/>
        </w:rPr>
        <w:t xml:space="preserve">. </w:t>
      </w:r>
      <w:r>
        <w:rPr>
          <w:rFonts w:cs="Calibri"/>
        </w:rPr>
        <w:t>Light damage is easy [1 success needed] to heal, m</w:t>
      </w:r>
      <w:r w:rsidRPr="00433D5D">
        <w:rPr>
          <w:rFonts w:cs="Calibri"/>
        </w:rPr>
        <w:t xml:space="preserve">oderate damage is </w:t>
      </w:r>
      <w:r>
        <w:rPr>
          <w:rFonts w:cs="Calibri"/>
        </w:rPr>
        <w:t>a</w:t>
      </w:r>
      <w:r w:rsidRPr="00433D5D">
        <w:rPr>
          <w:rFonts w:cs="Calibri"/>
        </w:rPr>
        <w:t>verage</w:t>
      </w:r>
      <w:r>
        <w:rPr>
          <w:rFonts w:cs="Calibri"/>
        </w:rPr>
        <w:t xml:space="preserve"> [2 success</w:t>
      </w:r>
      <w:r w:rsidR="00E572D4">
        <w:rPr>
          <w:rFonts w:cs="Calibri"/>
        </w:rPr>
        <w:t>es</w:t>
      </w:r>
      <w:r>
        <w:rPr>
          <w:rFonts w:cs="Calibri"/>
        </w:rPr>
        <w:t xml:space="preserve"> needed]</w:t>
      </w:r>
      <w:r w:rsidRPr="00433D5D">
        <w:rPr>
          <w:rFonts w:cs="Calibri"/>
        </w:rPr>
        <w:t xml:space="preserve">, </w:t>
      </w:r>
      <w:r>
        <w:rPr>
          <w:rFonts w:cs="Calibri"/>
        </w:rPr>
        <w:t>serious damage is hard [3 success</w:t>
      </w:r>
      <w:r w:rsidR="00E572D4">
        <w:rPr>
          <w:rFonts w:cs="Calibri"/>
        </w:rPr>
        <w:t>es</w:t>
      </w:r>
      <w:r>
        <w:rPr>
          <w:rFonts w:cs="Calibri"/>
        </w:rPr>
        <w:t xml:space="preserve"> needed], and c</w:t>
      </w:r>
      <w:r w:rsidRPr="00433D5D">
        <w:rPr>
          <w:rFonts w:cs="Calibri"/>
        </w:rPr>
        <w:t xml:space="preserve">ritical damage is </w:t>
      </w:r>
      <w:r>
        <w:rPr>
          <w:rFonts w:cs="Calibri"/>
        </w:rPr>
        <w:t>e</w:t>
      </w:r>
      <w:r w:rsidRPr="00433D5D">
        <w:rPr>
          <w:rFonts w:cs="Calibri"/>
        </w:rPr>
        <w:t xml:space="preserve">xtremely </w:t>
      </w:r>
      <w:r>
        <w:rPr>
          <w:rFonts w:cs="Calibri"/>
        </w:rPr>
        <w:t>d</w:t>
      </w:r>
      <w:r w:rsidRPr="00433D5D">
        <w:rPr>
          <w:rFonts w:cs="Calibri"/>
        </w:rPr>
        <w:t>ifficult</w:t>
      </w:r>
      <w:r>
        <w:rPr>
          <w:rFonts w:cs="Calibri"/>
        </w:rPr>
        <w:t xml:space="preserve"> [4 success</w:t>
      </w:r>
      <w:r w:rsidR="00E572D4">
        <w:rPr>
          <w:rFonts w:cs="Calibri"/>
        </w:rPr>
        <w:t>es</w:t>
      </w:r>
      <w:r>
        <w:rPr>
          <w:rFonts w:cs="Calibri"/>
        </w:rPr>
        <w:t xml:space="preserve"> needed]</w:t>
      </w:r>
      <w:r w:rsidRPr="00433D5D">
        <w:rPr>
          <w:rFonts w:cs="Calibri"/>
        </w:rPr>
        <w:t xml:space="preserve"> to lower with your</w:t>
      </w:r>
      <w:r>
        <w:rPr>
          <w:rFonts w:cs="Calibri"/>
        </w:rPr>
        <w:t xml:space="preserve"> </w:t>
      </w:r>
      <w:r w:rsidR="00D64E86">
        <w:rPr>
          <w:rFonts w:cs="Calibri"/>
        </w:rPr>
        <w:t>E</w:t>
      </w:r>
      <w:r>
        <w:rPr>
          <w:rFonts w:cs="Calibri"/>
        </w:rPr>
        <w:t>ndurance roll. If the character is incapacitated</w:t>
      </w:r>
      <w:r w:rsidR="00E572D4">
        <w:rPr>
          <w:rFonts w:cs="Calibri"/>
        </w:rPr>
        <w:t>, she is</w:t>
      </w:r>
      <w:r>
        <w:rPr>
          <w:rFonts w:cs="Calibri"/>
        </w:rPr>
        <w:t xml:space="preserve"> out of luck. There is no healing on your own from that much damage.</w:t>
      </w:r>
      <w:r w:rsidRPr="005D616C">
        <w:rPr>
          <w:rFonts w:cs="Calibri"/>
        </w:rPr>
        <w:t xml:space="preserve"> When a</w:t>
      </w:r>
      <w:r w:rsidR="00C52854">
        <w:rPr>
          <w:rFonts w:cs="Calibri"/>
        </w:rPr>
        <w:t>n</w:t>
      </w:r>
      <w:r w:rsidRPr="005D616C">
        <w:rPr>
          <w:rFonts w:cs="Calibri"/>
        </w:rPr>
        <w:t xml:space="preserve"> RSI is in the M</w:t>
      </w:r>
      <w:r>
        <w:rPr>
          <w:rFonts w:cs="Calibri"/>
        </w:rPr>
        <w:t>atrix</w:t>
      </w:r>
      <w:r w:rsidR="00E572D4">
        <w:rPr>
          <w:rFonts w:cs="Calibri"/>
        </w:rPr>
        <w:t>,</w:t>
      </w:r>
      <w:r w:rsidRPr="005D616C">
        <w:rPr>
          <w:rFonts w:cs="Calibri"/>
        </w:rPr>
        <w:t xml:space="preserve"> </w:t>
      </w:r>
      <w:r w:rsidR="00E572D4">
        <w:rPr>
          <w:rFonts w:cs="Calibri"/>
        </w:rPr>
        <w:t>she</w:t>
      </w:r>
      <w:r w:rsidR="00E572D4" w:rsidRPr="005D616C">
        <w:rPr>
          <w:rFonts w:cs="Calibri"/>
        </w:rPr>
        <w:t xml:space="preserve"> </w:t>
      </w:r>
      <w:r w:rsidRPr="005D616C">
        <w:rPr>
          <w:rFonts w:cs="Calibri"/>
        </w:rPr>
        <w:t xml:space="preserve">can </w:t>
      </w:r>
      <w:r>
        <w:rPr>
          <w:rFonts w:cs="Calibri"/>
        </w:rPr>
        <w:t xml:space="preserve">roll the </w:t>
      </w:r>
      <w:r w:rsidR="00EB1477">
        <w:rPr>
          <w:rFonts w:cs="Calibri"/>
        </w:rPr>
        <w:t>E</w:t>
      </w:r>
      <w:r>
        <w:rPr>
          <w:rFonts w:cs="Calibri"/>
        </w:rPr>
        <w:t>ndurance</w:t>
      </w:r>
      <w:r w:rsidRPr="005D616C">
        <w:rPr>
          <w:rFonts w:cs="Calibri"/>
        </w:rPr>
        <w:t xml:space="preserve"> </w:t>
      </w:r>
      <w:del w:id="91" w:author="Tre" w:date="2012-11-11T15:54:00Z">
        <w:r w:rsidRPr="005D616C" w:rsidDel="00D10C7B">
          <w:rPr>
            <w:rFonts w:cs="Calibri"/>
          </w:rPr>
          <w:delText xml:space="preserve">over and over </w:delText>
        </w:r>
        <w:r w:rsidDel="00D10C7B">
          <w:rPr>
            <w:rFonts w:cs="Calibri"/>
          </w:rPr>
          <w:delText>un</w:delText>
        </w:r>
        <w:r w:rsidRPr="005D616C" w:rsidDel="00D10C7B">
          <w:rPr>
            <w:rFonts w:cs="Calibri"/>
          </w:rPr>
          <w:delText>til the damage is completely recovered</w:delText>
        </w:r>
      </w:del>
      <w:ins w:id="92" w:author="Tre" w:date="2012-11-11T15:54:00Z">
        <w:r w:rsidR="00D10C7B">
          <w:rPr>
            <w:rFonts w:cs="Calibri"/>
          </w:rPr>
          <w:t xml:space="preserve">once while in the Matrix. This roll </w:t>
        </w:r>
        <w:r w:rsidR="00931616">
          <w:rPr>
            <w:rFonts w:cs="Calibri"/>
          </w:rPr>
          <w:t xml:space="preserve">can be made in addition to </w:t>
        </w:r>
      </w:ins>
      <w:ins w:id="93" w:author="Tre" w:date="2012-11-13T21:05:00Z">
        <w:r w:rsidR="00DD2436">
          <w:rPr>
            <w:rFonts w:cs="Calibri"/>
          </w:rPr>
          <w:t>any</w:t>
        </w:r>
      </w:ins>
      <w:ins w:id="94" w:author="Tre" w:date="2012-11-11T15:54:00Z">
        <w:r w:rsidR="00931616">
          <w:rPr>
            <w:rFonts w:cs="Calibri"/>
          </w:rPr>
          <w:t xml:space="preserve"> Real World Endurance roll</w:t>
        </w:r>
      </w:ins>
      <w:ins w:id="95" w:author="Tre" w:date="2012-11-13T21:06:00Z">
        <w:r w:rsidR="00DD2436">
          <w:rPr>
            <w:rFonts w:cs="Calibri"/>
          </w:rPr>
          <w:t>s to reduce damage taken</w:t>
        </w:r>
      </w:ins>
      <w:r>
        <w:rPr>
          <w:rFonts w:cs="Calibri"/>
        </w:rPr>
        <w:t xml:space="preserve">. The character in the Matrix can’t do anything else. Even though they can roll </w:t>
      </w:r>
      <w:r w:rsidR="00EB1477">
        <w:rPr>
          <w:rFonts w:cs="Calibri"/>
        </w:rPr>
        <w:t>E</w:t>
      </w:r>
      <w:r>
        <w:rPr>
          <w:rFonts w:cs="Calibri"/>
        </w:rPr>
        <w:t xml:space="preserve">ndurance </w:t>
      </w:r>
      <w:del w:id="96" w:author="Tre" w:date="2012-11-11T16:05:00Z">
        <w:r w:rsidDel="00BE0FB0">
          <w:rPr>
            <w:rFonts w:cs="Calibri"/>
          </w:rPr>
          <w:lastRenderedPageBreak/>
          <w:delText>repeatedly</w:delText>
        </w:r>
      </w:del>
      <w:ins w:id="97" w:author="Tre" w:date="2012-11-11T16:05:00Z">
        <w:r w:rsidR="00BE0FB0">
          <w:rPr>
            <w:rFonts w:cs="Calibri"/>
          </w:rPr>
          <w:t>in the Matrix</w:t>
        </w:r>
      </w:ins>
      <w:r w:rsidR="00C52854">
        <w:rPr>
          <w:rFonts w:cs="Calibri"/>
        </w:rPr>
        <w:t>,</w:t>
      </w:r>
      <w:r>
        <w:rPr>
          <w:rFonts w:cs="Calibri"/>
        </w:rPr>
        <w:t xml:space="preserve"> they still must be attempting to rest and get aid</w:t>
      </w:r>
      <w:r w:rsidRPr="005D616C">
        <w:rPr>
          <w:rFonts w:cs="Calibri"/>
        </w:rPr>
        <w:t>.</w:t>
      </w:r>
      <w:r>
        <w:rPr>
          <w:rFonts w:cs="Calibri"/>
        </w:rPr>
        <w:t xml:space="preserve"> A GM can allow players </w:t>
      </w:r>
      <w:r w:rsidR="00C52854">
        <w:rPr>
          <w:rFonts w:cs="Calibri"/>
        </w:rPr>
        <w:t xml:space="preserve">to </w:t>
      </w:r>
      <w:r>
        <w:rPr>
          <w:rFonts w:cs="Calibri"/>
        </w:rPr>
        <w:t>recover quicker based on GM discretion.</w:t>
      </w:r>
    </w:p>
    <w:p w:rsidR="00D56CA6" w:rsidRPr="00EF3EC8" w:rsidRDefault="00D56CA6" w:rsidP="00D56CA6">
      <w:pPr>
        <w:pStyle w:val="Matrix"/>
        <w:rPr>
          <w:rFonts w:cs="Calibri"/>
          <w:color w:val="FF0000"/>
        </w:rPr>
      </w:pPr>
      <w:r>
        <w:rPr>
          <w:rFonts w:cs="Calibri"/>
          <w:color w:val="FF0000"/>
        </w:rPr>
        <w:t>[Say Nee has moderate damage from a fight earlier in the day. Now that she is back on the ship in th</w:t>
      </w:r>
      <w:r w:rsidR="00E572D4">
        <w:rPr>
          <w:rFonts w:cs="Calibri"/>
          <w:color w:val="FF0000"/>
        </w:rPr>
        <w:t>e</w:t>
      </w:r>
      <w:r>
        <w:rPr>
          <w:rFonts w:cs="Calibri"/>
          <w:color w:val="FF0000"/>
        </w:rPr>
        <w:t xml:space="preserve"> infirmary</w:t>
      </w:r>
      <w:r w:rsidR="00E572D4">
        <w:rPr>
          <w:rFonts w:cs="Calibri"/>
          <w:color w:val="FF0000"/>
        </w:rPr>
        <w:t>,</w:t>
      </w:r>
      <w:r>
        <w:rPr>
          <w:rFonts w:cs="Calibri"/>
          <w:color w:val="FF0000"/>
        </w:rPr>
        <w:t xml:space="preserve"> there is time to heal. Nee has an Endurance attribute of rating 4 she can roll to heal damage. Nee rolls h</w:t>
      </w:r>
      <w:r w:rsidR="00E572D4">
        <w:rPr>
          <w:rFonts w:cs="Calibri"/>
          <w:color w:val="FF0000"/>
        </w:rPr>
        <w:t>er</w:t>
      </w:r>
      <w:r>
        <w:rPr>
          <w:rFonts w:cs="Calibri"/>
          <w:color w:val="FF0000"/>
        </w:rPr>
        <w:t xml:space="preserve"> Endurance, needing 2 successes to heal the moderate damage she has already.  Nee rolls a 6 + 5 + 3 + 7. Since Nee has moderate damage she needs to roll 2 successes to heal all the damage. But say</w:t>
      </w:r>
      <w:r w:rsidR="00E572D4">
        <w:rPr>
          <w:rFonts w:cs="Calibri"/>
          <w:color w:val="FF0000"/>
        </w:rPr>
        <w:t>,</w:t>
      </w:r>
      <w:r>
        <w:rPr>
          <w:rFonts w:cs="Calibri"/>
          <w:color w:val="FF0000"/>
        </w:rPr>
        <w:t xml:space="preserve"> for example</w:t>
      </w:r>
      <w:r w:rsidR="00E572D4">
        <w:rPr>
          <w:rFonts w:cs="Calibri"/>
          <w:color w:val="FF0000"/>
        </w:rPr>
        <w:t>,</w:t>
      </w:r>
      <w:r>
        <w:rPr>
          <w:rFonts w:cs="Calibri"/>
          <w:color w:val="FF0000"/>
        </w:rPr>
        <w:t xml:space="preserve"> Nee is critically wounde</w:t>
      </w:r>
      <w:r w:rsidR="00E572D4">
        <w:rPr>
          <w:rFonts w:cs="Calibri"/>
          <w:color w:val="FF0000"/>
        </w:rPr>
        <w:t>d—t</w:t>
      </w:r>
      <w:r>
        <w:rPr>
          <w:rFonts w:cs="Calibri"/>
          <w:color w:val="FF0000"/>
        </w:rPr>
        <w:t>he</w:t>
      </w:r>
      <w:r w:rsidR="00E572D4">
        <w:rPr>
          <w:rFonts w:cs="Calibri"/>
          <w:color w:val="FF0000"/>
        </w:rPr>
        <w:t>n the</w:t>
      </w:r>
      <w:r>
        <w:rPr>
          <w:rFonts w:cs="Calibri"/>
          <w:color w:val="FF0000"/>
        </w:rPr>
        <w:t xml:space="preserve"> same roll of 2 successes would only heal two levels of her wounds</w:t>
      </w:r>
      <w:r w:rsidR="00E572D4">
        <w:rPr>
          <w:rFonts w:cs="Calibri"/>
          <w:color w:val="FF0000"/>
        </w:rPr>
        <w:t>, r</w:t>
      </w:r>
      <w:r>
        <w:rPr>
          <w:rFonts w:cs="Calibri"/>
          <w:color w:val="FF0000"/>
        </w:rPr>
        <w:t>educing the damage down to a moderate wound.]</w:t>
      </w:r>
    </w:p>
    <w:p w:rsidR="00D56CA6" w:rsidRPr="005D616C" w:rsidRDefault="00D56CA6" w:rsidP="00D56CA6">
      <w:pPr>
        <w:pStyle w:val="Matrix"/>
        <w:rPr>
          <w:rFonts w:cs="Calibri"/>
        </w:rPr>
      </w:pPr>
    </w:p>
    <w:p w:rsidR="00D56CA6" w:rsidRPr="005D616C" w:rsidRDefault="00D56CA6" w:rsidP="00D56CA6">
      <w:pPr>
        <w:pStyle w:val="Matrix"/>
        <w:numPr>
          <w:ilvl w:val="0"/>
          <w:numId w:val="3"/>
        </w:numPr>
        <w:tabs>
          <w:tab w:val="clear" w:pos="360"/>
          <w:tab w:val="num" w:pos="1080"/>
        </w:tabs>
        <w:ind w:left="1080"/>
        <w:jc w:val="left"/>
        <w:rPr>
          <w:rFonts w:cs="Calibri"/>
        </w:rPr>
      </w:pPr>
      <w:r w:rsidRPr="00DB0767">
        <w:rPr>
          <w:rFonts w:cs="Calibri"/>
          <w:b/>
          <w:i/>
        </w:rPr>
        <w:t>Light</w:t>
      </w:r>
      <w:r w:rsidRPr="00282F26">
        <w:rPr>
          <w:rFonts w:cs="Calibri"/>
          <w:i/>
        </w:rPr>
        <w:t xml:space="preserve"> </w:t>
      </w:r>
      <w:r w:rsidRPr="00DB0767">
        <w:rPr>
          <w:rFonts w:cs="Calibri"/>
          <w:b/>
          <w:i/>
        </w:rPr>
        <w:t>damage</w:t>
      </w:r>
      <w:r>
        <w:rPr>
          <w:rFonts w:cs="Calibri"/>
        </w:rPr>
        <w:t xml:space="preserve"> </w:t>
      </w:r>
      <w:r w:rsidRPr="005D616C">
        <w:rPr>
          <w:rFonts w:cs="Calibri"/>
        </w:rPr>
        <w:t>-</w:t>
      </w:r>
      <w:r>
        <w:rPr>
          <w:rFonts w:cs="Calibri"/>
        </w:rPr>
        <w:t xml:space="preserve"> </w:t>
      </w:r>
      <w:r>
        <w:rPr>
          <w:rFonts w:cs="Calibri"/>
        </w:rPr>
        <w:tab/>
      </w:r>
      <w:r w:rsidRPr="005D616C">
        <w:rPr>
          <w:rFonts w:cs="Calibri"/>
        </w:rPr>
        <w:t>[</w:t>
      </w:r>
      <w:r>
        <w:rPr>
          <w:rFonts w:cs="Calibri"/>
        </w:rPr>
        <w:t>+</w:t>
      </w:r>
      <w:r w:rsidRPr="005D616C">
        <w:rPr>
          <w:rFonts w:cs="Calibri"/>
        </w:rPr>
        <w:t>1 Threshold</w:t>
      </w:r>
      <w:r>
        <w:rPr>
          <w:rFonts w:cs="Calibri"/>
        </w:rPr>
        <w:t xml:space="preserve"> to all tasks</w:t>
      </w:r>
      <w:r w:rsidRPr="005D616C">
        <w:rPr>
          <w:rFonts w:cs="Calibri"/>
        </w:rPr>
        <w:t>]</w:t>
      </w:r>
      <w:r>
        <w:rPr>
          <w:rFonts w:cs="Calibri"/>
        </w:rPr>
        <w:br/>
        <w:t>C</w:t>
      </w:r>
      <w:r w:rsidRPr="005D616C">
        <w:rPr>
          <w:rFonts w:cs="Calibri"/>
        </w:rPr>
        <w:t xml:space="preserve">haracter </w:t>
      </w:r>
      <w:r>
        <w:rPr>
          <w:rFonts w:cs="Calibri"/>
        </w:rPr>
        <w:t xml:space="preserve">has sustained minor scrapes, bruises, or burns. </w:t>
      </w:r>
      <w:r w:rsidR="00E572D4">
        <w:rPr>
          <w:rFonts w:cs="Calibri"/>
        </w:rPr>
        <w:t xml:space="preserve">He </w:t>
      </w:r>
      <w:r w:rsidRPr="005D616C">
        <w:rPr>
          <w:rFonts w:cs="Calibri"/>
        </w:rPr>
        <w:t>can recover quickly</w:t>
      </w:r>
      <w:r w:rsidR="00E572D4">
        <w:rPr>
          <w:rFonts w:cs="Calibri"/>
        </w:rPr>
        <w:t>,</w:t>
      </w:r>
      <w:r w:rsidRPr="005D616C">
        <w:rPr>
          <w:rFonts w:cs="Calibri"/>
        </w:rPr>
        <w:t xml:space="preserve"> usually through rest.</w:t>
      </w:r>
      <w:r>
        <w:rPr>
          <w:rFonts w:cs="Calibri"/>
        </w:rPr>
        <w:t xml:space="preserve"> At most</w:t>
      </w:r>
      <w:r w:rsidR="00E572D4">
        <w:rPr>
          <w:rFonts w:cs="Calibri"/>
        </w:rPr>
        <w:t>,</w:t>
      </w:r>
      <w:r w:rsidR="00516CFE">
        <w:rPr>
          <w:rFonts w:cs="Calibri"/>
        </w:rPr>
        <w:t xml:space="preserve"> </w:t>
      </w:r>
      <w:r>
        <w:rPr>
          <w:rFonts w:cs="Calibri"/>
        </w:rPr>
        <w:t xml:space="preserve">the character will needs band aid and aspirin. Light damage is equal to 20% Ops Error for Machines. </w:t>
      </w:r>
      <w:r w:rsidR="001A4E7D">
        <w:rPr>
          <w:rFonts w:cs="Calibri"/>
        </w:rPr>
        <w:t>(</w:t>
      </w:r>
      <w:r w:rsidR="001A4E7D" w:rsidRPr="00C0262D">
        <w:rPr>
          <w:rFonts w:cs="Calibri"/>
          <w:i/>
        </w:rPr>
        <w:t>[The Matrix RPG].[Game Concepts].</w:t>
      </w:r>
      <w:r w:rsidR="001A4E7D">
        <w:rPr>
          <w:rFonts w:cs="Calibri"/>
          <w:i/>
        </w:rPr>
        <w:t>Attributes for A.I.</w:t>
      </w:r>
      <w:r w:rsidR="001A4E7D">
        <w:rPr>
          <w:rFonts w:cs="Calibri"/>
        </w:rPr>
        <w:t>)</w:t>
      </w:r>
      <w:r>
        <w:rPr>
          <w:rFonts w:cs="Calibri"/>
        </w:rPr>
        <w:br/>
      </w:r>
    </w:p>
    <w:p w:rsidR="00D56CA6" w:rsidRPr="00F41880" w:rsidRDefault="00D56CA6" w:rsidP="00D56CA6">
      <w:pPr>
        <w:pStyle w:val="Matrix"/>
        <w:numPr>
          <w:ilvl w:val="0"/>
          <w:numId w:val="3"/>
        </w:numPr>
        <w:tabs>
          <w:tab w:val="clear" w:pos="360"/>
          <w:tab w:val="num" w:pos="1080"/>
        </w:tabs>
        <w:ind w:left="1080"/>
        <w:jc w:val="left"/>
        <w:rPr>
          <w:rFonts w:cs="Calibri"/>
        </w:rPr>
      </w:pPr>
      <w:r w:rsidRPr="00F41880">
        <w:rPr>
          <w:rFonts w:cs="Calibri"/>
          <w:b/>
          <w:i/>
        </w:rPr>
        <w:t>Moderate</w:t>
      </w:r>
      <w:r w:rsidRPr="00F41880">
        <w:rPr>
          <w:rFonts w:cs="Calibri"/>
          <w:i/>
        </w:rPr>
        <w:t xml:space="preserve"> </w:t>
      </w:r>
      <w:r w:rsidRPr="00F41880">
        <w:rPr>
          <w:rFonts w:cs="Calibri"/>
          <w:b/>
          <w:i/>
        </w:rPr>
        <w:t>damage</w:t>
      </w:r>
      <w:r w:rsidRPr="00F41880">
        <w:rPr>
          <w:rFonts w:cs="Calibri"/>
        </w:rPr>
        <w:t xml:space="preserve"> - </w:t>
      </w:r>
      <w:r>
        <w:rPr>
          <w:rFonts w:cs="Calibri"/>
        </w:rPr>
        <w:tab/>
      </w:r>
      <w:r w:rsidRPr="00F41880">
        <w:rPr>
          <w:rFonts w:cs="Calibri"/>
        </w:rPr>
        <w:t>[+</w:t>
      </w:r>
      <w:r>
        <w:rPr>
          <w:rFonts w:cs="Calibri"/>
        </w:rPr>
        <w:t>2</w:t>
      </w:r>
      <w:r w:rsidRPr="00F41880">
        <w:rPr>
          <w:rFonts w:cs="Calibri"/>
        </w:rPr>
        <w:t xml:space="preserve"> </w:t>
      </w:r>
      <w:r w:rsidRPr="005D616C">
        <w:rPr>
          <w:rFonts w:cs="Calibri"/>
        </w:rPr>
        <w:t>Threshold</w:t>
      </w:r>
      <w:r>
        <w:rPr>
          <w:rFonts w:cs="Calibri"/>
        </w:rPr>
        <w:t xml:space="preserve"> to all tasks</w:t>
      </w:r>
      <w:r w:rsidRPr="00F41880">
        <w:rPr>
          <w:rFonts w:cs="Calibri"/>
        </w:rPr>
        <w:t>]</w:t>
      </w:r>
      <w:r>
        <w:rPr>
          <w:rFonts w:cs="Calibri"/>
        </w:rPr>
        <w:br/>
        <w:t>A c</w:t>
      </w:r>
      <w:r w:rsidRPr="00F41880">
        <w:rPr>
          <w:rFonts w:cs="Calibri"/>
        </w:rPr>
        <w:t>haracter</w:t>
      </w:r>
      <w:r>
        <w:rPr>
          <w:rFonts w:cs="Calibri"/>
        </w:rPr>
        <w:t xml:space="preserve"> with moderate damage has bleeding wounds, dislocated joints, and other injuries that can be stabilized with </w:t>
      </w:r>
      <w:r w:rsidRPr="00F41880">
        <w:rPr>
          <w:rFonts w:cs="Calibri"/>
        </w:rPr>
        <w:t xml:space="preserve">minimal medical care. </w:t>
      </w:r>
      <w:r>
        <w:rPr>
          <w:rFonts w:cs="Calibri"/>
        </w:rPr>
        <w:t xml:space="preserve">Moderate damage is equal to </w:t>
      </w:r>
      <w:r w:rsidRPr="00F41880">
        <w:rPr>
          <w:rFonts w:cs="Calibri"/>
        </w:rPr>
        <w:t xml:space="preserve">40% Ops Error for Machines. </w:t>
      </w:r>
      <w:r w:rsidR="001A4E7D">
        <w:rPr>
          <w:rFonts w:cs="Calibri"/>
        </w:rPr>
        <w:t>(</w:t>
      </w:r>
      <w:r w:rsidR="001A4E7D" w:rsidRPr="00C0262D">
        <w:rPr>
          <w:rFonts w:cs="Calibri"/>
          <w:i/>
        </w:rPr>
        <w:t>[The Matrix RPG].[Game Concepts].</w:t>
      </w:r>
      <w:r w:rsidR="001A4E7D">
        <w:rPr>
          <w:rFonts w:cs="Calibri"/>
          <w:i/>
        </w:rPr>
        <w:t>Attributes for A.I.</w:t>
      </w:r>
      <w:r w:rsidR="001A4E7D">
        <w:rPr>
          <w:rFonts w:cs="Calibri"/>
        </w:rPr>
        <w:t>)</w:t>
      </w:r>
      <w:r>
        <w:rPr>
          <w:rFonts w:cs="Calibri"/>
        </w:rPr>
        <w:br/>
      </w:r>
    </w:p>
    <w:p w:rsidR="00D56CA6" w:rsidRPr="005D616C" w:rsidRDefault="00D56CA6" w:rsidP="00D56CA6">
      <w:pPr>
        <w:pStyle w:val="Matrix"/>
        <w:numPr>
          <w:ilvl w:val="0"/>
          <w:numId w:val="3"/>
        </w:numPr>
        <w:tabs>
          <w:tab w:val="clear" w:pos="360"/>
          <w:tab w:val="num" w:pos="1080"/>
        </w:tabs>
        <w:ind w:left="1080"/>
        <w:jc w:val="left"/>
        <w:rPr>
          <w:rFonts w:cs="Calibri"/>
        </w:rPr>
      </w:pPr>
      <w:r w:rsidRPr="00DB0767">
        <w:rPr>
          <w:rFonts w:cs="Calibri"/>
          <w:b/>
          <w:i/>
        </w:rPr>
        <w:t>Serious</w:t>
      </w:r>
      <w:r w:rsidRPr="00282F26">
        <w:rPr>
          <w:rFonts w:cs="Calibri"/>
          <w:i/>
        </w:rPr>
        <w:t xml:space="preserve"> </w:t>
      </w:r>
      <w:r w:rsidRPr="00DB0767">
        <w:rPr>
          <w:rFonts w:cs="Calibri"/>
          <w:b/>
          <w:i/>
        </w:rPr>
        <w:t>damage</w:t>
      </w:r>
      <w:r>
        <w:rPr>
          <w:rFonts w:cs="Calibri"/>
        </w:rPr>
        <w:t xml:space="preserve"> </w:t>
      </w:r>
      <w:r w:rsidRPr="005D616C">
        <w:rPr>
          <w:rFonts w:cs="Calibri"/>
        </w:rPr>
        <w:t>-</w:t>
      </w:r>
      <w:r>
        <w:rPr>
          <w:rFonts w:cs="Calibri"/>
        </w:rPr>
        <w:t xml:space="preserve"> </w:t>
      </w:r>
      <w:r>
        <w:rPr>
          <w:rFonts w:cs="Calibri"/>
        </w:rPr>
        <w:tab/>
      </w:r>
      <w:r w:rsidRPr="005D616C">
        <w:rPr>
          <w:rFonts w:cs="Calibri"/>
        </w:rPr>
        <w:t>[</w:t>
      </w:r>
      <w:r>
        <w:rPr>
          <w:rFonts w:cs="Calibri"/>
        </w:rPr>
        <w:t>+</w:t>
      </w:r>
      <w:r w:rsidRPr="005D616C">
        <w:rPr>
          <w:rFonts w:cs="Calibri"/>
        </w:rPr>
        <w:t>3 Threshold</w:t>
      </w:r>
      <w:r>
        <w:rPr>
          <w:rFonts w:cs="Calibri"/>
        </w:rPr>
        <w:t xml:space="preserve"> to all tasks</w:t>
      </w:r>
      <w:r w:rsidRPr="005D616C">
        <w:rPr>
          <w:rFonts w:cs="Calibri"/>
        </w:rPr>
        <w:t>]</w:t>
      </w:r>
      <w:r>
        <w:rPr>
          <w:rFonts w:cs="Calibri"/>
        </w:rPr>
        <w:br/>
        <w:t>Characters with serious damage could have broken bones</w:t>
      </w:r>
      <w:r w:rsidR="00653E7F">
        <w:rPr>
          <w:rFonts w:cs="Calibri"/>
        </w:rPr>
        <w:t xml:space="preserve">, </w:t>
      </w:r>
      <w:r w:rsidR="009974F5">
        <w:rPr>
          <w:rFonts w:cs="Calibri"/>
        </w:rPr>
        <w:t xml:space="preserve">non-fatal </w:t>
      </w:r>
      <w:r w:rsidR="00653E7F">
        <w:rPr>
          <w:rFonts w:cs="Calibri"/>
        </w:rPr>
        <w:t>bullet wounds, or</w:t>
      </w:r>
      <w:r>
        <w:rPr>
          <w:rFonts w:cs="Calibri"/>
        </w:rPr>
        <w:t xml:space="preserve"> traumatic brain injury. They will </w:t>
      </w:r>
      <w:r w:rsidRPr="005D616C">
        <w:rPr>
          <w:rFonts w:cs="Calibri"/>
        </w:rPr>
        <w:t>possibly recover without medical care</w:t>
      </w:r>
      <w:r w:rsidR="00E572D4">
        <w:rPr>
          <w:rFonts w:cs="Calibri"/>
        </w:rPr>
        <w:t>,</w:t>
      </w:r>
      <w:r w:rsidRPr="005D616C">
        <w:rPr>
          <w:rFonts w:cs="Calibri"/>
        </w:rPr>
        <w:t xml:space="preserve"> but</w:t>
      </w:r>
      <w:r>
        <w:rPr>
          <w:rFonts w:cs="Calibri"/>
        </w:rPr>
        <w:t xml:space="preserve"> that is</w:t>
      </w:r>
      <w:r w:rsidRPr="005D616C">
        <w:rPr>
          <w:rFonts w:cs="Calibri"/>
        </w:rPr>
        <w:t xml:space="preserve"> not the recommended approach</w:t>
      </w:r>
      <w:r>
        <w:rPr>
          <w:rFonts w:cs="Calibri"/>
        </w:rPr>
        <w:t>. R</w:t>
      </w:r>
      <w:r w:rsidRPr="005D616C">
        <w:rPr>
          <w:rFonts w:cs="Calibri"/>
        </w:rPr>
        <w:t xml:space="preserve">esting </w:t>
      </w:r>
      <w:r>
        <w:rPr>
          <w:rFonts w:cs="Calibri"/>
        </w:rPr>
        <w:t xml:space="preserve">and lying still is </w:t>
      </w:r>
      <w:r w:rsidRPr="005D616C">
        <w:rPr>
          <w:rFonts w:cs="Calibri"/>
        </w:rPr>
        <w:t xml:space="preserve">definitely </w:t>
      </w:r>
      <w:r>
        <w:rPr>
          <w:rFonts w:cs="Calibri"/>
        </w:rPr>
        <w:t>not enough to heal this damage properly. Infection is definitely a risk for anyone that has suffered serious damage</w:t>
      </w:r>
      <w:r w:rsidRPr="005D616C">
        <w:rPr>
          <w:rFonts w:cs="Calibri"/>
        </w:rPr>
        <w:t>.</w:t>
      </w:r>
      <w:r w:rsidRPr="00954F36">
        <w:rPr>
          <w:rFonts w:cs="Calibri"/>
        </w:rPr>
        <w:t xml:space="preserve"> </w:t>
      </w:r>
      <w:r>
        <w:rPr>
          <w:rFonts w:cs="Calibri"/>
        </w:rPr>
        <w:t xml:space="preserve">Serious damage is equal to 60% Ops Error for Machines. </w:t>
      </w:r>
      <w:r w:rsidR="001A4E7D">
        <w:rPr>
          <w:rFonts w:cs="Calibri"/>
        </w:rPr>
        <w:t>(</w:t>
      </w:r>
      <w:r w:rsidR="001A4E7D" w:rsidRPr="00C0262D">
        <w:rPr>
          <w:rFonts w:cs="Calibri"/>
          <w:i/>
        </w:rPr>
        <w:t>[The Matrix RPG].[Game Concepts].</w:t>
      </w:r>
      <w:r w:rsidR="001A4E7D">
        <w:rPr>
          <w:rFonts w:cs="Calibri"/>
          <w:i/>
        </w:rPr>
        <w:t>Attributes for A.I.</w:t>
      </w:r>
      <w:r w:rsidR="001A4E7D">
        <w:rPr>
          <w:rFonts w:cs="Calibri"/>
        </w:rPr>
        <w:t>)</w:t>
      </w:r>
      <w:r>
        <w:rPr>
          <w:rFonts w:cs="Calibri"/>
        </w:rPr>
        <w:br/>
      </w:r>
    </w:p>
    <w:p w:rsidR="00D56CA6" w:rsidRPr="005D616C" w:rsidRDefault="00D56CA6" w:rsidP="00D56CA6">
      <w:pPr>
        <w:pStyle w:val="Matrix"/>
        <w:numPr>
          <w:ilvl w:val="0"/>
          <w:numId w:val="3"/>
        </w:numPr>
        <w:tabs>
          <w:tab w:val="clear" w:pos="360"/>
          <w:tab w:val="num" w:pos="1080"/>
        </w:tabs>
        <w:ind w:left="1080"/>
        <w:jc w:val="left"/>
        <w:rPr>
          <w:rFonts w:cs="Calibri"/>
        </w:rPr>
      </w:pPr>
      <w:r w:rsidRPr="00DB0767">
        <w:rPr>
          <w:rFonts w:cs="Calibri"/>
          <w:b/>
          <w:i/>
        </w:rPr>
        <w:t>Critical</w:t>
      </w:r>
      <w:r w:rsidRPr="00282F26">
        <w:rPr>
          <w:rFonts w:cs="Calibri"/>
          <w:i/>
        </w:rPr>
        <w:t xml:space="preserve"> </w:t>
      </w:r>
      <w:r w:rsidRPr="00DB0767">
        <w:rPr>
          <w:rFonts w:cs="Calibri"/>
          <w:b/>
          <w:i/>
        </w:rPr>
        <w:t>damage</w:t>
      </w:r>
      <w:r>
        <w:rPr>
          <w:rFonts w:cs="Calibri"/>
        </w:rPr>
        <w:t xml:space="preserve"> </w:t>
      </w:r>
      <w:r w:rsidRPr="005D616C">
        <w:rPr>
          <w:rFonts w:cs="Calibri"/>
        </w:rPr>
        <w:t>-</w:t>
      </w:r>
      <w:r>
        <w:rPr>
          <w:rFonts w:cs="Calibri"/>
        </w:rPr>
        <w:t xml:space="preserve"> </w:t>
      </w:r>
      <w:r>
        <w:rPr>
          <w:rFonts w:cs="Calibri"/>
        </w:rPr>
        <w:tab/>
      </w:r>
      <w:r w:rsidRPr="005D616C">
        <w:rPr>
          <w:rFonts w:cs="Calibri"/>
        </w:rPr>
        <w:t>[</w:t>
      </w:r>
      <w:r>
        <w:rPr>
          <w:rFonts w:cs="Calibri"/>
        </w:rPr>
        <w:t>+</w:t>
      </w:r>
      <w:r w:rsidRPr="005D616C">
        <w:rPr>
          <w:rFonts w:cs="Calibri"/>
        </w:rPr>
        <w:t>4 Threshold</w:t>
      </w:r>
      <w:r>
        <w:rPr>
          <w:rFonts w:cs="Calibri"/>
        </w:rPr>
        <w:t xml:space="preserve"> to all tasks</w:t>
      </w:r>
      <w:r w:rsidRPr="005D616C">
        <w:rPr>
          <w:rFonts w:cs="Calibri"/>
        </w:rPr>
        <w:t>]</w:t>
      </w:r>
      <w:r>
        <w:rPr>
          <w:rFonts w:cs="Calibri"/>
        </w:rPr>
        <w:br/>
        <w:t xml:space="preserve">A character who has suffered critical damage </w:t>
      </w:r>
      <w:r w:rsidRPr="005D616C">
        <w:rPr>
          <w:rFonts w:cs="Calibri"/>
        </w:rPr>
        <w:t>need</w:t>
      </w:r>
      <w:r>
        <w:rPr>
          <w:rFonts w:cs="Calibri"/>
        </w:rPr>
        <w:t>s</w:t>
      </w:r>
      <w:r w:rsidRPr="005D616C">
        <w:rPr>
          <w:rFonts w:cs="Calibri"/>
        </w:rPr>
        <w:t xml:space="preserve"> medical attention</w:t>
      </w:r>
      <w:r>
        <w:rPr>
          <w:rFonts w:cs="Calibri"/>
        </w:rPr>
        <w:t>.</w:t>
      </w:r>
      <w:r w:rsidRPr="00D60296">
        <w:rPr>
          <w:rFonts w:cs="Calibri"/>
        </w:rPr>
        <w:t xml:space="preserve"> </w:t>
      </w:r>
      <w:r>
        <w:rPr>
          <w:rFonts w:cs="Calibri"/>
        </w:rPr>
        <w:t xml:space="preserve">Critical damage could be burns over a major portion of </w:t>
      </w:r>
      <w:r w:rsidR="002D48C3">
        <w:rPr>
          <w:rFonts w:cs="Calibri"/>
        </w:rPr>
        <w:t xml:space="preserve">his </w:t>
      </w:r>
      <w:r>
        <w:rPr>
          <w:rFonts w:cs="Calibri"/>
        </w:rPr>
        <w:t xml:space="preserve">body, amputated limbs, or a substantial loss of blood.  Critical damage is equal to 80% Ops Error for Machines. </w:t>
      </w:r>
      <w:r w:rsidR="001A4E7D">
        <w:rPr>
          <w:rFonts w:cs="Calibri"/>
        </w:rPr>
        <w:t>(</w:t>
      </w:r>
      <w:r w:rsidR="001A4E7D" w:rsidRPr="00C0262D">
        <w:rPr>
          <w:rFonts w:cs="Calibri"/>
          <w:i/>
        </w:rPr>
        <w:t>[The Matrix RPG].[Game Concepts].</w:t>
      </w:r>
      <w:r w:rsidR="001A4E7D">
        <w:rPr>
          <w:rFonts w:cs="Calibri"/>
          <w:i/>
        </w:rPr>
        <w:t>Attributes for A.I.</w:t>
      </w:r>
      <w:r w:rsidR="001A4E7D">
        <w:rPr>
          <w:rFonts w:cs="Calibri"/>
        </w:rPr>
        <w:t>)</w:t>
      </w:r>
      <w:r>
        <w:rPr>
          <w:rFonts w:cs="Calibri"/>
        </w:rPr>
        <w:br/>
      </w:r>
    </w:p>
    <w:p w:rsidR="00D56CA6" w:rsidRPr="005D616C" w:rsidRDefault="00D56CA6" w:rsidP="00D56CA6">
      <w:pPr>
        <w:pStyle w:val="Matrix"/>
        <w:numPr>
          <w:ilvl w:val="0"/>
          <w:numId w:val="3"/>
        </w:numPr>
        <w:tabs>
          <w:tab w:val="clear" w:pos="360"/>
          <w:tab w:val="num" w:pos="1080"/>
        </w:tabs>
        <w:ind w:left="1080"/>
        <w:jc w:val="left"/>
        <w:rPr>
          <w:rFonts w:cs="Calibri"/>
        </w:rPr>
      </w:pPr>
      <w:r w:rsidRPr="00DB0767">
        <w:rPr>
          <w:rFonts w:cs="Calibri"/>
          <w:b/>
          <w:i/>
        </w:rPr>
        <w:t>Incapacitated</w:t>
      </w:r>
      <w:r>
        <w:rPr>
          <w:rFonts w:cs="Calibri"/>
        </w:rPr>
        <w:t xml:space="preserve"> </w:t>
      </w:r>
      <w:r w:rsidRPr="005D616C">
        <w:rPr>
          <w:rFonts w:cs="Calibri"/>
        </w:rPr>
        <w:t>-</w:t>
      </w:r>
      <w:r>
        <w:rPr>
          <w:rFonts w:cs="Calibri"/>
        </w:rPr>
        <w:t xml:space="preserve"> </w:t>
      </w:r>
      <w:r>
        <w:rPr>
          <w:rFonts w:cs="Calibri"/>
        </w:rPr>
        <w:tab/>
      </w:r>
      <w:r w:rsidRPr="005D616C">
        <w:rPr>
          <w:rFonts w:cs="Calibri"/>
        </w:rPr>
        <w:t>[</w:t>
      </w:r>
      <w:r>
        <w:rPr>
          <w:rFonts w:cs="Calibri"/>
        </w:rPr>
        <w:t>+</w:t>
      </w:r>
      <w:r w:rsidRPr="005D616C">
        <w:rPr>
          <w:rFonts w:cs="Calibri"/>
        </w:rPr>
        <w:t>5 Threshold</w:t>
      </w:r>
      <w:r>
        <w:rPr>
          <w:rFonts w:cs="Calibri"/>
        </w:rPr>
        <w:t xml:space="preserve"> to all tasks</w:t>
      </w:r>
      <w:r w:rsidRPr="005D616C">
        <w:rPr>
          <w:rFonts w:cs="Calibri"/>
        </w:rPr>
        <w:t>]</w:t>
      </w:r>
      <w:r>
        <w:rPr>
          <w:rFonts w:cs="Calibri"/>
        </w:rPr>
        <w:br/>
        <w:t xml:space="preserve">Characters </w:t>
      </w:r>
      <w:r w:rsidRPr="005D616C">
        <w:rPr>
          <w:rFonts w:cs="Calibri"/>
        </w:rPr>
        <w:t xml:space="preserve">can't move or control </w:t>
      </w:r>
      <w:r>
        <w:rPr>
          <w:rFonts w:cs="Calibri"/>
        </w:rPr>
        <w:t xml:space="preserve">their </w:t>
      </w:r>
      <w:r w:rsidRPr="005D616C">
        <w:rPr>
          <w:rFonts w:cs="Calibri"/>
        </w:rPr>
        <w:t xml:space="preserve">body, </w:t>
      </w:r>
      <w:r w:rsidR="00653E7F">
        <w:rPr>
          <w:rFonts w:cs="Calibri"/>
        </w:rPr>
        <w:t>they</w:t>
      </w:r>
      <w:r w:rsidR="00653E7F" w:rsidRPr="005D616C">
        <w:rPr>
          <w:rFonts w:cs="Calibri"/>
        </w:rPr>
        <w:t xml:space="preserve"> </w:t>
      </w:r>
      <w:r w:rsidRPr="005D616C">
        <w:rPr>
          <w:rFonts w:cs="Calibri"/>
        </w:rPr>
        <w:t xml:space="preserve">are possibly unconscious and quickly approaching death. </w:t>
      </w:r>
      <w:r>
        <w:rPr>
          <w:rFonts w:cs="Calibri"/>
        </w:rPr>
        <w:t xml:space="preserve">99% Ops Error for Machines. </w:t>
      </w:r>
      <w:r w:rsidR="001A4E7D">
        <w:rPr>
          <w:rFonts w:cs="Calibri"/>
        </w:rPr>
        <w:t>(</w:t>
      </w:r>
      <w:r w:rsidR="001A4E7D" w:rsidRPr="00C0262D">
        <w:rPr>
          <w:rFonts w:cs="Calibri"/>
          <w:i/>
        </w:rPr>
        <w:t>[The Matrix RPG].[Game Concepts].</w:t>
      </w:r>
      <w:r w:rsidR="001A4E7D">
        <w:rPr>
          <w:rFonts w:cs="Calibri"/>
          <w:i/>
        </w:rPr>
        <w:t>Attributes for A.I.</w:t>
      </w:r>
      <w:r w:rsidR="001A4E7D">
        <w:rPr>
          <w:rFonts w:cs="Calibri"/>
        </w:rPr>
        <w:t>)</w:t>
      </w:r>
      <w:r>
        <w:rPr>
          <w:rFonts w:cs="Calibri"/>
        </w:rPr>
        <w:br/>
      </w:r>
    </w:p>
    <w:p w:rsidR="00D56CA6" w:rsidRPr="005D616C" w:rsidRDefault="00D56CA6" w:rsidP="00D56CA6">
      <w:pPr>
        <w:pStyle w:val="Matrix"/>
        <w:numPr>
          <w:ilvl w:val="0"/>
          <w:numId w:val="3"/>
        </w:numPr>
        <w:tabs>
          <w:tab w:val="clear" w:pos="360"/>
          <w:tab w:val="num" w:pos="1080"/>
        </w:tabs>
        <w:ind w:left="1080"/>
        <w:jc w:val="left"/>
        <w:rPr>
          <w:rFonts w:cs="Calibri"/>
        </w:rPr>
      </w:pPr>
      <w:r w:rsidRPr="00DB0767">
        <w:rPr>
          <w:rFonts w:cs="Calibri"/>
          <w:b/>
          <w:i/>
        </w:rPr>
        <w:t>Dead</w:t>
      </w:r>
      <w:r>
        <w:rPr>
          <w:rFonts w:cs="Calibri"/>
        </w:rPr>
        <w:t xml:space="preserve"> </w:t>
      </w:r>
      <w:r w:rsidRPr="005D616C">
        <w:rPr>
          <w:rFonts w:cs="Calibri"/>
        </w:rPr>
        <w:t>-</w:t>
      </w:r>
      <w:r>
        <w:rPr>
          <w:rFonts w:cs="Calibri"/>
        </w:rPr>
        <w:t xml:space="preserve"> </w:t>
      </w:r>
      <w:r>
        <w:rPr>
          <w:rFonts w:cs="Calibri"/>
        </w:rPr>
        <w:tab/>
      </w:r>
      <w:r>
        <w:rPr>
          <w:rFonts w:cs="Calibri"/>
        </w:rPr>
        <w:tab/>
        <w:t>[Nuff said.]</w:t>
      </w:r>
      <w:r>
        <w:rPr>
          <w:rFonts w:cs="Calibri"/>
        </w:rPr>
        <w:br/>
        <w:t>You are pushing up daisies now. Time to make a new character.</w:t>
      </w:r>
    </w:p>
    <w:p w:rsidR="00D56CA6" w:rsidRPr="002348B7" w:rsidRDefault="00D56CA6" w:rsidP="00D56CA6">
      <w:pPr>
        <w:pStyle w:val="Matrix"/>
        <w:ind w:firstLine="0"/>
        <w:rPr>
          <w:rFonts w:cs="Calibri"/>
        </w:rPr>
      </w:pPr>
    </w:p>
    <w:p w:rsidR="00D56CA6" w:rsidRPr="00480DD7" w:rsidRDefault="00D56CA6" w:rsidP="00D56CA6">
      <w:pPr>
        <w:pStyle w:val="Matrixsubtitle"/>
      </w:pPr>
      <w:bookmarkStart w:id="98" w:name="Skills"/>
      <w:r w:rsidRPr="00480DD7">
        <w:t>Skills</w:t>
      </w:r>
      <w:bookmarkEnd w:id="98"/>
    </w:p>
    <w:p w:rsidR="00D56CA6" w:rsidRPr="00FD2ACE" w:rsidRDefault="00EE27B1" w:rsidP="00D56CA6">
      <w:pPr>
        <w:pStyle w:val="Matrix"/>
        <w:rPr>
          <w:rFonts w:cs="Calibri"/>
        </w:rPr>
      </w:pPr>
      <w:r w:rsidRPr="00EE27B1">
        <w:rPr>
          <w:rFonts w:cs="Calibri"/>
          <w:szCs w:val="24"/>
          <w:rPrChange w:id="99" w:author="Tre" w:date="2012-11-19T08:53:00Z">
            <w:rPr>
              <w:rFonts w:cs="Calibri"/>
              <w:color w:val="0000FF"/>
              <w:u w:val="single"/>
            </w:rPr>
          </w:rPrChange>
        </w:rPr>
        <w:t xml:space="preserve">When a character wants to use a skill to accomplish a task, they must make a </w:t>
      </w:r>
      <w:r w:rsidRPr="00EE27B1">
        <w:rPr>
          <w:rFonts w:cs="Calibri"/>
          <w:i/>
          <w:szCs w:val="24"/>
          <w:rPrChange w:id="100" w:author="Tre" w:date="2012-11-19T08:53:00Z">
            <w:rPr>
              <w:rFonts w:cs="Calibri"/>
              <w:i/>
              <w:color w:val="0000FF"/>
              <w:sz w:val="20"/>
              <w:u w:val="single"/>
            </w:rPr>
          </w:rPrChange>
        </w:rPr>
        <w:t>task roll</w:t>
      </w:r>
      <w:r w:rsidRPr="00EE27B1">
        <w:rPr>
          <w:rFonts w:cs="Calibri"/>
          <w:szCs w:val="24"/>
          <w:rPrChange w:id="101" w:author="Tre" w:date="2012-11-19T08:53:00Z">
            <w:rPr>
              <w:rFonts w:cs="Calibri"/>
              <w:color w:val="0000FF"/>
              <w:u w:val="single"/>
            </w:rPr>
          </w:rPrChange>
        </w:rPr>
        <w:t xml:space="preserve">. Task roll dice pools are based on the level of the skill plus the rating of the default attribute. </w:t>
      </w:r>
      <w:r w:rsidRPr="00EE27B1">
        <w:rPr>
          <w:rFonts w:cs="Calibri"/>
          <w:i/>
          <w:szCs w:val="24"/>
          <w:rPrChange w:id="102" w:author="Tre" w:date="2012-11-19T08:53:00Z">
            <w:rPr>
              <w:rFonts w:cs="Calibri"/>
              <w:i/>
              <w:color w:val="0000FF"/>
              <w:u w:val="single"/>
            </w:rPr>
          </w:rPrChange>
        </w:rPr>
        <w:t>Default attributes</w:t>
      </w:r>
      <w:r w:rsidRPr="00EE27B1">
        <w:rPr>
          <w:rFonts w:cs="Calibri"/>
          <w:szCs w:val="24"/>
          <w:rPrChange w:id="103" w:author="Tre" w:date="2012-11-19T08:53:00Z">
            <w:rPr>
              <w:rFonts w:cs="Calibri"/>
              <w:color w:val="0000FF"/>
              <w:u w:val="single"/>
            </w:rPr>
          </w:rPrChange>
        </w:rPr>
        <w:t xml:space="preserve"> are attributes paired with skills to give the character more dice to accomplish their task. Default attributes are the most appropriate attributes to learn that skill with. Skills and attributes go hand in hand. The skill augments the character’s natural ability through training and practice. Using a different default attribute could add flare to the character. </w:t>
      </w:r>
      <w:r w:rsidRPr="00EE27B1">
        <w:rPr>
          <w:rFonts w:cs="Calibri"/>
          <w:color w:val="FF0000"/>
          <w:szCs w:val="24"/>
          <w:rPrChange w:id="104" w:author="Tre" w:date="2012-11-19T08:53:00Z">
            <w:rPr>
              <w:rFonts w:cs="Calibri"/>
              <w:color w:val="FF0000"/>
              <w:u w:val="single"/>
            </w:rPr>
          </w:rPrChange>
        </w:rPr>
        <w:t xml:space="preserve">For example, let’s say a character learned martial arts using her Focus attribute instead of the recommended Agility attribute. She can still perform martial arts tasks, but she learned her art through books </w:t>
      </w:r>
      <w:r w:rsidRPr="00EE27B1">
        <w:rPr>
          <w:rFonts w:cs="Calibri"/>
          <w:color w:val="FF0000"/>
          <w:szCs w:val="24"/>
          <w:rPrChange w:id="105" w:author="Tre" w:date="2012-11-19T08:53:00Z">
            <w:rPr>
              <w:rFonts w:cs="Calibri"/>
              <w:color w:val="FF0000"/>
              <w:u w:val="single"/>
            </w:rPr>
          </w:rPrChange>
        </w:rPr>
        <w:lastRenderedPageBreak/>
        <w:t>and manuals instead of having a teacher that concentrated on her conditioning and strength.</w:t>
      </w:r>
      <w:r w:rsidRPr="00EE27B1">
        <w:rPr>
          <w:rFonts w:cs="Calibri"/>
          <w:szCs w:val="24"/>
          <w:rPrChange w:id="106" w:author="Tre" w:date="2012-11-19T08:53:00Z">
            <w:rPr>
              <w:rFonts w:cs="Calibri"/>
              <w:color w:val="0000FF"/>
              <w:u w:val="single"/>
            </w:rPr>
          </w:rPrChange>
        </w:rPr>
        <w:t xml:space="preserve"> Since the character in my example is using a different attribute, she should describe her martial arts technique from that</w:t>
      </w:r>
      <w:r w:rsidR="00D56CA6" w:rsidRPr="00FD2ACE">
        <w:rPr>
          <w:rFonts w:cs="Calibri"/>
        </w:rPr>
        <w:t xml:space="preserve"> angle, or add some notes to </w:t>
      </w:r>
      <w:r w:rsidR="002D48C3">
        <w:rPr>
          <w:rFonts w:cs="Calibri"/>
        </w:rPr>
        <w:t>her</w:t>
      </w:r>
      <w:r w:rsidR="002D48C3" w:rsidRPr="00FD2ACE">
        <w:rPr>
          <w:rFonts w:cs="Calibri"/>
        </w:rPr>
        <w:t xml:space="preserve"> </w:t>
      </w:r>
      <w:r w:rsidR="00D56CA6" w:rsidRPr="00FD2ACE">
        <w:rPr>
          <w:rFonts w:cs="Calibri"/>
        </w:rPr>
        <w:t xml:space="preserve">character background that explains why </w:t>
      </w:r>
      <w:r w:rsidR="002D48C3">
        <w:rPr>
          <w:rFonts w:cs="Calibri"/>
        </w:rPr>
        <w:t>she</w:t>
      </w:r>
      <w:r w:rsidR="002D48C3" w:rsidRPr="00FD2ACE">
        <w:rPr>
          <w:rFonts w:cs="Calibri"/>
        </w:rPr>
        <w:t xml:space="preserve"> </w:t>
      </w:r>
      <w:r w:rsidR="00D56CA6" w:rsidRPr="00FD2ACE">
        <w:rPr>
          <w:rFonts w:cs="Calibri"/>
        </w:rPr>
        <w:t>learned the skill</w:t>
      </w:r>
      <w:r w:rsidR="00D56CA6">
        <w:rPr>
          <w:rFonts w:cs="Calibri"/>
        </w:rPr>
        <w:t xml:space="preserve"> in a </w:t>
      </w:r>
      <w:r w:rsidR="00D56CA6" w:rsidRPr="00FD2ACE">
        <w:rPr>
          <w:rFonts w:cs="Calibri"/>
        </w:rPr>
        <w:t>different</w:t>
      </w:r>
      <w:r w:rsidR="00D56CA6">
        <w:rPr>
          <w:rFonts w:cs="Calibri"/>
        </w:rPr>
        <w:t xml:space="preserve"> way</w:t>
      </w:r>
      <w:r w:rsidR="00D56CA6" w:rsidRPr="00FD2ACE">
        <w:rPr>
          <w:rFonts w:cs="Calibri"/>
        </w:rPr>
        <w:t>.</w:t>
      </w:r>
    </w:p>
    <w:p w:rsidR="00D56CA6" w:rsidRPr="00FD2ACE" w:rsidRDefault="00D56CA6" w:rsidP="00D56CA6">
      <w:pPr>
        <w:pStyle w:val="Matrix"/>
        <w:rPr>
          <w:rFonts w:cs="Calibri"/>
        </w:rPr>
      </w:pPr>
      <w:r w:rsidRPr="00FD2ACE">
        <w:rPr>
          <w:rFonts w:cs="Calibri"/>
        </w:rPr>
        <w:t xml:space="preserve">It is assumed that characters will succeed when attempting tasks of </w:t>
      </w:r>
      <w:r w:rsidR="00D64E86">
        <w:rPr>
          <w:rFonts w:cs="Calibri"/>
        </w:rPr>
        <w:t>easy</w:t>
      </w:r>
      <w:r w:rsidR="00D64E86" w:rsidRPr="00FD2ACE">
        <w:rPr>
          <w:rFonts w:cs="Calibri"/>
        </w:rPr>
        <w:t xml:space="preserve"> </w:t>
      </w:r>
      <w:r w:rsidRPr="00FD2ACE">
        <w:rPr>
          <w:rFonts w:cs="Calibri"/>
        </w:rPr>
        <w:t xml:space="preserve">or </w:t>
      </w:r>
      <w:r w:rsidR="00D64E86">
        <w:rPr>
          <w:rFonts w:cs="Calibri"/>
        </w:rPr>
        <w:t>a</w:t>
      </w:r>
      <w:r w:rsidRPr="00FD2ACE">
        <w:rPr>
          <w:rFonts w:cs="Calibri"/>
        </w:rPr>
        <w:t xml:space="preserve">verage difficulty. </w:t>
      </w:r>
      <w:r>
        <w:rPr>
          <w:rFonts w:cs="Calibri"/>
        </w:rPr>
        <w:t>Gamemasters are free to make this assumption</w:t>
      </w:r>
      <w:r w:rsidRPr="00FD2ACE">
        <w:rPr>
          <w:rFonts w:cs="Calibri"/>
        </w:rPr>
        <w:t xml:space="preserve"> when the character has more dice to roll for the task than the amount of successes needed to accomplish the task. If you are rolling more dice than the task threshold</w:t>
      </w:r>
      <w:r w:rsidR="002D48C3">
        <w:rPr>
          <w:rFonts w:cs="Calibri"/>
        </w:rPr>
        <w:t>,</w:t>
      </w:r>
      <w:r w:rsidRPr="00FD2ACE">
        <w:rPr>
          <w:rFonts w:cs="Calibri"/>
        </w:rPr>
        <w:t xml:space="preserve"> you can assume success for easy and average difficulty task</w:t>
      </w:r>
      <w:r w:rsidR="002D48C3">
        <w:rPr>
          <w:rFonts w:cs="Calibri"/>
        </w:rPr>
        <w:t>s</w:t>
      </w:r>
      <w:r w:rsidRPr="00FD2ACE">
        <w:rPr>
          <w:rFonts w:cs="Calibri"/>
        </w:rPr>
        <w:t xml:space="preserve"> (GM Discretion).</w:t>
      </w:r>
      <w:r w:rsidR="007D0DF8">
        <w:rPr>
          <w:rFonts w:cs="Calibri"/>
        </w:rPr>
        <w:t xml:space="preserve"> Meaning the GM can waive your dice roll to save time.</w:t>
      </w:r>
    </w:p>
    <w:p w:rsidR="00D56CA6" w:rsidRPr="00FD2ACE" w:rsidRDefault="00D56CA6" w:rsidP="00D56CA6">
      <w:pPr>
        <w:pStyle w:val="Matrix"/>
        <w:rPr>
          <w:rFonts w:cs="Calibri"/>
          <w:color w:val="FF0000"/>
        </w:rPr>
      </w:pPr>
      <w:r w:rsidRPr="00FD2ACE">
        <w:rPr>
          <w:rFonts w:cs="Calibri"/>
          <w:color w:val="FF0000"/>
        </w:rPr>
        <w:t>[For example</w:t>
      </w:r>
      <w:r w:rsidR="002D48C3">
        <w:rPr>
          <w:rFonts w:cs="Calibri"/>
          <w:color w:val="FF0000"/>
        </w:rPr>
        <w:t>,</w:t>
      </w:r>
      <w:r w:rsidRPr="00FD2ACE">
        <w:rPr>
          <w:rFonts w:cs="Calibri"/>
          <w:color w:val="FF0000"/>
        </w:rPr>
        <w:t xml:space="preserve"> Nee is attempting to tumble across a roof without falling off the edge. Nee has 8 dice to roll for Agility + Gymnastics (2). This is an </w:t>
      </w:r>
      <w:r w:rsidR="00B42776">
        <w:rPr>
          <w:rFonts w:cs="Calibri"/>
          <w:color w:val="FF0000"/>
        </w:rPr>
        <w:t>e</w:t>
      </w:r>
      <w:r w:rsidRPr="00FD2ACE">
        <w:rPr>
          <w:rFonts w:cs="Calibri"/>
          <w:color w:val="FF0000"/>
        </w:rPr>
        <w:t xml:space="preserve">asy Gymnastics </w:t>
      </w:r>
      <w:r w:rsidRPr="00FD2ACE">
        <w:rPr>
          <w:rFonts w:cs="Calibri"/>
          <w:i/>
          <w:color w:val="FF0000"/>
        </w:rPr>
        <w:t>task</w:t>
      </w:r>
      <w:r w:rsidRPr="00FD2ACE">
        <w:rPr>
          <w:rFonts w:cs="Calibri"/>
          <w:color w:val="FF0000"/>
        </w:rPr>
        <w:t>, but since Nee has more dice to roll (8 dice) than the Task Threshold (2 successes needed)</w:t>
      </w:r>
      <w:r w:rsidR="002D48C3">
        <w:rPr>
          <w:rFonts w:cs="Calibri"/>
          <w:color w:val="FF0000"/>
        </w:rPr>
        <w:t>, i</w:t>
      </w:r>
      <w:r w:rsidRPr="00FD2ACE">
        <w:rPr>
          <w:rFonts w:cs="Calibri"/>
          <w:color w:val="FF0000"/>
        </w:rPr>
        <w:t>t is assumed Nee succeed</w:t>
      </w:r>
      <w:r w:rsidR="00B42776">
        <w:rPr>
          <w:rFonts w:cs="Calibri"/>
          <w:color w:val="FF0000"/>
        </w:rPr>
        <w:t>ed</w:t>
      </w:r>
      <w:r w:rsidRPr="00FD2ACE">
        <w:rPr>
          <w:rFonts w:cs="Calibri"/>
          <w:color w:val="FF0000"/>
        </w:rPr>
        <w:t xml:space="preserve"> at tumbling across the roof without falling off</w:t>
      </w:r>
      <w:r w:rsidR="007D0DF8">
        <w:rPr>
          <w:rFonts w:cs="Calibri"/>
          <w:color w:val="FF0000"/>
        </w:rPr>
        <w:t xml:space="preserve"> and the players doesn’t need to roll dice for this task</w:t>
      </w:r>
      <w:r w:rsidRPr="00FD2ACE">
        <w:rPr>
          <w:rFonts w:cs="Calibri"/>
          <w:color w:val="FF0000"/>
        </w:rPr>
        <w:t>.]</w:t>
      </w:r>
    </w:p>
    <w:p w:rsidR="00503002" w:rsidRDefault="00503002" w:rsidP="00D56CA6">
      <w:pPr>
        <w:pStyle w:val="Matrix"/>
        <w:rPr>
          <w:rFonts w:cs="Calibri"/>
        </w:rPr>
      </w:pPr>
      <w:r>
        <w:rPr>
          <w:rFonts w:cs="Calibri"/>
        </w:rPr>
        <w:t>As character</w:t>
      </w:r>
      <w:r w:rsidR="00D61DF1">
        <w:rPr>
          <w:rFonts w:cs="Calibri"/>
        </w:rPr>
        <w:t>s</w:t>
      </w:r>
      <w:r>
        <w:rPr>
          <w:rFonts w:cs="Calibri"/>
        </w:rPr>
        <w:t xml:space="preserve"> gain experience and invest time into their skills they become more specialized. At level </w:t>
      </w:r>
      <w:r w:rsidR="00A57CAE">
        <w:rPr>
          <w:rFonts w:cs="Calibri"/>
        </w:rPr>
        <w:t>4</w:t>
      </w:r>
      <w:r w:rsidR="00DC0390">
        <w:rPr>
          <w:rFonts w:cs="Calibri"/>
        </w:rPr>
        <w:t>-Master skill</w:t>
      </w:r>
      <w:r>
        <w:rPr>
          <w:rFonts w:cs="Calibri"/>
        </w:rPr>
        <w:t xml:space="preserve"> </w:t>
      </w:r>
      <w:r w:rsidR="00D61DF1">
        <w:rPr>
          <w:rFonts w:cs="Calibri"/>
        </w:rPr>
        <w:t xml:space="preserve">players can </w:t>
      </w:r>
      <w:r>
        <w:rPr>
          <w:rFonts w:cs="Calibri"/>
        </w:rPr>
        <w:t xml:space="preserve">pick a detail </w:t>
      </w:r>
      <w:r w:rsidR="00D61DF1">
        <w:rPr>
          <w:rFonts w:cs="Calibri"/>
        </w:rPr>
        <w:t>fr</w:t>
      </w:r>
      <w:r w:rsidR="00F15475">
        <w:rPr>
          <w:rFonts w:cs="Calibri"/>
        </w:rPr>
        <w:t>om</w:t>
      </w:r>
      <w:r w:rsidR="00D61DF1">
        <w:rPr>
          <w:rFonts w:cs="Calibri"/>
        </w:rPr>
        <w:t xml:space="preserve"> the</w:t>
      </w:r>
      <w:r w:rsidR="00F15475">
        <w:rPr>
          <w:rFonts w:cs="Calibri"/>
        </w:rPr>
        <w:t>ir</w:t>
      </w:r>
      <w:r w:rsidR="00D61DF1">
        <w:rPr>
          <w:rFonts w:cs="Calibri"/>
        </w:rPr>
        <w:t xml:space="preserve"> skill </w:t>
      </w:r>
      <w:r w:rsidR="00F15475">
        <w:rPr>
          <w:rFonts w:cs="Calibri"/>
        </w:rPr>
        <w:t xml:space="preserve">that </w:t>
      </w:r>
      <w:r>
        <w:rPr>
          <w:rFonts w:cs="Calibri"/>
        </w:rPr>
        <w:t>they are specialized in. For Gun Fighting that would be a Gorilla Gun handgun, then at level 4</w:t>
      </w:r>
      <w:r w:rsidR="00D61DF1">
        <w:rPr>
          <w:rFonts w:cs="Calibri"/>
        </w:rPr>
        <w:t xml:space="preserve">-Master </w:t>
      </w:r>
      <w:r w:rsidR="00F15475">
        <w:rPr>
          <w:rFonts w:cs="Calibri"/>
        </w:rPr>
        <w:t xml:space="preserve">the player </w:t>
      </w:r>
      <w:r w:rsidR="00D61DF1">
        <w:rPr>
          <w:rFonts w:cs="Calibri"/>
        </w:rPr>
        <w:t>could</w:t>
      </w:r>
      <w:r w:rsidR="00F15475">
        <w:rPr>
          <w:rFonts w:cs="Calibri"/>
        </w:rPr>
        <w:t xml:space="preserve"> select</w:t>
      </w:r>
      <w:r w:rsidR="00D61DF1">
        <w:rPr>
          <w:rFonts w:cs="Calibri"/>
        </w:rPr>
        <w:t xml:space="preserve"> a Plasma Gun. Specialization gives the characters and additional die every time they use that </w:t>
      </w:r>
      <w:r w:rsidR="00C70DF9">
        <w:rPr>
          <w:rFonts w:cs="Calibri"/>
        </w:rPr>
        <w:t>specialization</w:t>
      </w:r>
      <w:r w:rsidR="00D61DF1">
        <w:rPr>
          <w:rFonts w:cs="Calibri"/>
        </w:rPr>
        <w:t xml:space="preserve">. </w:t>
      </w:r>
      <w:r w:rsidR="00C70DF9" w:rsidRPr="00C70DF9">
        <w:rPr>
          <w:rFonts w:cs="Calibri"/>
          <w:color w:val="FF0000"/>
        </w:rPr>
        <w:t xml:space="preserve">For example Gun Fighting 5-Teacher means the </w:t>
      </w:r>
      <w:r w:rsidR="00C70DF9">
        <w:rPr>
          <w:rFonts w:cs="Calibri"/>
          <w:color w:val="FF0000"/>
        </w:rPr>
        <w:t>players</w:t>
      </w:r>
      <w:r w:rsidR="00EB7B16">
        <w:rPr>
          <w:rFonts w:cs="Calibri"/>
          <w:color w:val="FF0000"/>
        </w:rPr>
        <w:t xml:space="preserve"> has 2</w:t>
      </w:r>
      <w:r w:rsidR="00C70DF9" w:rsidRPr="00C70DF9">
        <w:rPr>
          <w:rFonts w:cs="Calibri"/>
          <w:color w:val="FF0000"/>
        </w:rPr>
        <w:t xml:space="preserve"> guns they can use with +1 die in their die pool. </w:t>
      </w:r>
      <w:r w:rsidR="00C70DF9">
        <w:rPr>
          <w:rFonts w:cs="Calibri"/>
          <w:color w:val="FF0000"/>
        </w:rPr>
        <w:t xml:space="preserve">A </w:t>
      </w:r>
      <w:r w:rsidR="00EB7B16">
        <w:rPr>
          <w:rFonts w:cs="Calibri"/>
          <w:color w:val="FF0000"/>
        </w:rPr>
        <w:t>Berreta</w:t>
      </w:r>
      <w:r w:rsidR="00C70DF9" w:rsidRPr="00C70DF9">
        <w:rPr>
          <w:rFonts w:cs="Calibri"/>
          <w:color w:val="FF0000"/>
        </w:rPr>
        <w:t xml:space="preserve"> </w:t>
      </w:r>
      <w:r w:rsidR="00C70DF9">
        <w:rPr>
          <w:rFonts w:cs="Calibri"/>
          <w:color w:val="FF0000"/>
        </w:rPr>
        <w:t>or</w:t>
      </w:r>
      <w:r w:rsidR="00C70DF9" w:rsidRPr="00C70DF9">
        <w:rPr>
          <w:rFonts w:cs="Calibri"/>
          <w:color w:val="FF0000"/>
        </w:rPr>
        <w:t xml:space="preserve"> Uzi are all usable with </w:t>
      </w:r>
      <w:r w:rsidR="00C70DF9">
        <w:rPr>
          <w:rFonts w:cs="Calibri"/>
          <w:color w:val="FF0000"/>
        </w:rPr>
        <w:t>+1</w:t>
      </w:r>
      <w:r w:rsidR="00C70DF9" w:rsidRPr="00C70DF9">
        <w:rPr>
          <w:rFonts w:cs="Calibri"/>
          <w:color w:val="FF0000"/>
        </w:rPr>
        <w:t xml:space="preserve"> skill die (skill dice 5 + specialization 1 + attribute rating).</w:t>
      </w:r>
      <w:r w:rsidR="00C70DF9">
        <w:rPr>
          <w:rFonts w:cs="Calibri"/>
        </w:rPr>
        <w:t xml:space="preserve"> </w:t>
      </w:r>
      <w:r w:rsidR="00D61DF1">
        <w:rPr>
          <w:rFonts w:cs="Calibri"/>
        </w:rPr>
        <w:t>Characters don’t have to choose a specialization</w:t>
      </w:r>
      <w:r w:rsidR="00C70DF9">
        <w:rPr>
          <w:rFonts w:cs="Calibri"/>
        </w:rPr>
        <w:t xml:space="preserve"> right away</w:t>
      </w:r>
      <w:r w:rsidR="00D61DF1">
        <w:rPr>
          <w:rFonts w:cs="Calibri"/>
        </w:rPr>
        <w:t>, but they can’t pick the specialization right before they are about to do something. It should be roleplayed how this player decided to pick this specialization.</w:t>
      </w:r>
    </w:p>
    <w:p w:rsidR="00D56CA6" w:rsidRPr="00FD2ACE" w:rsidRDefault="00D56CA6" w:rsidP="00D56CA6">
      <w:pPr>
        <w:pStyle w:val="Matrix"/>
        <w:rPr>
          <w:rFonts w:cs="Calibri"/>
        </w:rPr>
      </w:pPr>
      <w:r w:rsidRPr="00FD2ACE">
        <w:rPr>
          <w:rFonts w:cs="Calibri"/>
        </w:rPr>
        <w:t>If a character does not have a skill</w:t>
      </w:r>
      <w:r w:rsidR="002D48C3">
        <w:rPr>
          <w:rFonts w:cs="Calibri"/>
        </w:rPr>
        <w:t>, he</w:t>
      </w:r>
      <w:r w:rsidRPr="00FD2ACE">
        <w:rPr>
          <w:rFonts w:cs="Calibri"/>
        </w:rPr>
        <w:t xml:space="preserve"> can </w:t>
      </w:r>
      <w:r>
        <w:rPr>
          <w:rFonts w:cs="Calibri"/>
        </w:rPr>
        <w:t>default to an</w:t>
      </w:r>
      <w:r w:rsidRPr="00FD2ACE">
        <w:rPr>
          <w:rFonts w:cs="Calibri"/>
        </w:rPr>
        <w:t xml:space="preserve"> attribute of the GM’s choice. The </w:t>
      </w:r>
      <w:r>
        <w:rPr>
          <w:rFonts w:cs="Calibri"/>
        </w:rPr>
        <w:t>character</w:t>
      </w:r>
      <w:r w:rsidRPr="00FD2ACE">
        <w:rPr>
          <w:rFonts w:cs="Calibri"/>
        </w:rPr>
        <w:t xml:space="preserve"> without </w:t>
      </w:r>
      <w:r>
        <w:rPr>
          <w:rFonts w:cs="Calibri"/>
        </w:rPr>
        <w:t>the</w:t>
      </w:r>
      <w:r w:rsidRPr="00FD2ACE">
        <w:rPr>
          <w:rFonts w:cs="Calibri"/>
        </w:rPr>
        <w:t xml:space="preserve"> skill</w:t>
      </w:r>
      <w:r>
        <w:rPr>
          <w:rFonts w:cs="Calibri"/>
        </w:rPr>
        <w:t xml:space="preserve">s to help </w:t>
      </w:r>
      <w:r w:rsidR="002D48C3">
        <w:rPr>
          <w:rFonts w:cs="Calibri"/>
        </w:rPr>
        <w:t>him</w:t>
      </w:r>
      <w:r w:rsidR="002D48C3" w:rsidRPr="00FD2ACE">
        <w:rPr>
          <w:rFonts w:cs="Calibri"/>
        </w:rPr>
        <w:t xml:space="preserve"> </w:t>
      </w:r>
      <w:r w:rsidRPr="00FD2ACE">
        <w:rPr>
          <w:rFonts w:cs="Calibri"/>
        </w:rPr>
        <w:t xml:space="preserve">has more difficulty trying to accomplish </w:t>
      </w:r>
      <w:r>
        <w:rPr>
          <w:rFonts w:cs="Calibri"/>
        </w:rPr>
        <w:t>the</w:t>
      </w:r>
      <w:r w:rsidRPr="00FD2ACE">
        <w:rPr>
          <w:rFonts w:cs="Calibri"/>
        </w:rPr>
        <w:t xml:space="preserve"> task. When using a default attribute in place of a skill</w:t>
      </w:r>
      <w:r w:rsidR="00B42776">
        <w:rPr>
          <w:rFonts w:cs="Calibri"/>
        </w:rPr>
        <w:t>,</w:t>
      </w:r>
      <w:r w:rsidRPr="00FD2ACE">
        <w:rPr>
          <w:rFonts w:cs="Calibri"/>
        </w:rPr>
        <w:t xml:space="preserve"> the task roll is harder</w:t>
      </w:r>
      <w:r w:rsidR="00B42776">
        <w:rPr>
          <w:rFonts w:cs="Calibri"/>
        </w:rPr>
        <w:t>;</w:t>
      </w:r>
      <w:r w:rsidRPr="00FD2ACE">
        <w:rPr>
          <w:rFonts w:cs="Calibri"/>
        </w:rPr>
        <w:t xml:space="preserve"> this is represented by the task threshold being raised one level. So whatever the </w:t>
      </w:r>
      <w:r>
        <w:rPr>
          <w:rFonts w:cs="Calibri"/>
        </w:rPr>
        <w:t>threshold</w:t>
      </w:r>
      <w:r w:rsidRPr="00FD2ACE">
        <w:rPr>
          <w:rFonts w:cs="Calibri"/>
        </w:rPr>
        <w:t xml:space="preserve"> would be for someone with the skill</w:t>
      </w:r>
      <w:r w:rsidR="002D48C3">
        <w:rPr>
          <w:rFonts w:cs="Calibri"/>
        </w:rPr>
        <w:t xml:space="preserve">, add one more success to the total needed </w:t>
      </w:r>
      <w:r w:rsidRPr="00FD2ACE">
        <w:rPr>
          <w:rFonts w:cs="Calibri"/>
        </w:rPr>
        <w:t xml:space="preserve">to accomplish the same feat. Plus </w:t>
      </w:r>
      <w:r>
        <w:rPr>
          <w:rFonts w:cs="Calibri"/>
        </w:rPr>
        <w:t>that character does no</w:t>
      </w:r>
      <w:r w:rsidRPr="00FD2ACE">
        <w:rPr>
          <w:rFonts w:cs="Calibri"/>
        </w:rPr>
        <w:t xml:space="preserve">t get additional dice pool from the skill since </w:t>
      </w:r>
      <w:r>
        <w:rPr>
          <w:rFonts w:cs="Calibri"/>
        </w:rPr>
        <w:t>they</w:t>
      </w:r>
      <w:r w:rsidRPr="00FD2ACE">
        <w:rPr>
          <w:rFonts w:cs="Calibri"/>
        </w:rPr>
        <w:t xml:space="preserve"> don’t have the skill. </w:t>
      </w:r>
      <w:r>
        <w:rPr>
          <w:rFonts w:cs="Calibri"/>
        </w:rPr>
        <w:t xml:space="preserve">This time the character is </w:t>
      </w:r>
      <w:r w:rsidRPr="00FD2ACE">
        <w:rPr>
          <w:rFonts w:cs="Calibri"/>
        </w:rPr>
        <w:t>just getting by.</w:t>
      </w:r>
      <w:r>
        <w:rPr>
          <w:rFonts w:cs="Calibri"/>
        </w:rPr>
        <w:t xml:space="preserve"> Maybe it is time for the character to invest experience in learning something new.</w:t>
      </w:r>
      <w:r w:rsidRPr="00FD2ACE">
        <w:rPr>
          <w:rFonts w:cs="Calibri"/>
        </w:rPr>
        <w:t xml:space="preserve"> </w:t>
      </w:r>
    </w:p>
    <w:p w:rsidR="00D56CA6" w:rsidRPr="00FD2ACE" w:rsidRDefault="00D56CA6" w:rsidP="00D56CA6">
      <w:pPr>
        <w:pStyle w:val="Matrix"/>
        <w:rPr>
          <w:rFonts w:cs="Calibri"/>
        </w:rPr>
      </w:pPr>
      <w:r w:rsidRPr="00FD2ACE">
        <w:rPr>
          <w:rFonts w:cs="Calibri"/>
        </w:rPr>
        <w:t xml:space="preserve">GMs can have the player roll any attribute they feel is appropriate for the </w:t>
      </w:r>
      <w:r w:rsidRPr="002A0C1A">
        <w:rPr>
          <w:rFonts w:cs="Calibri"/>
        </w:rPr>
        <w:t>task</w:t>
      </w:r>
      <w:r w:rsidRPr="00FD2ACE">
        <w:rPr>
          <w:rFonts w:cs="Calibri"/>
        </w:rPr>
        <w:t xml:space="preserve"> roll. Even if the default attribute is different</w:t>
      </w:r>
      <w:r w:rsidR="00B42776">
        <w:rPr>
          <w:rFonts w:cs="Calibri"/>
        </w:rPr>
        <w:t>,</w:t>
      </w:r>
      <w:r w:rsidRPr="00FD2ACE">
        <w:rPr>
          <w:rFonts w:cs="Calibri"/>
        </w:rPr>
        <w:t xml:space="preserve"> the GM can decide that</w:t>
      </w:r>
      <w:r w:rsidR="002D48C3">
        <w:rPr>
          <w:rFonts w:cs="Calibri"/>
        </w:rPr>
        <w:t>,</w:t>
      </w:r>
      <w:r w:rsidRPr="00FD2ACE">
        <w:rPr>
          <w:rFonts w:cs="Calibri"/>
        </w:rPr>
        <w:t xml:space="preserve"> for this </w:t>
      </w:r>
      <w:r w:rsidRPr="002A0C1A">
        <w:rPr>
          <w:rFonts w:cs="Calibri"/>
        </w:rPr>
        <w:t>task</w:t>
      </w:r>
      <w:r w:rsidRPr="00FD2ACE">
        <w:rPr>
          <w:rFonts w:cs="Calibri"/>
        </w:rPr>
        <w:t xml:space="preserve"> roll</w:t>
      </w:r>
      <w:r w:rsidR="004903DF">
        <w:rPr>
          <w:rFonts w:cs="Calibri"/>
        </w:rPr>
        <w:t>,</w:t>
      </w:r>
      <w:r w:rsidRPr="00FD2ACE">
        <w:rPr>
          <w:rFonts w:cs="Calibri"/>
        </w:rPr>
        <w:t xml:space="preserve"> the character must use “</w:t>
      </w:r>
      <w:r w:rsidRPr="00FD2ACE">
        <w:rPr>
          <w:rFonts w:cs="Calibri"/>
          <w:i/>
        </w:rPr>
        <w:t>attribute X</w:t>
      </w:r>
      <w:r w:rsidR="00B42776">
        <w:rPr>
          <w:rFonts w:cs="Calibri"/>
          <w:i/>
        </w:rPr>
        <w:t>.</w:t>
      </w:r>
      <w:r w:rsidRPr="00FD2ACE">
        <w:rPr>
          <w:rFonts w:cs="Calibri"/>
          <w:i/>
        </w:rPr>
        <w:t>”</w:t>
      </w:r>
      <w:r w:rsidRPr="00FD2ACE">
        <w:rPr>
          <w:rFonts w:cs="Calibri"/>
        </w:rPr>
        <w:t xml:space="preserve"> Players should check with the GM</w:t>
      </w:r>
      <w:r w:rsidR="004903DF">
        <w:rPr>
          <w:rFonts w:cs="Calibri"/>
        </w:rPr>
        <w:t>;</w:t>
      </w:r>
      <w:r w:rsidRPr="00FD2ACE">
        <w:rPr>
          <w:rFonts w:cs="Calibri"/>
        </w:rPr>
        <w:t xml:space="preserve"> unless the GM says otherwise</w:t>
      </w:r>
      <w:r w:rsidR="00B42776">
        <w:rPr>
          <w:rFonts w:cs="Calibri"/>
        </w:rPr>
        <w:t>,</w:t>
      </w:r>
      <w:r w:rsidRPr="00FD2ACE">
        <w:rPr>
          <w:rFonts w:cs="Calibri"/>
        </w:rPr>
        <w:t xml:space="preserve"> players can assume their characters will use the Default Attribute listed under the skill’s description. Only one attribute can be used as the foundation for a skill </w:t>
      </w:r>
      <w:r w:rsidRPr="002A0C1A">
        <w:rPr>
          <w:rFonts w:cs="Calibri"/>
        </w:rPr>
        <w:t>task</w:t>
      </w:r>
      <w:r w:rsidRPr="00FD2ACE">
        <w:rPr>
          <w:rFonts w:cs="Calibri"/>
        </w:rPr>
        <w:t xml:space="preserve"> roll. If there are 2 skills listed as default attribute</w:t>
      </w:r>
      <w:r>
        <w:rPr>
          <w:rFonts w:cs="Calibri"/>
        </w:rPr>
        <w:t>,</w:t>
      </w:r>
      <w:r w:rsidRPr="00FD2ACE">
        <w:rPr>
          <w:rFonts w:cs="Calibri"/>
        </w:rPr>
        <w:t xml:space="preserve"> only list one </w:t>
      </w:r>
      <w:r>
        <w:rPr>
          <w:rFonts w:cs="Calibri"/>
        </w:rPr>
        <w:t>of those attributes once the</w:t>
      </w:r>
      <w:r w:rsidRPr="00FD2ACE">
        <w:rPr>
          <w:rFonts w:cs="Calibri"/>
        </w:rPr>
        <w:t xml:space="preserve"> character </w:t>
      </w:r>
      <w:r>
        <w:rPr>
          <w:rFonts w:cs="Calibri"/>
        </w:rPr>
        <w:t>has learned the</w:t>
      </w:r>
      <w:r w:rsidRPr="00FD2ACE">
        <w:rPr>
          <w:rFonts w:cs="Calibri"/>
        </w:rPr>
        <w:t xml:space="preserve"> skill. </w:t>
      </w:r>
      <w:r>
        <w:rPr>
          <w:rFonts w:cs="Calibri"/>
        </w:rPr>
        <w:t>After a skill is paid for and the default attribute is chosen</w:t>
      </w:r>
      <w:r w:rsidR="004903DF">
        <w:rPr>
          <w:rFonts w:cs="Calibri"/>
        </w:rPr>
        <w:t>,</w:t>
      </w:r>
      <w:r>
        <w:rPr>
          <w:rFonts w:cs="Calibri"/>
        </w:rPr>
        <w:t xml:space="preserve"> that will </w:t>
      </w:r>
      <w:r w:rsidRPr="00FD2ACE">
        <w:rPr>
          <w:rFonts w:cs="Calibri"/>
        </w:rPr>
        <w:t xml:space="preserve">always be </w:t>
      </w:r>
      <w:r>
        <w:rPr>
          <w:rFonts w:cs="Calibri"/>
        </w:rPr>
        <w:t>the</w:t>
      </w:r>
      <w:r w:rsidRPr="00FD2ACE">
        <w:rPr>
          <w:rFonts w:cs="Calibri"/>
        </w:rPr>
        <w:t xml:space="preserve"> character’s default attribute for that skill. </w:t>
      </w:r>
    </w:p>
    <w:p w:rsidR="00D56CA6" w:rsidRDefault="00D56CA6" w:rsidP="00D56CA6">
      <w:pPr>
        <w:pStyle w:val="Matrix"/>
        <w:rPr>
          <w:rFonts w:cs="Calibri"/>
        </w:rPr>
      </w:pPr>
      <w:r w:rsidRPr="00FD2ACE">
        <w:rPr>
          <w:rFonts w:cs="Calibri"/>
        </w:rPr>
        <w:t xml:space="preserve">Skills have 5 levels of experience. They are described as </w:t>
      </w:r>
      <w:r>
        <w:rPr>
          <w:rFonts w:cs="Calibri"/>
        </w:rPr>
        <w:t>i</w:t>
      </w:r>
      <w:r w:rsidRPr="00FD2ACE">
        <w:rPr>
          <w:rFonts w:cs="Calibri"/>
        </w:rPr>
        <w:t xml:space="preserve">nterest </w:t>
      </w:r>
      <w:r>
        <w:rPr>
          <w:rFonts w:cs="Calibri"/>
        </w:rPr>
        <w:t>l</w:t>
      </w:r>
      <w:r w:rsidRPr="00FD2ACE">
        <w:rPr>
          <w:rFonts w:cs="Calibri"/>
        </w:rPr>
        <w:t xml:space="preserve">evel, </w:t>
      </w:r>
      <w:r>
        <w:rPr>
          <w:rFonts w:cs="Calibri"/>
        </w:rPr>
        <w:t>n</w:t>
      </w:r>
      <w:r w:rsidRPr="00FD2ACE">
        <w:rPr>
          <w:rFonts w:cs="Calibri"/>
        </w:rPr>
        <w:t xml:space="preserve">ovice </w:t>
      </w:r>
      <w:r>
        <w:rPr>
          <w:rFonts w:cs="Calibri"/>
        </w:rPr>
        <w:t>l</w:t>
      </w:r>
      <w:r w:rsidRPr="00FD2ACE">
        <w:rPr>
          <w:rFonts w:cs="Calibri"/>
        </w:rPr>
        <w:t xml:space="preserve">evel, </w:t>
      </w:r>
      <w:r>
        <w:rPr>
          <w:rFonts w:cs="Calibri"/>
        </w:rPr>
        <w:t>p</w:t>
      </w:r>
      <w:r w:rsidRPr="00FD2ACE">
        <w:rPr>
          <w:rFonts w:cs="Calibri"/>
        </w:rPr>
        <w:t xml:space="preserve">racticed </w:t>
      </w:r>
      <w:r>
        <w:rPr>
          <w:rFonts w:cs="Calibri"/>
        </w:rPr>
        <w:t>l</w:t>
      </w:r>
      <w:r w:rsidRPr="00FD2ACE">
        <w:rPr>
          <w:rFonts w:cs="Calibri"/>
        </w:rPr>
        <w:t xml:space="preserve">evel, </w:t>
      </w:r>
      <w:r>
        <w:rPr>
          <w:rFonts w:cs="Calibri"/>
        </w:rPr>
        <w:t>s</w:t>
      </w:r>
      <w:r w:rsidRPr="00FD2ACE">
        <w:rPr>
          <w:rFonts w:cs="Calibri"/>
        </w:rPr>
        <w:t xml:space="preserve">killed </w:t>
      </w:r>
      <w:r>
        <w:rPr>
          <w:rFonts w:cs="Calibri"/>
        </w:rPr>
        <w:t>l</w:t>
      </w:r>
      <w:r w:rsidRPr="00FD2ACE">
        <w:rPr>
          <w:rFonts w:cs="Calibri"/>
        </w:rPr>
        <w:t xml:space="preserve">evel, </w:t>
      </w:r>
      <w:r>
        <w:rPr>
          <w:rFonts w:cs="Calibri"/>
        </w:rPr>
        <w:t>m</w:t>
      </w:r>
      <w:r w:rsidRPr="00FD2ACE">
        <w:rPr>
          <w:rFonts w:cs="Calibri"/>
        </w:rPr>
        <w:t xml:space="preserve">aster </w:t>
      </w:r>
      <w:r>
        <w:rPr>
          <w:rFonts w:cs="Calibri"/>
        </w:rPr>
        <w:t>l</w:t>
      </w:r>
      <w:r w:rsidRPr="00FD2ACE">
        <w:rPr>
          <w:rFonts w:cs="Calibri"/>
        </w:rPr>
        <w:t xml:space="preserve">evel, and </w:t>
      </w:r>
      <w:r>
        <w:rPr>
          <w:rFonts w:cs="Calibri"/>
        </w:rPr>
        <w:t>t</w:t>
      </w:r>
      <w:r w:rsidRPr="00FD2ACE">
        <w:rPr>
          <w:rFonts w:cs="Calibri"/>
        </w:rPr>
        <w:t>eacher level. Why are skills described like this? What does th</w:t>
      </w:r>
      <w:r>
        <w:rPr>
          <w:rFonts w:cs="Calibri"/>
        </w:rPr>
        <w:t>is skill</w:t>
      </w:r>
      <w:r w:rsidRPr="00FD2ACE">
        <w:rPr>
          <w:rFonts w:cs="Calibri"/>
        </w:rPr>
        <w:t xml:space="preserve"> description mean to </w:t>
      </w:r>
      <w:r w:rsidR="004903DF">
        <w:rPr>
          <w:rFonts w:cs="Calibri"/>
        </w:rPr>
        <w:t>your</w:t>
      </w:r>
      <w:r w:rsidRPr="00FD2ACE">
        <w:rPr>
          <w:rFonts w:cs="Calibri"/>
        </w:rPr>
        <w:t xml:space="preserve"> character? The descriptions were added to make the storytelling experience more efficient. Instead of trying to remember what a level 3 skill does, the players can refer to the descriptor. Players are expected to </w:t>
      </w:r>
      <w:r w:rsidR="00B42776">
        <w:rPr>
          <w:rFonts w:cs="Calibri"/>
        </w:rPr>
        <w:t>roleplay</w:t>
      </w:r>
      <w:r w:rsidRPr="00FD2ACE">
        <w:rPr>
          <w:rFonts w:cs="Calibri"/>
        </w:rPr>
        <w:t xml:space="preserve"> a character’s skills based on the characters relative level of understanding about that skill.</w:t>
      </w:r>
    </w:p>
    <w:p w:rsidR="00D56CA6" w:rsidRPr="005D616C" w:rsidRDefault="00D56CA6" w:rsidP="00D56CA6">
      <w:pPr>
        <w:pStyle w:val="Matrix"/>
        <w:rPr>
          <w:rFonts w:cs="Calibri"/>
        </w:rPr>
      </w:pPr>
    </w:p>
    <w:p w:rsidR="00D56CA6" w:rsidRPr="005D616C" w:rsidRDefault="00D56CA6" w:rsidP="00D56CA6">
      <w:pPr>
        <w:pStyle w:val="Matrix"/>
        <w:numPr>
          <w:ilvl w:val="0"/>
          <w:numId w:val="5"/>
        </w:numPr>
        <w:tabs>
          <w:tab w:val="clear" w:pos="360"/>
          <w:tab w:val="num" w:pos="1080"/>
        </w:tabs>
        <w:ind w:left="1080"/>
        <w:jc w:val="left"/>
        <w:rPr>
          <w:rFonts w:cs="Calibri"/>
        </w:rPr>
      </w:pPr>
      <w:r w:rsidRPr="000A2086">
        <w:rPr>
          <w:rFonts w:cs="Calibri"/>
          <w:b/>
          <w:i/>
        </w:rPr>
        <w:t>0</w:t>
      </w:r>
      <w:r>
        <w:rPr>
          <w:rFonts w:cs="Calibri"/>
          <w:b/>
          <w:i/>
        </w:rPr>
        <w:t xml:space="preserve"> </w:t>
      </w:r>
      <w:r w:rsidRPr="000A2086">
        <w:rPr>
          <w:rFonts w:cs="Calibri"/>
          <w:b/>
          <w:i/>
        </w:rPr>
        <w:t>-</w:t>
      </w:r>
      <w:r>
        <w:rPr>
          <w:rFonts w:cs="Calibri"/>
          <w:b/>
          <w:i/>
        </w:rPr>
        <w:t xml:space="preserve"> </w:t>
      </w:r>
      <w:r w:rsidRPr="000A2086">
        <w:rPr>
          <w:rFonts w:cs="Calibri"/>
          <w:i/>
        </w:rPr>
        <w:t>I</w:t>
      </w:r>
      <w:r w:rsidRPr="000A2086">
        <w:rPr>
          <w:rFonts w:cs="Calibri"/>
          <w:b/>
          <w:i/>
        </w:rPr>
        <w:t>nterest Level</w:t>
      </w:r>
      <w:r>
        <w:rPr>
          <w:rFonts w:cs="Calibri"/>
        </w:rPr>
        <w:br/>
      </w:r>
      <w:r w:rsidRPr="000A2086">
        <w:rPr>
          <w:rFonts w:cs="Calibri"/>
        </w:rPr>
        <w:t xml:space="preserve">You </w:t>
      </w:r>
      <w:r>
        <w:rPr>
          <w:rFonts w:cs="Calibri"/>
        </w:rPr>
        <w:t xml:space="preserve">have </w:t>
      </w:r>
      <w:r w:rsidRPr="000A2086">
        <w:rPr>
          <w:rFonts w:cs="Calibri"/>
        </w:rPr>
        <w:t xml:space="preserve">been around </w:t>
      </w:r>
      <w:r>
        <w:rPr>
          <w:rFonts w:cs="Calibri"/>
        </w:rPr>
        <w:t xml:space="preserve">people that know how to do </w:t>
      </w:r>
      <w:r w:rsidRPr="000A2086">
        <w:rPr>
          <w:rFonts w:cs="Calibri"/>
        </w:rPr>
        <w:t>this</w:t>
      </w:r>
      <w:r>
        <w:rPr>
          <w:rFonts w:cs="Calibri"/>
        </w:rPr>
        <w:t xml:space="preserve"> skill</w:t>
      </w:r>
      <w:r w:rsidRPr="000A2086">
        <w:rPr>
          <w:rFonts w:cs="Calibri"/>
        </w:rPr>
        <w:t xml:space="preserve"> for some time, or you read materials </w:t>
      </w:r>
      <w:r>
        <w:rPr>
          <w:rFonts w:cs="Calibri"/>
        </w:rPr>
        <w:t>on the subject. At</w:t>
      </w:r>
      <w:r w:rsidRPr="000A2086">
        <w:rPr>
          <w:rFonts w:cs="Calibri"/>
        </w:rPr>
        <w:t xml:space="preserve"> best</w:t>
      </w:r>
      <w:r w:rsidR="004903DF">
        <w:rPr>
          <w:rFonts w:cs="Calibri"/>
        </w:rPr>
        <w:t>,</w:t>
      </w:r>
      <w:r w:rsidRPr="000A2086">
        <w:rPr>
          <w:rFonts w:cs="Calibri"/>
        </w:rPr>
        <w:t xml:space="preserve"> this </w:t>
      </w:r>
      <w:r>
        <w:rPr>
          <w:rFonts w:cs="Calibri"/>
        </w:rPr>
        <w:t>will give you</w:t>
      </w:r>
      <w:r w:rsidRPr="000A2086">
        <w:rPr>
          <w:rFonts w:cs="Calibri"/>
        </w:rPr>
        <w:t xml:space="preserve"> a faint idea</w:t>
      </w:r>
      <w:r>
        <w:rPr>
          <w:rFonts w:cs="Calibri"/>
        </w:rPr>
        <w:t xml:space="preserve"> of what to do</w:t>
      </w:r>
      <w:r w:rsidRPr="000A2086">
        <w:rPr>
          <w:rFonts w:cs="Calibri"/>
        </w:rPr>
        <w:t>. When asked about the subject</w:t>
      </w:r>
      <w:r w:rsidR="004903DF">
        <w:rPr>
          <w:rFonts w:cs="Calibri"/>
        </w:rPr>
        <w:t>,</w:t>
      </w:r>
      <w:r w:rsidRPr="000A2086">
        <w:rPr>
          <w:rFonts w:cs="Calibri"/>
        </w:rPr>
        <w:t xml:space="preserve"> you might actually have the right answer from time to time</w:t>
      </w:r>
      <w:r>
        <w:rPr>
          <w:rFonts w:cs="Calibri"/>
          <w:i/>
        </w:rPr>
        <w:t>.</w:t>
      </w:r>
      <w:r>
        <w:rPr>
          <w:rFonts w:cs="Calibri"/>
          <w:i/>
        </w:rPr>
        <w:br/>
      </w:r>
    </w:p>
    <w:p w:rsidR="00D56CA6" w:rsidRPr="005D616C" w:rsidRDefault="00D56CA6" w:rsidP="00D56CA6">
      <w:pPr>
        <w:pStyle w:val="Matrix"/>
        <w:numPr>
          <w:ilvl w:val="0"/>
          <w:numId w:val="5"/>
        </w:numPr>
        <w:tabs>
          <w:tab w:val="clear" w:pos="360"/>
          <w:tab w:val="num" w:pos="1080"/>
        </w:tabs>
        <w:ind w:left="1080"/>
        <w:jc w:val="left"/>
        <w:rPr>
          <w:rFonts w:cs="Calibri"/>
        </w:rPr>
      </w:pPr>
      <w:r w:rsidRPr="005D616C">
        <w:rPr>
          <w:rFonts w:cs="Calibri"/>
          <w:b/>
          <w:i/>
        </w:rPr>
        <w:lastRenderedPageBreak/>
        <w:t>1</w:t>
      </w:r>
      <w:r>
        <w:rPr>
          <w:rFonts w:cs="Calibri"/>
          <w:b/>
          <w:i/>
        </w:rPr>
        <w:t xml:space="preserve"> </w:t>
      </w:r>
      <w:r w:rsidRPr="005D616C">
        <w:rPr>
          <w:rFonts w:cs="Calibri"/>
          <w:b/>
          <w:i/>
        </w:rPr>
        <w:t>-</w:t>
      </w:r>
      <w:r>
        <w:rPr>
          <w:rFonts w:cs="Calibri"/>
          <w:b/>
          <w:i/>
        </w:rPr>
        <w:t xml:space="preserve"> </w:t>
      </w:r>
      <w:r w:rsidRPr="005D616C">
        <w:rPr>
          <w:rFonts w:cs="Calibri"/>
          <w:b/>
          <w:i/>
        </w:rPr>
        <w:t>Novice Level</w:t>
      </w:r>
      <w:r>
        <w:rPr>
          <w:rFonts w:cs="Calibri"/>
          <w:b/>
          <w:i/>
        </w:rPr>
        <w:br/>
      </w:r>
      <w:r w:rsidRPr="005D616C">
        <w:rPr>
          <w:rFonts w:cs="Calibri"/>
        </w:rPr>
        <w:t xml:space="preserve">You have done this </w:t>
      </w:r>
      <w:r>
        <w:rPr>
          <w:rFonts w:cs="Calibri"/>
        </w:rPr>
        <w:t>skill</w:t>
      </w:r>
      <w:r w:rsidRPr="000A2086">
        <w:rPr>
          <w:rFonts w:cs="Calibri"/>
        </w:rPr>
        <w:t xml:space="preserve"> </w:t>
      </w:r>
      <w:r w:rsidRPr="005D616C">
        <w:rPr>
          <w:rFonts w:cs="Calibri"/>
        </w:rPr>
        <w:t>before and</w:t>
      </w:r>
      <w:r w:rsidR="004903DF">
        <w:rPr>
          <w:rFonts w:cs="Calibri"/>
        </w:rPr>
        <w:t>,</w:t>
      </w:r>
      <w:r w:rsidRPr="005D616C">
        <w:rPr>
          <w:rFonts w:cs="Calibri"/>
        </w:rPr>
        <w:t xml:space="preserve"> with some </w:t>
      </w:r>
      <w:r>
        <w:rPr>
          <w:rFonts w:cs="Calibri"/>
        </w:rPr>
        <w:t>concentration</w:t>
      </w:r>
      <w:r w:rsidR="004903DF">
        <w:rPr>
          <w:rFonts w:cs="Calibri"/>
        </w:rPr>
        <w:t>,</w:t>
      </w:r>
      <w:r w:rsidRPr="005D616C">
        <w:rPr>
          <w:rFonts w:cs="Calibri"/>
        </w:rPr>
        <w:t xml:space="preserve"> you could describe what you are doing to someone </w:t>
      </w:r>
      <w:r>
        <w:rPr>
          <w:rFonts w:cs="Calibri"/>
        </w:rPr>
        <w:t>else. You make more mistakes tha</w:t>
      </w:r>
      <w:r w:rsidRPr="005D616C">
        <w:rPr>
          <w:rFonts w:cs="Calibri"/>
        </w:rPr>
        <w:t>n successes when under pressure, but with practice</w:t>
      </w:r>
      <w:r w:rsidR="004903DF">
        <w:rPr>
          <w:rFonts w:cs="Calibri"/>
        </w:rPr>
        <w:t>,</w:t>
      </w:r>
      <w:r w:rsidRPr="005D616C">
        <w:rPr>
          <w:rFonts w:cs="Calibri"/>
        </w:rPr>
        <w:t xml:space="preserve"> things will get better. </w:t>
      </w:r>
      <w:r>
        <w:rPr>
          <w:rFonts w:cs="Calibri"/>
        </w:rPr>
        <w:br/>
      </w:r>
    </w:p>
    <w:p w:rsidR="00D56CA6" w:rsidRPr="005D616C" w:rsidRDefault="00D56CA6" w:rsidP="00D56CA6">
      <w:pPr>
        <w:pStyle w:val="Matrix"/>
        <w:numPr>
          <w:ilvl w:val="0"/>
          <w:numId w:val="5"/>
        </w:numPr>
        <w:tabs>
          <w:tab w:val="clear" w:pos="360"/>
          <w:tab w:val="num" w:pos="1080"/>
        </w:tabs>
        <w:ind w:left="1080"/>
        <w:jc w:val="left"/>
        <w:rPr>
          <w:rFonts w:cs="Calibri"/>
        </w:rPr>
      </w:pPr>
      <w:r w:rsidRPr="005D616C">
        <w:rPr>
          <w:rFonts w:cs="Calibri"/>
          <w:b/>
          <w:i/>
        </w:rPr>
        <w:t>2</w:t>
      </w:r>
      <w:r>
        <w:rPr>
          <w:rFonts w:cs="Calibri"/>
          <w:b/>
          <w:i/>
        </w:rPr>
        <w:t xml:space="preserve"> </w:t>
      </w:r>
      <w:r w:rsidRPr="005D616C">
        <w:rPr>
          <w:rFonts w:cs="Calibri"/>
          <w:b/>
          <w:i/>
        </w:rPr>
        <w:t>-</w:t>
      </w:r>
      <w:r>
        <w:rPr>
          <w:rFonts w:cs="Calibri"/>
          <w:b/>
          <w:i/>
        </w:rPr>
        <w:t xml:space="preserve"> </w:t>
      </w:r>
      <w:r w:rsidRPr="005D616C">
        <w:rPr>
          <w:rFonts w:cs="Calibri"/>
          <w:b/>
          <w:i/>
        </w:rPr>
        <w:t>Practiced Leve</w:t>
      </w:r>
      <w:r>
        <w:rPr>
          <w:rFonts w:cs="Calibri"/>
          <w:b/>
          <w:i/>
        </w:rPr>
        <w:t>l</w:t>
      </w:r>
      <w:r>
        <w:rPr>
          <w:rFonts w:cs="Calibri"/>
          <w:b/>
          <w:i/>
        </w:rPr>
        <w:br/>
      </w:r>
      <w:r w:rsidRPr="005D616C">
        <w:rPr>
          <w:rFonts w:cs="Calibri"/>
        </w:rPr>
        <w:t xml:space="preserve">You have done this </w:t>
      </w:r>
      <w:r>
        <w:rPr>
          <w:rFonts w:cs="Calibri"/>
        </w:rPr>
        <w:t xml:space="preserve">skill </w:t>
      </w:r>
      <w:r w:rsidRPr="005D616C">
        <w:rPr>
          <w:rFonts w:cs="Calibri"/>
        </w:rPr>
        <w:t>enough that</w:t>
      </w:r>
      <w:r w:rsidR="004903DF">
        <w:rPr>
          <w:rFonts w:cs="Calibri"/>
        </w:rPr>
        <w:t>,</w:t>
      </w:r>
      <w:r w:rsidRPr="005D616C">
        <w:rPr>
          <w:rFonts w:cs="Calibri"/>
        </w:rPr>
        <w:t xml:space="preserve"> if you concentrate</w:t>
      </w:r>
      <w:r w:rsidR="004903DF">
        <w:rPr>
          <w:rFonts w:cs="Calibri"/>
        </w:rPr>
        <w:t>,</w:t>
      </w:r>
      <w:r w:rsidRPr="005D616C">
        <w:rPr>
          <w:rFonts w:cs="Calibri"/>
        </w:rPr>
        <w:t xml:space="preserve"> you will be able to accomplish what you are doing under pressure. </w:t>
      </w:r>
      <w:r>
        <w:rPr>
          <w:rFonts w:cs="Calibri"/>
        </w:rPr>
        <w:t>Using this skill is beginning to</w:t>
      </w:r>
      <w:r w:rsidRPr="005D616C">
        <w:rPr>
          <w:rFonts w:cs="Calibri"/>
        </w:rPr>
        <w:t xml:space="preserve"> becom</w:t>
      </w:r>
      <w:r>
        <w:rPr>
          <w:rFonts w:cs="Calibri"/>
        </w:rPr>
        <w:t>e</w:t>
      </w:r>
      <w:r w:rsidRPr="005D616C">
        <w:rPr>
          <w:rFonts w:cs="Calibri"/>
        </w:rPr>
        <w:t xml:space="preserve"> effortless.</w:t>
      </w:r>
      <w:r>
        <w:rPr>
          <w:rFonts w:cs="Calibri"/>
        </w:rPr>
        <w:br/>
      </w:r>
    </w:p>
    <w:p w:rsidR="00D56CA6" w:rsidRPr="005D616C" w:rsidRDefault="00D56CA6" w:rsidP="00D56CA6">
      <w:pPr>
        <w:pStyle w:val="Matrix"/>
        <w:numPr>
          <w:ilvl w:val="0"/>
          <w:numId w:val="5"/>
        </w:numPr>
        <w:tabs>
          <w:tab w:val="clear" w:pos="360"/>
          <w:tab w:val="num" w:pos="1080"/>
        </w:tabs>
        <w:ind w:left="1080"/>
        <w:jc w:val="left"/>
        <w:rPr>
          <w:rFonts w:cs="Calibri"/>
        </w:rPr>
      </w:pPr>
      <w:r w:rsidRPr="005D616C">
        <w:rPr>
          <w:rFonts w:cs="Calibri"/>
          <w:b/>
          <w:i/>
        </w:rPr>
        <w:t>3</w:t>
      </w:r>
      <w:r>
        <w:rPr>
          <w:rFonts w:cs="Calibri"/>
          <w:b/>
          <w:i/>
        </w:rPr>
        <w:t xml:space="preserve"> </w:t>
      </w:r>
      <w:r w:rsidRPr="005D616C">
        <w:rPr>
          <w:rFonts w:cs="Calibri"/>
          <w:b/>
          <w:i/>
        </w:rPr>
        <w:t>-</w:t>
      </w:r>
      <w:r>
        <w:rPr>
          <w:rFonts w:cs="Calibri"/>
          <w:b/>
          <w:i/>
        </w:rPr>
        <w:t xml:space="preserve"> </w:t>
      </w:r>
      <w:r w:rsidRPr="005D616C">
        <w:rPr>
          <w:rFonts w:cs="Calibri"/>
          <w:b/>
          <w:i/>
        </w:rPr>
        <w:t>Skilled Level</w:t>
      </w:r>
      <w:r>
        <w:rPr>
          <w:rFonts w:cs="Calibri"/>
        </w:rPr>
        <w:br/>
      </w:r>
      <w:r w:rsidRPr="005D616C">
        <w:rPr>
          <w:rFonts w:cs="Calibri"/>
        </w:rPr>
        <w:t>You can look fancy</w:t>
      </w:r>
      <w:r>
        <w:rPr>
          <w:rFonts w:cs="Calibri"/>
        </w:rPr>
        <w:t>,</w:t>
      </w:r>
      <w:r w:rsidRPr="005D616C">
        <w:rPr>
          <w:rFonts w:cs="Calibri"/>
        </w:rPr>
        <w:t xml:space="preserve"> with some effort. Pressure is not a problem as long as your life doesn't depend on it. </w:t>
      </w:r>
      <w:r>
        <w:rPr>
          <w:rFonts w:cs="Calibri"/>
        </w:rPr>
        <w:t>Using your skills</w:t>
      </w:r>
      <w:r w:rsidRPr="005D616C">
        <w:rPr>
          <w:rFonts w:cs="Calibri"/>
        </w:rPr>
        <w:t xml:space="preserve"> now require no effort.</w:t>
      </w:r>
      <w:r>
        <w:rPr>
          <w:rFonts w:cs="Calibri"/>
        </w:rPr>
        <w:br/>
      </w:r>
    </w:p>
    <w:p w:rsidR="00D56CA6" w:rsidRPr="005D616C" w:rsidRDefault="00D56CA6" w:rsidP="00D56CA6">
      <w:pPr>
        <w:pStyle w:val="Matrix"/>
        <w:numPr>
          <w:ilvl w:val="0"/>
          <w:numId w:val="5"/>
        </w:numPr>
        <w:tabs>
          <w:tab w:val="clear" w:pos="360"/>
          <w:tab w:val="num" w:pos="1080"/>
        </w:tabs>
        <w:ind w:left="1080"/>
        <w:jc w:val="left"/>
        <w:rPr>
          <w:rFonts w:cs="Calibri"/>
        </w:rPr>
      </w:pPr>
      <w:r w:rsidRPr="005D616C">
        <w:rPr>
          <w:rFonts w:cs="Calibri"/>
          <w:b/>
          <w:i/>
        </w:rPr>
        <w:t>4</w:t>
      </w:r>
      <w:r>
        <w:rPr>
          <w:rFonts w:cs="Calibri"/>
          <w:b/>
          <w:i/>
        </w:rPr>
        <w:t xml:space="preserve"> </w:t>
      </w:r>
      <w:r w:rsidRPr="005D616C">
        <w:rPr>
          <w:rFonts w:cs="Calibri"/>
          <w:b/>
          <w:i/>
        </w:rPr>
        <w:t>-</w:t>
      </w:r>
      <w:r>
        <w:rPr>
          <w:rFonts w:cs="Calibri"/>
          <w:b/>
          <w:i/>
        </w:rPr>
        <w:t xml:space="preserve"> </w:t>
      </w:r>
      <w:r w:rsidRPr="005D616C">
        <w:rPr>
          <w:rFonts w:cs="Calibri"/>
          <w:b/>
          <w:i/>
        </w:rPr>
        <w:t>Master Level</w:t>
      </w:r>
      <w:r>
        <w:rPr>
          <w:rFonts w:cs="Calibri"/>
        </w:rPr>
        <w:br/>
      </w:r>
      <w:r w:rsidRPr="005D616C">
        <w:rPr>
          <w:rFonts w:cs="Calibri"/>
        </w:rPr>
        <w:t xml:space="preserve">You can do the fancy stuff with no effort. </w:t>
      </w:r>
      <w:r>
        <w:rPr>
          <w:rFonts w:cs="Calibri"/>
        </w:rPr>
        <w:t xml:space="preserve">Now </w:t>
      </w:r>
      <w:r w:rsidRPr="005D616C">
        <w:rPr>
          <w:rFonts w:cs="Calibri"/>
        </w:rPr>
        <w:t xml:space="preserve">you can </w:t>
      </w:r>
      <w:r>
        <w:rPr>
          <w:rFonts w:cs="Calibri"/>
        </w:rPr>
        <w:t>use your skills in ways that were never taught to you</w:t>
      </w:r>
      <w:r w:rsidRPr="005D616C">
        <w:rPr>
          <w:rFonts w:cs="Calibri"/>
        </w:rPr>
        <w:t xml:space="preserve">. You know enough to be innovative, and do things others might not know about. You can even begin to push the skill to next level. You see things </w:t>
      </w:r>
      <w:r w:rsidR="00327579">
        <w:rPr>
          <w:rFonts w:cs="Calibri"/>
        </w:rPr>
        <w:t>the way</w:t>
      </w:r>
      <w:r w:rsidR="00327579" w:rsidRPr="005D616C">
        <w:rPr>
          <w:rFonts w:cs="Calibri"/>
        </w:rPr>
        <w:t xml:space="preserve"> </w:t>
      </w:r>
      <w:r w:rsidRPr="005D616C">
        <w:rPr>
          <w:rFonts w:cs="Calibri"/>
        </w:rPr>
        <w:t xml:space="preserve">you used to do </w:t>
      </w:r>
      <w:r w:rsidR="00327579">
        <w:rPr>
          <w:rFonts w:cs="Calibri"/>
        </w:rPr>
        <w:t xml:space="preserve">them, </w:t>
      </w:r>
      <w:r w:rsidRPr="005D616C">
        <w:rPr>
          <w:rFonts w:cs="Calibri"/>
        </w:rPr>
        <w:t>and realize how you can do them better</w:t>
      </w:r>
      <w:r>
        <w:rPr>
          <w:rFonts w:cs="Calibri"/>
        </w:rPr>
        <w:t>.</w:t>
      </w:r>
      <w:r>
        <w:rPr>
          <w:rFonts w:cs="Calibri"/>
        </w:rPr>
        <w:br/>
      </w:r>
    </w:p>
    <w:p w:rsidR="00D56CA6" w:rsidRPr="005D616C" w:rsidRDefault="00D56CA6" w:rsidP="00D56CA6">
      <w:pPr>
        <w:pStyle w:val="Matrix"/>
        <w:numPr>
          <w:ilvl w:val="0"/>
          <w:numId w:val="5"/>
        </w:numPr>
        <w:tabs>
          <w:tab w:val="clear" w:pos="360"/>
          <w:tab w:val="num" w:pos="1080"/>
        </w:tabs>
        <w:ind w:left="1080"/>
        <w:jc w:val="left"/>
        <w:rPr>
          <w:rFonts w:cs="Calibri"/>
        </w:rPr>
      </w:pPr>
      <w:r w:rsidRPr="005D616C">
        <w:rPr>
          <w:rFonts w:cs="Calibri"/>
          <w:b/>
          <w:i/>
        </w:rPr>
        <w:t>5</w:t>
      </w:r>
      <w:r>
        <w:rPr>
          <w:rFonts w:cs="Calibri"/>
          <w:b/>
          <w:i/>
        </w:rPr>
        <w:t xml:space="preserve"> </w:t>
      </w:r>
      <w:r w:rsidRPr="005D616C">
        <w:rPr>
          <w:rFonts w:cs="Calibri"/>
          <w:b/>
          <w:i/>
        </w:rPr>
        <w:t>-</w:t>
      </w:r>
      <w:r>
        <w:rPr>
          <w:rFonts w:cs="Calibri"/>
          <w:b/>
          <w:i/>
        </w:rPr>
        <w:t xml:space="preserve"> </w:t>
      </w:r>
      <w:r w:rsidRPr="005D616C">
        <w:rPr>
          <w:rFonts w:cs="Calibri"/>
          <w:b/>
          <w:i/>
        </w:rPr>
        <w:t>Teacher Level</w:t>
      </w:r>
      <w:r>
        <w:rPr>
          <w:rFonts w:cs="Calibri"/>
        </w:rPr>
        <w:br/>
      </w:r>
      <w:r w:rsidRPr="005D616C">
        <w:rPr>
          <w:rFonts w:cs="Calibri"/>
        </w:rPr>
        <w:t>You are a developer now. A dragon could be licking your neck and you would not have any trouble finishing what you are doing. You can teach people how to do what you do. You are beyond just performing your skill</w:t>
      </w:r>
      <w:r>
        <w:rPr>
          <w:rFonts w:cs="Calibri"/>
        </w:rPr>
        <w:t>. Now you are</w:t>
      </w:r>
      <w:r w:rsidRPr="005D616C">
        <w:rPr>
          <w:rFonts w:cs="Calibri"/>
        </w:rPr>
        <w:t xml:space="preserve"> developing </w:t>
      </w:r>
      <w:r>
        <w:rPr>
          <w:rFonts w:cs="Calibri"/>
        </w:rPr>
        <w:t>new ways to use your skill</w:t>
      </w:r>
      <w:r w:rsidRPr="005D616C">
        <w:rPr>
          <w:rFonts w:cs="Calibri"/>
        </w:rPr>
        <w:t xml:space="preserve"> and refining</w:t>
      </w:r>
      <w:r>
        <w:rPr>
          <w:rFonts w:cs="Calibri"/>
        </w:rPr>
        <w:t xml:space="preserve"> the way you used to do things</w:t>
      </w:r>
      <w:r w:rsidRPr="005D616C">
        <w:rPr>
          <w:rFonts w:cs="Calibri"/>
        </w:rPr>
        <w:t>.</w:t>
      </w:r>
    </w:p>
    <w:p w:rsidR="00D56CA6" w:rsidRPr="00965B8C" w:rsidRDefault="00D56CA6" w:rsidP="00D56CA6">
      <w:pPr>
        <w:pStyle w:val="Matrix"/>
        <w:ind w:firstLine="0"/>
        <w:rPr>
          <w:rFonts w:cs="Calibri"/>
        </w:rPr>
      </w:pPr>
    </w:p>
    <w:p w:rsidR="00D56CA6" w:rsidRPr="007C24BA" w:rsidRDefault="00D56CA6" w:rsidP="00D56CA6">
      <w:pPr>
        <w:pStyle w:val="Matrixsubtitle"/>
      </w:pPr>
      <w:r w:rsidRPr="007C24BA">
        <w:t>Skills in the Matrix</w:t>
      </w:r>
    </w:p>
    <w:p w:rsidR="00D56CA6" w:rsidRPr="005D616C" w:rsidRDefault="00D56CA6" w:rsidP="00D56CA6">
      <w:pPr>
        <w:pStyle w:val="Matrix"/>
        <w:rPr>
          <w:rFonts w:cs="Calibri"/>
        </w:rPr>
      </w:pPr>
      <w:r w:rsidRPr="005D616C">
        <w:rPr>
          <w:rFonts w:cs="Calibri"/>
        </w:rPr>
        <w:t>Skills within the</w:t>
      </w:r>
      <w:r>
        <w:rPr>
          <w:rFonts w:cs="Calibri"/>
        </w:rPr>
        <w:t xml:space="preserve"> Matrix are </w:t>
      </w:r>
      <w:r w:rsidRPr="005D616C">
        <w:rPr>
          <w:rFonts w:cs="Calibri"/>
        </w:rPr>
        <w:t>different than other skills</w:t>
      </w:r>
      <w:r>
        <w:rPr>
          <w:rFonts w:cs="Calibri"/>
        </w:rPr>
        <w:t xml:space="preserve"> that</w:t>
      </w:r>
      <w:r w:rsidRPr="005D616C">
        <w:rPr>
          <w:rFonts w:cs="Calibri"/>
        </w:rPr>
        <w:t xml:space="preserve"> </w:t>
      </w:r>
      <w:r>
        <w:rPr>
          <w:rFonts w:cs="Calibri"/>
        </w:rPr>
        <w:t xml:space="preserve">were learned the old fashioned way with </w:t>
      </w:r>
      <w:r w:rsidRPr="005D616C">
        <w:rPr>
          <w:rFonts w:cs="Calibri"/>
        </w:rPr>
        <w:t>blood, sweat, and tears</w:t>
      </w:r>
      <w:r>
        <w:rPr>
          <w:rFonts w:cs="Calibri"/>
        </w:rPr>
        <w:t xml:space="preserve">. </w:t>
      </w:r>
      <w:r w:rsidRPr="005D616C">
        <w:rPr>
          <w:rFonts w:cs="Calibri"/>
        </w:rPr>
        <w:t xml:space="preserve">A character can download skills from a skill chip into hardware in their brain. </w:t>
      </w:r>
      <w:r w:rsidR="0016552E">
        <w:rPr>
          <w:rFonts w:cs="Calibri"/>
        </w:rPr>
        <w:t>The Operator can also upload skills to RSI using their broadcast equipment. The action of uploading skills takes an entire combat turn, but t</w:t>
      </w:r>
      <w:r w:rsidRPr="005D616C">
        <w:rPr>
          <w:rFonts w:cs="Calibri"/>
        </w:rPr>
        <w:t>h</w:t>
      </w:r>
      <w:r>
        <w:rPr>
          <w:rFonts w:cs="Calibri"/>
        </w:rPr>
        <w:t>e</w:t>
      </w:r>
      <w:r w:rsidRPr="005D616C">
        <w:rPr>
          <w:rFonts w:cs="Calibri"/>
        </w:rPr>
        <w:t xml:space="preserve"> skill can </w:t>
      </w:r>
      <w:r>
        <w:rPr>
          <w:rFonts w:cs="Calibri"/>
        </w:rPr>
        <w:t xml:space="preserve">then be </w:t>
      </w:r>
      <w:r w:rsidRPr="005D616C">
        <w:rPr>
          <w:rFonts w:cs="Calibri"/>
        </w:rPr>
        <w:t>used in the Matrix</w:t>
      </w:r>
      <w:r>
        <w:rPr>
          <w:rFonts w:cs="Calibri"/>
        </w:rPr>
        <w:t>. Plus</w:t>
      </w:r>
      <w:r w:rsidR="004903DF">
        <w:rPr>
          <w:rFonts w:cs="Calibri"/>
        </w:rPr>
        <w:t>,</w:t>
      </w:r>
      <w:r>
        <w:rPr>
          <w:rFonts w:cs="Calibri"/>
        </w:rPr>
        <w:t xml:space="preserve"> a character gets to use</w:t>
      </w:r>
      <w:r w:rsidRPr="005D616C">
        <w:rPr>
          <w:rFonts w:cs="Calibri"/>
        </w:rPr>
        <w:t xml:space="preserve"> the skills </w:t>
      </w:r>
      <w:r w:rsidR="004903DF">
        <w:rPr>
          <w:rFonts w:cs="Calibri"/>
        </w:rPr>
        <w:t>she</w:t>
      </w:r>
      <w:r w:rsidR="004903DF" w:rsidRPr="005D616C">
        <w:rPr>
          <w:rFonts w:cs="Calibri"/>
        </w:rPr>
        <w:t xml:space="preserve"> </w:t>
      </w:r>
      <w:r w:rsidRPr="005D616C">
        <w:rPr>
          <w:rFonts w:cs="Calibri"/>
        </w:rPr>
        <w:t xml:space="preserve">knew already from </w:t>
      </w:r>
      <w:r w:rsidR="004903DF">
        <w:rPr>
          <w:rFonts w:cs="Calibri"/>
        </w:rPr>
        <w:t>her</w:t>
      </w:r>
      <w:r w:rsidR="004903DF" w:rsidRPr="005D616C">
        <w:rPr>
          <w:rFonts w:cs="Calibri"/>
        </w:rPr>
        <w:t xml:space="preserve"> </w:t>
      </w:r>
      <w:r w:rsidRPr="005D616C">
        <w:rPr>
          <w:rFonts w:cs="Calibri"/>
        </w:rPr>
        <w:t xml:space="preserve">Real World experience. Like a computer </w:t>
      </w:r>
      <w:r>
        <w:rPr>
          <w:rFonts w:cs="Calibri"/>
        </w:rPr>
        <w:t>character</w:t>
      </w:r>
      <w:r w:rsidR="004B4AE9">
        <w:rPr>
          <w:rFonts w:cs="Calibri"/>
        </w:rPr>
        <w:t xml:space="preserve">, a person in the </w:t>
      </w:r>
      <w:r w:rsidR="004903DF">
        <w:rPr>
          <w:rFonts w:cs="Calibri"/>
        </w:rPr>
        <w:t>M</w:t>
      </w:r>
      <w:r w:rsidR="004B4AE9">
        <w:rPr>
          <w:rFonts w:cs="Calibri"/>
        </w:rPr>
        <w:t>atrix can</w:t>
      </w:r>
      <w:r w:rsidRPr="005D616C">
        <w:rPr>
          <w:rFonts w:cs="Calibri"/>
        </w:rPr>
        <w:t xml:space="preserve"> stor</w:t>
      </w:r>
      <w:r w:rsidR="004B4AE9">
        <w:rPr>
          <w:rFonts w:cs="Calibri"/>
        </w:rPr>
        <w:t xml:space="preserve">e </w:t>
      </w:r>
      <w:r w:rsidRPr="005D616C">
        <w:rPr>
          <w:rFonts w:cs="Calibri"/>
        </w:rPr>
        <w:t>th</w:t>
      </w:r>
      <w:r>
        <w:rPr>
          <w:rFonts w:cs="Calibri"/>
        </w:rPr>
        <w:t>e skill’s</w:t>
      </w:r>
      <w:r w:rsidRPr="005D616C">
        <w:rPr>
          <w:rFonts w:cs="Calibri"/>
        </w:rPr>
        <w:t xml:space="preserve"> information until </w:t>
      </w:r>
      <w:r w:rsidR="004903DF">
        <w:rPr>
          <w:rFonts w:cs="Calibri"/>
        </w:rPr>
        <w:t>she</w:t>
      </w:r>
      <w:r w:rsidR="004903DF" w:rsidRPr="005D616C">
        <w:rPr>
          <w:rFonts w:cs="Calibri"/>
        </w:rPr>
        <w:t xml:space="preserve"> </w:t>
      </w:r>
      <w:r w:rsidRPr="005D616C">
        <w:rPr>
          <w:rFonts w:cs="Calibri"/>
        </w:rPr>
        <w:t>need</w:t>
      </w:r>
      <w:r w:rsidR="004903DF">
        <w:rPr>
          <w:rFonts w:cs="Calibri"/>
        </w:rPr>
        <w:t>s</w:t>
      </w:r>
      <w:r w:rsidRPr="005D616C">
        <w:rPr>
          <w:rFonts w:cs="Calibri"/>
        </w:rPr>
        <w:t xml:space="preserve"> to use i</w:t>
      </w:r>
      <w:r w:rsidR="004B4AE9">
        <w:rPr>
          <w:rFonts w:cs="Calibri"/>
        </w:rPr>
        <w:t>t, at which point</w:t>
      </w:r>
      <w:r w:rsidRPr="005D616C">
        <w:rPr>
          <w:rFonts w:cs="Calibri"/>
        </w:rPr>
        <w:t xml:space="preserve"> the skill will be available at the skill level </w:t>
      </w:r>
      <w:r>
        <w:rPr>
          <w:rFonts w:cs="Calibri"/>
        </w:rPr>
        <w:t>it was</w:t>
      </w:r>
      <w:r w:rsidRPr="005D616C">
        <w:rPr>
          <w:rFonts w:cs="Calibri"/>
        </w:rPr>
        <w:t xml:space="preserve"> </w:t>
      </w:r>
      <w:r w:rsidR="00361436">
        <w:rPr>
          <w:rFonts w:cs="Calibri"/>
        </w:rPr>
        <w:t>programmed</w:t>
      </w:r>
      <w:r>
        <w:rPr>
          <w:rFonts w:cs="Calibri"/>
        </w:rPr>
        <w:t xml:space="preserve"> at</w:t>
      </w:r>
      <w:r w:rsidRPr="005D616C">
        <w:rPr>
          <w:rFonts w:cs="Calibri"/>
        </w:rPr>
        <w:t>. Skills on chips are rated by the level the</w:t>
      </w:r>
      <w:r>
        <w:rPr>
          <w:rFonts w:cs="Calibri"/>
        </w:rPr>
        <w:t>y were programmed to</w:t>
      </w:r>
      <w:r w:rsidRPr="005D616C">
        <w:rPr>
          <w:rFonts w:cs="Calibri"/>
        </w:rPr>
        <w:t xml:space="preserve">. A character cannot raise a downloaded skill through experience, like </w:t>
      </w:r>
      <w:r w:rsidR="004903DF">
        <w:rPr>
          <w:rFonts w:cs="Calibri"/>
        </w:rPr>
        <w:t xml:space="preserve">her </w:t>
      </w:r>
      <w:r w:rsidRPr="005D616C">
        <w:rPr>
          <w:rFonts w:cs="Calibri"/>
        </w:rPr>
        <w:t xml:space="preserve">other skills. </w:t>
      </w:r>
      <w:r>
        <w:rPr>
          <w:rFonts w:cs="Calibri"/>
        </w:rPr>
        <w:t xml:space="preserve">Chipped (Matrix) skills </w:t>
      </w:r>
      <w:r w:rsidRPr="005D616C">
        <w:rPr>
          <w:rFonts w:cs="Calibri"/>
        </w:rPr>
        <w:t xml:space="preserve">must </w:t>
      </w:r>
      <w:r>
        <w:rPr>
          <w:rFonts w:cs="Calibri"/>
        </w:rPr>
        <w:t xml:space="preserve">be </w:t>
      </w:r>
      <w:r w:rsidRPr="005D616C">
        <w:rPr>
          <w:rFonts w:cs="Calibri"/>
        </w:rPr>
        <w:t>reload</w:t>
      </w:r>
      <w:r>
        <w:rPr>
          <w:rFonts w:cs="Calibri"/>
        </w:rPr>
        <w:t>ed</w:t>
      </w:r>
      <w:r w:rsidRPr="005D616C">
        <w:rPr>
          <w:rFonts w:cs="Calibri"/>
        </w:rPr>
        <w:t xml:space="preserve"> at a higher level.</w:t>
      </w:r>
      <w:r>
        <w:rPr>
          <w:rFonts w:cs="Calibri"/>
        </w:rPr>
        <w:t xml:space="preserve"> That probably means the RSI needs to upgrade and get better equipment. </w:t>
      </w:r>
      <w:r w:rsidRPr="00F53033">
        <w:rPr>
          <w:rFonts w:cs="Calibri"/>
          <w:i/>
        </w:rPr>
        <w:t xml:space="preserve">Permanent </w:t>
      </w:r>
      <w:r>
        <w:rPr>
          <w:rFonts w:cs="Calibri"/>
          <w:i/>
        </w:rPr>
        <w:t>s</w:t>
      </w:r>
      <w:r w:rsidRPr="00F53033">
        <w:rPr>
          <w:rFonts w:cs="Calibri"/>
          <w:i/>
        </w:rPr>
        <w:t>kills</w:t>
      </w:r>
      <w:r w:rsidRPr="005D616C">
        <w:rPr>
          <w:rFonts w:cs="Calibri"/>
        </w:rPr>
        <w:t xml:space="preserve"> </w:t>
      </w:r>
      <w:r>
        <w:rPr>
          <w:rFonts w:cs="Calibri"/>
        </w:rPr>
        <w:t>remain</w:t>
      </w:r>
      <w:r w:rsidRPr="005D616C">
        <w:rPr>
          <w:rFonts w:cs="Calibri"/>
        </w:rPr>
        <w:t xml:space="preserve"> in the character’s </w:t>
      </w:r>
      <w:r>
        <w:rPr>
          <w:rFonts w:cs="Calibri"/>
        </w:rPr>
        <w:t>hardware</w:t>
      </w:r>
      <w:r w:rsidRPr="005D616C">
        <w:rPr>
          <w:rFonts w:cs="Calibri"/>
        </w:rPr>
        <w:t xml:space="preserve"> </w:t>
      </w:r>
      <w:r>
        <w:rPr>
          <w:rFonts w:cs="Calibri"/>
        </w:rPr>
        <w:t>even after</w:t>
      </w:r>
      <w:r w:rsidRPr="005D616C">
        <w:rPr>
          <w:rFonts w:cs="Calibri"/>
        </w:rPr>
        <w:t xml:space="preserve"> </w:t>
      </w:r>
      <w:r w:rsidR="004903DF">
        <w:rPr>
          <w:rFonts w:cs="Calibri"/>
        </w:rPr>
        <w:t>she is</w:t>
      </w:r>
      <w:r w:rsidRPr="005D616C">
        <w:rPr>
          <w:rFonts w:cs="Calibri"/>
        </w:rPr>
        <w:t xml:space="preserve"> </w:t>
      </w:r>
      <w:r>
        <w:rPr>
          <w:rFonts w:cs="Calibri"/>
        </w:rPr>
        <w:t>un</w:t>
      </w:r>
      <w:r w:rsidRPr="005D616C">
        <w:rPr>
          <w:rFonts w:cs="Calibri"/>
        </w:rPr>
        <w:t>plugge</w:t>
      </w:r>
      <w:r>
        <w:rPr>
          <w:rFonts w:cs="Calibri"/>
        </w:rPr>
        <w:t>d</w:t>
      </w:r>
      <w:r w:rsidRPr="005D616C">
        <w:rPr>
          <w:rFonts w:cs="Calibri"/>
        </w:rPr>
        <w:t xml:space="preserve">, but </w:t>
      </w:r>
      <w:r w:rsidRPr="00F53033">
        <w:rPr>
          <w:rFonts w:cs="Calibri"/>
          <w:i/>
        </w:rPr>
        <w:t>temporary skills</w:t>
      </w:r>
      <w:r w:rsidRPr="005D616C">
        <w:rPr>
          <w:rFonts w:cs="Calibri"/>
        </w:rPr>
        <w:t xml:space="preserve"> go away once the character is unplugged from the Matrix. </w:t>
      </w:r>
      <w:r>
        <w:rPr>
          <w:rFonts w:cs="Calibri"/>
        </w:rPr>
        <w:t>Chipped</w:t>
      </w:r>
      <w:r w:rsidRPr="005D616C">
        <w:rPr>
          <w:rFonts w:cs="Calibri"/>
        </w:rPr>
        <w:t xml:space="preserve"> skills can be changed every time a character enters the Matrix. </w:t>
      </w:r>
      <w:r>
        <w:rPr>
          <w:rFonts w:cs="Calibri"/>
        </w:rPr>
        <w:t>Chipped skills can even be loaded while the RSI is in the Matrix. In order to load chipped skills during a mission</w:t>
      </w:r>
      <w:r w:rsidR="004B4AE9">
        <w:rPr>
          <w:rFonts w:cs="Calibri"/>
        </w:rPr>
        <w:t>,</w:t>
      </w:r>
      <w:r>
        <w:rPr>
          <w:rFonts w:cs="Calibri"/>
        </w:rPr>
        <w:t xml:space="preserve"> the Operator must make a </w:t>
      </w:r>
      <w:r w:rsidR="00B029A7">
        <w:rPr>
          <w:rFonts w:cs="Calibri"/>
        </w:rPr>
        <w:t>Programming</w:t>
      </w:r>
      <w:ins w:id="107" w:author="Tre" w:date="2012-11-19T11:50:00Z">
        <w:r w:rsidR="00B15CD2">
          <w:rPr>
            <w:rFonts w:cs="Calibri"/>
          </w:rPr>
          <w:t xml:space="preserve"> + Focus</w:t>
        </w:r>
      </w:ins>
      <w:r>
        <w:rPr>
          <w:rFonts w:cs="Calibri"/>
        </w:rPr>
        <w:t xml:space="preserve"> (2) </w:t>
      </w:r>
      <w:del w:id="108" w:author="Tre" w:date="2012-11-19T11:50:00Z">
        <w:r w:rsidDel="00B15CD2">
          <w:rPr>
            <w:rFonts w:cs="Calibri"/>
          </w:rPr>
          <w:delText xml:space="preserve">test </w:delText>
        </w:r>
      </w:del>
      <w:ins w:id="109" w:author="Tre" w:date="2012-11-19T11:50:00Z">
        <w:r w:rsidR="00B15CD2">
          <w:rPr>
            <w:rFonts w:cs="Calibri"/>
          </w:rPr>
          <w:t xml:space="preserve">task roll </w:t>
        </w:r>
      </w:ins>
      <w:r>
        <w:rPr>
          <w:rFonts w:cs="Calibri"/>
        </w:rPr>
        <w:t xml:space="preserve">or else </w:t>
      </w:r>
      <w:r w:rsidR="004903DF">
        <w:rPr>
          <w:rFonts w:cs="Calibri"/>
        </w:rPr>
        <w:t xml:space="preserve">the </w:t>
      </w:r>
      <w:r>
        <w:rPr>
          <w:rFonts w:cs="Calibri"/>
        </w:rPr>
        <w:t xml:space="preserve">hack </w:t>
      </w:r>
      <w:r w:rsidR="004B4AE9">
        <w:rPr>
          <w:rFonts w:cs="Calibri"/>
        </w:rPr>
        <w:t xml:space="preserve">won’t </w:t>
      </w:r>
      <w:r>
        <w:rPr>
          <w:rFonts w:cs="Calibri"/>
        </w:rPr>
        <w:t xml:space="preserve">work. </w:t>
      </w:r>
    </w:p>
    <w:p w:rsidR="00D56CA6" w:rsidRDefault="004C04E9" w:rsidP="00D56CA6">
      <w:pPr>
        <w:pStyle w:val="Matrix"/>
        <w:rPr>
          <w:rFonts w:cs="Calibri"/>
        </w:rPr>
      </w:pPr>
      <w:r>
        <w:rPr>
          <w:rFonts w:cs="Calibri"/>
        </w:rPr>
        <w:t xml:space="preserve">Chipped </w:t>
      </w:r>
      <w:r w:rsidR="00D56CA6" w:rsidRPr="005D616C">
        <w:rPr>
          <w:rFonts w:cs="Calibri"/>
        </w:rPr>
        <w:t>Skills that are downloaded cannot be used by the character when they are not plugged in</w:t>
      </w:r>
      <w:r w:rsidR="00D56CA6">
        <w:rPr>
          <w:rFonts w:cs="Calibri"/>
        </w:rPr>
        <w:t>to the Matrix</w:t>
      </w:r>
      <w:r w:rsidR="00D56CA6" w:rsidRPr="005D616C">
        <w:rPr>
          <w:rFonts w:cs="Calibri"/>
        </w:rPr>
        <w:t xml:space="preserve">. It is possible to practice a </w:t>
      </w:r>
      <w:r w:rsidR="00D56CA6">
        <w:rPr>
          <w:rFonts w:cs="Calibri"/>
        </w:rPr>
        <w:t>real world</w:t>
      </w:r>
      <w:r w:rsidR="00D56CA6" w:rsidRPr="005D616C">
        <w:rPr>
          <w:rFonts w:cs="Calibri"/>
        </w:rPr>
        <w:t xml:space="preserve"> skill in the Matrix</w:t>
      </w:r>
      <w:r>
        <w:rPr>
          <w:rFonts w:cs="Calibri"/>
        </w:rPr>
        <w:t>.</w:t>
      </w:r>
      <w:r w:rsidR="00D56CA6">
        <w:rPr>
          <w:rFonts w:cs="Calibri"/>
        </w:rPr>
        <w:t xml:space="preserve"> </w:t>
      </w:r>
      <w:r>
        <w:rPr>
          <w:rFonts w:cs="Calibri"/>
        </w:rPr>
        <w:t>I</w:t>
      </w:r>
      <w:r w:rsidR="00D56CA6">
        <w:rPr>
          <w:rFonts w:cs="Calibri"/>
        </w:rPr>
        <w:t xml:space="preserve">f a character wants to learn a </w:t>
      </w:r>
      <w:r>
        <w:rPr>
          <w:rFonts w:cs="Calibri"/>
        </w:rPr>
        <w:t xml:space="preserve">real world </w:t>
      </w:r>
      <w:r w:rsidR="00D56CA6">
        <w:rPr>
          <w:rFonts w:cs="Calibri"/>
        </w:rPr>
        <w:t>skill in the Matrix</w:t>
      </w:r>
      <w:r w:rsidR="004903DF">
        <w:rPr>
          <w:rFonts w:cs="Calibri"/>
        </w:rPr>
        <w:t>,</w:t>
      </w:r>
      <w:r w:rsidR="00D56CA6">
        <w:rPr>
          <w:rFonts w:cs="Calibri"/>
        </w:rPr>
        <w:t xml:space="preserve"> they will need to purchase the skill with experience. Plus</w:t>
      </w:r>
      <w:r w:rsidR="008505DE">
        <w:rPr>
          <w:rFonts w:cs="Calibri"/>
        </w:rPr>
        <w:t>,</w:t>
      </w:r>
      <w:r w:rsidR="00D56CA6">
        <w:rPr>
          <w:rFonts w:cs="Calibri"/>
        </w:rPr>
        <w:t xml:space="preserve"> the character will </w:t>
      </w:r>
      <w:r w:rsidR="00D56CA6" w:rsidRPr="005D616C">
        <w:rPr>
          <w:rFonts w:cs="Calibri"/>
        </w:rPr>
        <w:t xml:space="preserve">need to be </w:t>
      </w:r>
      <w:r w:rsidR="00D56CA6">
        <w:rPr>
          <w:rFonts w:cs="Calibri"/>
        </w:rPr>
        <w:t xml:space="preserve">loaded into the </w:t>
      </w:r>
      <w:r w:rsidR="00D56CA6" w:rsidRPr="005D616C">
        <w:rPr>
          <w:rFonts w:cs="Calibri"/>
        </w:rPr>
        <w:t xml:space="preserve">Matrix for </w:t>
      </w:r>
      <w:r w:rsidR="00D56CA6">
        <w:rPr>
          <w:rFonts w:cs="Calibri"/>
        </w:rPr>
        <w:t xml:space="preserve">however </w:t>
      </w:r>
      <w:r w:rsidR="00D56CA6" w:rsidRPr="005D616C">
        <w:rPr>
          <w:rFonts w:cs="Calibri"/>
        </w:rPr>
        <w:t xml:space="preserve">long </w:t>
      </w:r>
      <w:r w:rsidR="00D56CA6">
        <w:rPr>
          <w:rFonts w:cs="Calibri"/>
        </w:rPr>
        <w:t>it takes to</w:t>
      </w:r>
      <w:r w:rsidR="00D56CA6" w:rsidRPr="005D616C">
        <w:rPr>
          <w:rFonts w:cs="Calibri"/>
        </w:rPr>
        <w:t xml:space="preserve"> learn th</w:t>
      </w:r>
      <w:r w:rsidR="00D56CA6">
        <w:rPr>
          <w:rFonts w:cs="Calibri"/>
        </w:rPr>
        <w:t>e</w:t>
      </w:r>
      <w:r w:rsidR="00D56CA6" w:rsidRPr="005D616C">
        <w:rPr>
          <w:rFonts w:cs="Calibri"/>
        </w:rPr>
        <w:t xml:space="preserve"> skill</w:t>
      </w:r>
      <w:r w:rsidR="00D56CA6">
        <w:rPr>
          <w:rFonts w:cs="Calibri"/>
        </w:rPr>
        <w:t>, minus resting</w:t>
      </w:r>
      <w:r w:rsidR="00D56CA6" w:rsidRPr="005D616C">
        <w:rPr>
          <w:rFonts w:cs="Calibri"/>
        </w:rPr>
        <w:t xml:space="preserve">. </w:t>
      </w:r>
      <w:r w:rsidR="00D56CA6">
        <w:rPr>
          <w:rFonts w:cs="Calibri"/>
        </w:rPr>
        <w:t>Real World skills can be used in the Matrix</w:t>
      </w:r>
      <w:r>
        <w:rPr>
          <w:rFonts w:cs="Calibri"/>
        </w:rPr>
        <w:t>.</w:t>
      </w:r>
      <w:r w:rsidR="00D56CA6">
        <w:rPr>
          <w:rFonts w:cs="Calibri"/>
        </w:rPr>
        <w:t xml:space="preserve"> If the same skill is downloaded</w:t>
      </w:r>
      <w:r w:rsidR="004B4AE9">
        <w:rPr>
          <w:rFonts w:cs="Calibri"/>
        </w:rPr>
        <w:t>,</w:t>
      </w:r>
      <w:r w:rsidR="00D56CA6">
        <w:rPr>
          <w:rFonts w:cs="Calibri"/>
        </w:rPr>
        <w:t xml:space="preserve"> only the downloaded duplicate version of the skill will work in the Matrix.</w:t>
      </w:r>
      <w:r>
        <w:rPr>
          <w:rFonts w:cs="Calibri"/>
        </w:rPr>
        <w:t xml:space="preserve"> That means </w:t>
      </w:r>
      <w:r w:rsidR="00A90FA5">
        <w:rPr>
          <w:rFonts w:cs="Calibri"/>
        </w:rPr>
        <w:t>a player</w:t>
      </w:r>
      <w:ins w:id="110" w:author="Tre" w:date="2012-11-19T11:49:00Z">
        <w:r w:rsidR="00827644">
          <w:rPr>
            <w:rFonts w:cs="Calibri"/>
          </w:rPr>
          <w:t>’</w:t>
        </w:r>
      </w:ins>
      <w:r w:rsidR="00A90FA5">
        <w:rPr>
          <w:rFonts w:cs="Calibri"/>
        </w:rPr>
        <w:t xml:space="preserve">s </w:t>
      </w:r>
      <w:r>
        <w:rPr>
          <w:rFonts w:cs="Calibri"/>
        </w:rPr>
        <w:t xml:space="preserve">chipped skills will </w:t>
      </w:r>
      <w:r w:rsidR="00A90FA5">
        <w:rPr>
          <w:rFonts w:cs="Calibri"/>
        </w:rPr>
        <w:t>supersede</w:t>
      </w:r>
      <w:r>
        <w:rPr>
          <w:rFonts w:cs="Calibri"/>
        </w:rPr>
        <w:t xml:space="preserve"> </w:t>
      </w:r>
      <w:r w:rsidR="00A90FA5">
        <w:rPr>
          <w:rFonts w:cs="Calibri"/>
        </w:rPr>
        <w:t xml:space="preserve">the rating of their </w:t>
      </w:r>
      <w:r>
        <w:rPr>
          <w:rFonts w:cs="Calibri"/>
        </w:rPr>
        <w:t>real world skills in the Matrix.</w:t>
      </w:r>
    </w:p>
    <w:p w:rsidR="00D56CA6" w:rsidRDefault="00D56CA6" w:rsidP="00D56CA6">
      <w:pPr>
        <w:pStyle w:val="Matrix"/>
        <w:ind w:firstLine="0"/>
        <w:rPr>
          <w:rFonts w:cs="Calibri"/>
          <w:b/>
        </w:rPr>
      </w:pPr>
    </w:p>
    <w:p w:rsidR="00D56CA6" w:rsidRDefault="00D56CA6" w:rsidP="00D56CA6">
      <w:pPr>
        <w:pStyle w:val="Matrixsubtitle"/>
      </w:pPr>
      <w:bookmarkStart w:id="111" w:name="Combat"/>
      <w:r w:rsidRPr="003A7141">
        <w:t>Combat</w:t>
      </w:r>
    </w:p>
    <w:bookmarkEnd w:id="111"/>
    <w:p w:rsidR="00D56CA6" w:rsidRDefault="00D56CA6" w:rsidP="00D56CA6">
      <w:pPr>
        <w:pStyle w:val="Matrix"/>
        <w:rPr>
          <w:rFonts w:cs="Calibri"/>
        </w:rPr>
      </w:pPr>
      <w:r>
        <w:rPr>
          <w:rFonts w:cs="Calibri"/>
        </w:rPr>
        <w:lastRenderedPageBreak/>
        <w:t>Combat turns are different than normal turns. Combat turns are shortened because combat is supposed to be fast</w:t>
      </w:r>
      <w:r w:rsidR="008505DE">
        <w:rPr>
          <w:rFonts w:cs="Calibri"/>
        </w:rPr>
        <w:t>-</w:t>
      </w:r>
      <w:r>
        <w:rPr>
          <w:rFonts w:cs="Calibri"/>
        </w:rPr>
        <w:t>paced. A combat turn takes 6 seconds in game time. So when a player finishes one combat turn</w:t>
      </w:r>
      <w:r w:rsidR="008505DE">
        <w:rPr>
          <w:rFonts w:cs="Calibri"/>
        </w:rPr>
        <w:t>,</w:t>
      </w:r>
      <w:r>
        <w:rPr>
          <w:rFonts w:cs="Calibri"/>
        </w:rPr>
        <w:t xml:space="preserve"> </w:t>
      </w:r>
      <w:r w:rsidR="008505DE">
        <w:rPr>
          <w:rFonts w:cs="Calibri"/>
        </w:rPr>
        <w:t xml:space="preserve">his </w:t>
      </w:r>
      <w:r>
        <w:rPr>
          <w:rFonts w:cs="Calibri"/>
        </w:rPr>
        <w:t xml:space="preserve">character has only used up 6 seconds of game time to complete his action. </w:t>
      </w:r>
      <w:r w:rsidRPr="00E127CB">
        <w:rPr>
          <w:rFonts w:cs="Calibri"/>
        </w:rPr>
        <w:t>Each</w:t>
      </w:r>
      <w:r>
        <w:rPr>
          <w:rFonts w:cs="Calibri"/>
        </w:rPr>
        <w:t xml:space="preserve"> combat</w:t>
      </w:r>
      <w:r w:rsidRPr="00E127CB">
        <w:rPr>
          <w:rFonts w:cs="Calibri"/>
        </w:rPr>
        <w:t xml:space="preserve"> </w:t>
      </w:r>
      <w:r>
        <w:rPr>
          <w:rFonts w:cs="Calibri"/>
        </w:rPr>
        <w:t>turn</w:t>
      </w:r>
      <w:r w:rsidRPr="00E127CB">
        <w:rPr>
          <w:rFonts w:cs="Calibri"/>
        </w:rPr>
        <w:t xml:space="preserve"> is divided into two parts</w:t>
      </w:r>
      <w:r>
        <w:rPr>
          <w:rFonts w:cs="Calibri"/>
        </w:rPr>
        <w:t>,</w:t>
      </w:r>
      <w:r w:rsidRPr="00E127CB">
        <w:rPr>
          <w:rFonts w:cs="Calibri"/>
        </w:rPr>
        <w:t xml:space="preserve"> which everyone completes at the same time. First, the group </w:t>
      </w:r>
      <w:r>
        <w:rPr>
          <w:rFonts w:cs="Calibri"/>
        </w:rPr>
        <w:t>“describes”</w:t>
      </w:r>
      <w:r w:rsidRPr="00E127CB">
        <w:rPr>
          <w:rFonts w:cs="Calibri"/>
        </w:rPr>
        <w:t xml:space="preserve"> </w:t>
      </w:r>
      <w:r>
        <w:rPr>
          <w:rFonts w:cs="Calibri"/>
        </w:rPr>
        <w:t xml:space="preserve">what their characters do in the context of </w:t>
      </w:r>
      <w:r w:rsidRPr="00E127CB">
        <w:rPr>
          <w:rFonts w:cs="Calibri"/>
        </w:rPr>
        <w:t xml:space="preserve">the </w:t>
      </w:r>
      <w:r>
        <w:rPr>
          <w:rFonts w:cs="Calibri"/>
        </w:rPr>
        <w:t>combat.</w:t>
      </w:r>
      <w:r w:rsidRPr="00E127CB">
        <w:rPr>
          <w:rFonts w:cs="Calibri"/>
        </w:rPr>
        <w:t xml:space="preserve"> </w:t>
      </w:r>
      <w:r>
        <w:rPr>
          <w:rFonts w:cs="Calibri"/>
        </w:rPr>
        <w:t>T</w:t>
      </w:r>
      <w:r w:rsidRPr="00E127CB">
        <w:rPr>
          <w:rFonts w:cs="Calibri"/>
        </w:rPr>
        <w:t xml:space="preserve">his is important because the narration determines what actually happens in the game world. Then, they </w:t>
      </w:r>
      <w:r>
        <w:rPr>
          <w:rFonts w:cs="Calibri"/>
        </w:rPr>
        <w:t>“r</w:t>
      </w:r>
      <w:r w:rsidRPr="00A23561">
        <w:rPr>
          <w:rFonts w:cs="Calibri"/>
        </w:rPr>
        <w:t>esolve</w:t>
      </w:r>
      <w:r>
        <w:rPr>
          <w:rFonts w:cs="Calibri"/>
        </w:rPr>
        <w:t>”</w:t>
      </w:r>
      <w:r w:rsidRPr="00E127CB">
        <w:rPr>
          <w:rFonts w:cs="Calibri"/>
        </w:rPr>
        <w:t xml:space="preserve"> their dice rolls to see how well it all worked.</w:t>
      </w:r>
      <w:r>
        <w:rPr>
          <w:rFonts w:cs="Calibri"/>
        </w:rPr>
        <w:t xml:space="preserve"> </w:t>
      </w:r>
      <w:r w:rsidRPr="004A616E">
        <w:rPr>
          <w:rFonts w:cs="Calibri"/>
          <w:b/>
          <w:i/>
        </w:rPr>
        <w:t>The key to playing The Matrix RPG is to understand that everything happens exactly as the players describe it.</w:t>
      </w:r>
      <w:r w:rsidRPr="005B64C8">
        <w:rPr>
          <w:rFonts w:cs="Calibri"/>
        </w:rPr>
        <w:t xml:space="preserve"> Rolling the dice just tells you how much further those actions have advanced the scene. In a way, the dice are only there to let you know when to stop fighting.</w:t>
      </w:r>
      <w:r>
        <w:rPr>
          <w:rFonts w:cs="Calibri"/>
        </w:rPr>
        <w:t xml:space="preserve"> </w:t>
      </w:r>
    </w:p>
    <w:p w:rsidR="00D56CA6" w:rsidRDefault="00D56CA6" w:rsidP="00D56CA6">
      <w:pPr>
        <w:pStyle w:val="Matrix"/>
        <w:rPr>
          <w:rFonts w:cs="Calibri"/>
        </w:rPr>
      </w:pPr>
      <w:r>
        <w:rPr>
          <w:rFonts w:cs="Calibri"/>
        </w:rPr>
        <w:t xml:space="preserve">During the </w:t>
      </w:r>
      <w:r w:rsidRPr="001A0B1A">
        <w:rPr>
          <w:rFonts w:cs="Calibri"/>
          <w:i/>
        </w:rPr>
        <w:t>description</w:t>
      </w:r>
      <w:r>
        <w:rPr>
          <w:rFonts w:cs="Calibri"/>
        </w:rPr>
        <w:t xml:space="preserve"> phase of combat</w:t>
      </w:r>
      <w:r w:rsidR="008505DE">
        <w:rPr>
          <w:rFonts w:cs="Calibri"/>
        </w:rPr>
        <w:t>,</w:t>
      </w:r>
      <w:r>
        <w:rPr>
          <w:rFonts w:cs="Calibri"/>
        </w:rPr>
        <w:t xml:space="preserve"> all players collaborate on what their characters do during that combat turn. </w:t>
      </w:r>
      <w:r w:rsidRPr="00ED2FB1">
        <w:rPr>
          <w:rFonts w:cs="Calibri"/>
        </w:rPr>
        <w:t xml:space="preserve">The </w:t>
      </w:r>
      <w:r>
        <w:rPr>
          <w:rFonts w:cs="Calibri"/>
        </w:rPr>
        <w:t xml:space="preserve">GM, with help from players, </w:t>
      </w:r>
      <w:r w:rsidRPr="00ED2FB1">
        <w:rPr>
          <w:rFonts w:cs="Calibri"/>
        </w:rPr>
        <w:t xml:space="preserve">determines </w:t>
      </w:r>
      <w:r>
        <w:rPr>
          <w:rFonts w:cs="Calibri"/>
        </w:rPr>
        <w:t xml:space="preserve">the combat damage of attacks </w:t>
      </w:r>
      <w:r w:rsidRPr="00ED2FB1">
        <w:rPr>
          <w:rFonts w:cs="Calibri"/>
        </w:rPr>
        <w:t>during the Description phase.</w:t>
      </w:r>
      <w:r>
        <w:rPr>
          <w:rFonts w:cs="Calibri"/>
        </w:rPr>
        <w:t xml:space="preserve"> That way</w:t>
      </w:r>
      <w:r w:rsidR="008505DE">
        <w:rPr>
          <w:rFonts w:cs="Calibri"/>
        </w:rPr>
        <w:t>,</w:t>
      </w:r>
      <w:r>
        <w:rPr>
          <w:rFonts w:cs="Calibri"/>
        </w:rPr>
        <w:t xml:space="preserve"> everyone knows what to expect from combat. For each detail a player uses to describe </w:t>
      </w:r>
      <w:r w:rsidR="008505DE">
        <w:rPr>
          <w:rFonts w:cs="Calibri"/>
        </w:rPr>
        <w:t xml:space="preserve">his </w:t>
      </w:r>
      <w:r>
        <w:rPr>
          <w:rFonts w:cs="Calibri"/>
        </w:rPr>
        <w:t>actions</w:t>
      </w:r>
      <w:r w:rsidR="008505DE">
        <w:rPr>
          <w:rFonts w:cs="Calibri"/>
        </w:rPr>
        <w:t>,</w:t>
      </w:r>
      <w:r>
        <w:rPr>
          <w:rFonts w:cs="Calibri"/>
        </w:rPr>
        <w:t xml:space="preserve"> </w:t>
      </w:r>
      <w:r w:rsidR="008505DE">
        <w:rPr>
          <w:rFonts w:cs="Calibri"/>
        </w:rPr>
        <w:t xml:space="preserve">he </w:t>
      </w:r>
      <w:r>
        <w:rPr>
          <w:rFonts w:cs="Calibri"/>
        </w:rPr>
        <w:t>get</w:t>
      </w:r>
      <w:r w:rsidR="008505DE">
        <w:rPr>
          <w:rFonts w:cs="Calibri"/>
        </w:rPr>
        <w:t>s</w:t>
      </w:r>
      <w:r>
        <w:rPr>
          <w:rFonts w:cs="Calibri"/>
        </w:rPr>
        <w:t xml:space="preserve"> an extra die to add to </w:t>
      </w:r>
      <w:r w:rsidR="008505DE">
        <w:rPr>
          <w:rFonts w:cs="Calibri"/>
        </w:rPr>
        <w:t xml:space="preserve">his </w:t>
      </w:r>
      <w:r>
        <w:rPr>
          <w:rFonts w:cs="Calibri"/>
        </w:rPr>
        <w:t>dice pool. Each player and the GM get veto power over the details used to gain extra dice for the combat roll. If the player’s detail is vetoed</w:t>
      </w:r>
      <w:r w:rsidR="008505DE">
        <w:rPr>
          <w:rFonts w:cs="Calibri"/>
        </w:rPr>
        <w:t>,</w:t>
      </w:r>
      <w:r>
        <w:rPr>
          <w:rFonts w:cs="Calibri"/>
        </w:rPr>
        <w:t xml:space="preserve"> that player has to stop there, or think of another plausible detail to replace it with. If multiple skills or attributes could be rolled</w:t>
      </w:r>
      <w:r w:rsidR="008505DE">
        <w:rPr>
          <w:rFonts w:cs="Calibri"/>
        </w:rPr>
        <w:t>,</w:t>
      </w:r>
      <w:r>
        <w:rPr>
          <w:rFonts w:cs="Calibri"/>
        </w:rPr>
        <w:t xml:space="preserve"> the GM picks the one most appropriate for this situation. If a character has to use a straight attribute for combat then </w:t>
      </w:r>
      <w:r w:rsidR="008505DE">
        <w:rPr>
          <w:rFonts w:cs="Calibri"/>
        </w:rPr>
        <w:t>he doesn’t get</w:t>
      </w:r>
      <w:r>
        <w:rPr>
          <w:rFonts w:cs="Calibri"/>
        </w:rPr>
        <w:t xml:space="preserve"> additional skill dice because a skill is not being used. The additional dice a character can get from details is limited by </w:t>
      </w:r>
      <w:r w:rsidR="008505DE">
        <w:rPr>
          <w:rFonts w:cs="Calibri"/>
        </w:rPr>
        <w:t xml:space="preserve">his </w:t>
      </w:r>
      <w:r>
        <w:rPr>
          <w:rFonts w:cs="Calibri"/>
        </w:rPr>
        <w:t xml:space="preserve">skill level. A character with a level 1 skill can get a maximum of one additional die to </w:t>
      </w:r>
      <w:r w:rsidR="008505DE">
        <w:rPr>
          <w:rFonts w:cs="Calibri"/>
        </w:rPr>
        <w:t xml:space="preserve">his </w:t>
      </w:r>
      <w:r>
        <w:rPr>
          <w:rFonts w:cs="Calibri"/>
        </w:rPr>
        <w:t>dice pool for adding details to</w:t>
      </w:r>
      <w:r w:rsidR="008505DE">
        <w:rPr>
          <w:rFonts w:cs="Calibri"/>
        </w:rPr>
        <w:t xml:space="preserve"> his</w:t>
      </w:r>
      <w:r>
        <w:rPr>
          <w:rFonts w:cs="Calibri"/>
        </w:rPr>
        <w:t xml:space="preserve"> combat descriptions, no matter how many more cool details </w:t>
      </w:r>
      <w:r w:rsidR="008505DE">
        <w:rPr>
          <w:rFonts w:cs="Calibri"/>
        </w:rPr>
        <w:t xml:space="preserve">he </w:t>
      </w:r>
      <w:r>
        <w:rPr>
          <w:rFonts w:cs="Calibri"/>
        </w:rPr>
        <w:t>tr</w:t>
      </w:r>
      <w:r w:rsidR="008505DE">
        <w:rPr>
          <w:rFonts w:cs="Calibri"/>
        </w:rPr>
        <w:t>ies</w:t>
      </w:r>
      <w:r>
        <w:rPr>
          <w:rFonts w:cs="Calibri"/>
        </w:rPr>
        <w:t xml:space="preserve"> to add. In contrast</w:t>
      </w:r>
      <w:r w:rsidR="008505DE">
        <w:rPr>
          <w:rFonts w:cs="Calibri"/>
        </w:rPr>
        <w:t>,</w:t>
      </w:r>
      <w:r>
        <w:rPr>
          <w:rFonts w:cs="Calibri"/>
        </w:rPr>
        <w:t xml:space="preserve"> a character with a level 5 skill can get a maximum of 5 additional dice to the dice pool for each detail in</w:t>
      </w:r>
      <w:r w:rsidR="008505DE">
        <w:rPr>
          <w:rFonts w:cs="Calibri"/>
        </w:rPr>
        <w:t xml:space="preserve"> her</w:t>
      </w:r>
      <w:r>
        <w:rPr>
          <w:rFonts w:cs="Calibri"/>
        </w:rPr>
        <w:t xml:space="preserve"> combat description. After the players have finished describing what they plan to do</w:t>
      </w:r>
      <w:r w:rsidR="005F4FA7">
        <w:rPr>
          <w:rFonts w:cs="Calibri"/>
        </w:rPr>
        <w:t>,</w:t>
      </w:r>
      <w:r>
        <w:rPr>
          <w:rFonts w:cs="Calibri"/>
        </w:rPr>
        <w:t xml:space="preserve"> the GM gives the players their dice pool bonuses for combat details.</w:t>
      </w:r>
      <w:r w:rsidR="00E03E40">
        <w:rPr>
          <w:rFonts w:cs="Calibri"/>
        </w:rPr>
        <w:t xml:space="preserve"> By the end of the description phase the GM tells the players how many detail dice they get, how difficult their task roll is</w:t>
      </w:r>
      <w:r w:rsidR="00EE2634">
        <w:rPr>
          <w:rFonts w:cs="Calibri"/>
        </w:rPr>
        <w:t>, what damage they will be inflicting with a successful strike</w:t>
      </w:r>
      <w:r w:rsidR="00E03E40">
        <w:rPr>
          <w:rFonts w:cs="Calibri"/>
        </w:rPr>
        <w:t xml:space="preserve">, and the players state how many dice they are withholding to reduce damage. Withholding dice to reduce damage is explained below. </w:t>
      </w:r>
      <w:r>
        <w:rPr>
          <w:rFonts w:cs="Calibri"/>
        </w:rPr>
        <w:t>Now the player</w:t>
      </w:r>
      <w:r w:rsidR="008505DE">
        <w:rPr>
          <w:rFonts w:cs="Calibri"/>
        </w:rPr>
        <w:t>s</w:t>
      </w:r>
      <w:r>
        <w:rPr>
          <w:rFonts w:cs="Calibri"/>
        </w:rPr>
        <w:t xml:space="preserve"> roll to resolve their actions using their </w:t>
      </w:r>
      <w:r w:rsidR="00E03E40">
        <w:rPr>
          <w:rFonts w:cs="Calibri"/>
        </w:rPr>
        <w:t xml:space="preserve">new </w:t>
      </w:r>
      <w:r>
        <w:rPr>
          <w:rFonts w:cs="Calibri"/>
        </w:rPr>
        <w:t xml:space="preserve">adjusted dice pool. </w:t>
      </w:r>
    </w:p>
    <w:p w:rsidR="00D56CA6" w:rsidRDefault="00D56CA6" w:rsidP="00D56CA6">
      <w:pPr>
        <w:pStyle w:val="Matrix"/>
        <w:rPr>
          <w:rFonts w:cs="Calibri"/>
        </w:rPr>
      </w:pPr>
      <w:r>
        <w:rPr>
          <w:rFonts w:cs="Calibri"/>
        </w:rPr>
        <w:t>This game assumes that characters are attacking and defending during the combat. Sometimes characters are surprised. To surprise the characters</w:t>
      </w:r>
      <w:r w:rsidR="008505DE">
        <w:rPr>
          <w:rFonts w:cs="Calibri"/>
        </w:rPr>
        <w:t>,</w:t>
      </w:r>
      <w:r>
        <w:rPr>
          <w:rFonts w:cs="Calibri"/>
        </w:rPr>
        <w:t xml:space="preserve"> GM and players roll </w:t>
      </w:r>
      <w:r w:rsidRPr="00D725C2">
        <w:rPr>
          <w:rFonts w:cs="Calibri"/>
          <w:i/>
        </w:rPr>
        <w:t>Perception + Focus/Common Sense</w:t>
      </w:r>
      <w:r>
        <w:rPr>
          <w:rFonts w:cs="Calibri"/>
        </w:rPr>
        <w:t xml:space="preserve">. Whichever character has more successes surprises the other, </w:t>
      </w:r>
      <w:r w:rsidR="008F10BB">
        <w:rPr>
          <w:rFonts w:cs="Calibri"/>
        </w:rPr>
        <w:t xml:space="preserve">and </w:t>
      </w:r>
      <w:r>
        <w:rPr>
          <w:rFonts w:cs="Calibri"/>
        </w:rPr>
        <w:t>ties fail to surprise anyone. If there is an ambush and the characters don’t have Perception</w:t>
      </w:r>
      <w:r w:rsidR="008F10BB">
        <w:rPr>
          <w:rFonts w:cs="Calibri"/>
        </w:rPr>
        <w:t>,</w:t>
      </w:r>
      <w:r>
        <w:rPr>
          <w:rFonts w:cs="Calibri"/>
        </w:rPr>
        <w:t xml:space="preserve"> then they can default to an attribute, but that roll uses the attribute only. When a character is surprised</w:t>
      </w:r>
      <w:r w:rsidR="008F10BB">
        <w:rPr>
          <w:rFonts w:cs="Calibri"/>
        </w:rPr>
        <w:t>,</w:t>
      </w:r>
      <w:r>
        <w:rPr>
          <w:rFonts w:cs="Calibri"/>
        </w:rPr>
        <w:t xml:space="preserve"> </w:t>
      </w:r>
      <w:r w:rsidR="008F10BB">
        <w:rPr>
          <w:rFonts w:cs="Calibri"/>
        </w:rPr>
        <w:t xml:space="preserve">he </w:t>
      </w:r>
      <w:r>
        <w:rPr>
          <w:rFonts w:cs="Calibri"/>
        </w:rPr>
        <w:t>only get</w:t>
      </w:r>
      <w:r w:rsidR="008F10BB">
        <w:rPr>
          <w:rFonts w:cs="Calibri"/>
        </w:rPr>
        <w:t>s</w:t>
      </w:r>
      <w:r>
        <w:rPr>
          <w:rFonts w:cs="Calibri"/>
        </w:rPr>
        <w:t xml:space="preserve"> to roll half </w:t>
      </w:r>
      <w:r w:rsidR="008F10BB">
        <w:rPr>
          <w:rFonts w:cs="Calibri"/>
        </w:rPr>
        <w:t xml:space="preserve">of his </w:t>
      </w:r>
      <w:r>
        <w:rPr>
          <w:rFonts w:cs="Calibri"/>
        </w:rPr>
        <w:t xml:space="preserve">dice to do anything that combat (round down). </w:t>
      </w:r>
    </w:p>
    <w:p w:rsidR="00D56CA6" w:rsidRDefault="00D56CA6" w:rsidP="00D56CA6">
      <w:pPr>
        <w:pStyle w:val="Matrix"/>
        <w:rPr>
          <w:rFonts w:cs="Calibri"/>
        </w:rPr>
      </w:pPr>
      <w:r>
        <w:rPr>
          <w:rFonts w:cs="Calibri"/>
        </w:rPr>
        <w:t xml:space="preserve">When </w:t>
      </w:r>
      <w:r>
        <w:rPr>
          <w:rFonts w:cs="Calibri"/>
          <w:i/>
        </w:rPr>
        <w:t xml:space="preserve">resolving </w:t>
      </w:r>
      <w:r>
        <w:rPr>
          <w:rFonts w:cs="Calibri"/>
        </w:rPr>
        <w:t>combat t</w:t>
      </w:r>
      <w:r w:rsidRPr="005F484E">
        <w:rPr>
          <w:rFonts w:cs="Calibri"/>
        </w:rPr>
        <w:t>here are two types of opponents</w:t>
      </w:r>
      <w:r>
        <w:rPr>
          <w:rFonts w:cs="Calibri"/>
        </w:rPr>
        <w:t xml:space="preserve"> the players will face. Either the opponent is a thug</w:t>
      </w:r>
      <w:r w:rsidRPr="005F484E">
        <w:rPr>
          <w:rFonts w:cs="Calibri"/>
        </w:rPr>
        <w:t xml:space="preserve"> </w:t>
      </w:r>
      <w:r>
        <w:rPr>
          <w:rFonts w:cs="Calibri"/>
        </w:rPr>
        <w:t>or a</w:t>
      </w:r>
      <w:r w:rsidRPr="005F484E">
        <w:rPr>
          <w:rFonts w:cs="Calibri"/>
        </w:rPr>
        <w:t xml:space="preserve"> nemes</w:t>
      </w:r>
      <w:r>
        <w:rPr>
          <w:rFonts w:cs="Calibri"/>
        </w:rPr>
        <w:t>i</w:t>
      </w:r>
      <w:r w:rsidRPr="005F484E">
        <w:rPr>
          <w:rFonts w:cs="Calibri"/>
        </w:rPr>
        <w:t>s</w:t>
      </w:r>
      <w:r>
        <w:rPr>
          <w:rFonts w:cs="Calibri"/>
        </w:rPr>
        <w:t xml:space="preserve">.  When </w:t>
      </w:r>
      <w:r w:rsidRPr="00B77753">
        <w:rPr>
          <w:rFonts w:cs="Calibri"/>
          <w:i/>
        </w:rPr>
        <w:t>resolving</w:t>
      </w:r>
      <w:r>
        <w:rPr>
          <w:rFonts w:cs="Calibri"/>
        </w:rPr>
        <w:t xml:space="preserve"> combat against a </w:t>
      </w:r>
      <w:r w:rsidRPr="007716B4">
        <w:rPr>
          <w:rFonts w:cs="Calibri"/>
          <w:i/>
        </w:rPr>
        <w:t>thug</w:t>
      </w:r>
      <w:r>
        <w:rPr>
          <w:rFonts w:cs="Calibri"/>
        </w:rPr>
        <w:t>,</w:t>
      </w:r>
      <w:r w:rsidRPr="005F484E">
        <w:rPr>
          <w:rFonts w:cs="Calibri"/>
        </w:rPr>
        <w:t xml:space="preserve"> players only need to get one combat success to take </w:t>
      </w:r>
      <w:r w:rsidR="008F10BB">
        <w:rPr>
          <w:rFonts w:cs="Calibri"/>
        </w:rPr>
        <w:t>the opponent</w:t>
      </w:r>
      <w:r w:rsidR="008F10BB" w:rsidRPr="005F484E">
        <w:rPr>
          <w:rFonts w:cs="Calibri"/>
        </w:rPr>
        <w:t xml:space="preserve"> </w:t>
      </w:r>
      <w:r w:rsidRPr="005F484E">
        <w:rPr>
          <w:rFonts w:cs="Calibri"/>
        </w:rPr>
        <w:t xml:space="preserve">out. The thugs don’t get to roll dice for combat. Thugs, as a total, get a </w:t>
      </w:r>
      <w:r w:rsidRPr="007716B4">
        <w:rPr>
          <w:rFonts w:cs="Calibri"/>
        </w:rPr>
        <w:t xml:space="preserve">“threat rating” </w:t>
      </w:r>
      <w:r w:rsidRPr="005F484E">
        <w:rPr>
          <w:rFonts w:cs="Calibri"/>
        </w:rPr>
        <w:t>which works the same as threshold</w:t>
      </w:r>
      <w:r w:rsidRPr="005F484E">
        <w:rPr>
          <w:rFonts w:cs="Calibri"/>
          <w:i/>
        </w:rPr>
        <w:t>.</w:t>
      </w:r>
      <w:r w:rsidRPr="005F484E">
        <w:rPr>
          <w:rFonts w:cs="Calibri"/>
        </w:rPr>
        <w:t xml:space="preserve"> </w:t>
      </w:r>
      <w:r w:rsidRPr="00714D5D">
        <w:rPr>
          <w:rFonts w:cs="Calibri"/>
          <w:i/>
        </w:rPr>
        <w:t>Threat rating</w:t>
      </w:r>
      <w:r w:rsidRPr="005F484E">
        <w:rPr>
          <w:rFonts w:cs="Calibri"/>
        </w:rPr>
        <w:t xml:space="preserve"> is how many success</w:t>
      </w:r>
      <w:r>
        <w:rPr>
          <w:rFonts w:cs="Calibri"/>
        </w:rPr>
        <w:t>es</w:t>
      </w:r>
      <w:r w:rsidRPr="005F484E">
        <w:rPr>
          <w:rFonts w:cs="Calibri"/>
        </w:rPr>
        <w:t xml:space="preserve"> a character needs to defeat </w:t>
      </w:r>
      <w:r>
        <w:rPr>
          <w:rFonts w:cs="Calibri"/>
        </w:rPr>
        <w:t xml:space="preserve">all of </w:t>
      </w:r>
      <w:r w:rsidRPr="005F484E">
        <w:rPr>
          <w:rFonts w:cs="Calibri"/>
        </w:rPr>
        <w:t>the thugs.</w:t>
      </w:r>
      <w:r>
        <w:rPr>
          <w:rFonts w:cs="Calibri"/>
        </w:rPr>
        <w:t xml:space="preserve"> This is a cumulative tota</w:t>
      </w:r>
      <w:r w:rsidR="008F10BB">
        <w:rPr>
          <w:rFonts w:cs="Calibri"/>
        </w:rPr>
        <w:t>l—o</w:t>
      </w:r>
      <w:r>
        <w:rPr>
          <w:rFonts w:cs="Calibri"/>
        </w:rPr>
        <w:t xml:space="preserve">nce </w:t>
      </w:r>
      <w:r w:rsidR="008F10BB">
        <w:rPr>
          <w:rFonts w:cs="Calibri"/>
        </w:rPr>
        <w:t xml:space="preserve">the </w:t>
      </w:r>
      <w:r w:rsidRPr="007716B4">
        <w:rPr>
          <w:rFonts w:cs="Calibri"/>
        </w:rPr>
        <w:t>threat rating</w:t>
      </w:r>
      <w:r>
        <w:rPr>
          <w:rFonts w:cs="Calibri"/>
        </w:rPr>
        <w:t xml:space="preserve"> is reduced to zero</w:t>
      </w:r>
      <w:r w:rsidR="008F10BB">
        <w:rPr>
          <w:rFonts w:cs="Calibri"/>
        </w:rPr>
        <w:t>,</w:t>
      </w:r>
      <w:r>
        <w:rPr>
          <w:rFonts w:cs="Calibri"/>
        </w:rPr>
        <w:t xml:space="preserve"> the combat is over. If players don’t score any successes, or if they are surprised, then they suffer damage from the thugs this combat turn.</w:t>
      </w:r>
      <w:r w:rsidRPr="006651A3">
        <w:rPr>
          <w:rFonts w:cs="Calibri"/>
        </w:rPr>
        <w:t xml:space="preserve"> It is assumed that the thugs hit the heroes at least once a round.</w:t>
      </w:r>
      <w:r>
        <w:rPr>
          <w:rFonts w:cs="Calibri"/>
        </w:rPr>
        <w:t xml:space="preserve"> Damage from a thug combat is the same for every thug in that battle.</w:t>
      </w:r>
      <w:r w:rsidR="007D0DF8">
        <w:rPr>
          <w:rFonts w:cs="Calibri"/>
        </w:rPr>
        <w:t xml:space="preserve"> If multiple thugs strike a character in the same turn the damage is not cumulative.</w:t>
      </w:r>
      <w:r>
        <w:rPr>
          <w:rFonts w:cs="Calibri"/>
        </w:rPr>
        <w:t xml:space="preserve">  </w:t>
      </w:r>
      <w:r w:rsidRPr="002979CE">
        <w:rPr>
          <w:rFonts w:cs="Calibri"/>
          <w:color w:val="FF0000"/>
        </w:rPr>
        <w:t>[</w:t>
      </w:r>
      <w:r>
        <w:rPr>
          <w:rFonts w:cs="Calibri"/>
          <w:color w:val="FF0000"/>
        </w:rPr>
        <w:t>For example</w:t>
      </w:r>
      <w:r w:rsidR="008F10BB">
        <w:rPr>
          <w:rFonts w:cs="Calibri"/>
          <w:color w:val="FF0000"/>
        </w:rPr>
        <w:t>,</w:t>
      </w:r>
      <w:r>
        <w:rPr>
          <w:rFonts w:cs="Calibri"/>
          <w:color w:val="FF0000"/>
        </w:rPr>
        <w:t xml:space="preserve"> say a</w:t>
      </w:r>
      <w:r w:rsidRPr="002979CE">
        <w:rPr>
          <w:rFonts w:cs="Calibri"/>
          <w:color w:val="FF0000"/>
        </w:rPr>
        <w:t xml:space="preserve"> group</w:t>
      </w:r>
      <w:r>
        <w:rPr>
          <w:rFonts w:cs="Calibri"/>
          <w:color w:val="FF0000"/>
        </w:rPr>
        <w:t xml:space="preserve"> of PCs</w:t>
      </w:r>
      <w:r w:rsidRPr="002979CE">
        <w:rPr>
          <w:rFonts w:cs="Calibri"/>
          <w:color w:val="FF0000"/>
        </w:rPr>
        <w:t xml:space="preserve"> were fighting a threat rating 20 </w:t>
      </w:r>
      <w:r>
        <w:rPr>
          <w:rFonts w:cs="Calibri"/>
          <w:color w:val="FF0000"/>
        </w:rPr>
        <w:t>combat. Thug damage for this combat is a light wound</w:t>
      </w:r>
      <w:r w:rsidRPr="002979CE">
        <w:rPr>
          <w:rFonts w:cs="Calibri"/>
          <w:color w:val="FF0000"/>
        </w:rPr>
        <w:t xml:space="preserve">. </w:t>
      </w:r>
      <w:r>
        <w:rPr>
          <w:rFonts w:cs="Calibri"/>
          <w:color w:val="FF0000"/>
        </w:rPr>
        <w:t>That means w</w:t>
      </w:r>
      <w:r w:rsidRPr="002979CE">
        <w:rPr>
          <w:rFonts w:cs="Calibri"/>
          <w:color w:val="FF0000"/>
        </w:rPr>
        <w:t xml:space="preserve">hen the </w:t>
      </w:r>
      <w:r>
        <w:rPr>
          <w:rFonts w:cs="Calibri"/>
          <w:color w:val="FF0000"/>
        </w:rPr>
        <w:t>t</w:t>
      </w:r>
      <w:r w:rsidRPr="002979CE">
        <w:rPr>
          <w:rFonts w:cs="Calibri"/>
          <w:color w:val="FF0000"/>
        </w:rPr>
        <w:t>hugs do damage</w:t>
      </w:r>
      <w:r w:rsidR="008F10BB">
        <w:rPr>
          <w:rFonts w:cs="Calibri"/>
          <w:color w:val="FF0000"/>
        </w:rPr>
        <w:t>,</w:t>
      </w:r>
      <w:r w:rsidRPr="002979CE">
        <w:rPr>
          <w:rFonts w:cs="Calibri"/>
          <w:color w:val="FF0000"/>
        </w:rPr>
        <w:t xml:space="preserve"> they </w:t>
      </w:r>
      <w:r>
        <w:rPr>
          <w:rFonts w:cs="Calibri"/>
          <w:color w:val="FF0000"/>
        </w:rPr>
        <w:t xml:space="preserve">will inflict a </w:t>
      </w:r>
      <w:r w:rsidR="00E03E40">
        <w:rPr>
          <w:rFonts w:cs="Calibri"/>
          <w:color w:val="FF0000"/>
        </w:rPr>
        <w:t>l</w:t>
      </w:r>
      <w:r>
        <w:rPr>
          <w:rFonts w:cs="Calibri"/>
          <w:color w:val="FF0000"/>
        </w:rPr>
        <w:t xml:space="preserve">ight </w:t>
      </w:r>
      <w:r w:rsidR="001A4E7D">
        <w:rPr>
          <w:rFonts w:cs="Calibri"/>
          <w:color w:val="FF0000"/>
        </w:rPr>
        <w:t>w</w:t>
      </w:r>
      <w:r>
        <w:rPr>
          <w:rFonts w:cs="Calibri"/>
          <w:color w:val="FF0000"/>
        </w:rPr>
        <w:t>ound level. All thugs can only damage the character for a light wound no matter what the threat rating is.</w:t>
      </w:r>
      <w:r w:rsidRPr="002979CE">
        <w:rPr>
          <w:rFonts w:cs="Calibri"/>
          <w:color w:val="FF0000"/>
        </w:rPr>
        <w:t>]</w:t>
      </w:r>
      <w:r>
        <w:rPr>
          <w:rFonts w:cs="Calibri"/>
          <w:color w:val="FF0000"/>
        </w:rPr>
        <w:t xml:space="preserve"> </w:t>
      </w:r>
      <w:r>
        <w:rPr>
          <w:rFonts w:cs="Calibri"/>
        </w:rPr>
        <w:t>A player can reduce damage from thugs automatically</w:t>
      </w:r>
      <w:r w:rsidR="00E03E40">
        <w:rPr>
          <w:rFonts w:cs="Calibri"/>
        </w:rPr>
        <w:t>,</w:t>
      </w:r>
      <w:r>
        <w:rPr>
          <w:rFonts w:cs="Calibri"/>
        </w:rPr>
        <w:t xml:space="preserve"> </w:t>
      </w:r>
      <w:r w:rsidR="00E03E40">
        <w:rPr>
          <w:rFonts w:cs="Calibri"/>
        </w:rPr>
        <w:t>during description phase players declare how many dice they are removing</w:t>
      </w:r>
      <w:r>
        <w:rPr>
          <w:rFonts w:cs="Calibri"/>
        </w:rPr>
        <w:t xml:space="preserve"> from their roll. This represents the character blocking or defending against the attack in some way. </w:t>
      </w:r>
      <w:r w:rsidR="007E7DDB">
        <w:rPr>
          <w:rFonts w:cs="Calibri"/>
        </w:rPr>
        <w:t>E</w:t>
      </w:r>
      <w:r>
        <w:rPr>
          <w:rFonts w:cs="Calibri"/>
        </w:rPr>
        <w:t>very 2 dice removed from the character</w:t>
      </w:r>
      <w:r w:rsidR="007E7DDB">
        <w:rPr>
          <w:rFonts w:cs="Calibri"/>
        </w:rPr>
        <w:t>’</w:t>
      </w:r>
      <w:r>
        <w:rPr>
          <w:rFonts w:cs="Calibri"/>
        </w:rPr>
        <w:t xml:space="preserve">s dice pool, before </w:t>
      </w:r>
      <w:r w:rsidR="008F10BB">
        <w:rPr>
          <w:rFonts w:cs="Calibri"/>
        </w:rPr>
        <w:t xml:space="preserve">he </w:t>
      </w:r>
      <w:r>
        <w:rPr>
          <w:rFonts w:cs="Calibri"/>
        </w:rPr>
        <w:t>roll</w:t>
      </w:r>
      <w:r w:rsidR="008F10BB">
        <w:rPr>
          <w:rFonts w:cs="Calibri"/>
        </w:rPr>
        <w:t>s</w:t>
      </w:r>
      <w:r>
        <w:rPr>
          <w:rFonts w:cs="Calibri"/>
        </w:rPr>
        <w:t>, will reduce thug damage by 1 wound level</w:t>
      </w:r>
      <w:r w:rsidRPr="00FD79EC">
        <w:rPr>
          <w:rFonts w:cs="Calibri"/>
        </w:rPr>
        <w:t xml:space="preserve">. </w:t>
      </w:r>
      <w:r w:rsidRPr="00FD79EC">
        <w:rPr>
          <w:rFonts w:cs="Calibri"/>
          <w:color w:val="FF0000"/>
        </w:rPr>
        <w:t>[For example</w:t>
      </w:r>
      <w:r w:rsidR="008F10BB">
        <w:rPr>
          <w:rFonts w:cs="Calibri"/>
          <w:color w:val="FF0000"/>
        </w:rPr>
        <w:t>,</w:t>
      </w:r>
      <w:r w:rsidRPr="00FD79EC">
        <w:rPr>
          <w:rFonts w:cs="Calibri"/>
          <w:color w:val="FF0000"/>
        </w:rPr>
        <w:t xml:space="preserve"> </w:t>
      </w:r>
      <w:r>
        <w:rPr>
          <w:rFonts w:cs="Calibri"/>
          <w:color w:val="FF0000"/>
        </w:rPr>
        <w:t>Nee</w:t>
      </w:r>
      <w:r w:rsidRPr="00FD79EC">
        <w:rPr>
          <w:rFonts w:cs="Calibri"/>
          <w:color w:val="FF0000"/>
        </w:rPr>
        <w:t xml:space="preserve"> is </w:t>
      </w:r>
      <w:r>
        <w:rPr>
          <w:rFonts w:cs="Calibri"/>
          <w:color w:val="FF0000"/>
        </w:rPr>
        <w:lastRenderedPageBreak/>
        <w:t>battling against</w:t>
      </w:r>
      <w:r w:rsidRPr="00FD79EC">
        <w:rPr>
          <w:rFonts w:cs="Calibri"/>
          <w:color w:val="FF0000"/>
        </w:rPr>
        <w:t xml:space="preserve"> thugs </w:t>
      </w:r>
      <w:r>
        <w:rPr>
          <w:rFonts w:cs="Calibri"/>
          <w:color w:val="FF0000"/>
        </w:rPr>
        <w:t xml:space="preserve">who deal </w:t>
      </w:r>
      <w:r w:rsidR="001A4E7D">
        <w:rPr>
          <w:rFonts w:cs="Calibri"/>
          <w:color w:val="FF0000"/>
        </w:rPr>
        <w:t>s</w:t>
      </w:r>
      <w:r w:rsidRPr="00FD79EC">
        <w:rPr>
          <w:rFonts w:cs="Calibri"/>
          <w:color w:val="FF0000"/>
        </w:rPr>
        <w:t xml:space="preserve">erious damage every time they hit. </w:t>
      </w:r>
      <w:r>
        <w:rPr>
          <w:rFonts w:cs="Calibri"/>
          <w:color w:val="FF0000"/>
        </w:rPr>
        <w:t>If Nee withholds 3 of his dice from the task</w:t>
      </w:r>
      <w:r w:rsidRPr="00FD79EC">
        <w:rPr>
          <w:rFonts w:cs="Calibri"/>
          <w:color w:val="FF0000"/>
        </w:rPr>
        <w:t xml:space="preserve"> roll</w:t>
      </w:r>
      <w:r w:rsidR="008F10BB">
        <w:rPr>
          <w:rFonts w:cs="Calibri"/>
          <w:color w:val="FF0000"/>
        </w:rPr>
        <w:t>,</w:t>
      </w:r>
      <w:r>
        <w:rPr>
          <w:rFonts w:cs="Calibri"/>
          <w:color w:val="FF0000"/>
        </w:rPr>
        <w:t xml:space="preserve"> then Nee will </w:t>
      </w:r>
      <w:r w:rsidRPr="00FD79EC">
        <w:rPr>
          <w:rFonts w:cs="Calibri"/>
          <w:color w:val="FF0000"/>
        </w:rPr>
        <w:t xml:space="preserve">reduce </w:t>
      </w:r>
      <w:r>
        <w:rPr>
          <w:rFonts w:cs="Calibri"/>
          <w:color w:val="FF0000"/>
        </w:rPr>
        <w:t>the thugs</w:t>
      </w:r>
      <w:r w:rsidR="008F10BB">
        <w:rPr>
          <w:rFonts w:cs="Calibri"/>
          <w:color w:val="FF0000"/>
        </w:rPr>
        <w:t>’</w:t>
      </w:r>
      <w:r w:rsidRPr="00FD79EC">
        <w:rPr>
          <w:rFonts w:cs="Calibri"/>
          <w:color w:val="FF0000"/>
        </w:rPr>
        <w:t xml:space="preserve"> damage</w:t>
      </w:r>
      <w:r>
        <w:rPr>
          <w:rFonts w:cs="Calibri"/>
          <w:color w:val="FF0000"/>
        </w:rPr>
        <w:t xml:space="preserve"> to </w:t>
      </w:r>
      <w:r w:rsidRPr="00FD79EC">
        <w:rPr>
          <w:rFonts w:cs="Calibri"/>
          <w:color w:val="FF0000"/>
        </w:rPr>
        <w:t>nothing.]</w:t>
      </w:r>
      <w:r w:rsidRPr="00FD79EC">
        <w:rPr>
          <w:rFonts w:cs="Calibri"/>
        </w:rPr>
        <w:t xml:space="preserve"> </w:t>
      </w:r>
      <w:r w:rsidR="00EE2634">
        <w:rPr>
          <w:rFonts w:cs="Calibri"/>
        </w:rPr>
        <w:t xml:space="preserve"> </w:t>
      </w:r>
    </w:p>
    <w:p w:rsidR="00D56CA6" w:rsidRDefault="00EE27B1" w:rsidP="00D56CA6">
      <w:pPr>
        <w:pStyle w:val="Matrix"/>
        <w:rPr>
          <w:rFonts w:cs="Calibri"/>
        </w:rPr>
      </w:pPr>
      <w:r w:rsidRPr="00EE27B1">
        <w:rPr>
          <w:rFonts w:cs="Calibri"/>
          <w:szCs w:val="24"/>
          <w:rPrChange w:id="112" w:author="Tre" w:date="2012-11-19T08:58:00Z">
            <w:rPr>
              <w:rFonts w:cs="Calibri"/>
              <w:color w:val="0000FF"/>
              <w:u w:val="single"/>
            </w:rPr>
          </w:rPrChange>
        </w:rPr>
        <w:t xml:space="preserve">The second type of opponent is a </w:t>
      </w:r>
      <w:r w:rsidRPr="00EE27B1">
        <w:rPr>
          <w:rFonts w:cs="Calibri"/>
          <w:i/>
          <w:szCs w:val="24"/>
          <w:rPrChange w:id="113" w:author="Tre" w:date="2012-11-19T08:58:00Z">
            <w:rPr>
              <w:rFonts w:cs="Calibri"/>
              <w:i/>
              <w:color w:val="0000FF"/>
              <w:u w:val="single"/>
            </w:rPr>
          </w:rPrChange>
        </w:rPr>
        <w:t>Nemesis</w:t>
      </w:r>
      <w:r w:rsidRPr="00EE27B1">
        <w:rPr>
          <w:rFonts w:cs="Calibri"/>
          <w:szCs w:val="24"/>
          <w:rPrChange w:id="114" w:author="Tre" w:date="2012-11-19T08:58:00Z">
            <w:rPr>
              <w:rFonts w:cs="Calibri"/>
              <w:color w:val="0000FF"/>
              <w:u w:val="single"/>
            </w:rPr>
          </w:rPrChange>
        </w:rPr>
        <w:t xml:space="preserve">. It takes more than one hit to knock down this video game boss. All combat against Nemeses is </w:t>
      </w:r>
      <w:r w:rsidRPr="00EE27B1">
        <w:rPr>
          <w:rFonts w:asciiTheme="minorHAnsi" w:hAnsiTheme="minorHAnsi" w:cs="Calibri"/>
          <w:i/>
          <w:szCs w:val="24"/>
          <w:rPrChange w:id="115" w:author="Tre" w:date="2012-11-19T08:58:00Z">
            <w:rPr>
              <w:rFonts w:asciiTheme="minorHAnsi" w:hAnsiTheme="minorHAnsi" w:cs="Calibri"/>
              <w:i/>
              <w:color w:val="0000FF"/>
              <w:sz w:val="20"/>
              <w:u w:val="single"/>
            </w:rPr>
          </w:rPrChange>
        </w:rPr>
        <w:t>mano a mano</w:t>
      </w:r>
      <w:r w:rsidRPr="00EE27B1">
        <w:rPr>
          <w:rFonts w:cs="Calibri"/>
          <w:szCs w:val="24"/>
          <w:rPrChange w:id="116" w:author="Tre" w:date="2012-11-19T08:58:00Z">
            <w:rPr>
              <w:rFonts w:cs="Calibri"/>
              <w:color w:val="0000FF"/>
              <w:u w:val="single"/>
            </w:rPr>
          </w:rPrChange>
        </w:rPr>
        <w:t>. If two or more characters gang up on a Nemesis, the characters will need to take turns trading blows with the Nemesis. Each character completes both their description and resolution phases. When in combat with multiple characters, the Nemesis must split its dice pool equally amongst its opponents. So if there are 2 people fighting the same Nemesis “Bob,” then Bob must split his 8 dice to make 2 attacks. Nemeses have a dice pool and get to roll dice in combat, unlike thugs. Whichever combatant has more successes damages the other. Characters</w:t>
      </w:r>
      <w:r w:rsidR="00D56CA6">
        <w:rPr>
          <w:rFonts w:cs="Calibri"/>
        </w:rPr>
        <w:t xml:space="preserve"> can remove a die from their dice pool </w:t>
      </w:r>
      <w:del w:id="117" w:author="Tre" w:date="2012-11-19T08:58:00Z">
        <w:r w:rsidR="00EE2634" w:rsidDel="00F50258">
          <w:rPr>
            <w:rFonts w:cs="Calibri"/>
          </w:rPr>
          <w:delText xml:space="preserve"> </w:delText>
        </w:r>
      </w:del>
      <w:r w:rsidR="00EE2634">
        <w:rPr>
          <w:rFonts w:cs="Calibri"/>
        </w:rPr>
        <w:t>as they do with thugs. Since a nemesis is a special opponent they can remove dice from their rolls like the players do</w:t>
      </w:r>
      <w:r w:rsidR="00D56CA6">
        <w:rPr>
          <w:rFonts w:cs="Calibri"/>
        </w:rPr>
        <w:t xml:space="preserve">. </w:t>
      </w:r>
      <w:r w:rsidR="00EE2634">
        <w:rPr>
          <w:rFonts w:cs="Calibri"/>
        </w:rPr>
        <w:t xml:space="preserve">When trying to defend against multiple opponents any dice removed count towards all damage taken that round. </w:t>
      </w:r>
      <w:r w:rsidR="00EE2634" w:rsidRPr="00D90014">
        <w:rPr>
          <w:rFonts w:cs="Calibri"/>
          <w:color w:val="FF0000"/>
        </w:rPr>
        <w:t>So for example if a nemesis takes a light wound each from two players, but only withheld enough dice for a light wound. Then that nemesis will take a light wound from the second players since they could only resist a light wound total this combat.</w:t>
      </w:r>
      <w:r w:rsidR="00EE2634">
        <w:rPr>
          <w:rFonts w:cs="Calibri"/>
        </w:rPr>
        <w:t xml:space="preserve"> </w:t>
      </w:r>
      <w:r w:rsidR="00D56CA6">
        <w:rPr>
          <w:rFonts w:cs="Calibri"/>
        </w:rPr>
        <w:t>Removing dice from a character’s dice pool represents that the character is fighting defensively. Nemeses do damage based on the weapon or skill they are using in combat. GM determines damage for Nemeses attack during the description phase.</w:t>
      </w:r>
      <w:r w:rsidR="00EE2634">
        <w:rPr>
          <w:rFonts w:cs="Calibri"/>
        </w:rPr>
        <w:t xml:space="preserve"> </w:t>
      </w:r>
    </w:p>
    <w:p w:rsidR="00D56CA6" w:rsidRDefault="00D56CA6" w:rsidP="00D56CA6">
      <w:pPr>
        <w:pStyle w:val="Matrix"/>
        <w:rPr>
          <w:rFonts w:cs="Calibri"/>
        </w:rPr>
      </w:pPr>
      <w:r>
        <w:rPr>
          <w:rFonts w:cs="Calibri"/>
        </w:rPr>
        <w:t>Combat works best if everyone talks about what they expect from the game. For some players</w:t>
      </w:r>
      <w:r w:rsidR="000437C5">
        <w:rPr>
          <w:rFonts w:cs="Calibri"/>
        </w:rPr>
        <w:t>,</w:t>
      </w:r>
      <w:r>
        <w:rPr>
          <w:rFonts w:cs="Calibri"/>
        </w:rPr>
        <w:t xml:space="preserve"> the </w:t>
      </w:r>
      <w:r w:rsidR="00B65C3D">
        <w:rPr>
          <w:rFonts w:cs="Calibri"/>
        </w:rPr>
        <w:t>gamemaster</w:t>
      </w:r>
      <w:r>
        <w:rPr>
          <w:rFonts w:cs="Calibri"/>
        </w:rPr>
        <w:t xml:space="preserve"> might leave gaping holes in her description. Instead of players getting down on the </w:t>
      </w:r>
      <w:r w:rsidR="00B65C3D">
        <w:rPr>
          <w:rFonts w:cs="Calibri"/>
        </w:rPr>
        <w:t>gamemaster</w:t>
      </w:r>
      <w:r>
        <w:rPr>
          <w:rFonts w:cs="Calibri"/>
        </w:rPr>
        <w:t xml:space="preserve"> for leaving out details, the player should use that hole as an opportunity to describe what </w:t>
      </w:r>
      <w:r w:rsidR="000437C5">
        <w:rPr>
          <w:rFonts w:cs="Calibri"/>
        </w:rPr>
        <w:t xml:space="preserve">he </w:t>
      </w:r>
      <w:r>
        <w:rPr>
          <w:rFonts w:cs="Calibri"/>
        </w:rPr>
        <w:t>feel</w:t>
      </w:r>
      <w:r w:rsidR="000437C5">
        <w:rPr>
          <w:rFonts w:cs="Calibri"/>
        </w:rPr>
        <w:t>s</w:t>
      </w:r>
      <w:r>
        <w:rPr>
          <w:rFonts w:cs="Calibri"/>
        </w:rPr>
        <w:t xml:space="preserve"> is missing. Players should not hijack the storyline, but they also shouldn’t pass on a good action because they didn’t hear exactly what they were waiting to hear from the </w:t>
      </w:r>
      <w:r w:rsidR="00B65C3D">
        <w:rPr>
          <w:rFonts w:cs="Calibri"/>
        </w:rPr>
        <w:t>g</w:t>
      </w:r>
      <w:r>
        <w:rPr>
          <w:rFonts w:cs="Calibri"/>
        </w:rPr>
        <w:t xml:space="preserve">amemaster. Players should also ask the </w:t>
      </w:r>
      <w:r w:rsidR="00B65C3D">
        <w:rPr>
          <w:rFonts w:cs="Calibri"/>
        </w:rPr>
        <w:t>g</w:t>
      </w:r>
      <w:r>
        <w:rPr>
          <w:rFonts w:cs="Calibri"/>
        </w:rPr>
        <w:t>amemaster as many questions as they need to fully envision the action and what is happening in the story.</w:t>
      </w:r>
      <w:r w:rsidR="0050783C">
        <w:rPr>
          <w:rFonts w:cs="Calibri"/>
        </w:rPr>
        <w:t xml:space="preserve"> </w:t>
      </w:r>
      <w:r w:rsidR="001A6640">
        <w:rPr>
          <w:rFonts w:cs="Calibri"/>
        </w:rPr>
        <w:t xml:space="preserve">If there is a conflict during combat resolution, </w:t>
      </w:r>
      <w:r w:rsidR="0050783C">
        <w:rPr>
          <w:rFonts w:cs="Calibri"/>
        </w:rPr>
        <w:t xml:space="preserve">I like </w:t>
      </w:r>
      <w:r w:rsidR="001A6640">
        <w:rPr>
          <w:rFonts w:cs="Calibri"/>
        </w:rPr>
        <w:t>to o</w:t>
      </w:r>
      <w:r w:rsidR="0050783C">
        <w:rPr>
          <w:rFonts w:cs="Calibri"/>
        </w:rPr>
        <w:t>rder</w:t>
      </w:r>
      <w:r w:rsidR="001A6640">
        <w:rPr>
          <w:rFonts w:cs="Calibri"/>
        </w:rPr>
        <w:t xml:space="preserve"> the</w:t>
      </w:r>
      <w:r w:rsidR="0050783C">
        <w:rPr>
          <w:rFonts w:cs="Calibri"/>
        </w:rPr>
        <w:t xml:space="preserve"> description of the combat </w:t>
      </w:r>
      <w:r w:rsidR="001A6640">
        <w:rPr>
          <w:rFonts w:cs="Calibri"/>
        </w:rPr>
        <w:t xml:space="preserve">actions </w:t>
      </w:r>
      <w:r w:rsidR="0050783C">
        <w:rPr>
          <w:rFonts w:cs="Calibri"/>
        </w:rPr>
        <w:t xml:space="preserve">based on the combatant with the most </w:t>
      </w:r>
      <w:r w:rsidR="009868B6">
        <w:rPr>
          <w:rFonts w:cs="Calibri"/>
        </w:rPr>
        <w:t xml:space="preserve">net </w:t>
      </w:r>
      <w:r w:rsidR="0050783C">
        <w:rPr>
          <w:rFonts w:cs="Calibri"/>
        </w:rPr>
        <w:t xml:space="preserve">successes. Combat actions happen simultaneously </w:t>
      </w:r>
      <w:r w:rsidR="009868B6">
        <w:rPr>
          <w:rFonts w:cs="Calibri"/>
        </w:rPr>
        <w:t xml:space="preserve">but </w:t>
      </w:r>
      <w:r w:rsidR="0050783C">
        <w:rPr>
          <w:rFonts w:cs="Calibri"/>
        </w:rPr>
        <w:t xml:space="preserve">the characters with the most </w:t>
      </w:r>
      <w:r w:rsidR="009868B6">
        <w:rPr>
          <w:rFonts w:cs="Calibri"/>
        </w:rPr>
        <w:t xml:space="preserve">net </w:t>
      </w:r>
      <w:r w:rsidR="0050783C">
        <w:rPr>
          <w:rFonts w:cs="Calibri"/>
        </w:rPr>
        <w:t>success have their combat actions described first. Then I describe the rest of the combatants actions based on the next highest amount of combat successes. The first combatant is a combat star. That character looks the best during combat and their actions should be showcased for the combat turn.</w:t>
      </w:r>
      <w:r>
        <w:rPr>
          <w:rFonts w:cs="Calibri"/>
        </w:rPr>
        <w:t xml:space="preserve"> I personally like to use </w:t>
      </w:r>
      <w:r w:rsidR="0031443A">
        <w:rPr>
          <w:rFonts w:cs="Calibri"/>
        </w:rPr>
        <w:t>miniatures</w:t>
      </w:r>
      <w:r>
        <w:rPr>
          <w:rFonts w:cs="Calibri"/>
        </w:rPr>
        <w:t xml:space="preserve"> placed on a dry erase map </w:t>
      </w:r>
      <w:r w:rsidR="000437C5">
        <w:rPr>
          <w:rFonts w:cs="Calibri"/>
        </w:rPr>
        <w:t xml:space="preserve">during </w:t>
      </w:r>
      <w:r>
        <w:rPr>
          <w:rFonts w:cs="Calibri"/>
        </w:rPr>
        <w:t>the entire gaming session</w:t>
      </w:r>
      <w:r w:rsidR="0031443A">
        <w:rPr>
          <w:rFonts w:cs="Calibri"/>
        </w:rPr>
        <w:t xml:space="preserve">; </w:t>
      </w:r>
      <w:r>
        <w:rPr>
          <w:rFonts w:cs="Calibri"/>
        </w:rPr>
        <w:t xml:space="preserve">use </w:t>
      </w:r>
      <w:r w:rsidR="0031443A">
        <w:rPr>
          <w:rFonts w:cs="Calibri"/>
        </w:rPr>
        <w:t>miniatures</w:t>
      </w:r>
      <w:r>
        <w:rPr>
          <w:rFonts w:cs="Calibri"/>
        </w:rPr>
        <w:t xml:space="preserve">, dice, Cheetos, or whatever is handy to represent the players and </w:t>
      </w:r>
      <w:r w:rsidR="0031443A">
        <w:rPr>
          <w:rFonts w:cs="Calibri"/>
        </w:rPr>
        <w:t>the</w:t>
      </w:r>
      <w:r w:rsidR="000437C5">
        <w:rPr>
          <w:rFonts w:cs="Calibri"/>
        </w:rPr>
        <w:t>ir opponents.</w:t>
      </w:r>
      <w:r>
        <w:rPr>
          <w:rFonts w:cs="Calibri"/>
        </w:rPr>
        <w:t xml:space="preserve"> When combat or something important happens</w:t>
      </w:r>
      <w:r w:rsidR="0031443A">
        <w:rPr>
          <w:rFonts w:cs="Calibri"/>
        </w:rPr>
        <w:t>,</w:t>
      </w:r>
      <w:r>
        <w:rPr>
          <w:rFonts w:cs="Calibri"/>
        </w:rPr>
        <w:t xml:space="preserve"> I have the players move their minis to where they should be on the map. For the rest of that scene</w:t>
      </w:r>
      <w:r w:rsidR="000437C5">
        <w:rPr>
          <w:rFonts w:cs="Calibri"/>
        </w:rPr>
        <w:t>,</w:t>
      </w:r>
      <w:r>
        <w:rPr>
          <w:rFonts w:cs="Calibri"/>
        </w:rPr>
        <w:t xml:space="preserve"> we use the minis to help us keep track of the action. This game doesn’t require miniatures</w:t>
      </w:r>
      <w:r w:rsidR="000437C5">
        <w:rPr>
          <w:rFonts w:cs="Calibri"/>
        </w:rPr>
        <w:t>,</w:t>
      </w:r>
      <w:r>
        <w:rPr>
          <w:rFonts w:cs="Calibri"/>
        </w:rPr>
        <w:t xml:space="preserve"> but having some and a dry erase map could be a good idea. For this game we are using a virtual tabletop program with maps</w:t>
      </w:r>
      <w:r w:rsidR="000437C5">
        <w:rPr>
          <w:rFonts w:cs="Calibri"/>
        </w:rPr>
        <w:t>,</w:t>
      </w:r>
      <w:r>
        <w:rPr>
          <w:rFonts w:cs="Calibri"/>
        </w:rPr>
        <w:t xml:space="preserve"> and tokens for players.</w:t>
      </w:r>
      <w:r w:rsidR="007D0DF8">
        <w:rPr>
          <w:rFonts w:cs="Calibri"/>
        </w:rPr>
        <w:t xml:space="preserve"> This will be outdated soon, but we actually use Google</w:t>
      </w:r>
      <w:del w:id="118" w:author="Tre" w:date="2012-11-19T11:53:00Z">
        <w:r w:rsidR="007D0DF8" w:rsidDel="006542D8">
          <w:rPr>
            <w:rFonts w:cs="Calibri"/>
          </w:rPr>
          <w:delText xml:space="preserve"> </w:delText>
        </w:r>
      </w:del>
      <w:r w:rsidR="007D0DF8">
        <w:rPr>
          <w:rFonts w:cs="Calibri"/>
        </w:rPr>
        <w:t>+ Hangouts and load a few apps. So far Tabletop Forge</w:t>
      </w:r>
      <w:ins w:id="119" w:author="Tre" w:date="2012-11-19T08:58:00Z">
        <w:r w:rsidR="00F50258">
          <w:rPr>
            <w:rFonts w:cs="Calibri"/>
          </w:rPr>
          <w:t xml:space="preserve"> (</w:t>
        </w:r>
        <w:r w:rsidR="00EE27B1">
          <w:rPr>
            <w:rFonts w:cs="Calibri"/>
          </w:rPr>
          <w:fldChar w:fldCharType="begin"/>
        </w:r>
        <w:r w:rsidR="00F50258">
          <w:rPr>
            <w:rFonts w:cs="Calibri"/>
          </w:rPr>
          <w:instrText xml:space="preserve"> HYPERLINK "http://www.tabletopforge.com" </w:instrText>
        </w:r>
        <w:r w:rsidR="00EE27B1">
          <w:rPr>
            <w:rFonts w:cs="Calibri"/>
          </w:rPr>
          <w:fldChar w:fldCharType="separate"/>
        </w:r>
        <w:r w:rsidR="00F50258" w:rsidRPr="00B16417">
          <w:rPr>
            <w:rStyle w:val="Hyperlink"/>
            <w:rFonts w:cs="Calibri"/>
          </w:rPr>
          <w:t>www.tabletopforge.com</w:t>
        </w:r>
        <w:r w:rsidR="00EE27B1">
          <w:rPr>
            <w:rFonts w:cs="Calibri"/>
          </w:rPr>
          <w:fldChar w:fldCharType="end"/>
        </w:r>
        <w:r w:rsidR="00F50258">
          <w:rPr>
            <w:rFonts w:cs="Calibri"/>
          </w:rPr>
          <w:t xml:space="preserve">), </w:t>
        </w:r>
      </w:ins>
      <w:ins w:id="120" w:author="Tre" w:date="2012-11-19T11:52:00Z">
        <w:r w:rsidR="00EE27B1">
          <w:rPr>
            <w:rFonts w:cs="Calibri"/>
          </w:rPr>
          <w:fldChar w:fldCharType="begin"/>
        </w:r>
        <w:r w:rsidR="006542D8">
          <w:rPr>
            <w:rFonts w:cs="Calibri"/>
          </w:rPr>
          <w:instrText xml:space="preserve"> HYPERLINK "http://www.roll20.net" </w:instrText>
        </w:r>
        <w:r w:rsidR="00EE27B1">
          <w:rPr>
            <w:rFonts w:cs="Calibri"/>
          </w:rPr>
          <w:fldChar w:fldCharType="separate"/>
        </w:r>
        <w:r w:rsidR="00F50258" w:rsidRPr="006542D8">
          <w:rPr>
            <w:rStyle w:val="Hyperlink"/>
            <w:rFonts w:cs="Calibri"/>
          </w:rPr>
          <w:t>roll20</w:t>
        </w:r>
        <w:r w:rsidR="00EE27B1">
          <w:rPr>
            <w:rFonts w:cs="Calibri"/>
          </w:rPr>
          <w:fldChar w:fldCharType="end"/>
        </w:r>
      </w:ins>
      <w:ins w:id="121" w:author="Tre" w:date="2012-11-19T08:58:00Z">
        <w:r w:rsidR="00F50258">
          <w:rPr>
            <w:rFonts w:cs="Calibri"/>
          </w:rPr>
          <w:t>,</w:t>
        </w:r>
      </w:ins>
      <w:r w:rsidR="007D0DF8">
        <w:rPr>
          <w:rFonts w:cs="Calibri"/>
        </w:rPr>
        <w:t xml:space="preserve"> and </w:t>
      </w:r>
      <w:ins w:id="122" w:author="Tre" w:date="2012-11-19T11:52:00Z">
        <w:r w:rsidR="00EE27B1">
          <w:rPr>
            <w:rFonts w:cs="Calibri"/>
          </w:rPr>
          <w:fldChar w:fldCharType="begin"/>
        </w:r>
        <w:r w:rsidR="006542D8">
          <w:rPr>
            <w:rFonts w:cs="Calibri"/>
          </w:rPr>
          <w:instrText xml:space="preserve"> HYPERLINK "http://www.infrno.net" </w:instrText>
        </w:r>
        <w:r w:rsidR="00EE27B1">
          <w:rPr>
            <w:rFonts w:cs="Calibri"/>
          </w:rPr>
          <w:fldChar w:fldCharType="separate"/>
        </w:r>
        <w:r w:rsidR="007D0DF8" w:rsidRPr="006542D8">
          <w:rPr>
            <w:rStyle w:val="Hyperlink"/>
            <w:rFonts w:cs="Calibri"/>
          </w:rPr>
          <w:t>Infrno.net</w:t>
        </w:r>
        <w:r w:rsidR="00EE27B1">
          <w:rPr>
            <w:rFonts w:cs="Calibri"/>
          </w:rPr>
          <w:fldChar w:fldCharType="end"/>
        </w:r>
      </w:ins>
      <w:r w:rsidR="007D0DF8">
        <w:rPr>
          <w:rFonts w:cs="Calibri"/>
        </w:rPr>
        <w:t xml:space="preserve"> have worked well for me to play games.</w:t>
      </w:r>
      <w:ins w:id="123" w:author="Tre" w:date="2012-11-19T11:52:00Z">
        <w:r w:rsidR="006542D8">
          <w:rPr>
            <w:rFonts w:cs="Calibri"/>
          </w:rPr>
          <w:t xml:space="preserve"> The first 2</w:t>
        </w:r>
      </w:ins>
      <w:ins w:id="124" w:author="Tre" w:date="2012-11-19T11:53:00Z">
        <w:r w:rsidR="002C2410">
          <w:rPr>
            <w:rFonts w:cs="Calibri"/>
          </w:rPr>
          <w:t xml:space="preserve"> virtual tabletops</w:t>
        </w:r>
      </w:ins>
      <w:ins w:id="125" w:author="Tre" w:date="2012-11-19T11:54:00Z">
        <w:r w:rsidR="002C2410">
          <w:rPr>
            <w:rFonts w:cs="Calibri"/>
          </w:rPr>
          <w:t>,</w:t>
        </w:r>
      </w:ins>
      <w:ins w:id="126" w:author="Tre" w:date="2012-11-19T11:53:00Z">
        <w:r w:rsidR="002C2410">
          <w:rPr>
            <w:rFonts w:cs="Calibri"/>
          </w:rPr>
          <w:t xml:space="preserve"> </w:t>
        </w:r>
        <w:r w:rsidR="006542D8">
          <w:rPr>
            <w:rFonts w:cs="Calibri"/>
          </w:rPr>
          <w:t>Tabletop Forge</w:t>
        </w:r>
      </w:ins>
      <w:ins w:id="127" w:author="Tre" w:date="2012-11-19T11:54:00Z">
        <w:r w:rsidR="002C2410">
          <w:rPr>
            <w:rFonts w:cs="Calibri"/>
          </w:rPr>
          <w:t xml:space="preserve"> and</w:t>
        </w:r>
      </w:ins>
      <w:ins w:id="128" w:author="Tre" w:date="2012-11-19T11:53:00Z">
        <w:r w:rsidR="006542D8">
          <w:rPr>
            <w:rFonts w:cs="Calibri"/>
          </w:rPr>
          <w:t xml:space="preserve"> Roll20</w:t>
        </w:r>
      </w:ins>
      <w:ins w:id="129" w:author="Tre" w:date="2012-11-19T11:54:00Z">
        <w:r w:rsidR="002C2410">
          <w:rPr>
            <w:rFonts w:cs="Calibri"/>
          </w:rPr>
          <w:t>,</w:t>
        </w:r>
      </w:ins>
      <w:ins w:id="130" w:author="Tre" w:date="2012-11-19T11:53:00Z">
        <w:r w:rsidR="006542D8">
          <w:rPr>
            <w:rFonts w:cs="Calibri"/>
          </w:rPr>
          <w:t xml:space="preserve"> </w:t>
        </w:r>
      </w:ins>
      <w:ins w:id="131" w:author="Tre" w:date="2012-11-19T11:52:00Z">
        <w:r w:rsidR="006542D8">
          <w:rPr>
            <w:rFonts w:cs="Calibri"/>
          </w:rPr>
          <w:t>work in Google+ Hangouts</w:t>
        </w:r>
      </w:ins>
      <w:ins w:id="132" w:author="Tre" w:date="2012-11-19T11:53:00Z">
        <w:r w:rsidR="006542D8">
          <w:rPr>
            <w:rFonts w:cs="Calibri"/>
          </w:rPr>
          <w:t>.</w:t>
        </w:r>
      </w:ins>
    </w:p>
    <w:p w:rsidR="005E760B" w:rsidRDefault="005E760B" w:rsidP="00D56CA6">
      <w:pPr>
        <w:pStyle w:val="Matrix"/>
        <w:rPr>
          <w:rFonts w:cs="Calibri"/>
        </w:rPr>
      </w:pPr>
    </w:p>
    <w:p w:rsidR="00CF75F2" w:rsidRDefault="005E760B" w:rsidP="006311CC">
      <w:pPr>
        <w:pStyle w:val="Matrixsubtitle"/>
      </w:pPr>
      <w:r>
        <w:t>Threat Rating</w:t>
      </w:r>
    </w:p>
    <w:p w:rsidR="000E5486" w:rsidRDefault="005E760B" w:rsidP="005E760B">
      <w:pPr>
        <w:pStyle w:val="Matrix"/>
      </w:pPr>
      <w:r>
        <w:t>Threat rating is used for</w:t>
      </w:r>
      <w:r w:rsidR="004F6A24">
        <w:t xml:space="preserve"> thugs in</w:t>
      </w:r>
      <w:r>
        <w:t xml:space="preserve"> combat</w:t>
      </w:r>
      <w:r w:rsidR="000E5486">
        <w:t>.</w:t>
      </w:r>
      <w:r>
        <w:t xml:space="preserve"> </w:t>
      </w:r>
      <w:r w:rsidR="000E5486">
        <w:t>T</w:t>
      </w:r>
      <w:r>
        <w:t>hat same threat rating is</w:t>
      </w:r>
      <w:r w:rsidR="000E5486">
        <w:t xml:space="preserve"> used by the </w:t>
      </w:r>
      <w:r>
        <w:t xml:space="preserve">game </w:t>
      </w:r>
      <w:r w:rsidR="000E5486">
        <w:t xml:space="preserve">to </w:t>
      </w:r>
      <w:r w:rsidR="004F6A24">
        <w:t xml:space="preserve">helps monitor that rising and falling action </w:t>
      </w:r>
      <w:r>
        <w:t xml:space="preserve">for characters plugged into the Matrix. </w:t>
      </w:r>
      <w:r w:rsidR="004F6A24">
        <w:t xml:space="preserve">Action seems to build while characters are in the Matrix. </w:t>
      </w:r>
      <w:r>
        <w:t xml:space="preserve">The Matrix is constantly </w:t>
      </w:r>
      <w:r w:rsidR="004F6A24">
        <w:t>on alert</w:t>
      </w:r>
      <w:r>
        <w:t xml:space="preserve"> for anomalies. Any reports of strange </w:t>
      </w:r>
      <w:r w:rsidR="000E5486">
        <w:t>happenings</w:t>
      </w:r>
      <w:r>
        <w:t xml:space="preserve"> or unexplainable events can raise the threat rating of the Matrix. Threat rating increases and decreases based on the anomalies the A.I. discover</w:t>
      </w:r>
      <w:r w:rsidR="000E5486">
        <w:t>s</w:t>
      </w:r>
      <w:r>
        <w:t xml:space="preserve"> and eliminate</w:t>
      </w:r>
      <w:r w:rsidR="000E5486">
        <w:t xml:space="preserve">s. The Matrix tries to keep </w:t>
      </w:r>
      <w:r>
        <w:t xml:space="preserve">reality believable. This is referred to as the </w:t>
      </w:r>
      <w:r>
        <w:rPr>
          <w:i/>
        </w:rPr>
        <w:t>coherent reality</w:t>
      </w:r>
      <w:r>
        <w:t xml:space="preserve"> of the Matrix. If the coherent reality is out of balance the Matrix power plant could fail</w:t>
      </w:r>
      <w:r w:rsidR="000E5486">
        <w:t>. Failure of the Matrix power plant</w:t>
      </w:r>
      <w:r>
        <w:t xml:space="preserve"> </w:t>
      </w:r>
      <w:r w:rsidR="000E5486">
        <w:t xml:space="preserve">would </w:t>
      </w:r>
      <w:r>
        <w:t>destroy all the bluepills still plugged in</w:t>
      </w:r>
      <w:r w:rsidR="000E5486">
        <w:t>.</w:t>
      </w:r>
    </w:p>
    <w:p w:rsidR="006C2B61" w:rsidRDefault="00DF3232" w:rsidP="005E760B">
      <w:pPr>
        <w:pStyle w:val="Matrix"/>
      </w:pPr>
      <w:r>
        <w:t xml:space="preserve">Threat Rating </w:t>
      </w:r>
      <w:r w:rsidR="000E5486">
        <w:t>assists</w:t>
      </w:r>
      <w:r>
        <w:t xml:space="preserve"> the gamemaster in determining the power level of the threat</w:t>
      </w:r>
      <w:r w:rsidR="000E5486">
        <w:t>s</w:t>
      </w:r>
      <w:r>
        <w:t xml:space="preserve"> that the players will encounter. </w:t>
      </w:r>
      <w:r w:rsidR="0049200D">
        <w:t xml:space="preserve">Threat rating for combat can be equal to or less than the current threat rating of the Matrix. </w:t>
      </w:r>
      <w:r w:rsidR="0049200D" w:rsidRPr="0049200D">
        <w:lastRenderedPageBreak/>
        <w:t>For example if the group has a threat rating of 10 for the scenario then the thugs they are in combat with could have up to a 10 Threat Rating.</w:t>
      </w:r>
    </w:p>
    <w:p w:rsidR="001F2E67" w:rsidRDefault="006C2B61" w:rsidP="005E760B">
      <w:pPr>
        <w:pStyle w:val="Matrix"/>
      </w:pPr>
      <w:r>
        <w:t>When the threat rating is high characters will encounter</w:t>
      </w:r>
      <w:r w:rsidR="0049200D">
        <w:t xml:space="preserve"> </w:t>
      </w:r>
      <w:r w:rsidR="00DF3232">
        <w:t xml:space="preserve">Agents. </w:t>
      </w:r>
      <w:r w:rsidR="00142081">
        <w:t xml:space="preserve">Lower threat ratings </w:t>
      </w:r>
      <w:r>
        <w:t>will</w:t>
      </w:r>
      <w:r w:rsidR="00142081">
        <w:t xml:space="preserve"> attract police</w:t>
      </w:r>
      <w:r>
        <w:t xml:space="preserve"> attention</w:t>
      </w:r>
      <w:r w:rsidR="00142081">
        <w:t xml:space="preserve">. Medium threat rating </w:t>
      </w:r>
      <w:r>
        <w:t>means the characters encounter</w:t>
      </w:r>
      <w:r w:rsidR="00142081">
        <w:t xml:space="preserve"> new A.I. programs that are not Agents but still protect</w:t>
      </w:r>
      <w:r w:rsidR="004F6A24">
        <w:t>s</w:t>
      </w:r>
      <w:r w:rsidR="00142081">
        <w:t xml:space="preserve"> the Matrix. </w:t>
      </w:r>
      <w:r w:rsidR="00DF3232">
        <w:t xml:space="preserve">Threat Rating is optional. Gamemasters should not look at threat rating as a mechanic they must use. </w:t>
      </w:r>
    </w:p>
    <w:p w:rsidR="001F2E67" w:rsidRDefault="001F2E67" w:rsidP="005E760B">
      <w:pPr>
        <w:pStyle w:val="Matrix"/>
      </w:pPr>
    </w:p>
    <w:p w:rsidR="00DF3232" w:rsidRDefault="00DF3232" w:rsidP="005E760B">
      <w:pPr>
        <w:pStyle w:val="Matrix"/>
      </w:pPr>
      <w:r>
        <w:t>Here are examples of a</w:t>
      </w:r>
      <w:r w:rsidR="001F2E67">
        <w:t>ctions that would increase the threat r</w:t>
      </w:r>
      <w:r>
        <w:t>ating</w:t>
      </w:r>
      <w:r w:rsidR="001F2E67">
        <w:t xml:space="preserve"> of the Matrix</w:t>
      </w:r>
      <w:r>
        <w:t>:</w:t>
      </w:r>
    </w:p>
    <w:p w:rsidR="005E760B" w:rsidRDefault="00960230" w:rsidP="00DF3232">
      <w:pPr>
        <w:pStyle w:val="Matrix"/>
        <w:numPr>
          <w:ilvl w:val="0"/>
          <w:numId w:val="32"/>
        </w:numPr>
      </w:pPr>
      <w:r>
        <w:t xml:space="preserve">Bluepills seeing someone use </w:t>
      </w:r>
      <w:del w:id="133" w:author="Tre" w:date="2012-11-19T11:55:00Z">
        <w:r w:rsidDel="002C100C">
          <w:delText>m</w:delText>
        </w:r>
        <w:r w:rsidR="00DF3232" w:rsidDel="002C100C">
          <w:delText>atrix feat</w:delText>
        </w:r>
      </w:del>
      <w:ins w:id="134" w:author="Tre" w:date="2012-11-19T11:55:00Z">
        <w:r w:rsidR="002C100C">
          <w:t>Matrix Feat</w:t>
        </w:r>
      </w:ins>
      <w:r w:rsidR="00DF3232">
        <w:t xml:space="preserve">s that break or bend the rules </w:t>
      </w:r>
      <w:r>
        <w:t xml:space="preserve">of the Matrix will </w:t>
      </w:r>
      <w:r w:rsidR="00DF3232">
        <w:t>increase the threat rating.</w:t>
      </w:r>
    </w:p>
    <w:p w:rsidR="00A0260A" w:rsidRDefault="004C2520" w:rsidP="00DF3232">
      <w:pPr>
        <w:pStyle w:val="Matrix"/>
        <w:numPr>
          <w:ilvl w:val="0"/>
          <w:numId w:val="32"/>
        </w:numPr>
      </w:pPr>
      <w:r>
        <w:t>Being identified for b</w:t>
      </w:r>
      <w:r w:rsidR="00DF3232">
        <w:t>reak</w:t>
      </w:r>
      <w:r>
        <w:t>ing the law</w:t>
      </w:r>
      <w:r w:rsidR="00A0260A">
        <w:t>.</w:t>
      </w:r>
    </w:p>
    <w:p w:rsidR="00DF3232" w:rsidRDefault="00A0260A" w:rsidP="00DF3232">
      <w:pPr>
        <w:pStyle w:val="Matrix"/>
        <w:numPr>
          <w:ilvl w:val="0"/>
          <w:numId w:val="32"/>
        </w:numPr>
      </w:pPr>
      <w:r>
        <w:t xml:space="preserve">The character’s reputation adds to their threat rating if they are identified by authorities </w:t>
      </w:r>
      <w:r w:rsidR="004C2520">
        <w:t xml:space="preserve">when they are </w:t>
      </w:r>
      <w:r>
        <w:t>in the Matrix.</w:t>
      </w:r>
    </w:p>
    <w:p w:rsidR="00A0260A" w:rsidRDefault="004C2520" w:rsidP="00DF3232">
      <w:pPr>
        <w:pStyle w:val="Matrix"/>
        <w:numPr>
          <w:ilvl w:val="0"/>
          <w:numId w:val="32"/>
        </w:numPr>
      </w:pPr>
      <w:r>
        <w:t>B</w:t>
      </w:r>
      <w:r w:rsidR="00A0260A">
        <w:t xml:space="preserve">luepills dying is noticed. Bluepills </w:t>
      </w:r>
      <w:r w:rsidR="00A13042">
        <w:t>are</w:t>
      </w:r>
      <w:r w:rsidR="00A0260A">
        <w:t xml:space="preserve"> food </w:t>
      </w:r>
      <w:r w:rsidR="00A13042">
        <w:t>for the Machines</w:t>
      </w:r>
      <w:r>
        <w:t>. T</w:t>
      </w:r>
      <w:r w:rsidR="00A0260A">
        <w:t xml:space="preserve">hey notice when </w:t>
      </w:r>
      <w:r w:rsidR="00A13042">
        <w:t>the food</w:t>
      </w:r>
      <w:r w:rsidR="00A0260A">
        <w:t xml:space="preserve"> die</w:t>
      </w:r>
      <w:r w:rsidR="00A13042">
        <w:t>s</w:t>
      </w:r>
      <w:r w:rsidR="00A0260A">
        <w:t xml:space="preserve"> unexpectedly.</w:t>
      </w:r>
    </w:p>
    <w:p w:rsidR="001F2E67" w:rsidRDefault="001F2E67" w:rsidP="001F2E67">
      <w:pPr>
        <w:pStyle w:val="Matrix"/>
      </w:pPr>
    </w:p>
    <w:p w:rsidR="001F2E67" w:rsidRDefault="001F2E67" w:rsidP="001F2E67">
      <w:pPr>
        <w:pStyle w:val="Matrix"/>
      </w:pPr>
      <w:r>
        <w:t>Here are examples of actions that will decrease the threat rating of the Matrix:</w:t>
      </w:r>
    </w:p>
    <w:p w:rsidR="001F2E67" w:rsidRDefault="004C2520" w:rsidP="001F2E67">
      <w:pPr>
        <w:pStyle w:val="Matrix"/>
        <w:numPr>
          <w:ilvl w:val="0"/>
          <w:numId w:val="33"/>
        </w:numPr>
      </w:pPr>
      <w:r>
        <w:t>Characters h</w:t>
      </w:r>
      <w:r w:rsidR="001F2E67">
        <w:t xml:space="preserve">ack, crack, or break into the Matrix computer systems to </w:t>
      </w:r>
      <w:r>
        <w:t>erase</w:t>
      </w:r>
      <w:r w:rsidR="001F2E67">
        <w:t xml:space="preserve"> incriminating information</w:t>
      </w:r>
      <w:r w:rsidR="0084547E">
        <w:t>.</w:t>
      </w:r>
    </w:p>
    <w:p w:rsidR="0084547E" w:rsidRDefault="004C2520" w:rsidP="001F2E67">
      <w:pPr>
        <w:pStyle w:val="Matrix"/>
        <w:numPr>
          <w:ilvl w:val="0"/>
          <w:numId w:val="33"/>
        </w:numPr>
      </w:pPr>
      <w:r>
        <w:t>Characters l</w:t>
      </w:r>
      <w:r w:rsidR="0084547E">
        <w:t>a</w:t>
      </w:r>
      <w:r>
        <w:t>y low from the authorities. Hiding</w:t>
      </w:r>
      <w:r w:rsidR="0084547E">
        <w:t xml:space="preserve"> while </w:t>
      </w:r>
      <w:r>
        <w:t>they</w:t>
      </w:r>
      <w:r w:rsidR="0084547E">
        <w:t xml:space="preserve"> let the heat cool down. </w:t>
      </w:r>
      <w:r>
        <w:t>S</w:t>
      </w:r>
      <w:r w:rsidR="0084547E">
        <w:t>neak</w:t>
      </w:r>
      <w:r>
        <w:t>ing</w:t>
      </w:r>
      <w:r w:rsidR="0084547E">
        <w:t xml:space="preserve"> around as much as possible.</w:t>
      </w:r>
    </w:p>
    <w:p w:rsidR="006C084A" w:rsidRDefault="004C2520" w:rsidP="001F2E67">
      <w:pPr>
        <w:pStyle w:val="Matrix"/>
        <w:numPr>
          <w:ilvl w:val="0"/>
          <w:numId w:val="33"/>
        </w:numPr>
      </w:pPr>
      <w:r>
        <w:t>Characters d</w:t>
      </w:r>
      <w:r w:rsidR="006C084A">
        <w:t xml:space="preserve">itch or destroy any physical evidence </w:t>
      </w:r>
      <w:r>
        <w:t>they</w:t>
      </w:r>
      <w:r w:rsidR="006C084A">
        <w:t xml:space="preserve"> might have on </w:t>
      </w:r>
      <w:r>
        <w:t>their</w:t>
      </w:r>
      <w:r w:rsidR="006C084A">
        <w:t xml:space="preserve"> person. A cellphone that has been traced to the scene of the crime is worth ditching in the trash.</w:t>
      </w:r>
    </w:p>
    <w:p w:rsidR="006C084A" w:rsidRDefault="006C084A" w:rsidP="001F2E67">
      <w:pPr>
        <w:pStyle w:val="Matrix"/>
        <w:numPr>
          <w:ilvl w:val="0"/>
          <w:numId w:val="33"/>
        </w:numPr>
      </w:pPr>
      <w:r>
        <w:t>Run. Leave the area, or leave the Matrix. Whatever it takes it get away.</w:t>
      </w:r>
    </w:p>
    <w:p w:rsidR="00817957" w:rsidRDefault="004C2520" w:rsidP="001F2E67">
      <w:pPr>
        <w:pStyle w:val="Matrix"/>
        <w:numPr>
          <w:ilvl w:val="0"/>
          <w:numId w:val="33"/>
        </w:numPr>
      </w:pPr>
      <w:r>
        <w:t>Characters e</w:t>
      </w:r>
      <w:r w:rsidR="00817957">
        <w:t>ntering the Matrix through a secure hardline will lower the threat rating by one for each success the Operator rolls on their task to secure a hardline.</w:t>
      </w:r>
    </w:p>
    <w:p w:rsidR="001F2E67" w:rsidRPr="005E760B" w:rsidRDefault="001F2E67" w:rsidP="001F2E67">
      <w:pPr>
        <w:pStyle w:val="Matrix"/>
      </w:pPr>
    </w:p>
    <w:p w:rsidR="00D56CA6" w:rsidRPr="005D616C" w:rsidRDefault="00D56CA6" w:rsidP="00D56CA6">
      <w:pPr>
        <w:pStyle w:val="Matrix"/>
        <w:rPr>
          <w:rFonts w:cs="Calibri"/>
          <w:b/>
          <w:i/>
        </w:rPr>
      </w:pPr>
    </w:p>
    <w:p w:rsidR="00D56CA6" w:rsidRDefault="00D56CA6" w:rsidP="00D56CA6">
      <w:pPr>
        <w:pStyle w:val="Matrixsubtitle"/>
      </w:pPr>
      <w:bookmarkStart w:id="135" w:name="Attributes"/>
      <w:r w:rsidRPr="005D616C">
        <w:t>Attributes</w:t>
      </w:r>
      <w:bookmarkEnd w:id="135"/>
      <w:r w:rsidR="00FF39BB">
        <w:t xml:space="preserve"> for </w:t>
      </w:r>
      <w:r w:rsidRPr="00C77C03">
        <w:t>A</w:t>
      </w:r>
      <w:r w:rsidR="0095574E">
        <w:t>.</w:t>
      </w:r>
      <w:r w:rsidRPr="00C77C03">
        <w:t>I</w:t>
      </w:r>
      <w:r w:rsidR="0095574E">
        <w:t>.</w:t>
      </w:r>
    </w:p>
    <w:p w:rsidR="00135758" w:rsidRPr="00361436" w:rsidRDefault="00907377" w:rsidP="00907377">
      <w:pPr>
        <w:pStyle w:val="MatrixFrontMatter"/>
      </w:pPr>
      <w:r>
        <w:t xml:space="preserve">A.I. should be played as NPC’s only. I am outlining the attributes for A.I. so a gamemaster can play both sides of the game. </w:t>
      </w:r>
      <w:r w:rsidRPr="00907377">
        <w:t xml:space="preserve">These attributes are in addition to </w:t>
      </w:r>
      <w:r>
        <w:t xml:space="preserve">an A.I.’s </w:t>
      </w:r>
      <w:r w:rsidRPr="00907377">
        <w:t xml:space="preserve">attributes when in the Matrix. </w:t>
      </w:r>
      <w:r w:rsidRPr="00907377">
        <w:rPr>
          <w:color w:val="FF0000"/>
        </w:rPr>
        <w:t>For example an Agent will have rating 1-5 attributes when in a human RSI, in addition to the A.I. attributes listed below. When an A.I. is in a frame it will have the frames attributes in addition to their normal attributes listed below.</w:t>
      </w:r>
      <w:r w:rsidR="00361436">
        <w:rPr>
          <w:color w:val="FF0000"/>
        </w:rPr>
        <w:t xml:space="preserve"> </w:t>
      </w:r>
      <w:r w:rsidR="00361436">
        <w:t>A.I. must take a</w:t>
      </w:r>
      <w:r w:rsidR="00F655FF">
        <w:t>n entire</w:t>
      </w:r>
      <w:r w:rsidR="00361436">
        <w:t xml:space="preserve"> turn to overtake a bluepill’s RSI.</w:t>
      </w:r>
    </w:p>
    <w:p w:rsidR="00907377" w:rsidRPr="00C77C03" w:rsidRDefault="00907377" w:rsidP="00907377">
      <w:pPr>
        <w:pStyle w:val="MatrixFrontMatter"/>
      </w:pPr>
    </w:p>
    <w:p w:rsidR="00970EF4" w:rsidRDefault="00D56CA6" w:rsidP="00C12279">
      <w:pPr>
        <w:pStyle w:val="Matrix"/>
        <w:numPr>
          <w:ilvl w:val="0"/>
          <w:numId w:val="6"/>
        </w:numPr>
        <w:tabs>
          <w:tab w:val="clear" w:pos="360"/>
          <w:tab w:val="num" w:pos="1080"/>
        </w:tabs>
        <w:ind w:left="1080"/>
        <w:jc w:val="left"/>
        <w:rPr>
          <w:rFonts w:cs="Calibri"/>
        </w:rPr>
      </w:pPr>
      <w:r w:rsidRPr="00092FE5">
        <w:rPr>
          <w:rFonts w:cs="Calibri"/>
          <w:b/>
          <w:i/>
        </w:rPr>
        <w:t xml:space="preserve">Priority Level </w:t>
      </w:r>
      <w:r w:rsidRPr="00092FE5">
        <w:rPr>
          <w:rFonts w:cs="Calibri"/>
        </w:rPr>
        <w:t xml:space="preserve">- </w:t>
      </w:r>
      <w:r>
        <w:rPr>
          <w:rFonts w:cs="Calibri"/>
        </w:rPr>
        <w:br/>
      </w:r>
      <w:r w:rsidRPr="00092FE5">
        <w:rPr>
          <w:rFonts w:cs="Calibri"/>
        </w:rPr>
        <w:t>A</w:t>
      </w:r>
      <w:r w:rsidR="0095574E">
        <w:rPr>
          <w:rFonts w:cs="Calibri"/>
        </w:rPr>
        <w:t>.</w:t>
      </w:r>
      <w:r w:rsidRPr="00092FE5">
        <w:rPr>
          <w:rFonts w:cs="Calibri"/>
        </w:rPr>
        <w:t>I</w:t>
      </w:r>
      <w:r w:rsidR="0095574E">
        <w:rPr>
          <w:rFonts w:cs="Calibri"/>
        </w:rPr>
        <w:t>.</w:t>
      </w:r>
      <w:r w:rsidRPr="00092FE5">
        <w:rPr>
          <w:rFonts w:cs="Calibri"/>
        </w:rPr>
        <w:t xml:space="preserve"> </w:t>
      </w:r>
      <w:r>
        <w:rPr>
          <w:rFonts w:cs="Calibri"/>
        </w:rPr>
        <w:t>programs are organized by con</w:t>
      </w:r>
      <w:r w:rsidRPr="00092FE5">
        <w:rPr>
          <w:rFonts w:cs="Calibri"/>
        </w:rPr>
        <w:t>trol priority level. The lower the number</w:t>
      </w:r>
      <w:r w:rsidR="00FB3F39">
        <w:rPr>
          <w:rFonts w:cs="Calibri"/>
        </w:rPr>
        <w:t>,</w:t>
      </w:r>
      <w:r w:rsidRPr="00092FE5">
        <w:rPr>
          <w:rFonts w:cs="Calibri"/>
        </w:rPr>
        <w:t xml:space="preserve"> the less important you are to the System’s controls. A high priority number can give a </w:t>
      </w:r>
      <w:r>
        <w:rPr>
          <w:rFonts w:cs="Calibri"/>
        </w:rPr>
        <w:t xml:space="preserve">program with a </w:t>
      </w:r>
      <w:r w:rsidRPr="00092FE5">
        <w:rPr>
          <w:rFonts w:cs="Calibri"/>
        </w:rPr>
        <w:t>low</w:t>
      </w:r>
      <w:r>
        <w:rPr>
          <w:rFonts w:cs="Calibri"/>
        </w:rPr>
        <w:t>er</w:t>
      </w:r>
      <w:r w:rsidRPr="00092FE5">
        <w:rPr>
          <w:rFonts w:cs="Calibri"/>
        </w:rPr>
        <w:t xml:space="preserve"> priority number instructions. </w:t>
      </w:r>
      <w:r>
        <w:rPr>
          <w:rFonts w:cs="Calibri"/>
        </w:rPr>
        <w:t>If two programs have the same priority and they are issuing commands</w:t>
      </w:r>
      <w:r w:rsidR="00FB3F39">
        <w:rPr>
          <w:rFonts w:cs="Calibri"/>
        </w:rPr>
        <w:t>,</w:t>
      </w:r>
      <w:r>
        <w:rPr>
          <w:rFonts w:cs="Calibri"/>
        </w:rPr>
        <w:t xml:space="preserve"> then there is a conflict. The system source will need to resolve the conflict. </w:t>
      </w:r>
      <w:r w:rsidRPr="00092FE5">
        <w:rPr>
          <w:rFonts w:cs="Calibri"/>
        </w:rPr>
        <w:t>Priority</w:t>
      </w:r>
      <w:r>
        <w:rPr>
          <w:rFonts w:cs="Calibri"/>
        </w:rPr>
        <w:t xml:space="preserve"> levels will</w:t>
      </w:r>
      <w:r w:rsidRPr="00092FE5">
        <w:rPr>
          <w:rFonts w:cs="Calibri"/>
        </w:rPr>
        <w:t xml:space="preserve"> shift if a higher priority in your chai</w:t>
      </w:r>
      <w:r>
        <w:rPr>
          <w:rFonts w:cs="Calibri"/>
        </w:rPr>
        <w:t xml:space="preserve">n is destroyed or neutralized. Basically if an A.I. </w:t>
      </w:r>
      <w:r w:rsidRPr="00092FE5">
        <w:rPr>
          <w:rFonts w:cs="Calibri"/>
        </w:rPr>
        <w:t>dies</w:t>
      </w:r>
      <w:r w:rsidR="00FB3F39">
        <w:rPr>
          <w:rFonts w:cs="Calibri"/>
        </w:rPr>
        <w:t>,</w:t>
      </w:r>
      <w:r w:rsidRPr="00092FE5">
        <w:rPr>
          <w:rFonts w:cs="Calibri"/>
        </w:rPr>
        <w:t xml:space="preserve"> </w:t>
      </w:r>
      <w:r>
        <w:rPr>
          <w:rFonts w:cs="Calibri"/>
        </w:rPr>
        <w:t>other A.I.</w:t>
      </w:r>
      <w:r w:rsidRPr="00092FE5">
        <w:rPr>
          <w:rFonts w:cs="Calibri"/>
        </w:rPr>
        <w:t xml:space="preserve"> get promoted. Also</w:t>
      </w:r>
      <w:r w:rsidR="00FB3F39">
        <w:rPr>
          <w:rFonts w:cs="Calibri"/>
        </w:rPr>
        <w:t>,</w:t>
      </w:r>
      <w:r w:rsidRPr="00092FE5">
        <w:rPr>
          <w:rFonts w:cs="Calibri"/>
        </w:rPr>
        <w:t xml:space="preserve"> </w:t>
      </w:r>
      <w:r w:rsidR="00FB3F39">
        <w:rPr>
          <w:rFonts w:cs="Calibri"/>
        </w:rPr>
        <w:t xml:space="preserve">A.I. can be promoted </w:t>
      </w:r>
      <w:r w:rsidRPr="00092FE5">
        <w:rPr>
          <w:rFonts w:cs="Calibri"/>
        </w:rPr>
        <w:t xml:space="preserve">by successfully acting under the </w:t>
      </w:r>
      <w:r>
        <w:rPr>
          <w:rFonts w:cs="Calibri"/>
        </w:rPr>
        <w:t>operating protocols</w:t>
      </w:r>
      <w:r w:rsidRPr="00092FE5">
        <w:rPr>
          <w:rFonts w:cs="Calibri"/>
        </w:rPr>
        <w:t xml:space="preserve"> for </w:t>
      </w:r>
      <w:r w:rsidR="00FB3F39">
        <w:rPr>
          <w:rFonts w:cs="Calibri"/>
        </w:rPr>
        <w:t xml:space="preserve">the </w:t>
      </w:r>
      <w:r w:rsidRPr="00092FE5">
        <w:rPr>
          <w:rFonts w:cs="Calibri"/>
        </w:rPr>
        <w:t xml:space="preserve">operating system. </w:t>
      </w:r>
      <w:r>
        <w:rPr>
          <w:rFonts w:cs="Calibri"/>
        </w:rPr>
        <w:t>For example</w:t>
      </w:r>
      <w:r w:rsidR="00FB3F39">
        <w:rPr>
          <w:rFonts w:cs="Calibri"/>
        </w:rPr>
        <w:t>,</w:t>
      </w:r>
      <w:r>
        <w:rPr>
          <w:rFonts w:cs="Calibri"/>
        </w:rPr>
        <w:t xml:space="preserve"> a</w:t>
      </w:r>
      <w:r w:rsidRPr="00092FE5">
        <w:rPr>
          <w:rFonts w:cs="Calibri"/>
        </w:rPr>
        <w:t xml:space="preserve">n </w:t>
      </w:r>
      <w:r w:rsidR="00DD61DD">
        <w:rPr>
          <w:rFonts w:cs="Calibri"/>
        </w:rPr>
        <w:t>A.I.</w:t>
      </w:r>
      <w:r w:rsidRPr="00092FE5">
        <w:rPr>
          <w:rFonts w:cs="Calibri"/>
        </w:rPr>
        <w:t xml:space="preserve"> program that operates under an Agent O.S. </w:t>
      </w:r>
      <w:r>
        <w:rPr>
          <w:rFonts w:cs="Calibri"/>
        </w:rPr>
        <w:t xml:space="preserve">can </w:t>
      </w:r>
      <w:r w:rsidRPr="00092FE5">
        <w:rPr>
          <w:rFonts w:cs="Calibri"/>
        </w:rPr>
        <w:t xml:space="preserve">gain priority levels by </w:t>
      </w:r>
      <w:r>
        <w:rPr>
          <w:rFonts w:cs="Calibri"/>
        </w:rPr>
        <w:t>neutralizing</w:t>
      </w:r>
      <w:r w:rsidRPr="00092FE5">
        <w:rPr>
          <w:rFonts w:cs="Calibri"/>
        </w:rPr>
        <w:t xml:space="preserve"> or repairing system error</w:t>
      </w:r>
      <w:r w:rsidR="00FB3F39">
        <w:rPr>
          <w:rFonts w:cs="Calibri"/>
        </w:rPr>
        <w:t>s—e</w:t>
      </w:r>
      <w:r>
        <w:rPr>
          <w:rFonts w:cs="Calibri"/>
        </w:rPr>
        <w:t xml:space="preserve">rrors like </w:t>
      </w:r>
      <w:r w:rsidRPr="00092FE5">
        <w:rPr>
          <w:rFonts w:cs="Calibri"/>
        </w:rPr>
        <w:t xml:space="preserve">RSI </w:t>
      </w:r>
      <w:r>
        <w:rPr>
          <w:rFonts w:cs="Calibri"/>
        </w:rPr>
        <w:t xml:space="preserve">hacker </w:t>
      </w:r>
      <w:r w:rsidRPr="00092FE5">
        <w:rPr>
          <w:rFonts w:cs="Calibri"/>
        </w:rPr>
        <w:t>terminat</w:t>
      </w:r>
      <w:r>
        <w:rPr>
          <w:rFonts w:cs="Calibri"/>
        </w:rPr>
        <w:t>ion</w:t>
      </w:r>
      <w:r w:rsidRPr="00092FE5">
        <w:rPr>
          <w:rFonts w:cs="Calibri"/>
        </w:rPr>
        <w:t xml:space="preserve"> </w:t>
      </w:r>
      <w:r>
        <w:rPr>
          <w:rFonts w:cs="Calibri"/>
        </w:rPr>
        <w:t>without</w:t>
      </w:r>
      <w:r w:rsidRPr="00092FE5">
        <w:rPr>
          <w:rFonts w:cs="Calibri"/>
        </w:rPr>
        <w:t xml:space="preserve"> </w:t>
      </w:r>
      <w:r>
        <w:rPr>
          <w:rFonts w:cs="Calibri"/>
        </w:rPr>
        <w:t xml:space="preserve">other RSIs </w:t>
      </w:r>
      <w:r w:rsidRPr="00092FE5">
        <w:rPr>
          <w:rFonts w:cs="Calibri"/>
        </w:rPr>
        <w:t>in the construct notic</w:t>
      </w:r>
      <w:r>
        <w:rPr>
          <w:rFonts w:cs="Calibri"/>
        </w:rPr>
        <w:t>ing</w:t>
      </w:r>
      <w:r w:rsidRPr="00092FE5">
        <w:rPr>
          <w:rFonts w:cs="Calibri"/>
        </w:rPr>
        <w:t xml:space="preserve">. </w:t>
      </w:r>
      <w:r>
        <w:rPr>
          <w:rFonts w:cs="Calibri"/>
        </w:rPr>
        <w:t>P</w:t>
      </w:r>
      <w:r w:rsidRPr="00092FE5">
        <w:rPr>
          <w:rFonts w:cs="Calibri"/>
        </w:rPr>
        <w:t xml:space="preserve">riority level is based on </w:t>
      </w:r>
      <w:r>
        <w:rPr>
          <w:rFonts w:cs="Calibri"/>
        </w:rPr>
        <w:t xml:space="preserve">A.I. </w:t>
      </w:r>
      <w:r w:rsidRPr="00092FE5">
        <w:rPr>
          <w:rFonts w:cs="Calibri"/>
        </w:rPr>
        <w:t>experience, luck, longevity, and skill.</w:t>
      </w:r>
      <w:r>
        <w:rPr>
          <w:rFonts w:cs="Calibri"/>
        </w:rPr>
        <w:t xml:space="preserve"> Priority level does not have a maximum number.</w:t>
      </w:r>
      <w:r>
        <w:rPr>
          <w:rFonts w:cs="Calibri"/>
        </w:rPr>
        <w:br/>
      </w:r>
    </w:p>
    <w:p w:rsidR="00970EF4" w:rsidRDefault="00D56CA6">
      <w:pPr>
        <w:pStyle w:val="Matrix"/>
        <w:numPr>
          <w:ilvl w:val="0"/>
          <w:numId w:val="6"/>
        </w:numPr>
        <w:tabs>
          <w:tab w:val="clear" w:pos="360"/>
          <w:tab w:val="num" w:pos="1080"/>
        </w:tabs>
        <w:ind w:left="1080"/>
        <w:rPr>
          <w:rFonts w:cs="Calibri"/>
        </w:rPr>
      </w:pPr>
      <w:r w:rsidRPr="00092FE5">
        <w:rPr>
          <w:rFonts w:cs="Calibri"/>
          <w:b/>
          <w:i/>
        </w:rPr>
        <w:lastRenderedPageBreak/>
        <w:t>Virtuosity</w:t>
      </w:r>
      <w:r w:rsidR="006653F0" w:rsidRPr="006653F0">
        <w:rPr>
          <w:rFonts w:cs="Calibri"/>
          <w:b/>
        </w:rPr>
        <w:t>-</w:t>
      </w:r>
      <w:r w:rsidRPr="00092FE5">
        <w:rPr>
          <w:rFonts w:cs="Calibri"/>
        </w:rPr>
        <w:t xml:space="preserve"> </w:t>
      </w:r>
      <w:r>
        <w:rPr>
          <w:rFonts w:cs="Calibri"/>
        </w:rPr>
        <w:t>A</w:t>
      </w:r>
      <w:r w:rsidRPr="00092FE5">
        <w:rPr>
          <w:rFonts w:cs="Calibri"/>
        </w:rPr>
        <w:t xml:space="preserve">n </w:t>
      </w:r>
      <w:r w:rsidR="00DD61DD">
        <w:rPr>
          <w:rFonts w:cs="Calibri"/>
        </w:rPr>
        <w:t>A.I.</w:t>
      </w:r>
      <w:r w:rsidRPr="00092FE5">
        <w:rPr>
          <w:rFonts w:cs="Calibri"/>
        </w:rPr>
        <w:t xml:space="preserve"> program</w:t>
      </w:r>
      <w:r w:rsidR="00D61E10">
        <w:rPr>
          <w:rFonts w:cs="Calibri"/>
        </w:rPr>
        <w:t>’</w:t>
      </w:r>
      <w:r w:rsidRPr="00092FE5">
        <w:rPr>
          <w:rFonts w:cs="Calibri"/>
        </w:rPr>
        <w:t xml:space="preserve">s aptitude at self-correcting Ops errors. The </w:t>
      </w:r>
      <w:r w:rsidR="00DD61DD">
        <w:rPr>
          <w:rFonts w:cs="Calibri"/>
        </w:rPr>
        <w:t>A.I.</w:t>
      </w:r>
      <w:r w:rsidRPr="00092FE5">
        <w:rPr>
          <w:rFonts w:cs="Calibri"/>
        </w:rPr>
        <w:t xml:space="preserve"> must be inactive</w:t>
      </w:r>
      <w:r w:rsidR="003F3201">
        <w:rPr>
          <w:rFonts w:cs="Calibri"/>
        </w:rPr>
        <w:t xml:space="preserve"> and</w:t>
      </w:r>
      <w:r w:rsidRPr="00092FE5">
        <w:rPr>
          <w:rFonts w:cs="Calibri"/>
        </w:rPr>
        <w:t xml:space="preserve"> resting, but </w:t>
      </w:r>
      <w:r w:rsidR="003F3201">
        <w:rPr>
          <w:rFonts w:cs="Calibri"/>
        </w:rPr>
        <w:t>he/she</w:t>
      </w:r>
      <w:r w:rsidR="003F3201" w:rsidRPr="00092FE5">
        <w:rPr>
          <w:rFonts w:cs="Calibri"/>
        </w:rPr>
        <w:t xml:space="preserve"> </w:t>
      </w:r>
      <w:r w:rsidRPr="00092FE5">
        <w:rPr>
          <w:rFonts w:cs="Calibri"/>
        </w:rPr>
        <w:t>do</w:t>
      </w:r>
      <w:r w:rsidR="003F3201">
        <w:rPr>
          <w:rFonts w:cs="Calibri"/>
        </w:rPr>
        <w:t>es</w:t>
      </w:r>
      <w:r w:rsidRPr="00092FE5">
        <w:rPr>
          <w:rFonts w:cs="Calibri"/>
        </w:rPr>
        <w:t xml:space="preserve"> not need to be off-line.</w:t>
      </w:r>
      <w:r>
        <w:rPr>
          <w:rFonts w:cs="Calibri"/>
        </w:rPr>
        <w:t xml:space="preserve"> Virtuosity is a percentage. This percentage is the amount of code that can be repaired by an A.I. properly recuperating.</w:t>
      </w:r>
      <w:r>
        <w:rPr>
          <w:rFonts w:cs="Calibri"/>
        </w:rPr>
        <w:br/>
      </w:r>
    </w:p>
    <w:p w:rsidR="00970EF4" w:rsidRDefault="00D56CA6" w:rsidP="00876328">
      <w:pPr>
        <w:pStyle w:val="Matrix"/>
        <w:numPr>
          <w:ilvl w:val="0"/>
          <w:numId w:val="6"/>
        </w:numPr>
        <w:tabs>
          <w:tab w:val="clear" w:pos="360"/>
          <w:tab w:val="num" w:pos="1080"/>
        </w:tabs>
        <w:ind w:left="1080"/>
        <w:jc w:val="left"/>
        <w:rPr>
          <w:rFonts w:cs="Calibri"/>
        </w:rPr>
      </w:pPr>
      <w:r w:rsidRPr="00092FE5">
        <w:rPr>
          <w:rFonts w:cs="Calibri"/>
          <w:b/>
          <w:i/>
        </w:rPr>
        <w:t>Operating</w:t>
      </w:r>
      <w:r w:rsidRPr="00092FE5">
        <w:rPr>
          <w:rFonts w:cs="Calibri"/>
          <w:i/>
        </w:rPr>
        <w:t xml:space="preserve"> </w:t>
      </w:r>
      <w:r w:rsidRPr="00092FE5">
        <w:rPr>
          <w:rFonts w:cs="Calibri"/>
          <w:b/>
          <w:i/>
        </w:rPr>
        <w:t>System</w:t>
      </w:r>
      <w:r w:rsidRPr="00092FE5">
        <w:rPr>
          <w:rFonts w:cs="Calibri"/>
          <w:b/>
        </w:rPr>
        <w:t xml:space="preserve">- </w:t>
      </w:r>
      <w:r w:rsidR="00FE1E45" w:rsidRPr="00FE1E45">
        <w:rPr>
          <w:rFonts w:cs="Calibri"/>
        </w:rPr>
        <w:t>The</w:t>
      </w:r>
      <w:r w:rsidR="00FE1E45">
        <w:rPr>
          <w:rFonts w:cs="Calibri"/>
          <w:b/>
        </w:rPr>
        <w:t xml:space="preserve"> </w:t>
      </w:r>
      <w:r w:rsidR="003F3201">
        <w:rPr>
          <w:rFonts w:cs="Calibri"/>
        </w:rPr>
        <w:t>Op</w:t>
      </w:r>
      <w:r w:rsidR="00FE1E45">
        <w:rPr>
          <w:rFonts w:cs="Calibri"/>
        </w:rPr>
        <w:t>erating</w:t>
      </w:r>
      <w:r w:rsidR="003F3201">
        <w:rPr>
          <w:rFonts w:cs="Calibri"/>
        </w:rPr>
        <w:t xml:space="preserve"> Sys</w:t>
      </w:r>
      <w:r w:rsidR="00FE1E45">
        <w:rPr>
          <w:rFonts w:cs="Calibri"/>
        </w:rPr>
        <w:t>tem</w:t>
      </w:r>
      <w:r w:rsidRPr="00092FE5">
        <w:rPr>
          <w:rFonts w:cs="Calibri"/>
        </w:rPr>
        <w:t xml:space="preserve"> is the </w:t>
      </w:r>
      <w:r w:rsidR="00DD61DD">
        <w:rPr>
          <w:rFonts w:cs="Calibri"/>
        </w:rPr>
        <w:t>A.I.</w:t>
      </w:r>
      <w:r w:rsidRPr="00092FE5">
        <w:rPr>
          <w:rFonts w:cs="Calibri"/>
        </w:rPr>
        <w:t xml:space="preserve"> equivalent of a brain. </w:t>
      </w:r>
      <w:r>
        <w:rPr>
          <w:rFonts w:cs="Calibri"/>
        </w:rPr>
        <w:t>D</w:t>
      </w:r>
      <w:r w:rsidRPr="00092FE5">
        <w:rPr>
          <w:rFonts w:cs="Calibri"/>
        </w:rPr>
        <w:t xml:space="preserve">epending on the </w:t>
      </w:r>
      <w:r w:rsidR="00DD61DD">
        <w:rPr>
          <w:rFonts w:cs="Calibri"/>
        </w:rPr>
        <w:t>A.I.</w:t>
      </w:r>
      <w:r w:rsidR="003F3201">
        <w:rPr>
          <w:rFonts w:cs="Calibri"/>
        </w:rPr>
        <w:t>,</w:t>
      </w:r>
      <w:r w:rsidRPr="00092FE5">
        <w:rPr>
          <w:rFonts w:cs="Calibri"/>
        </w:rPr>
        <w:t xml:space="preserve"> </w:t>
      </w:r>
      <w:r w:rsidR="003F3201">
        <w:rPr>
          <w:rFonts w:cs="Calibri"/>
        </w:rPr>
        <w:t>the Op</w:t>
      </w:r>
      <w:r w:rsidR="00FE1E45">
        <w:rPr>
          <w:rFonts w:cs="Calibri"/>
        </w:rPr>
        <w:t>erating</w:t>
      </w:r>
      <w:r w:rsidR="003F3201">
        <w:rPr>
          <w:rFonts w:cs="Calibri"/>
        </w:rPr>
        <w:t xml:space="preserve"> Sys</w:t>
      </w:r>
      <w:r w:rsidR="00FE1E45">
        <w:rPr>
          <w:rFonts w:cs="Calibri"/>
        </w:rPr>
        <w:t>tem</w:t>
      </w:r>
      <w:r w:rsidRPr="00092FE5">
        <w:rPr>
          <w:rFonts w:cs="Calibri"/>
        </w:rPr>
        <w:t xml:space="preserve"> </w:t>
      </w:r>
      <w:r>
        <w:rPr>
          <w:rFonts w:cs="Calibri"/>
        </w:rPr>
        <w:t>default</w:t>
      </w:r>
      <w:r w:rsidRPr="00092FE5">
        <w:rPr>
          <w:rFonts w:cs="Calibri"/>
        </w:rPr>
        <w:t xml:space="preserve"> </w:t>
      </w:r>
      <w:r>
        <w:rPr>
          <w:rFonts w:cs="Calibri"/>
        </w:rPr>
        <w:t>frame work</w:t>
      </w:r>
      <w:r w:rsidR="003F3201">
        <w:rPr>
          <w:rFonts w:cs="Calibri"/>
        </w:rPr>
        <w:t>s</w:t>
      </w:r>
      <w:r>
        <w:rPr>
          <w:rFonts w:cs="Calibri"/>
        </w:rPr>
        <w:t xml:space="preserve"> better or worse than </w:t>
      </w:r>
      <w:r w:rsidR="003F3201">
        <w:rPr>
          <w:rFonts w:cs="Calibri"/>
        </w:rPr>
        <w:t xml:space="preserve">it </w:t>
      </w:r>
      <w:r>
        <w:rPr>
          <w:rFonts w:cs="Calibri"/>
        </w:rPr>
        <w:t>w</w:t>
      </w:r>
      <w:r w:rsidR="003F3201">
        <w:rPr>
          <w:rFonts w:cs="Calibri"/>
        </w:rPr>
        <w:t>as</w:t>
      </w:r>
      <w:r>
        <w:rPr>
          <w:rFonts w:cs="Calibri"/>
        </w:rPr>
        <w:t xml:space="preserve"> designed to</w:t>
      </w:r>
      <w:r w:rsidRPr="00092FE5">
        <w:rPr>
          <w:rFonts w:cs="Calibri"/>
        </w:rPr>
        <w:t>. Agents</w:t>
      </w:r>
      <w:r>
        <w:rPr>
          <w:rFonts w:cs="Calibri"/>
        </w:rPr>
        <w:t xml:space="preserve"> exist in the Matrix power plant.</w:t>
      </w:r>
      <w:r w:rsidRPr="00092FE5">
        <w:rPr>
          <w:rFonts w:cs="Calibri"/>
        </w:rPr>
        <w:t xml:space="preserve"> </w:t>
      </w:r>
      <w:r w:rsidR="003F3201">
        <w:rPr>
          <w:rFonts w:cs="Calibri"/>
        </w:rPr>
        <w:t xml:space="preserve">A </w:t>
      </w:r>
      <w:r w:rsidR="006653F0" w:rsidRPr="006653F0">
        <w:rPr>
          <w:rFonts w:cs="Calibri"/>
          <w:i/>
          <w:sz w:val="20"/>
        </w:rPr>
        <w:t>Sentinel</w:t>
      </w:r>
      <w:r>
        <w:rPr>
          <w:rFonts w:cs="Calibri"/>
        </w:rPr>
        <w:t xml:space="preserve"> </w:t>
      </w:r>
      <w:r w:rsidR="003F3201">
        <w:rPr>
          <w:rFonts w:cs="Calibri"/>
        </w:rPr>
        <w:t xml:space="preserve">is </w:t>
      </w:r>
      <w:r>
        <w:rPr>
          <w:rFonts w:cs="Calibri"/>
        </w:rPr>
        <w:t>a guard A.I. who prefer</w:t>
      </w:r>
      <w:r w:rsidR="003F3201">
        <w:rPr>
          <w:rFonts w:cs="Calibri"/>
        </w:rPr>
        <w:t>s</w:t>
      </w:r>
      <w:r>
        <w:rPr>
          <w:rFonts w:cs="Calibri"/>
        </w:rPr>
        <w:t xml:space="preserve"> the Squidi frames. If an A.I. </w:t>
      </w:r>
      <w:r w:rsidRPr="00092FE5">
        <w:rPr>
          <w:rFonts w:cs="Calibri"/>
        </w:rPr>
        <w:t xml:space="preserve">is not in </w:t>
      </w:r>
      <w:r w:rsidR="00876328">
        <w:rPr>
          <w:rFonts w:cs="Calibri"/>
        </w:rPr>
        <w:t>its</w:t>
      </w:r>
      <w:r w:rsidR="00876328" w:rsidRPr="00092FE5">
        <w:rPr>
          <w:rFonts w:cs="Calibri"/>
        </w:rPr>
        <w:t xml:space="preserve"> </w:t>
      </w:r>
      <w:r w:rsidRPr="00092FE5">
        <w:rPr>
          <w:rFonts w:cs="Calibri"/>
        </w:rPr>
        <w:t xml:space="preserve">preferred </w:t>
      </w:r>
      <w:r>
        <w:rPr>
          <w:rFonts w:cs="Calibri"/>
        </w:rPr>
        <w:t>frame</w:t>
      </w:r>
      <w:r w:rsidR="003F3201">
        <w:rPr>
          <w:rFonts w:cs="Calibri"/>
        </w:rPr>
        <w:t>,</w:t>
      </w:r>
      <w:r w:rsidRPr="00092FE5">
        <w:rPr>
          <w:rFonts w:cs="Calibri"/>
        </w:rPr>
        <w:t xml:space="preserve"> </w:t>
      </w:r>
      <w:r w:rsidR="00876328">
        <w:rPr>
          <w:rFonts w:cs="Calibri"/>
        </w:rPr>
        <w:t xml:space="preserve">it </w:t>
      </w:r>
      <w:r w:rsidRPr="00092FE5">
        <w:rPr>
          <w:rFonts w:cs="Calibri"/>
        </w:rPr>
        <w:t>suffer</w:t>
      </w:r>
      <w:r w:rsidR="003F3201">
        <w:rPr>
          <w:rFonts w:cs="Calibri"/>
        </w:rPr>
        <w:t>s</w:t>
      </w:r>
      <w:r w:rsidRPr="00092FE5">
        <w:rPr>
          <w:rFonts w:cs="Calibri"/>
        </w:rPr>
        <w:t xml:space="preserve"> penalties when</w:t>
      </w:r>
      <w:r w:rsidR="003F3201">
        <w:rPr>
          <w:rFonts w:cs="Calibri"/>
        </w:rPr>
        <w:t xml:space="preserve"> it</w:t>
      </w:r>
      <w:r w:rsidR="007D0DF8">
        <w:rPr>
          <w:rFonts w:cs="Calibri"/>
        </w:rPr>
        <w:t xml:space="preserve"> controls a non-preferred frame</w:t>
      </w:r>
      <w:r w:rsidRPr="00092FE5">
        <w:rPr>
          <w:rFonts w:cs="Calibri"/>
        </w:rPr>
        <w:t xml:space="preserve">. </w:t>
      </w:r>
      <w:r>
        <w:rPr>
          <w:rFonts w:cs="Calibri"/>
        </w:rPr>
        <w:t>GM determines the amount of increased Ops Errors the A.I. suffers for trying to operat</w:t>
      </w:r>
      <w:r w:rsidR="009003B7">
        <w:rPr>
          <w:rFonts w:cs="Calibri"/>
        </w:rPr>
        <w:t>e</w:t>
      </w:r>
      <w:r>
        <w:rPr>
          <w:rFonts w:cs="Calibri"/>
        </w:rPr>
        <w:t xml:space="preserve"> in a different frame. Skills and attributes for A.I. equal 99% - “Ops Error” </w:t>
      </w:r>
      <w:r>
        <w:rPr>
          <w:rFonts w:cs="Calibri"/>
        </w:rPr>
        <w:br/>
      </w:r>
    </w:p>
    <w:p w:rsidR="00970EF4" w:rsidRDefault="00D56CA6">
      <w:pPr>
        <w:pStyle w:val="Matrix"/>
        <w:numPr>
          <w:ilvl w:val="0"/>
          <w:numId w:val="6"/>
        </w:numPr>
        <w:tabs>
          <w:tab w:val="clear" w:pos="360"/>
          <w:tab w:val="num" w:pos="1080"/>
        </w:tabs>
        <w:ind w:left="1080"/>
        <w:rPr>
          <w:rFonts w:cs="Calibri"/>
        </w:rPr>
      </w:pPr>
      <w:r w:rsidRPr="00092FE5">
        <w:rPr>
          <w:rFonts w:cs="Calibri"/>
          <w:b/>
          <w:i/>
        </w:rPr>
        <w:t>Ops Error</w:t>
      </w:r>
      <w:r w:rsidR="003F3201">
        <w:rPr>
          <w:rFonts w:cs="Calibri"/>
          <w:b/>
          <w:i/>
        </w:rPr>
        <w:t>s</w:t>
      </w:r>
      <w:r w:rsidRPr="003F3201">
        <w:rPr>
          <w:rFonts w:cs="Calibri"/>
        </w:rPr>
        <w:t>-</w:t>
      </w:r>
      <w:r w:rsidRPr="00092FE5">
        <w:rPr>
          <w:rFonts w:cs="Calibri"/>
        </w:rPr>
        <w:t xml:space="preserve"> Percentage of Ops System errors an A</w:t>
      </w:r>
      <w:r>
        <w:rPr>
          <w:rFonts w:cs="Calibri"/>
        </w:rPr>
        <w:t>.</w:t>
      </w:r>
      <w:r w:rsidRPr="00092FE5">
        <w:rPr>
          <w:rFonts w:cs="Calibri"/>
        </w:rPr>
        <w:t>I</w:t>
      </w:r>
      <w:r>
        <w:rPr>
          <w:rFonts w:cs="Calibri"/>
        </w:rPr>
        <w:t>. program</w:t>
      </w:r>
      <w:r w:rsidRPr="00092FE5">
        <w:rPr>
          <w:rFonts w:cs="Calibri"/>
        </w:rPr>
        <w:t xml:space="preserve"> has acquired. These errors hinder his/her program’s performance. The</w:t>
      </w:r>
      <w:r>
        <w:rPr>
          <w:rFonts w:cs="Calibri"/>
        </w:rPr>
        <w:t xml:space="preserve">re are many ways an </w:t>
      </w:r>
      <w:r w:rsidR="00DD61DD">
        <w:rPr>
          <w:rFonts w:cs="Calibri"/>
        </w:rPr>
        <w:t>A.I.</w:t>
      </w:r>
      <w:r>
        <w:rPr>
          <w:rFonts w:cs="Calibri"/>
        </w:rPr>
        <w:t xml:space="preserve"> can increase their </w:t>
      </w:r>
      <w:r w:rsidRPr="00092FE5">
        <w:rPr>
          <w:rFonts w:cs="Calibri"/>
        </w:rPr>
        <w:t>O</w:t>
      </w:r>
      <w:r>
        <w:rPr>
          <w:rFonts w:cs="Calibri"/>
        </w:rPr>
        <w:t>ps</w:t>
      </w:r>
      <w:r w:rsidRPr="00092FE5">
        <w:rPr>
          <w:rFonts w:cs="Calibri"/>
        </w:rPr>
        <w:t xml:space="preserve"> Errors. </w:t>
      </w:r>
      <w:r>
        <w:rPr>
          <w:rFonts w:cs="Calibri"/>
        </w:rPr>
        <w:t>I</w:t>
      </w:r>
      <w:r w:rsidRPr="00092FE5">
        <w:rPr>
          <w:rFonts w:cs="Calibri"/>
        </w:rPr>
        <w:t xml:space="preserve">f an </w:t>
      </w:r>
      <w:r w:rsidR="00DD61DD">
        <w:rPr>
          <w:rFonts w:cs="Calibri"/>
        </w:rPr>
        <w:t>A.I.</w:t>
      </w:r>
      <w:r w:rsidRPr="00092FE5">
        <w:rPr>
          <w:rFonts w:cs="Calibri"/>
        </w:rPr>
        <w:t xml:space="preserve"> ever strays from his operating </w:t>
      </w:r>
      <w:r>
        <w:rPr>
          <w:rFonts w:cs="Calibri"/>
        </w:rPr>
        <w:t>protocols</w:t>
      </w:r>
      <w:r w:rsidRPr="00092FE5">
        <w:rPr>
          <w:rFonts w:cs="Calibri"/>
        </w:rPr>
        <w:t xml:space="preserve"> or does not follow command</w:t>
      </w:r>
      <w:r w:rsidR="003F3201">
        <w:rPr>
          <w:rFonts w:cs="Calibri"/>
        </w:rPr>
        <w:t>,</w:t>
      </w:r>
      <w:r w:rsidRPr="00092FE5">
        <w:rPr>
          <w:rFonts w:cs="Calibri"/>
        </w:rPr>
        <w:t xml:space="preserve"> </w:t>
      </w:r>
      <w:r>
        <w:rPr>
          <w:rFonts w:cs="Calibri"/>
        </w:rPr>
        <w:t>Ops Error</w:t>
      </w:r>
      <w:r w:rsidR="003F3201">
        <w:rPr>
          <w:rFonts w:cs="Calibri"/>
        </w:rPr>
        <w:t xml:space="preserve"> is increased</w:t>
      </w:r>
      <w:r w:rsidRPr="00092FE5">
        <w:rPr>
          <w:rFonts w:cs="Calibri"/>
        </w:rPr>
        <w:t xml:space="preserve">. This is because </w:t>
      </w:r>
      <w:r w:rsidR="003F3201">
        <w:rPr>
          <w:rFonts w:cs="Calibri"/>
        </w:rPr>
        <w:t xml:space="preserve">A.I. is </w:t>
      </w:r>
      <w:r w:rsidRPr="00092FE5">
        <w:rPr>
          <w:rFonts w:cs="Calibri"/>
        </w:rPr>
        <w:t>designed to perform a certain way</w:t>
      </w:r>
      <w:r w:rsidR="003F3201">
        <w:rPr>
          <w:rFonts w:cs="Calibri"/>
        </w:rPr>
        <w:t>, and w</w:t>
      </w:r>
      <w:r w:rsidRPr="00092FE5">
        <w:rPr>
          <w:rFonts w:cs="Calibri"/>
        </w:rPr>
        <w:t xml:space="preserve">hen </w:t>
      </w:r>
      <w:r w:rsidR="003F3201">
        <w:rPr>
          <w:rFonts w:cs="Calibri"/>
        </w:rPr>
        <w:t>she</w:t>
      </w:r>
      <w:r w:rsidRPr="00092FE5">
        <w:rPr>
          <w:rFonts w:cs="Calibri"/>
        </w:rPr>
        <w:t xml:space="preserve"> do</w:t>
      </w:r>
      <w:r w:rsidR="003F3201">
        <w:rPr>
          <w:rFonts w:cs="Calibri"/>
        </w:rPr>
        <w:t>es</w:t>
      </w:r>
      <w:r w:rsidRPr="00092FE5">
        <w:rPr>
          <w:rFonts w:cs="Calibri"/>
        </w:rPr>
        <w:t xml:space="preserve"> not</w:t>
      </w:r>
      <w:r w:rsidR="003F3201">
        <w:rPr>
          <w:rFonts w:cs="Calibri"/>
        </w:rPr>
        <w:t>, she is</w:t>
      </w:r>
      <w:r w:rsidRPr="00092FE5">
        <w:rPr>
          <w:rFonts w:cs="Calibri"/>
        </w:rPr>
        <w:t xml:space="preserve"> performing less like </w:t>
      </w:r>
      <w:r w:rsidR="003F3201">
        <w:rPr>
          <w:rFonts w:cs="Calibri"/>
        </w:rPr>
        <w:t xml:space="preserve">a </w:t>
      </w:r>
      <w:r w:rsidRPr="00092FE5">
        <w:rPr>
          <w:rFonts w:cs="Calibri"/>
        </w:rPr>
        <w:t xml:space="preserve">machine and more like </w:t>
      </w:r>
      <w:r w:rsidR="003F3201">
        <w:rPr>
          <w:rFonts w:cs="Calibri"/>
        </w:rPr>
        <w:t xml:space="preserve">a </w:t>
      </w:r>
      <w:r w:rsidRPr="00092FE5">
        <w:rPr>
          <w:rFonts w:cs="Calibri"/>
        </w:rPr>
        <w:t>human</w:t>
      </w:r>
      <w:r w:rsidR="003F3201">
        <w:rPr>
          <w:rFonts w:cs="Calibri"/>
        </w:rPr>
        <w:t xml:space="preserve">. Too many operating errors will </w:t>
      </w:r>
      <w:r w:rsidRPr="00092FE5">
        <w:rPr>
          <w:rFonts w:cs="Calibri"/>
        </w:rPr>
        <w:t xml:space="preserve">eventually degrade </w:t>
      </w:r>
      <w:r w:rsidR="003F3201">
        <w:rPr>
          <w:rFonts w:cs="Calibri"/>
        </w:rPr>
        <w:t>her</w:t>
      </w:r>
      <w:r w:rsidR="003F3201" w:rsidRPr="00092FE5">
        <w:rPr>
          <w:rFonts w:cs="Calibri"/>
        </w:rPr>
        <w:t xml:space="preserve"> </w:t>
      </w:r>
      <w:r w:rsidRPr="00092FE5">
        <w:rPr>
          <w:rFonts w:cs="Calibri"/>
        </w:rPr>
        <w:t>Operating System to the point of no</w:t>
      </w:r>
      <w:r w:rsidR="003F3201">
        <w:rPr>
          <w:rFonts w:cs="Calibri"/>
        </w:rPr>
        <w:t xml:space="preserve"> longer</w:t>
      </w:r>
      <w:r w:rsidRPr="00092FE5">
        <w:rPr>
          <w:rFonts w:cs="Calibri"/>
        </w:rPr>
        <w:t xml:space="preserve"> working.</w:t>
      </w:r>
      <w:r>
        <w:rPr>
          <w:rFonts w:cs="Calibri"/>
        </w:rPr>
        <w:t xml:space="preserve"> Damage from combat will increase Ops Errors </w:t>
      </w:r>
      <w:r w:rsidR="00193972">
        <w:rPr>
          <w:rFonts w:cs="Calibri"/>
        </w:rPr>
        <w:t>in an A.I. program</w:t>
      </w:r>
      <w:r w:rsidR="00C12279">
        <w:rPr>
          <w:rFonts w:cs="Calibri"/>
        </w:rPr>
        <w:t>.</w:t>
      </w:r>
      <w:r w:rsidR="00193972">
        <w:rPr>
          <w:rFonts w:cs="Calibri"/>
        </w:rPr>
        <w:t xml:space="preserve"> </w:t>
      </w:r>
      <w:r>
        <w:rPr>
          <w:rFonts w:cs="Calibri"/>
        </w:rPr>
        <w:t>(</w:t>
      </w:r>
      <w:r w:rsidRPr="00C0262D">
        <w:rPr>
          <w:rFonts w:cs="Calibri"/>
          <w:i/>
        </w:rPr>
        <w:t>as listed in [The Matrix RPG].[Game Concepts].Health</w:t>
      </w:r>
      <w:r>
        <w:rPr>
          <w:rFonts w:cs="Calibri"/>
        </w:rPr>
        <w:t>).</w:t>
      </w:r>
      <w:r w:rsidR="00C12279">
        <w:rPr>
          <w:rFonts w:cs="Calibri"/>
        </w:rPr>
        <w:t xml:space="preserve"> </w:t>
      </w:r>
      <w:r w:rsidR="00C12279" w:rsidRPr="00B07FDA">
        <w:rPr>
          <w:color w:val="FF0000"/>
        </w:rPr>
        <w:t xml:space="preserve">The Ops Error </w:t>
      </w:r>
      <w:r w:rsidR="00C12279">
        <w:rPr>
          <w:color w:val="FF0000"/>
        </w:rPr>
        <w:t>is an A.I.’s</w:t>
      </w:r>
      <w:r w:rsidR="00C12279" w:rsidRPr="00B07FDA">
        <w:rPr>
          <w:color w:val="FF0000"/>
        </w:rPr>
        <w:t xml:space="preserve"> chance </w:t>
      </w:r>
      <w:r w:rsidR="00C12279">
        <w:rPr>
          <w:color w:val="FF0000"/>
        </w:rPr>
        <w:t>o</w:t>
      </w:r>
      <w:r w:rsidR="00C12279" w:rsidRPr="00B07FDA">
        <w:rPr>
          <w:color w:val="FF0000"/>
        </w:rPr>
        <w:t xml:space="preserve">f </w:t>
      </w:r>
      <w:r w:rsidR="00C12279">
        <w:rPr>
          <w:color w:val="FF0000"/>
        </w:rPr>
        <w:t>succeeding</w:t>
      </w:r>
      <w:r w:rsidR="00C12279" w:rsidRPr="00B07FDA">
        <w:rPr>
          <w:color w:val="FF0000"/>
        </w:rPr>
        <w:t xml:space="preserve"> in c</w:t>
      </w:r>
      <w:r w:rsidR="00C12279">
        <w:rPr>
          <w:color w:val="FF0000"/>
        </w:rPr>
        <w:t>ritical moments. When an A.I. gets a failure or critical failure they roll an Ops Error to see if their computer code overcomes the failure. For example say the A.I. fails, or critically fails at shooting a target. They could roll under their current Ops error to barely succeed at that task.</w:t>
      </w:r>
    </w:p>
    <w:p w:rsidR="00D56CA6" w:rsidRPr="005D616C" w:rsidRDefault="00D56CA6" w:rsidP="00D56CA6">
      <w:pPr>
        <w:pStyle w:val="Matrix"/>
        <w:rPr>
          <w:rFonts w:cs="Calibri"/>
        </w:rPr>
      </w:pPr>
    </w:p>
    <w:p w:rsidR="00D56CA6" w:rsidRPr="00987A8B" w:rsidRDefault="005F1B22" w:rsidP="00D56CA6">
      <w:pPr>
        <w:pStyle w:val="Matrixsubtitle"/>
      </w:pPr>
      <w:r>
        <w:t xml:space="preserve">Attributes for </w:t>
      </w:r>
      <w:r w:rsidR="00D56CA6" w:rsidRPr="00987A8B">
        <w:t>Frames (Sentinels)</w:t>
      </w:r>
    </w:p>
    <w:p w:rsidR="00D56CA6" w:rsidRPr="00987A8B" w:rsidRDefault="00D56CA6" w:rsidP="008C37DC">
      <w:pPr>
        <w:pStyle w:val="Matrix"/>
        <w:ind w:firstLine="0"/>
        <w:rPr>
          <w:rFonts w:cs="Calibri"/>
        </w:rPr>
      </w:pPr>
      <w:r w:rsidRPr="00987A8B">
        <w:rPr>
          <w:rFonts w:cs="Calibri"/>
        </w:rPr>
        <w:t>Sentinel</w:t>
      </w:r>
      <w:r>
        <w:rPr>
          <w:rFonts w:cs="Calibri"/>
        </w:rPr>
        <w:t xml:space="preserve"> frame</w:t>
      </w:r>
      <w:r w:rsidRPr="00987A8B">
        <w:rPr>
          <w:rFonts w:cs="Calibri"/>
        </w:rPr>
        <w:t xml:space="preserve">s are similar to vehicles. </w:t>
      </w:r>
      <w:r>
        <w:rPr>
          <w:rFonts w:cs="Calibri"/>
        </w:rPr>
        <w:t>Sentinels</w:t>
      </w:r>
      <w:r w:rsidRPr="00987A8B">
        <w:rPr>
          <w:rFonts w:cs="Calibri"/>
        </w:rPr>
        <w:t xml:space="preserve"> use these main attributes</w:t>
      </w:r>
      <w:r>
        <w:rPr>
          <w:rFonts w:cs="Calibri"/>
        </w:rPr>
        <w:t xml:space="preserve"> above (Priority </w:t>
      </w:r>
      <w:r w:rsidR="00193972">
        <w:rPr>
          <w:rFonts w:cs="Calibri"/>
        </w:rPr>
        <w:t>L</w:t>
      </w:r>
      <w:r>
        <w:rPr>
          <w:rFonts w:cs="Calibri"/>
        </w:rPr>
        <w:t>evel, Virtuosity, Ops Sys, and Ops Errors) in addition to these</w:t>
      </w:r>
      <w:r w:rsidRPr="00987A8B">
        <w:rPr>
          <w:rFonts w:cs="Calibri"/>
        </w:rPr>
        <w:t xml:space="preserve"> vehicle </w:t>
      </w:r>
      <w:r>
        <w:rPr>
          <w:rFonts w:cs="Calibri"/>
        </w:rPr>
        <w:t>attributes</w:t>
      </w:r>
      <w:r w:rsidR="00193972">
        <w:rPr>
          <w:rFonts w:cs="Calibri"/>
        </w:rPr>
        <w:t>:</w:t>
      </w:r>
    </w:p>
    <w:p w:rsidR="00D56CA6" w:rsidRPr="00987A8B" w:rsidRDefault="00D56CA6" w:rsidP="001C1C9B">
      <w:pPr>
        <w:pStyle w:val="Matrix"/>
        <w:ind w:firstLine="0"/>
        <w:rPr>
          <w:rFonts w:cs="Calibri"/>
        </w:rPr>
      </w:pPr>
    </w:p>
    <w:p w:rsidR="00970EF4" w:rsidRDefault="00D56CA6">
      <w:pPr>
        <w:pStyle w:val="Matrix"/>
        <w:numPr>
          <w:ilvl w:val="0"/>
          <w:numId w:val="26"/>
        </w:numPr>
        <w:rPr>
          <w:rFonts w:cs="Calibri"/>
        </w:rPr>
      </w:pPr>
      <w:r w:rsidRPr="0068646F">
        <w:rPr>
          <w:rFonts w:cs="Calibri"/>
          <w:b/>
          <w:i/>
        </w:rPr>
        <w:t>Speed</w:t>
      </w:r>
      <w:r w:rsidRPr="00A9294E">
        <w:rPr>
          <w:rFonts w:cs="Calibri"/>
        </w:rPr>
        <w:t>- This is how fast the ship can travel when pushed to its limits. The Vehicle speed rating adds its dice to the players dice pool when rolling to pilot the vehicle.</w:t>
      </w:r>
    </w:p>
    <w:p w:rsidR="00970EF4" w:rsidRDefault="00D56CA6">
      <w:pPr>
        <w:pStyle w:val="Matrix"/>
        <w:numPr>
          <w:ilvl w:val="0"/>
          <w:numId w:val="26"/>
        </w:numPr>
        <w:rPr>
          <w:rFonts w:cs="Calibri"/>
        </w:rPr>
      </w:pPr>
      <w:r w:rsidRPr="0068646F">
        <w:rPr>
          <w:rFonts w:cs="Calibri"/>
          <w:b/>
          <w:i/>
        </w:rPr>
        <w:t>Agility</w:t>
      </w:r>
      <w:r w:rsidRPr="00A9294E">
        <w:rPr>
          <w:rFonts w:cs="Calibri"/>
        </w:rPr>
        <w:t>- This is how difficult it is to operate the craft at speed and over difficult terrain. Can this piece of $#!t squeeze through an abandoned building without losing its engine? Agility rating reduces the task threshold for piloting test.</w:t>
      </w:r>
    </w:p>
    <w:p w:rsidR="00970EF4" w:rsidRDefault="00D56CA6">
      <w:pPr>
        <w:pStyle w:val="Matrix"/>
        <w:numPr>
          <w:ilvl w:val="0"/>
          <w:numId w:val="26"/>
        </w:numPr>
        <w:rPr>
          <w:rFonts w:cs="Calibri"/>
        </w:rPr>
      </w:pPr>
      <w:r w:rsidRPr="0068646F">
        <w:rPr>
          <w:rFonts w:cs="Calibri"/>
          <w:b/>
          <w:i/>
        </w:rPr>
        <w:t>Fuel</w:t>
      </w:r>
      <w:r w:rsidRPr="00A9294E">
        <w:rPr>
          <w:rFonts w:cs="Calibri"/>
        </w:rPr>
        <w:t xml:space="preserve"> (remaining/maximum)- Fuel is a rating comprised of two numbers. The first number is the amount of fuel cells remaining for the ship to use as power. The second number is the maximum number of fuel cells the ship is designed to hold. </w:t>
      </w:r>
      <w:r w:rsidR="00193972">
        <w:rPr>
          <w:rFonts w:cs="Calibri"/>
        </w:rPr>
        <w:t>One</w:t>
      </w:r>
      <w:r w:rsidRPr="00A9294E">
        <w:rPr>
          <w:rFonts w:cs="Calibri"/>
        </w:rPr>
        <w:t xml:space="preserve"> day is the average life for a fuel cell. </w:t>
      </w:r>
      <w:r>
        <w:rPr>
          <w:rFonts w:cs="Calibri"/>
        </w:rPr>
        <w:t xml:space="preserve">These </w:t>
      </w:r>
      <w:r w:rsidR="00463970">
        <w:rPr>
          <w:rFonts w:cs="Calibri"/>
        </w:rPr>
        <w:t>f</w:t>
      </w:r>
      <w:r w:rsidR="00463970" w:rsidRPr="00A9294E">
        <w:rPr>
          <w:rFonts w:cs="Calibri"/>
        </w:rPr>
        <w:t>u</w:t>
      </w:r>
      <w:r w:rsidR="00463970">
        <w:rPr>
          <w:rFonts w:cs="Calibri"/>
        </w:rPr>
        <w:t>el</w:t>
      </w:r>
      <w:r w:rsidR="00463970" w:rsidRPr="00A9294E">
        <w:rPr>
          <w:rFonts w:cs="Calibri"/>
        </w:rPr>
        <w:t xml:space="preserve"> </w:t>
      </w:r>
      <w:r w:rsidRPr="00A9294E">
        <w:rPr>
          <w:rFonts w:cs="Calibri"/>
        </w:rPr>
        <w:t xml:space="preserve">cells can be </w:t>
      </w:r>
      <w:r>
        <w:rPr>
          <w:rFonts w:cs="Calibri"/>
        </w:rPr>
        <w:t>re</w:t>
      </w:r>
      <w:r w:rsidRPr="00A9294E">
        <w:rPr>
          <w:rFonts w:cs="Calibri"/>
        </w:rPr>
        <w:t>charged</w:t>
      </w:r>
      <w:r>
        <w:rPr>
          <w:rFonts w:cs="Calibri"/>
        </w:rPr>
        <w:t xml:space="preserve"> repeatedly</w:t>
      </w:r>
      <w:r w:rsidRPr="00A9294E">
        <w:rPr>
          <w:rFonts w:cs="Calibri"/>
        </w:rPr>
        <w:t xml:space="preserve">. A single fuel cell takes </w:t>
      </w:r>
      <w:r w:rsidR="00193972">
        <w:rPr>
          <w:rFonts w:cs="Calibri"/>
        </w:rPr>
        <w:t>one</w:t>
      </w:r>
      <w:r w:rsidRPr="00A9294E">
        <w:rPr>
          <w:rFonts w:cs="Calibri"/>
        </w:rPr>
        <w:t xml:space="preserve"> hour to fully </w:t>
      </w:r>
      <w:r>
        <w:rPr>
          <w:rFonts w:cs="Calibri"/>
        </w:rPr>
        <w:t>re</w:t>
      </w:r>
      <w:r w:rsidRPr="00A9294E">
        <w:rPr>
          <w:rFonts w:cs="Calibri"/>
        </w:rPr>
        <w:t>charge. All vehicles are listed with their maximum fuel cell rating.</w:t>
      </w:r>
    </w:p>
    <w:p w:rsidR="00D56CA6" w:rsidRDefault="00D56CA6" w:rsidP="00D56CA6">
      <w:pPr>
        <w:pStyle w:val="Matrix"/>
        <w:ind w:firstLine="0"/>
        <w:rPr>
          <w:rFonts w:cs="Calibri"/>
        </w:rPr>
      </w:pPr>
    </w:p>
    <w:p w:rsidR="00D56CA6" w:rsidRPr="00114901" w:rsidRDefault="005F1B22" w:rsidP="00D56CA6">
      <w:pPr>
        <w:pStyle w:val="Matrixsubtitle"/>
      </w:pPr>
      <w:r>
        <w:t xml:space="preserve">Attributes for </w:t>
      </w:r>
      <w:r w:rsidR="00D56CA6" w:rsidRPr="00114901">
        <w:t>Humans</w:t>
      </w:r>
    </w:p>
    <w:p w:rsidR="00D56CA6" w:rsidRDefault="00D56CA6" w:rsidP="00D56CA6">
      <w:pPr>
        <w:pStyle w:val="Matrix"/>
        <w:ind w:firstLine="0"/>
        <w:rPr>
          <w:rFonts w:cs="Calibri"/>
        </w:rPr>
      </w:pPr>
      <w:r>
        <w:rPr>
          <w:rFonts w:cs="Calibri"/>
        </w:rPr>
        <w:t xml:space="preserve">Humans have attributes that range from 1 to 5. Common Sense, Focus, Agility, and Strength are all human attributes. Common Sense </w:t>
      </w:r>
      <w:r w:rsidR="00193972">
        <w:rPr>
          <w:rFonts w:cs="Calibri"/>
        </w:rPr>
        <w:t>and</w:t>
      </w:r>
      <w:r>
        <w:rPr>
          <w:rFonts w:cs="Calibri"/>
        </w:rPr>
        <w:t xml:space="preserve"> Focus are attributes that represent a human’s mental qualities. Agility </w:t>
      </w:r>
      <w:r w:rsidR="00193972">
        <w:rPr>
          <w:rFonts w:cs="Calibri"/>
        </w:rPr>
        <w:t>and</w:t>
      </w:r>
      <w:r>
        <w:rPr>
          <w:rFonts w:cs="Calibri"/>
        </w:rPr>
        <w:t xml:space="preserve"> Strength are attributes that represent a human’s physical qualities. The Endurance attribute represents with how well a character can heal damage. </w:t>
      </w:r>
      <w:r w:rsidR="00123E8F">
        <w:rPr>
          <w:rFonts w:cs="Calibri"/>
        </w:rPr>
        <w:t>Nomads and humans on the surface are slightly different than their underground counterparts. Surface humans are stockier, thick skinned, and hairier because of the conditions their bodies have adapted too.</w:t>
      </w:r>
    </w:p>
    <w:p w:rsidR="00D56CA6" w:rsidRPr="005D616C" w:rsidRDefault="00D56CA6" w:rsidP="00D56CA6">
      <w:pPr>
        <w:pStyle w:val="Matrix"/>
        <w:ind w:firstLine="0"/>
        <w:rPr>
          <w:rFonts w:cs="Calibri"/>
        </w:rPr>
      </w:pPr>
    </w:p>
    <w:p w:rsidR="00970EF4" w:rsidRDefault="00D56CA6">
      <w:pPr>
        <w:pStyle w:val="Matrix"/>
        <w:numPr>
          <w:ilvl w:val="0"/>
          <w:numId w:val="7"/>
        </w:numPr>
        <w:tabs>
          <w:tab w:val="clear" w:pos="360"/>
          <w:tab w:val="num" w:pos="1080"/>
        </w:tabs>
        <w:ind w:left="1080"/>
        <w:rPr>
          <w:rFonts w:cs="Calibri"/>
        </w:rPr>
      </w:pPr>
      <w:r w:rsidRPr="005D616C">
        <w:rPr>
          <w:rFonts w:cs="Calibri"/>
          <w:b/>
          <w:i/>
        </w:rPr>
        <w:lastRenderedPageBreak/>
        <w:t>Common Sense</w:t>
      </w:r>
      <w:r>
        <w:rPr>
          <w:rFonts w:cs="Calibri"/>
          <w:b/>
        </w:rPr>
        <w:t xml:space="preserve">– </w:t>
      </w:r>
      <w:r>
        <w:rPr>
          <w:rFonts w:cs="Calibri"/>
        </w:rPr>
        <w:t xml:space="preserve">is for when you need answers quickly. Fast talkers and swindlers have a high common sense, so they can out-wit </w:t>
      </w:r>
      <w:r w:rsidR="00463970">
        <w:rPr>
          <w:rFonts w:cs="Calibri"/>
        </w:rPr>
        <w:t xml:space="preserve">other </w:t>
      </w:r>
      <w:r>
        <w:rPr>
          <w:rFonts w:cs="Calibri"/>
        </w:rPr>
        <w:t xml:space="preserve">people and keep ahead of them. </w:t>
      </w:r>
    </w:p>
    <w:p w:rsidR="00970EF4" w:rsidRDefault="00D56CA6">
      <w:pPr>
        <w:pStyle w:val="Matrix"/>
        <w:numPr>
          <w:ilvl w:val="0"/>
          <w:numId w:val="7"/>
        </w:numPr>
        <w:tabs>
          <w:tab w:val="clear" w:pos="360"/>
          <w:tab w:val="num" w:pos="1080"/>
        </w:tabs>
        <w:ind w:left="1080"/>
        <w:rPr>
          <w:rFonts w:cs="Calibri"/>
        </w:rPr>
      </w:pPr>
      <w:r w:rsidRPr="005D616C">
        <w:rPr>
          <w:rFonts w:cs="Calibri"/>
          <w:b/>
          <w:i/>
        </w:rPr>
        <w:t>Focus</w:t>
      </w:r>
      <w:r>
        <w:rPr>
          <w:rFonts w:cs="Calibri"/>
        </w:rPr>
        <w:t>– is the character</w:t>
      </w:r>
      <w:r w:rsidR="00193972">
        <w:rPr>
          <w:rFonts w:cs="Calibri"/>
        </w:rPr>
        <w:t>’</w:t>
      </w:r>
      <w:r>
        <w:rPr>
          <w:rFonts w:cs="Calibri"/>
        </w:rPr>
        <w:t xml:space="preserve">s </w:t>
      </w:r>
      <w:r w:rsidRPr="005D616C">
        <w:rPr>
          <w:rFonts w:cs="Calibri"/>
        </w:rPr>
        <w:t>ability to concentrate</w:t>
      </w:r>
      <w:r>
        <w:rPr>
          <w:rFonts w:cs="Calibri"/>
        </w:rPr>
        <w:t xml:space="preserve"> and</w:t>
      </w:r>
      <w:r w:rsidRPr="005D616C">
        <w:rPr>
          <w:rFonts w:cs="Calibri"/>
        </w:rPr>
        <w:t xml:space="preserve"> ignore outside stimulation. </w:t>
      </w:r>
      <w:r>
        <w:rPr>
          <w:rFonts w:cs="Calibri"/>
        </w:rPr>
        <w:t>Learning and memory fall under this part of the human persona. This will govern how much willpower a human has over</w:t>
      </w:r>
      <w:r w:rsidR="00463970">
        <w:rPr>
          <w:rFonts w:cs="Calibri"/>
        </w:rPr>
        <w:t xml:space="preserve"> his</w:t>
      </w:r>
      <w:r>
        <w:rPr>
          <w:rFonts w:cs="Calibri"/>
        </w:rPr>
        <w:t xml:space="preserve"> body.</w:t>
      </w:r>
    </w:p>
    <w:p w:rsidR="00970EF4" w:rsidRDefault="00D56CA6">
      <w:pPr>
        <w:pStyle w:val="Matrix"/>
        <w:numPr>
          <w:ilvl w:val="0"/>
          <w:numId w:val="7"/>
        </w:numPr>
        <w:tabs>
          <w:tab w:val="clear" w:pos="360"/>
          <w:tab w:val="num" w:pos="1080"/>
        </w:tabs>
        <w:ind w:left="1080"/>
        <w:rPr>
          <w:rFonts w:cs="Calibri"/>
        </w:rPr>
      </w:pPr>
      <w:r w:rsidRPr="005D616C">
        <w:rPr>
          <w:rFonts w:cs="Calibri"/>
          <w:b/>
          <w:i/>
        </w:rPr>
        <w:t>Agility</w:t>
      </w:r>
      <w:r w:rsidRPr="005D616C">
        <w:rPr>
          <w:rFonts w:cs="Calibri"/>
        </w:rPr>
        <w:t>-</w:t>
      </w:r>
      <w:r>
        <w:rPr>
          <w:rFonts w:cs="Calibri"/>
        </w:rPr>
        <w:t xml:space="preserve"> is how quickly and easily a character can move, especially under pressure. Running s</w:t>
      </w:r>
      <w:r w:rsidRPr="005D616C">
        <w:rPr>
          <w:rFonts w:cs="Calibri"/>
        </w:rPr>
        <w:t>peed</w:t>
      </w:r>
      <w:r>
        <w:rPr>
          <w:rFonts w:cs="Calibri"/>
        </w:rPr>
        <w:t xml:space="preserve"> and </w:t>
      </w:r>
      <w:r w:rsidRPr="005D616C">
        <w:rPr>
          <w:rFonts w:cs="Calibri"/>
        </w:rPr>
        <w:t>dexterity</w:t>
      </w:r>
      <w:r>
        <w:rPr>
          <w:rFonts w:cs="Calibri"/>
        </w:rPr>
        <w:t xml:space="preserve"> are based on Agility.</w:t>
      </w:r>
    </w:p>
    <w:p w:rsidR="00970EF4" w:rsidRDefault="00D56CA6">
      <w:pPr>
        <w:pStyle w:val="Matrix"/>
        <w:numPr>
          <w:ilvl w:val="0"/>
          <w:numId w:val="7"/>
        </w:numPr>
        <w:tabs>
          <w:tab w:val="clear" w:pos="360"/>
          <w:tab w:val="num" w:pos="1080"/>
        </w:tabs>
        <w:ind w:left="1080"/>
        <w:rPr>
          <w:rFonts w:cs="Calibri"/>
        </w:rPr>
      </w:pPr>
      <w:r w:rsidRPr="005D616C">
        <w:rPr>
          <w:rFonts w:cs="Calibri"/>
          <w:b/>
          <w:i/>
        </w:rPr>
        <w:t>Strength</w:t>
      </w:r>
      <w:r w:rsidRPr="005D616C">
        <w:rPr>
          <w:rFonts w:cs="Calibri"/>
          <w:b/>
        </w:rPr>
        <w:t>-</w:t>
      </w:r>
      <w:r>
        <w:rPr>
          <w:rFonts w:cs="Calibri"/>
          <w:b/>
        </w:rPr>
        <w:t xml:space="preserve"> </w:t>
      </w:r>
      <w:r>
        <w:rPr>
          <w:rFonts w:cs="Calibri"/>
        </w:rPr>
        <w:t>is p</w:t>
      </w:r>
      <w:r w:rsidRPr="005D616C">
        <w:rPr>
          <w:rFonts w:cs="Calibri"/>
        </w:rPr>
        <w:t>hysical</w:t>
      </w:r>
      <w:r>
        <w:rPr>
          <w:rFonts w:cs="Calibri"/>
        </w:rPr>
        <w:t xml:space="preserve"> and muscular power. This will determine how much a person can lift and move. The overall physical toughness of a person is represented by Strength.</w:t>
      </w:r>
    </w:p>
    <w:p w:rsidR="00970EF4" w:rsidDel="000A0C5B" w:rsidRDefault="00970EF4">
      <w:pPr>
        <w:pStyle w:val="Matrix"/>
        <w:ind w:left="720" w:firstLine="0"/>
        <w:rPr>
          <w:del w:id="136" w:author="Tre" w:date="2012-11-16T09:05:00Z"/>
          <w:rFonts w:cs="Calibri"/>
        </w:rPr>
      </w:pPr>
    </w:p>
    <w:p w:rsidR="00970EF4" w:rsidRDefault="00D56CA6">
      <w:pPr>
        <w:pStyle w:val="Matrix"/>
        <w:numPr>
          <w:ilvl w:val="0"/>
          <w:numId w:val="7"/>
        </w:numPr>
        <w:tabs>
          <w:tab w:val="clear" w:pos="360"/>
          <w:tab w:val="num" w:pos="1080"/>
        </w:tabs>
        <w:ind w:left="1080"/>
        <w:rPr>
          <w:rFonts w:cs="Calibri"/>
        </w:rPr>
      </w:pPr>
      <w:r w:rsidRPr="005D616C">
        <w:rPr>
          <w:rFonts w:cs="Calibri"/>
          <w:b/>
          <w:i/>
        </w:rPr>
        <w:t>Endurance</w:t>
      </w:r>
      <w:r w:rsidRPr="005D616C">
        <w:rPr>
          <w:rFonts w:cs="Calibri"/>
        </w:rPr>
        <w:t>-</w:t>
      </w:r>
      <w:r>
        <w:rPr>
          <w:rFonts w:cs="Calibri"/>
        </w:rPr>
        <w:t xml:space="preserve"> H</w:t>
      </w:r>
      <w:r w:rsidRPr="005D616C">
        <w:rPr>
          <w:rFonts w:cs="Calibri"/>
        </w:rPr>
        <w:t xml:space="preserve">ow long </w:t>
      </w:r>
      <w:r w:rsidR="00193972">
        <w:rPr>
          <w:rFonts w:cs="Calibri"/>
        </w:rPr>
        <w:t>can a person survive under mental or physical stress</w:t>
      </w:r>
      <w:r w:rsidRPr="005D616C">
        <w:rPr>
          <w:rFonts w:cs="Calibri"/>
        </w:rPr>
        <w:t>?</w:t>
      </w:r>
      <w:r>
        <w:rPr>
          <w:rFonts w:cs="Calibri"/>
        </w:rPr>
        <w:t xml:space="preserve"> A person’s fortitude, health, and hardiness are represented by their Endurance. </w:t>
      </w:r>
    </w:p>
    <w:p w:rsidR="00D56CA6" w:rsidRPr="005D616C" w:rsidRDefault="00D56CA6" w:rsidP="00D56CA6">
      <w:pPr>
        <w:pStyle w:val="Matrix"/>
        <w:ind w:left="720" w:firstLine="0"/>
        <w:rPr>
          <w:rFonts w:cs="Calibri"/>
        </w:rPr>
      </w:pPr>
    </w:p>
    <w:p w:rsidR="00D56CA6" w:rsidRDefault="00D56CA6" w:rsidP="00D56CA6">
      <w:pPr>
        <w:pStyle w:val="Matrixsubtitle"/>
      </w:pPr>
      <w:r w:rsidRPr="009C17CF">
        <w:t>Matrix Ego</w:t>
      </w:r>
    </w:p>
    <w:p w:rsidR="00D56CA6" w:rsidRDefault="00D56CA6" w:rsidP="00D56CA6">
      <w:pPr>
        <w:pStyle w:val="Matrix"/>
        <w:ind w:firstLine="0"/>
        <w:rPr>
          <w:ins w:id="137" w:author="Tre" w:date="2012-11-16T09:59:00Z"/>
          <w:rFonts w:cs="Calibri"/>
        </w:rPr>
      </w:pPr>
      <w:r>
        <w:t>When a character has a neural interface implanted</w:t>
      </w:r>
      <w:r w:rsidR="00463970">
        <w:t>,</w:t>
      </w:r>
      <w:r>
        <w:t xml:space="preserve"> </w:t>
      </w:r>
      <w:r w:rsidR="00463970">
        <w:t xml:space="preserve">he/she </w:t>
      </w:r>
      <w:r>
        <w:t>acquire</w:t>
      </w:r>
      <w:r w:rsidR="00463970">
        <w:t>s</w:t>
      </w:r>
      <w:r>
        <w:t xml:space="preserve"> additional attributes.</w:t>
      </w:r>
      <w:r w:rsidRPr="005D616C">
        <w:t xml:space="preserve"> These are basic attributes </w:t>
      </w:r>
      <w:r>
        <w:t xml:space="preserve">only usable </w:t>
      </w:r>
      <w:r w:rsidRPr="005D616C">
        <w:t xml:space="preserve">in the </w:t>
      </w:r>
      <w:r>
        <w:t xml:space="preserve">simulated </w:t>
      </w:r>
      <w:r w:rsidRPr="005D616C">
        <w:t>construct</w:t>
      </w:r>
      <w:r>
        <w:t xml:space="preserve"> of the Matrix</w:t>
      </w:r>
      <w:r w:rsidRPr="005D616C">
        <w:t>.</w:t>
      </w:r>
      <w:r>
        <w:t xml:space="preserve"> Both attributes start at 0 when they first manifest. </w:t>
      </w:r>
      <w:moveToRangeStart w:id="138" w:author="Tre" w:date="2012-11-15T23:03:00Z" w:name="move340783927"/>
      <w:moveTo w:id="139" w:author="Tre" w:date="2012-11-15T23:03:00Z">
        <w:r w:rsidR="00812228">
          <w:rPr>
            <w:rFonts w:cs="Calibri"/>
          </w:rPr>
          <w:t>CyberZen has a maximum rating of 5.</w:t>
        </w:r>
      </w:moveTo>
      <w:moveToRangeEnd w:id="138"/>
    </w:p>
    <w:p w:rsidR="00B95F0E" w:rsidRPr="005D616C" w:rsidRDefault="00B95F0E" w:rsidP="00D56CA6">
      <w:pPr>
        <w:pStyle w:val="Matrix"/>
        <w:ind w:firstLine="0"/>
      </w:pPr>
    </w:p>
    <w:p w:rsidR="00812228" w:rsidRPr="000A0C5B" w:rsidRDefault="00D56CA6">
      <w:pPr>
        <w:pStyle w:val="Matrix"/>
        <w:numPr>
          <w:ilvl w:val="0"/>
          <w:numId w:val="8"/>
        </w:numPr>
        <w:tabs>
          <w:tab w:val="clear" w:pos="360"/>
          <w:tab w:val="num" w:pos="1080"/>
        </w:tabs>
        <w:ind w:left="1080"/>
        <w:rPr>
          <w:ins w:id="140" w:author="Tre" w:date="2012-11-16T09:05:00Z"/>
          <w:rFonts w:cs="Calibri"/>
        </w:rPr>
      </w:pPr>
      <w:r w:rsidRPr="005D616C">
        <w:rPr>
          <w:rFonts w:cs="Calibri"/>
          <w:b/>
          <w:i/>
        </w:rPr>
        <w:t>CyberZen</w:t>
      </w:r>
      <w:r w:rsidRPr="005D616C">
        <w:rPr>
          <w:rFonts w:cs="Calibri"/>
        </w:rPr>
        <w:t xml:space="preserve">- is </w:t>
      </w:r>
      <w:r>
        <w:rPr>
          <w:rFonts w:cs="Calibri"/>
        </w:rPr>
        <w:t>the</w:t>
      </w:r>
      <w:r w:rsidRPr="005D616C">
        <w:rPr>
          <w:rFonts w:cs="Calibri"/>
        </w:rPr>
        <w:t xml:space="preserve"> knowledge that </w:t>
      </w:r>
      <w:r>
        <w:rPr>
          <w:rFonts w:cs="Calibri"/>
        </w:rPr>
        <w:t>the Matrix is a simulacrum. That enlightenment allows characters to attempt</w:t>
      </w:r>
      <w:r w:rsidRPr="005D616C">
        <w:rPr>
          <w:rFonts w:cs="Calibri"/>
        </w:rPr>
        <w:t xml:space="preserve"> extraordinary </w:t>
      </w:r>
      <w:r>
        <w:rPr>
          <w:rFonts w:cs="Calibri"/>
        </w:rPr>
        <w:t>task</w:t>
      </w:r>
      <w:r w:rsidR="00463970">
        <w:rPr>
          <w:rFonts w:cs="Calibri"/>
        </w:rPr>
        <w:t>s—t</w:t>
      </w:r>
      <w:r>
        <w:rPr>
          <w:rFonts w:cs="Calibri"/>
        </w:rPr>
        <w:t>hey can attempt task</w:t>
      </w:r>
      <w:r w:rsidR="001A7B96">
        <w:rPr>
          <w:rFonts w:cs="Calibri"/>
        </w:rPr>
        <w:t>s</w:t>
      </w:r>
      <w:r>
        <w:rPr>
          <w:rFonts w:cs="Calibri"/>
        </w:rPr>
        <w:t xml:space="preserve"> that seem impossible.</w:t>
      </w:r>
      <w:r w:rsidR="00063C36" w:rsidRPr="00063C36">
        <w:t xml:space="preserve"> </w:t>
      </w:r>
      <w:ins w:id="141" w:author="Tre" w:date="2012-11-15T22:59:00Z">
        <w:r w:rsidR="00812228">
          <w:t xml:space="preserve">CyberZen can be used in multiple ways. </w:t>
        </w:r>
      </w:ins>
    </w:p>
    <w:p w:rsidR="00EE27B1" w:rsidRDefault="00EE27B1" w:rsidP="00EE27B1">
      <w:pPr>
        <w:pStyle w:val="Matrix"/>
        <w:ind w:left="720" w:firstLine="0"/>
        <w:rPr>
          <w:ins w:id="142" w:author="Tre" w:date="2012-11-15T22:59:00Z"/>
          <w:rFonts w:cs="Calibri"/>
        </w:rPr>
        <w:pPrChange w:id="143" w:author="Tre" w:date="2012-11-16T09:59:00Z">
          <w:pPr>
            <w:pStyle w:val="Matrix"/>
            <w:numPr>
              <w:numId w:val="8"/>
            </w:numPr>
            <w:tabs>
              <w:tab w:val="num" w:pos="360"/>
              <w:tab w:val="num" w:pos="1080"/>
            </w:tabs>
            <w:ind w:left="1080" w:hanging="360"/>
          </w:pPr>
        </w:pPrChange>
      </w:pPr>
    </w:p>
    <w:p w:rsidR="00EE27B1" w:rsidRDefault="00EE27B1" w:rsidP="00EE27B1">
      <w:pPr>
        <w:pStyle w:val="Matrix"/>
        <w:ind w:left="1080" w:firstLine="0"/>
        <w:rPr>
          <w:ins w:id="144" w:author="Tre" w:date="2012-11-16T09:59:00Z"/>
          <w:rFonts w:cs="Calibri"/>
        </w:rPr>
        <w:pPrChange w:id="145" w:author="Tre" w:date="2012-11-16T09:05:00Z">
          <w:pPr>
            <w:pStyle w:val="Matrix"/>
            <w:numPr>
              <w:numId w:val="8"/>
            </w:numPr>
            <w:tabs>
              <w:tab w:val="num" w:pos="360"/>
              <w:tab w:val="num" w:pos="1080"/>
            </w:tabs>
            <w:ind w:left="1080" w:hanging="360"/>
          </w:pPr>
        </w:pPrChange>
      </w:pPr>
      <w:ins w:id="146" w:author="Tre" w:date="2012-11-15T23:00:00Z">
        <w:r w:rsidRPr="00EE27B1">
          <w:rPr>
            <w:rFonts w:cs="Calibri"/>
            <w:rPrChange w:id="147" w:author="Tre" w:date="2012-11-16T09:05:00Z">
              <w:rPr>
                <w:rFonts w:cs="Calibri"/>
                <w:b/>
                <w:i/>
                <w:color w:val="0000FF"/>
                <w:u w:val="single"/>
              </w:rPr>
            </w:rPrChange>
          </w:rPr>
          <w:t>1)</w:t>
        </w:r>
        <w:r w:rsidR="00812228">
          <w:rPr>
            <w:rFonts w:cs="Calibri"/>
            <w:b/>
            <w:i/>
          </w:rPr>
          <w:t xml:space="preserve"> </w:t>
        </w:r>
      </w:ins>
      <w:ins w:id="148" w:author="Tre" w:date="2012-11-30T08:49:00Z">
        <w:r w:rsidR="0045398B">
          <w:rPr>
            <w:rFonts w:cs="Calibri"/>
          </w:rPr>
          <w:t xml:space="preserve">Normally </w:t>
        </w:r>
      </w:ins>
      <w:r w:rsidR="00063C36" w:rsidRPr="00063C36">
        <w:rPr>
          <w:rFonts w:cs="Calibri"/>
        </w:rPr>
        <w:t xml:space="preserve">CyberZen is used in conjunction with </w:t>
      </w:r>
      <w:ins w:id="149" w:author="Tre" w:date="2012-11-30T08:50:00Z">
        <w:r w:rsidR="00455C58">
          <w:rPr>
            <w:rFonts w:cs="Calibri"/>
          </w:rPr>
          <w:t xml:space="preserve">special Matrix only </w:t>
        </w:r>
      </w:ins>
      <w:r w:rsidR="00063C36" w:rsidRPr="00063C36">
        <w:rPr>
          <w:rFonts w:cs="Calibri"/>
        </w:rPr>
        <w:t xml:space="preserve">skills that are </w:t>
      </w:r>
      <w:ins w:id="150" w:author="Tre" w:date="2012-11-15T23:00:00Z">
        <w:r w:rsidR="00812228">
          <w:rPr>
            <w:rFonts w:cs="Calibri"/>
          </w:rPr>
          <w:t xml:space="preserve">called </w:t>
        </w:r>
      </w:ins>
      <w:r w:rsidR="00063C36" w:rsidRPr="00063C36">
        <w:rPr>
          <w:rFonts w:cs="Calibri"/>
        </w:rPr>
        <w:t xml:space="preserve">Matrix Feats. </w:t>
      </w:r>
      <w:ins w:id="151" w:author="Tre" w:date="2012-11-30T08:47:00Z">
        <w:r w:rsidRPr="00EE27B1">
          <w:rPr>
            <w:rFonts w:cs="Calibri"/>
            <w:color w:val="FF0000"/>
            <w:rPrChange w:id="152" w:author="Tre" w:date="2012-11-30T08:47:00Z">
              <w:rPr>
                <w:rFonts w:cs="Calibri"/>
                <w:color w:val="0000FF"/>
                <w:u w:val="single"/>
              </w:rPr>
            </w:rPrChange>
          </w:rPr>
          <w:t xml:space="preserve">[For example, </w:t>
        </w:r>
      </w:ins>
      <w:del w:id="153" w:author="Tre" w:date="2012-11-30T08:47:00Z">
        <w:r w:rsidRPr="00EE27B1">
          <w:rPr>
            <w:rFonts w:cs="Calibri"/>
            <w:color w:val="FF0000"/>
            <w:rPrChange w:id="154" w:author="Tre" w:date="2012-11-30T08:47:00Z">
              <w:rPr>
                <w:rFonts w:cs="Calibri"/>
                <w:color w:val="0000FF"/>
                <w:u w:val="single"/>
              </w:rPr>
            </w:rPrChange>
          </w:rPr>
          <w:delText>I</w:delText>
        </w:r>
      </w:del>
      <w:ins w:id="155" w:author="Tre" w:date="2012-11-30T08:47:00Z">
        <w:r w:rsidRPr="00EE27B1">
          <w:rPr>
            <w:rFonts w:cs="Calibri"/>
            <w:color w:val="FF0000"/>
            <w:rPrChange w:id="156" w:author="Tre" w:date="2012-11-30T08:47:00Z">
              <w:rPr>
                <w:rFonts w:cs="Calibri"/>
                <w:color w:val="0000FF"/>
                <w:u w:val="single"/>
              </w:rPr>
            </w:rPrChange>
          </w:rPr>
          <w:t>i</w:t>
        </w:r>
      </w:ins>
      <w:r w:rsidRPr="00EE27B1">
        <w:rPr>
          <w:rFonts w:cs="Calibri"/>
          <w:color w:val="FF0000"/>
          <w:rPrChange w:id="157" w:author="Tre" w:date="2012-11-30T08:47:00Z">
            <w:rPr>
              <w:rFonts w:cs="Calibri"/>
              <w:color w:val="0000FF"/>
              <w:u w:val="single"/>
            </w:rPr>
          </w:rPrChange>
        </w:rPr>
        <w:t xml:space="preserve">f a player wants extra strength their character rolls </w:t>
      </w:r>
      <w:del w:id="158" w:author="Tre" w:date="2012-11-30T08:48:00Z">
        <w:r w:rsidRPr="00EE27B1">
          <w:rPr>
            <w:rFonts w:cs="Calibri"/>
            <w:color w:val="FF0000"/>
            <w:rPrChange w:id="159" w:author="Tre" w:date="2012-11-30T08:47:00Z">
              <w:rPr>
                <w:rFonts w:cs="Calibri"/>
                <w:color w:val="0000FF"/>
                <w:u w:val="single"/>
              </w:rPr>
            </w:rPrChange>
          </w:rPr>
          <w:delText xml:space="preserve">their </w:delText>
        </w:r>
      </w:del>
      <w:r w:rsidRPr="00EE27B1">
        <w:rPr>
          <w:rFonts w:cs="Calibri"/>
          <w:color w:val="FF0000"/>
          <w:rPrChange w:id="160" w:author="Tre" w:date="2012-11-30T08:47:00Z">
            <w:rPr>
              <w:rFonts w:cs="Calibri"/>
              <w:color w:val="0000FF"/>
              <w:u w:val="single"/>
            </w:rPr>
          </w:rPrChange>
        </w:rPr>
        <w:t xml:space="preserve">Cyberzen + Matrix Feat </w:t>
      </w:r>
      <w:r w:rsidRPr="00EE27B1">
        <w:rPr>
          <w:rFonts w:cs="Calibri"/>
          <w:i/>
          <w:color w:val="FF0000"/>
          <w:rPrChange w:id="161" w:author="Tre" w:date="2012-11-30T08:47:00Z">
            <w:rPr>
              <w:rFonts w:cs="Calibri"/>
              <w:color w:val="0000FF"/>
              <w:u w:val="single"/>
            </w:rPr>
          </w:rPrChange>
        </w:rPr>
        <w:t xml:space="preserve">Increase </w:t>
      </w:r>
      <w:del w:id="162" w:author="Tre" w:date="2012-11-15T23:00:00Z">
        <w:r w:rsidRPr="00EE27B1">
          <w:rPr>
            <w:rFonts w:cs="Calibri"/>
            <w:i/>
            <w:color w:val="FF0000"/>
            <w:rPrChange w:id="163" w:author="Tre" w:date="2012-11-30T08:47:00Z">
              <w:rPr>
                <w:rFonts w:cs="Calibri"/>
                <w:color w:val="0000FF"/>
                <w:u w:val="single"/>
              </w:rPr>
            </w:rPrChange>
          </w:rPr>
          <w:delText>Strength</w:delText>
        </w:r>
      </w:del>
      <w:ins w:id="164" w:author="Tre" w:date="2012-11-15T23:00:00Z">
        <w:r w:rsidRPr="00EE27B1">
          <w:rPr>
            <w:rFonts w:cs="Calibri"/>
            <w:i/>
            <w:color w:val="FF0000"/>
            <w:rPrChange w:id="165" w:author="Tre" w:date="2012-11-30T08:47:00Z">
              <w:rPr>
                <w:rFonts w:cs="Calibri"/>
                <w:i/>
                <w:color w:val="0000FF"/>
                <w:u w:val="single"/>
              </w:rPr>
            </w:rPrChange>
          </w:rPr>
          <w:t>Attribute</w:t>
        </w:r>
      </w:ins>
      <w:r w:rsidRPr="00EE27B1">
        <w:rPr>
          <w:rFonts w:cs="Calibri"/>
          <w:color w:val="FF0000"/>
          <w:rPrChange w:id="166" w:author="Tre" w:date="2012-11-30T08:47:00Z">
            <w:rPr>
              <w:rFonts w:cs="Calibri"/>
              <w:color w:val="0000FF"/>
              <w:u w:val="single"/>
            </w:rPr>
          </w:rPrChange>
        </w:rPr>
        <w:t xml:space="preserve">. Every </w:t>
      </w:r>
      <w:del w:id="167" w:author="Tre" w:date="2012-11-15T22:56:00Z">
        <w:r w:rsidRPr="00EE27B1">
          <w:rPr>
            <w:rFonts w:cs="Calibri"/>
            <w:color w:val="FF0000"/>
            <w:rPrChange w:id="168" w:author="Tre" w:date="2012-11-30T08:47:00Z">
              <w:rPr>
                <w:rFonts w:cs="Calibri"/>
                <w:color w:val="0000FF"/>
                <w:u w:val="single"/>
              </w:rPr>
            </w:rPrChange>
          </w:rPr>
          <w:delText xml:space="preserve">two </w:delText>
        </w:r>
      </w:del>
      <w:r w:rsidRPr="00EE27B1">
        <w:rPr>
          <w:rFonts w:cs="Calibri"/>
          <w:color w:val="FF0000"/>
          <w:rPrChange w:id="169" w:author="Tre" w:date="2012-11-30T08:47:00Z">
            <w:rPr>
              <w:rFonts w:cs="Calibri"/>
              <w:color w:val="0000FF"/>
              <w:u w:val="single"/>
            </w:rPr>
          </w:rPrChange>
        </w:rPr>
        <w:t xml:space="preserve">success increases </w:t>
      </w:r>
      <w:del w:id="170" w:author="Tre" w:date="2012-11-15T23:01:00Z">
        <w:r w:rsidRPr="00EE27B1">
          <w:rPr>
            <w:rFonts w:cs="Calibri"/>
            <w:color w:val="FF0000"/>
            <w:rPrChange w:id="171" w:author="Tre" w:date="2012-11-30T08:47:00Z">
              <w:rPr>
                <w:rFonts w:cs="Calibri"/>
                <w:color w:val="0000FF"/>
                <w:u w:val="single"/>
              </w:rPr>
            </w:rPrChange>
          </w:rPr>
          <w:delText xml:space="preserve">their </w:delText>
        </w:r>
      </w:del>
      <w:ins w:id="172" w:author="Tre" w:date="2012-11-30T08:48:00Z">
        <w:r w:rsidR="0040716D">
          <w:rPr>
            <w:rFonts w:cs="Calibri"/>
            <w:color w:val="FF0000"/>
          </w:rPr>
          <w:t>the</w:t>
        </w:r>
      </w:ins>
      <w:ins w:id="173" w:author="Tre" w:date="2012-11-15T23:01:00Z">
        <w:r w:rsidRPr="00EE27B1">
          <w:rPr>
            <w:rFonts w:cs="Calibri"/>
            <w:color w:val="FF0000"/>
            <w:rPrChange w:id="174" w:author="Tre" w:date="2012-11-30T08:47:00Z">
              <w:rPr>
                <w:rFonts w:cs="Calibri"/>
                <w:color w:val="0000FF"/>
                <w:u w:val="single"/>
              </w:rPr>
            </w:rPrChange>
          </w:rPr>
          <w:t xml:space="preserve"> attribute die pool of their choice </w:t>
        </w:r>
      </w:ins>
      <w:del w:id="175" w:author="Tre" w:date="2012-11-15T23:01:00Z">
        <w:r w:rsidRPr="00EE27B1">
          <w:rPr>
            <w:rFonts w:cs="Calibri"/>
            <w:color w:val="FF0000"/>
            <w:rPrChange w:id="176" w:author="Tre" w:date="2012-11-30T08:47:00Z">
              <w:rPr>
                <w:rFonts w:cs="Calibri"/>
                <w:color w:val="0000FF"/>
                <w:u w:val="single"/>
              </w:rPr>
            </w:rPrChange>
          </w:rPr>
          <w:delText xml:space="preserve">die pool </w:delText>
        </w:r>
      </w:del>
      <w:r w:rsidRPr="00EE27B1">
        <w:rPr>
          <w:rFonts w:cs="Calibri"/>
          <w:color w:val="FF0000"/>
          <w:rPrChange w:id="177" w:author="Tre" w:date="2012-11-30T08:47:00Z">
            <w:rPr>
              <w:rFonts w:cs="Calibri"/>
              <w:color w:val="0000FF"/>
              <w:u w:val="single"/>
            </w:rPr>
          </w:rPrChange>
        </w:rPr>
        <w:t>by +1 die. They can add that die pool to every</w:t>
      </w:r>
      <w:ins w:id="178" w:author="Tre" w:date="2012-11-15T22:57:00Z">
        <w:r w:rsidRPr="00EE27B1">
          <w:rPr>
            <w:rFonts w:cs="Calibri"/>
            <w:color w:val="FF0000"/>
            <w:rPrChange w:id="179" w:author="Tre" w:date="2012-11-30T08:47:00Z">
              <w:rPr>
                <w:rFonts w:cs="Calibri"/>
                <w:color w:val="0000FF"/>
                <w:u w:val="single"/>
              </w:rPr>
            </w:rPrChange>
          </w:rPr>
          <w:t xml:space="preserve"> strength</w:t>
        </w:r>
      </w:ins>
      <w:r w:rsidRPr="00EE27B1">
        <w:rPr>
          <w:rFonts w:cs="Calibri"/>
          <w:color w:val="FF0000"/>
          <w:rPrChange w:id="180" w:author="Tre" w:date="2012-11-30T08:47:00Z">
            <w:rPr>
              <w:rFonts w:cs="Calibri"/>
              <w:color w:val="0000FF"/>
              <w:u w:val="single"/>
            </w:rPr>
          </w:rPrChange>
        </w:rPr>
        <w:t xml:space="preserve"> action for the remainder of that scene.</w:t>
      </w:r>
      <w:ins w:id="181" w:author="Tre" w:date="2012-11-30T08:48:00Z">
        <w:r w:rsidR="00B21762">
          <w:rPr>
            <w:rFonts w:cs="Calibri"/>
            <w:color w:val="FF0000"/>
          </w:rPr>
          <w:t>]</w:t>
        </w:r>
      </w:ins>
      <w:r w:rsidRPr="00EE27B1">
        <w:rPr>
          <w:rFonts w:cs="Calibri"/>
          <w:color w:val="FF0000"/>
          <w:rPrChange w:id="182" w:author="Tre" w:date="2012-11-30T08:47:00Z">
            <w:rPr>
              <w:rFonts w:cs="Calibri"/>
              <w:color w:val="0000FF"/>
              <w:u w:val="single"/>
            </w:rPr>
          </w:rPrChange>
        </w:rPr>
        <w:t xml:space="preserve"> </w:t>
      </w:r>
    </w:p>
    <w:p w:rsidR="00EE27B1" w:rsidRDefault="00EE27B1" w:rsidP="00EE27B1">
      <w:pPr>
        <w:pStyle w:val="Matrix"/>
        <w:ind w:left="1080" w:firstLine="0"/>
        <w:rPr>
          <w:ins w:id="183" w:author="Tre" w:date="2012-11-16T08:24:00Z"/>
          <w:rFonts w:cs="Calibri"/>
        </w:rPr>
        <w:pPrChange w:id="184" w:author="Tre" w:date="2012-11-16T09:05:00Z">
          <w:pPr>
            <w:pStyle w:val="Matrix"/>
            <w:numPr>
              <w:numId w:val="8"/>
            </w:numPr>
            <w:tabs>
              <w:tab w:val="num" w:pos="360"/>
              <w:tab w:val="num" w:pos="1080"/>
            </w:tabs>
            <w:ind w:left="1080" w:hanging="360"/>
          </w:pPr>
        </w:pPrChange>
      </w:pPr>
    </w:p>
    <w:p w:rsidR="00EE27B1" w:rsidRDefault="00EE27B1" w:rsidP="00EE27B1">
      <w:pPr>
        <w:pStyle w:val="Matrix"/>
        <w:ind w:left="1080" w:firstLine="0"/>
        <w:rPr>
          <w:ins w:id="185" w:author="Tre" w:date="2012-11-16T09:59:00Z"/>
          <w:rFonts w:cs="Calibri"/>
        </w:rPr>
        <w:pPrChange w:id="186" w:author="Tre" w:date="2012-11-16T09:05:00Z">
          <w:pPr>
            <w:pStyle w:val="Matrix"/>
            <w:numPr>
              <w:numId w:val="8"/>
            </w:numPr>
            <w:tabs>
              <w:tab w:val="num" w:pos="360"/>
              <w:tab w:val="num" w:pos="1080"/>
            </w:tabs>
            <w:ind w:left="1080" w:hanging="360"/>
          </w:pPr>
        </w:pPrChange>
      </w:pPr>
      <w:ins w:id="187" w:author="Tre" w:date="2012-11-16T08:24:00Z">
        <w:r w:rsidRPr="00EE27B1">
          <w:rPr>
            <w:rFonts w:cs="Calibri"/>
            <w:rPrChange w:id="188" w:author="Tre" w:date="2012-11-16T09:05:00Z">
              <w:rPr>
                <w:rFonts w:cs="Calibri"/>
                <w:b/>
                <w:i/>
                <w:color w:val="0000FF"/>
                <w:u w:val="single"/>
              </w:rPr>
            </w:rPrChange>
          </w:rPr>
          <w:t>2) Cyber</w:t>
        </w:r>
      </w:ins>
      <w:ins w:id="189" w:author="Tre" w:date="2012-11-16T08:25:00Z">
        <w:r w:rsidRPr="00EE27B1">
          <w:rPr>
            <w:rFonts w:cs="Calibri"/>
            <w:rPrChange w:id="190" w:author="Tre" w:date="2012-11-16T09:05:00Z">
              <w:rPr>
                <w:rFonts w:cs="Calibri"/>
                <w:i/>
                <w:color w:val="0000FF"/>
                <w:u w:val="single"/>
              </w:rPr>
            </w:rPrChange>
          </w:rPr>
          <w:t xml:space="preserve">Zen can be used by itself to attempt a Matrix </w:t>
        </w:r>
      </w:ins>
      <w:ins w:id="191" w:author="Tre" w:date="2012-11-19T08:59:00Z">
        <w:r w:rsidR="00797C84">
          <w:rPr>
            <w:rFonts w:cs="Calibri"/>
          </w:rPr>
          <w:t>F</w:t>
        </w:r>
      </w:ins>
      <w:ins w:id="192" w:author="Tre" w:date="2012-11-16T08:25:00Z">
        <w:r w:rsidRPr="00EE27B1">
          <w:rPr>
            <w:rFonts w:cs="Calibri"/>
            <w:rPrChange w:id="193" w:author="Tre" w:date="2012-11-16T09:05:00Z">
              <w:rPr>
                <w:rFonts w:cs="Calibri"/>
                <w:i/>
                <w:color w:val="0000FF"/>
                <w:u w:val="single"/>
              </w:rPr>
            </w:rPrChange>
          </w:rPr>
          <w:t>eat without having the actual Matrix Feat skill</w:t>
        </w:r>
      </w:ins>
      <w:ins w:id="194" w:author="Tre" w:date="2012-11-16T08:29:00Z">
        <w:r w:rsidRPr="00EE27B1">
          <w:rPr>
            <w:rFonts w:cs="Calibri"/>
            <w:rPrChange w:id="195" w:author="Tre" w:date="2012-11-16T09:05:00Z">
              <w:rPr>
                <w:rFonts w:cs="Calibri"/>
                <w:i/>
                <w:color w:val="0000FF"/>
                <w:u w:val="single"/>
              </w:rPr>
            </w:rPrChange>
          </w:rPr>
          <w:t>. The player describes what they are trying to do. The</w:t>
        </w:r>
      </w:ins>
      <w:ins w:id="196" w:author="Tre" w:date="2012-11-16T08:30:00Z">
        <w:r w:rsidRPr="00EE27B1">
          <w:rPr>
            <w:rFonts w:cs="Calibri"/>
            <w:rPrChange w:id="197" w:author="Tre" w:date="2012-11-16T09:05:00Z">
              <w:rPr>
                <w:rFonts w:cs="Calibri"/>
                <w:i/>
                <w:color w:val="0000FF"/>
                <w:u w:val="single"/>
              </w:rPr>
            </w:rPrChange>
          </w:rPr>
          <w:t>n the</w:t>
        </w:r>
      </w:ins>
      <w:ins w:id="198" w:author="Tre" w:date="2012-11-16T08:29:00Z">
        <w:r w:rsidRPr="00EE27B1">
          <w:rPr>
            <w:rFonts w:cs="Calibri"/>
            <w:rPrChange w:id="199" w:author="Tre" w:date="2012-11-16T09:05:00Z">
              <w:rPr>
                <w:rFonts w:cs="Calibri"/>
                <w:i/>
                <w:color w:val="0000FF"/>
                <w:u w:val="single"/>
              </w:rPr>
            </w:rPrChange>
          </w:rPr>
          <w:t xml:space="preserve"> GM determines what is possible and sets the threshold for the task roll.</w:t>
        </w:r>
      </w:ins>
      <w:ins w:id="200" w:author="Tre" w:date="2012-11-16T08:30:00Z">
        <w:r w:rsidRPr="00EE27B1">
          <w:rPr>
            <w:rFonts w:cs="Calibri"/>
            <w:rPrChange w:id="201" w:author="Tre" w:date="2012-11-16T09:05:00Z">
              <w:rPr>
                <w:rFonts w:cs="Calibri"/>
                <w:i/>
                <w:color w:val="0000FF"/>
                <w:u w:val="single"/>
              </w:rPr>
            </w:rPrChange>
          </w:rPr>
          <w:t xml:space="preserve"> The character only gets to roll CyberZen dice for this default Matrix Feat task roll.</w:t>
        </w:r>
      </w:ins>
    </w:p>
    <w:p w:rsidR="00EE27B1" w:rsidRDefault="00EE27B1" w:rsidP="00EE27B1">
      <w:pPr>
        <w:pStyle w:val="Matrix"/>
        <w:ind w:left="1080" w:firstLine="0"/>
        <w:rPr>
          <w:ins w:id="202" w:author="Tre" w:date="2012-11-15T23:02:00Z"/>
          <w:rFonts w:cs="Calibri"/>
        </w:rPr>
        <w:pPrChange w:id="203" w:author="Tre" w:date="2012-11-16T09:05:00Z">
          <w:pPr>
            <w:pStyle w:val="Matrix"/>
            <w:numPr>
              <w:numId w:val="8"/>
            </w:numPr>
            <w:tabs>
              <w:tab w:val="num" w:pos="360"/>
              <w:tab w:val="num" w:pos="1080"/>
            </w:tabs>
            <w:ind w:left="1080" w:hanging="360"/>
          </w:pPr>
        </w:pPrChange>
      </w:pPr>
    </w:p>
    <w:p w:rsidR="00EE27B1" w:rsidRDefault="00EE27B1" w:rsidP="00EE27B1">
      <w:pPr>
        <w:pStyle w:val="Matrix"/>
        <w:ind w:left="1080" w:firstLine="0"/>
        <w:rPr>
          <w:rFonts w:cs="Calibri"/>
        </w:rPr>
        <w:pPrChange w:id="204" w:author="Tre" w:date="2012-11-16T09:05:00Z">
          <w:pPr>
            <w:pStyle w:val="Matrix"/>
            <w:numPr>
              <w:numId w:val="8"/>
            </w:numPr>
            <w:tabs>
              <w:tab w:val="num" w:pos="360"/>
              <w:tab w:val="num" w:pos="1080"/>
            </w:tabs>
            <w:ind w:left="1080" w:hanging="360"/>
          </w:pPr>
        </w:pPrChange>
      </w:pPr>
      <w:ins w:id="205" w:author="Tre" w:date="2012-11-16T08:24:00Z">
        <w:r w:rsidRPr="00EE27B1">
          <w:rPr>
            <w:rFonts w:cs="Calibri"/>
            <w:rPrChange w:id="206" w:author="Tre" w:date="2012-11-16T09:05:00Z">
              <w:rPr>
                <w:rFonts w:cs="Calibri"/>
                <w:b/>
                <w:i/>
                <w:color w:val="0000FF"/>
                <w:u w:val="single"/>
              </w:rPr>
            </w:rPrChange>
          </w:rPr>
          <w:t>3</w:t>
        </w:r>
      </w:ins>
      <w:ins w:id="207" w:author="Tre" w:date="2012-11-15T23:02:00Z">
        <w:r w:rsidRPr="00EE27B1">
          <w:rPr>
            <w:rFonts w:cs="Calibri"/>
            <w:rPrChange w:id="208" w:author="Tre" w:date="2012-11-16T09:05:00Z">
              <w:rPr>
                <w:rFonts w:cs="Calibri"/>
                <w:b/>
                <w:i/>
                <w:color w:val="0000FF"/>
                <w:u w:val="single"/>
              </w:rPr>
            </w:rPrChange>
          </w:rPr>
          <w:t>)</w:t>
        </w:r>
        <w:r w:rsidR="00812228">
          <w:rPr>
            <w:rFonts w:cs="Calibri"/>
            <w:b/>
            <w:i/>
          </w:rPr>
          <w:t xml:space="preserve"> </w:t>
        </w:r>
      </w:ins>
      <w:r w:rsidR="00063C36">
        <w:rPr>
          <w:rFonts w:cs="Calibri"/>
        </w:rPr>
        <w:t xml:space="preserve">CyberZen </w:t>
      </w:r>
      <w:del w:id="209" w:author="Tre" w:date="2012-11-30T08:50:00Z">
        <w:r w:rsidR="00063C36" w:rsidDel="002C6164">
          <w:rPr>
            <w:rFonts w:cs="Calibri"/>
          </w:rPr>
          <w:delText xml:space="preserve">determines </w:delText>
        </w:r>
      </w:del>
      <w:ins w:id="210" w:author="Tre" w:date="2012-11-30T08:50:00Z">
        <w:r w:rsidR="002C6164">
          <w:rPr>
            <w:rFonts w:cs="Calibri"/>
          </w:rPr>
          <w:t>rating is used to set the limit</w:t>
        </w:r>
      </w:ins>
      <w:del w:id="211" w:author="Tre" w:date="2012-11-30T08:51:00Z">
        <w:r w:rsidR="00063C36" w:rsidDel="002C6164">
          <w:rPr>
            <w:rFonts w:cs="Calibri"/>
          </w:rPr>
          <w:delText xml:space="preserve">the </w:delText>
        </w:r>
      </w:del>
      <w:ins w:id="212" w:author="Tre" w:date="2012-11-30T08:51:00Z">
        <w:r w:rsidR="002C6164">
          <w:rPr>
            <w:rFonts w:cs="Calibri"/>
          </w:rPr>
          <w:t xml:space="preserve"> for </w:t>
        </w:r>
      </w:ins>
      <w:del w:id="213" w:author="Tre" w:date="2012-11-30T08:51:00Z">
        <w:r w:rsidR="00063C36" w:rsidDel="002C6164">
          <w:rPr>
            <w:rFonts w:cs="Calibri"/>
          </w:rPr>
          <w:delText xml:space="preserve">amount </w:delText>
        </w:r>
      </w:del>
      <w:ins w:id="214" w:author="Tre" w:date="2012-11-30T08:51:00Z">
        <w:r w:rsidR="002C6164">
          <w:rPr>
            <w:rFonts w:cs="Calibri"/>
          </w:rPr>
          <w:t xml:space="preserve">the number </w:t>
        </w:r>
      </w:ins>
      <w:r w:rsidR="00063C36">
        <w:rPr>
          <w:rFonts w:cs="Calibri"/>
        </w:rPr>
        <w:t xml:space="preserve">of skills a RSI can download. </w:t>
      </w:r>
      <w:ins w:id="215" w:author="Tre" w:date="2012-11-30T08:51:00Z">
        <w:r w:rsidR="00781194">
          <w:rPr>
            <w:rFonts w:cs="Calibri"/>
          </w:rPr>
          <w:t xml:space="preserve">The </w:t>
        </w:r>
      </w:ins>
      <w:del w:id="216" w:author="Tre" w:date="2012-11-30T08:51:00Z">
        <w:r w:rsidR="00063C36" w:rsidDel="00781194">
          <w:rPr>
            <w:rFonts w:cs="Calibri"/>
          </w:rPr>
          <w:delText>M</w:delText>
        </w:r>
      </w:del>
      <w:ins w:id="217" w:author="Tre" w:date="2012-11-30T08:51:00Z">
        <w:r w:rsidR="00781194">
          <w:rPr>
            <w:rFonts w:cs="Calibri"/>
          </w:rPr>
          <w:t>m</w:t>
        </w:r>
      </w:ins>
      <w:r w:rsidR="00063C36">
        <w:rPr>
          <w:rFonts w:cs="Calibri"/>
        </w:rPr>
        <w:t xml:space="preserve">aximum amount of downloadable skills is equal to CyberZen rating times 3. One third of those </w:t>
      </w:r>
      <w:ins w:id="218" w:author="Tre" w:date="2012-11-19T09:00:00Z">
        <w:r w:rsidR="00797C84">
          <w:rPr>
            <w:rFonts w:cs="Calibri"/>
          </w:rPr>
          <w:t>downloads</w:t>
        </w:r>
      </w:ins>
      <w:del w:id="219" w:author="Tre" w:date="2012-11-19T09:00:00Z">
        <w:r w:rsidR="00063C36" w:rsidDel="00797C84">
          <w:rPr>
            <w:rFonts w:cs="Calibri"/>
          </w:rPr>
          <w:delText>skills</w:delText>
        </w:r>
      </w:del>
      <w:r w:rsidR="00063C36">
        <w:rPr>
          <w:rFonts w:cs="Calibri"/>
        </w:rPr>
        <w:t xml:space="preserve"> are permanent and stay in the character</w:t>
      </w:r>
      <w:ins w:id="220" w:author="Tre" w:date="2012-11-15T22:58:00Z">
        <w:r w:rsidR="00AC2E64">
          <w:rPr>
            <w:rFonts w:cs="Calibri"/>
          </w:rPr>
          <w:t>’</w:t>
        </w:r>
      </w:ins>
      <w:r w:rsidR="00063C36">
        <w:rPr>
          <w:rFonts w:cs="Calibri"/>
        </w:rPr>
        <w:t xml:space="preserve">s </w:t>
      </w:r>
      <w:del w:id="221" w:author="Tre" w:date="2012-11-30T08:51:00Z">
        <w:r w:rsidR="00063C36" w:rsidDel="00781194">
          <w:rPr>
            <w:rFonts w:cs="Calibri"/>
          </w:rPr>
          <w:delText xml:space="preserve">mind </w:delText>
        </w:r>
      </w:del>
      <w:ins w:id="222" w:author="Tre" w:date="2012-11-30T08:51:00Z">
        <w:r w:rsidR="00781194">
          <w:rPr>
            <w:rFonts w:cs="Calibri"/>
          </w:rPr>
          <w:t xml:space="preserve">brain </w:t>
        </w:r>
      </w:ins>
      <w:r w:rsidR="00063C36">
        <w:rPr>
          <w:rFonts w:cs="Calibri"/>
        </w:rPr>
        <w:t>until they are willfully erased. The other two thirds of their downloadable skills are temporary and get erased each time they are u</w:t>
      </w:r>
      <w:del w:id="223" w:author="Tre" w:date="2012-11-30T08:51:00Z">
        <w:r w:rsidR="00063C36" w:rsidDel="00781194">
          <w:rPr>
            <w:rFonts w:cs="Calibri"/>
          </w:rPr>
          <w:delText>ploaded</w:delText>
        </w:r>
      </w:del>
      <w:ins w:id="224" w:author="Tre" w:date="2012-11-30T08:51:00Z">
        <w:r w:rsidR="00781194">
          <w:rPr>
            <w:rFonts w:cs="Calibri"/>
          </w:rPr>
          <w:t>nplugged</w:t>
        </w:r>
      </w:ins>
      <w:del w:id="225" w:author="Tre" w:date="2012-11-30T08:51:00Z">
        <w:r w:rsidR="00063C36" w:rsidDel="00781194">
          <w:rPr>
            <w:rFonts w:cs="Calibri"/>
          </w:rPr>
          <w:delText xml:space="preserve"> into the M</w:delText>
        </w:r>
      </w:del>
      <w:del w:id="226" w:author="Tre" w:date="2012-11-30T08:52:00Z">
        <w:r w:rsidR="00063C36" w:rsidDel="00781194">
          <w:rPr>
            <w:rFonts w:cs="Calibri"/>
          </w:rPr>
          <w:delText>atrix</w:delText>
        </w:r>
      </w:del>
      <w:r w:rsidR="00063C36">
        <w:rPr>
          <w:rFonts w:cs="Calibri"/>
        </w:rPr>
        <w:t xml:space="preserve">. </w:t>
      </w:r>
      <w:moveFromRangeStart w:id="227" w:author="Tre" w:date="2012-11-15T23:03:00Z" w:name="move340783927"/>
      <w:moveFrom w:id="228" w:author="Tre" w:date="2012-11-15T23:03:00Z">
        <w:r w:rsidR="00B613B4" w:rsidDel="00812228">
          <w:rPr>
            <w:rFonts w:cs="Calibri"/>
          </w:rPr>
          <w:t>CyberZen</w:t>
        </w:r>
        <w:r w:rsidR="00D56CA6" w:rsidDel="00812228">
          <w:rPr>
            <w:rFonts w:cs="Calibri"/>
          </w:rPr>
          <w:t xml:space="preserve"> </w:t>
        </w:r>
        <w:r w:rsidR="00463970" w:rsidDel="00812228">
          <w:rPr>
            <w:rFonts w:cs="Calibri"/>
          </w:rPr>
          <w:t>has</w:t>
        </w:r>
        <w:r w:rsidR="00D56CA6" w:rsidDel="00812228">
          <w:rPr>
            <w:rFonts w:cs="Calibri"/>
          </w:rPr>
          <w:t xml:space="preserve"> a maximum rating of 5.</w:t>
        </w:r>
      </w:moveFrom>
      <w:moveFromRangeEnd w:id="227"/>
      <w:ins w:id="229" w:author="Tre" w:date="2012-11-15T23:07:00Z">
        <w:r w:rsidR="00D16932" w:rsidRPr="0032104D">
          <w:rPr>
            <w:rFonts w:cs="Calibri"/>
          </w:rPr>
          <w:t xml:space="preserve"> </w:t>
        </w:r>
      </w:ins>
    </w:p>
    <w:p w:rsidR="00D56CA6" w:rsidRPr="005D616C" w:rsidRDefault="00D56CA6" w:rsidP="00D56CA6">
      <w:pPr>
        <w:pStyle w:val="Matrix"/>
        <w:ind w:firstLine="0"/>
        <w:rPr>
          <w:rFonts w:cs="Calibri"/>
          <w:b/>
        </w:rPr>
      </w:pPr>
    </w:p>
    <w:p w:rsidR="00D56CA6" w:rsidRPr="005D616C" w:rsidRDefault="00D56CA6" w:rsidP="00D56CA6">
      <w:pPr>
        <w:pStyle w:val="Matrixsubtitle"/>
      </w:pPr>
      <w:bookmarkStart w:id="230" w:name="OLE_LINK1"/>
      <w:bookmarkStart w:id="231" w:name="OLE_LINK2"/>
      <w:r w:rsidRPr="005D616C">
        <w:t>CyberZen</w:t>
      </w:r>
      <w:r>
        <w:t xml:space="preserve"> and The Gift</w:t>
      </w:r>
    </w:p>
    <w:p w:rsidR="00D56CA6" w:rsidRDefault="00D56CA6" w:rsidP="00D56CA6">
      <w:pPr>
        <w:pStyle w:val="Matrix"/>
        <w:ind w:firstLine="0"/>
        <w:rPr>
          <w:rFonts w:cs="Calibri"/>
        </w:rPr>
      </w:pPr>
      <w:commentRangeStart w:id="232"/>
      <w:r w:rsidRPr="005D616C">
        <w:rPr>
          <w:rFonts w:cs="Calibri"/>
        </w:rPr>
        <w:tab/>
        <w:t xml:space="preserve">Humans plugged into the Matrix have a </w:t>
      </w:r>
      <w:r w:rsidRPr="00A11266">
        <w:rPr>
          <w:rFonts w:cs="Calibri"/>
        </w:rPr>
        <w:t>CyberZen</w:t>
      </w:r>
      <w:r w:rsidRPr="005D616C">
        <w:rPr>
          <w:rFonts w:cs="Calibri"/>
        </w:rPr>
        <w:t xml:space="preserve"> score of zero (0)</w:t>
      </w:r>
      <w:r>
        <w:rPr>
          <w:rFonts w:cs="Calibri"/>
        </w:rPr>
        <w:t xml:space="preserve">. </w:t>
      </w:r>
      <w:r w:rsidR="00B613B4">
        <w:rPr>
          <w:rFonts w:cs="Calibri"/>
        </w:rPr>
        <w:t>CyberZen</w:t>
      </w:r>
      <w:r>
        <w:rPr>
          <w:rFonts w:cs="Calibri"/>
        </w:rPr>
        <w:t xml:space="preserve"> ratings range between 0 and 5. Characters</w:t>
      </w:r>
      <w:r w:rsidRPr="005D616C">
        <w:rPr>
          <w:rFonts w:cs="Calibri"/>
        </w:rPr>
        <w:t xml:space="preserve"> must have a </w:t>
      </w:r>
      <w:r w:rsidR="00B613B4">
        <w:rPr>
          <w:rFonts w:cs="Calibri"/>
        </w:rPr>
        <w:t>CyberZen</w:t>
      </w:r>
      <w:r w:rsidRPr="005D616C">
        <w:rPr>
          <w:rFonts w:cs="Calibri"/>
        </w:rPr>
        <w:t xml:space="preserve"> of </w:t>
      </w:r>
      <w:r>
        <w:rPr>
          <w:rFonts w:cs="Calibri"/>
        </w:rPr>
        <w:t xml:space="preserve">5 before they can purchase the Gift upgrade. Once they have upgraded their </w:t>
      </w:r>
      <w:r w:rsidR="00B613B4">
        <w:rPr>
          <w:rFonts w:cs="Calibri"/>
        </w:rPr>
        <w:t>CyberZen</w:t>
      </w:r>
      <w:r>
        <w:rPr>
          <w:rFonts w:cs="Calibri"/>
        </w:rPr>
        <w:t xml:space="preserve"> to The Gift</w:t>
      </w:r>
      <w:r w:rsidR="00463970">
        <w:rPr>
          <w:rFonts w:cs="Calibri"/>
        </w:rPr>
        <w:t>,</w:t>
      </w:r>
      <w:r>
        <w:rPr>
          <w:rFonts w:cs="Calibri"/>
        </w:rPr>
        <w:t xml:space="preserve"> it is possible for that character</w:t>
      </w:r>
      <w:r w:rsidRPr="005D616C">
        <w:rPr>
          <w:rFonts w:cs="Calibri"/>
        </w:rPr>
        <w:t xml:space="preserve"> to “</w:t>
      </w:r>
      <w:r w:rsidRPr="00C03DB9">
        <w:rPr>
          <w:rFonts w:cs="Calibri"/>
          <w:i/>
        </w:rPr>
        <w:t>break the rules</w:t>
      </w:r>
      <w:r w:rsidRPr="005D616C">
        <w:rPr>
          <w:rFonts w:cs="Calibri"/>
        </w:rPr>
        <w:t>”</w:t>
      </w:r>
      <w:r>
        <w:rPr>
          <w:rFonts w:cs="Calibri"/>
        </w:rPr>
        <w:t xml:space="preserve"> </w:t>
      </w:r>
      <w:del w:id="233" w:author="Tre" w:date="2012-11-15T22:50:00Z">
        <w:r w:rsidDel="009031D4">
          <w:rPr>
            <w:rFonts w:cs="Calibri"/>
          </w:rPr>
          <w:delText>(Rule Breakers)</w:delText>
        </w:r>
        <w:r w:rsidRPr="005D616C" w:rsidDel="009031D4">
          <w:rPr>
            <w:rFonts w:cs="Calibri"/>
          </w:rPr>
          <w:delText xml:space="preserve"> </w:delText>
        </w:r>
      </w:del>
      <w:r w:rsidRPr="005D616C">
        <w:rPr>
          <w:rFonts w:cs="Calibri"/>
        </w:rPr>
        <w:t xml:space="preserve">of the Matrix. </w:t>
      </w:r>
      <w:ins w:id="234" w:author="Tre" w:date="2012-11-15T22:51:00Z">
        <w:r w:rsidR="009031D4">
          <w:rPr>
            <w:rFonts w:cs="Calibri"/>
          </w:rPr>
          <w:t xml:space="preserve">With the Gift characters can use </w:t>
        </w:r>
      </w:ins>
      <w:ins w:id="235" w:author="Tre" w:date="2012-11-16T08:39:00Z">
        <w:r w:rsidR="00946700">
          <w:rPr>
            <w:rFonts w:cs="Calibri"/>
          </w:rPr>
          <w:t>the</w:t>
        </w:r>
      </w:ins>
      <w:ins w:id="236" w:author="Tre" w:date="2012-11-15T22:51:00Z">
        <w:r w:rsidR="009031D4">
          <w:rPr>
            <w:rFonts w:cs="Calibri"/>
          </w:rPr>
          <w:t xml:space="preserve"> Rule </w:t>
        </w:r>
      </w:ins>
      <w:ins w:id="237" w:author="Tre" w:date="2012-11-16T08:40:00Z">
        <w:r w:rsidR="00C8356F">
          <w:rPr>
            <w:rFonts w:cs="Calibri"/>
          </w:rPr>
          <w:t>Breaker</w:t>
        </w:r>
      </w:ins>
      <w:ins w:id="238" w:author="Tre" w:date="2012-11-15T22:51:00Z">
        <w:r w:rsidR="009031D4">
          <w:rPr>
            <w:rFonts w:cs="Calibri"/>
          </w:rPr>
          <w:t xml:space="preserve"> description of Matrix Feats. </w:t>
        </w:r>
      </w:ins>
      <w:r w:rsidRPr="005D616C">
        <w:rPr>
          <w:rFonts w:cs="Calibri"/>
        </w:rPr>
        <w:t xml:space="preserve">Without the </w:t>
      </w:r>
      <w:r>
        <w:rPr>
          <w:rFonts w:cs="Calibri"/>
        </w:rPr>
        <w:t>G</w:t>
      </w:r>
      <w:r w:rsidRPr="005D616C">
        <w:rPr>
          <w:rFonts w:cs="Calibri"/>
        </w:rPr>
        <w:t xml:space="preserve">ift </w:t>
      </w:r>
      <w:r>
        <w:rPr>
          <w:rFonts w:cs="Calibri"/>
        </w:rPr>
        <w:t>upgrade</w:t>
      </w:r>
      <w:r w:rsidR="0006524B">
        <w:rPr>
          <w:rFonts w:cs="Calibri"/>
        </w:rPr>
        <w:t>,</w:t>
      </w:r>
      <w:r>
        <w:rPr>
          <w:rFonts w:cs="Calibri"/>
        </w:rPr>
        <w:t xml:space="preserve"> </w:t>
      </w:r>
      <w:r w:rsidRPr="005D616C">
        <w:rPr>
          <w:rFonts w:cs="Calibri"/>
        </w:rPr>
        <w:t>a character can only “</w:t>
      </w:r>
      <w:r w:rsidRPr="00C03DB9">
        <w:rPr>
          <w:rFonts w:cs="Calibri"/>
          <w:i/>
        </w:rPr>
        <w:t>bend the rules</w:t>
      </w:r>
      <w:r w:rsidRPr="005D616C">
        <w:rPr>
          <w:rFonts w:cs="Calibri"/>
        </w:rPr>
        <w:t>”</w:t>
      </w:r>
      <w:r>
        <w:rPr>
          <w:rFonts w:cs="Calibri"/>
        </w:rPr>
        <w:t xml:space="preserve"> </w:t>
      </w:r>
      <w:del w:id="239" w:author="Tre" w:date="2012-11-15T22:52:00Z">
        <w:r w:rsidDel="009031D4">
          <w:rPr>
            <w:rFonts w:cs="Calibri"/>
          </w:rPr>
          <w:delText>(Rule Benders)</w:delText>
        </w:r>
        <w:r w:rsidRPr="005D616C" w:rsidDel="009031D4">
          <w:rPr>
            <w:rFonts w:cs="Calibri"/>
          </w:rPr>
          <w:delText xml:space="preserve"> in </w:delText>
        </w:r>
      </w:del>
      <w:ins w:id="240" w:author="Tre" w:date="2012-11-15T22:52:00Z">
        <w:r w:rsidR="009031D4">
          <w:rPr>
            <w:rFonts w:cs="Calibri"/>
          </w:rPr>
          <w:t>of</w:t>
        </w:r>
        <w:r w:rsidR="009031D4" w:rsidRPr="005D616C">
          <w:rPr>
            <w:rFonts w:cs="Calibri"/>
          </w:rPr>
          <w:t xml:space="preserve"> </w:t>
        </w:r>
      </w:ins>
      <w:r w:rsidRPr="005D616C">
        <w:rPr>
          <w:rFonts w:cs="Calibri"/>
        </w:rPr>
        <w:t>the Matrix</w:t>
      </w:r>
      <w:r w:rsidR="00B613B4">
        <w:rPr>
          <w:rFonts w:cs="Calibri"/>
        </w:rPr>
        <w:t>.</w:t>
      </w:r>
      <w:ins w:id="241" w:author="Tre" w:date="2012-11-15T22:52:00Z">
        <w:r w:rsidR="009031D4">
          <w:rPr>
            <w:rFonts w:cs="Calibri"/>
          </w:rPr>
          <w:t xml:space="preserve"> Without the Gift a character can only use the Rule Bending description of Matrix Feats.</w:t>
        </w:r>
      </w:ins>
      <w:r w:rsidR="00B613B4">
        <w:rPr>
          <w:rFonts w:cs="Calibri"/>
        </w:rPr>
        <w:t xml:space="preserve"> </w:t>
      </w:r>
      <w:r w:rsidRPr="005D616C">
        <w:rPr>
          <w:rFonts w:cs="Calibri"/>
        </w:rPr>
        <w:t>To have the gift is too know it</w:t>
      </w:r>
      <w:r w:rsidR="00463970">
        <w:rPr>
          <w:rFonts w:cs="Calibri"/>
        </w:rPr>
        <w:t>,</w:t>
      </w:r>
      <w:r w:rsidRPr="005D616C">
        <w:rPr>
          <w:rFonts w:cs="Calibri"/>
        </w:rPr>
        <w:t xml:space="preserve"> balls to bones.</w:t>
      </w:r>
      <w:r>
        <w:rPr>
          <w:rFonts w:cs="Calibri"/>
        </w:rPr>
        <w:t xml:space="preserve"> The Matrix reality is governed by rules</w:t>
      </w:r>
      <w:r w:rsidR="00463970">
        <w:rPr>
          <w:rFonts w:cs="Calibri"/>
        </w:rPr>
        <w:t>, and t</w:t>
      </w:r>
      <w:r>
        <w:rPr>
          <w:rFonts w:cs="Calibri"/>
        </w:rPr>
        <w:t xml:space="preserve">hese Matrix rules are the science you studied </w:t>
      </w:r>
      <w:del w:id="242" w:author="Tre" w:date="2012-11-15T22:53:00Z">
        <w:r w:rsidDel="009031D4">
          <w:rPr>
            <w:rFonts w:cs="Calibri"/>
          </w:rPr>
          <w:delText xml:space="preserve">everyday </w:delText>
        </w:r>
      </w:del>
      <w:r>
        <w:rPr>
          <w:rFonts w:cs="Calibri"/>
        </w:rPr>
        <w:t xml:space="preserve">in school. </w:t>
      </w:r>
      <w:r>
        <w:rPr>
          <w:rFonts w:cs="Calibri"/>
        </w:rPr>
        <w:lastRenderedPageBreak/>
        <w:t xml:space="preserve">Most people without </w:t>
      </w:r>
      <w:r w:rsidR="00B613B4">
        <w:rPr>
          <w:rFonts w:cs="Calibri"/>
        </w:rPr>
        <w:t>CyberZen</w:t>
      </w:r>
      <w:r>
        <w:rPr>
          <w:rFonts w:cs="Calibri"/>
        </w:rPr>
        <w:t xml:space="preserve"> don’t </w:t>
      </w:r>
      <w:r w:rsidR="00463970">
        <w:rPr>
          <w:rFonts w:cs="Calibri"/>
        </w:rPr>
        <w:t xml:space="preserve">think </w:t>
      </w:r>
      <w:r>
        <w:rPr>
          <w:rFonts w:cs="Calibri"/>
        </w:rPr>
        <w:t>they can break the laws of physics just by believing they will</w:t>
      </w:r>
      <w:r w:rsidR="00B613B4">
        <w:rPr>
          <w:rFonts w:cs="Calibri"/>
        </w:rPr>
        <w:t>,</w:t>
      </w:r>
      <w:r>
        <w:rPr>
          <w:rFonts w:cs="Calibri"/>
        </w:rPr>
        <w:t xml:space="preserve"> so they don’t even try. But with the Gift</w:t>
      </w:r>
      <w:r w:rsidR="00463970">
        <w:rPr>
          <w:rFonts w:cs="Calibri"/>
        </w:rPr>
        <w:t>,</w:t>
      </w:r>
      <w:r>
        <w:rPr>
          <w:rFonts w:cs="Calibri"/>
        </w:rPr>
        <w:t xml:space="preserve"> </w:t>
      </w:r>
      <w:r w:rsidR="00B1222E">
        <w:rPr>
          <w:rFonts w:cs="Calibri"/>
        </w:rPr>
        <w:t>t</w:t>
      </w:r>
      <w:r>
        <w:rPr>
          <w:rFonts w:cs="Calibri"/>
        </w:rPr>
        <w:t xml:space="preserve">he </w:t>
      </w:r>
      <w:r w:rsidRPr="00B1222E">
        <w:rPr>
          <w:rFonts w:cs="Calibri"/>
        </w:rPr>
        <w:t>One</w:t>
      </w:r>
      <w:r>
        <w:rPr>
          <w:rFonts w:cs="Calibri"/>
        </w:rPr>
        <w:t xml:space="preserve"> can bend and break the laws of science. When a person breaks the rules of the Matrix</w:t>
      </w:r>
      <w:r w:rsidR="00463970">
        <w:rPr>
          <w:rFonts w:cs="Calibri"/>
        </w:rPr>
        <w:t>,</w:t>
      </w:r>
      <w:r>
        <w:rPr>
          <w:rFonts w:cs="Calibri"/>
        </w:rPr>
        <w:t xml:space="preserve"> </w:t>
      </w:r>
      <w:del w:id="243" w:author="Tre" w:date="2012-11-19T09:01:00Z">
        <w:r w:rsidR="00463970" w:rsidDel="00FA15F8">
          <w:rPr>
            <w:rFonts w:cs="Calibri"/>
          </w:rPr>
          <w:delText xml:space="preserve">her </w:delText>
        </w:r>
      </w:del>
      <w:ins w:id="244" w:author="Tre" w:date="2012-11-19T09:01:00Z">
        <w:r w:rsidR="00FA15F8">
          <w:rPr>
            <w:rFonts w:cs="Calibri"/>
          </w:rPr>
          <w:t xml:space="preserve">their </w:t>
        </w:r>
      </w:ins>
      <w:r>
        <w:rPr>
          <w:rFonts w:cs="Calibri"/>
        </w:rPr>
        <w:t>actions look like</w:t>
      </w:r>
      <w:del w:id="245" w:author="Tre" w:date="2012-11-19T09:01:00Z">
        <w:r w:rsidDel="00FA15F8">
          <w:rPr>
            <w:rFonts w:cs="Calibri"/>
          </w:rPr>
          <w:delText xml:space="preserve"> magic or</w:delText>
        </w:r>
      </w:del>
      <w:r>
        <w:rPr>
          <w:rFonts w:cs="Calibri"/>
        </w:rPr>
        <w:t xml:space="preserve"> superpowers</w:t>
      </w:r>
      <w:ins w:id="246" w:author="Tre" w:date="2012-11-19T09:01:00Z">
        <w:r w:rsidR="00FA15F8">
          <w:rPr>
            <w:rFonts w:cs="Calibri"/>
          </w:rPr>
          <w:t>.</w:t>
        </w:r>
      </w:ins>
      <w:del w:id="247" w:author="Tre" w:date="2012-11-19T09:01:00Z">
        <w:r w:rsidDel="00FA15F8">
          <w:rPr>
            <w:rFonts w:cs="Calibri"/>
          </w:rPr>
          <w:delText>,</w:delText>
        </w:r>
      </w:del>
      <w:r>
        <w:rPr>
          <w:rFonts w:cs="Calibri"/>
        </w:rPr>
        <w:t xml:space="preserve"> </w:t>
      </w:r>
      <w:del w:id="248" w:author="Tre" w:date="2012-11-19T09:01:00Z">
        <w:r w:rsidDel="00FA15F8">
          <w:rPr>
            <w:rFonts w:cs="Calibri"/>
          </w:rPr>
          <w:delText>because these</w:delText>
        </w:r>
        <w:r w:rsidRPr="00FF1378" w:rsidDel="00FA15F8">
          <w:rPr>
            <w:rFonts w:cs="Calibri"/>
          </w:rPr>
          <w:delText xml:space="preserve"> </w:delText>
        </w:r>
      </w:del>
      <w:ins w:id="249" w:author="Tre" w:date="2012-11-19T09:01:00Z">
        <w:r w:rsidR="00FA15F8">
          <w:rPr>
            <w:rFonts w:cs="Calibri"/>
          </w:rPr>
          <w:t xml:space="preserve">CyberZen </w:t>
        </w:r>
      </w:ins>
      <w:r w:rsidRPr="00FF1378">
        <w:rPr>
          <w:rFonts w:cs="Calibri"/>
        </w:rPr>
        <w:t xml:space="preserve">actions contradict the Coherent Reality of the MATRIX. </w:t>
      </w:r>
    </w:p>
    <w:p w:rsidR="00D56CA6" w:rsidRPr="005D616C" w:rsidRDefault="00D56CA6" w:rsidP="00D56CA6">
      <w:pPr>
        <w:pStyle w:val="Matrix"/>
        <w:rPr>
          <w:rFonts w:cs="Calibri"/>
        </w:rPr>
      </w:pPr>
      <w:r>
        <w:rPr>
          <w:rFonts w:cs="Calibri"/>
        </w:rPr>
        <w:t xml:space="preserve">Characters that wish to be like Neo must spend the experience to buy the Gift. The </w:t>
      </w:r>
      <w:r w:rsidR="0044377B">
        <w:rPr>
          <w:rFonts w:cs="Calibri"/>
        </w:rPr>
        <w:t xml:space="preserve">gamemaster </w:t>
      </w:r>
      <w:r>
        <w:rPr>
          <w:rFonts w:cs="Calibri"/>
        </w:rPr>
        <w:t>should have the player purchase the gift as soon as</w:t>
      </w:r>
      <w:r w:rsidR="0044377B">
        <w:rPr>
          <w:rFonts w:cs="Calibri"/>
        </w:rPr>
        <w:t xml:space="preserve"> possible</w:t>
      </w:r>
      <w:r>
        <w:rPr>
          <w:rFonts w:cs="Calibri"/>
        </w:rPr>
        <w:t>. There should be some compelling, in</w:t>
      </w:r>
      <w:r w:rsidR="00B613B4">
        <w:rPr>
          <w:rFonts w:cs="Calibri"/>
        </w:rPr>
        <w:t>-</w:t>
      </w:r>
      <w:r>
        <w:rPr>
          <w:rFonts w:cs="Calibri"/>
        </w:rPr>
        <w:t>game reason why that player has the gift. A messiah does not come along every day. Also</w:t>
      </w:r>
      <w:r w:rsidR="00463970">
        <w:rPr>
          <w:rFonts w:cs="Calibri"/>
        </w:rPr>
        <w:t>,</w:t>
      </w:r>
      <w:r>
        <w:rPr>
          <w:rFonts w:cs="Calibri"/>
        </w:rPr>
        <w:t xml:space="preserve"> once the player purchases The Gift, the </w:t>
      </w:r>
      <w:r w:rsidR="00B65C3D">
        <w:rPr>
          <w:rFonts w:cs="Calibri"/>
        </w:rPr>
        <w:t>g</w:t>
      </w:r>
      <w:r>
        <w:rPr>
          <w:rFonts w:cs="Calibri"/>
        </w:rPr>
        <w:t xml:space="preserve">amemaster and player agree that only the </w:t>
      </w:r>
      <w:r w:rsidR="00B65C3D">
        <w:rPr>
          <w:rFonts w:cs="Calibri"/>
        </w:rPr>
        <w:t>g</w:t>
      </w:r>
      <w:r>
        <w:rPr>
          <w:rFonts w:cs="Calibri"/>
        </w:rPr>
        <w:t>amemaster knows when the character can use the Gift</w:t>
      </w:r>
      <w:r w:rsidR="0044377B">
        <w:rPr>
          <w:rFonts w:cs="Calibri"/>
        </w:rPr>
        <w:t xml:space="preserve"> to break rules in the Matrix</w:t>
      </w:r>
      <w:r>
        <w:rPr>
          <w:rFonts w:cs="Calibri"/>
        </w:rPr>
        <w:t>. T</w:t>
      </w:r>
      <w:r w:rsidRPr="0042023E">
        <w:rPr>
          <w:rFonts w:cs="Calibri"/>
        </w:rPr>
        <w:t xml:space="preserve">he </w:t>
      </w:r>
      <w:r w:rsidR="00B65C3D">
        <w:rPr>
          <w:rFonts w:cs="Calibri"/>
        </w:rPr>
        <w:t>g</w:t>
      </w:r>
      <w:r>
        <w:rPr>
          <w:rFonts w:cs="Calibri"/>
        </w:rPr>
        <w:t>amemaster</w:t>
      </w:r>
      <w:r w:rsidRPr="0042023E">
        <w:rPr>
          <w:rFonts w:cs="Calibri"/>
        </w:rPr>
        <w:t xml:space="preserve"> observes the </w:t>
      </w:r>
      <w:r>
        <w:rPr>
          <w:rFonts w:cs="Calibri"/>
        </w:rPr>
        <w:t xml:space="preserve">character </w:t>
      </w:r>
      <w:r w:rsidRPr="0042023E">
        <w:rPr>
          <w:rFonts w:cs="Calibri"/>
        </w:rPr>
        <w:t>and at some po</w:t>
      </w:r>
      <w:r>
        <w:rPr>
          <w:rFonts w:cs="Calibri"/>
        </w:rPr>
        <w:t>int during the campaign</w:t>
      </w:r>
      <w:r w:rsidR="00463970">
        <w:rPr>
          <w:rFonts w:cs="Calibri"/>
        </w:rPr>
        <w:t>,</w:t>
      </w:r>
      <w:r>
        <w:rPr>
          <w:rFonts w:cs="Calibri"/>
        </w:rPr>
        <w:t xml:space="preserve"> the </w:t>
      </w:r>
      <w:r w:rsidR="00B65C3D">
        <w:rPr>
          <w:rFonts w:cs="Calibri"/>
        </w:rPr>
        <w:t>g</w:t>
      </w:r>
      <w:r>
        <w:rPr>
          <w:rFonts w:cs="Calibri"/>
        </w:rPr>
        <w:t>amemaster s</w:t>
      </w:r>
      <w:r w:rsidRPr="0042023E">
        <w:rPr>
          <w:rFonts w:cs="Calibri"/>
        </w:rPr>
        <w:t xml:space="preserve">ays the player is </w:t>
      </w:r>
      <w:r>
        <w:rPr>
          <w:rFonts w:cs="Calibri"/>
        </w:rPr>
        <w:t>T</w:t>
      </w:r>
      <w:r w:rsidRPr="0042023E">
        <w:rPr>
          <w:rFonts w:cs="Calibri"/>
        </w:rPr>
        <w:t xml:space="preserve">he </w:t>
      </w:r>
      <w:r>
        <w:rPr>
          <w:rFonts w:cs="Calibri"/>
        </w:rPr>
        <w:t>O</w:t>
      </w:r>
      <w:r w:rsidRPr="0042023E">
        <w:rPr>
          <w:rFonts w:cs="Calibri"/>
        </w:rPr>
        <w:t>ne and that choice is not reversible. Once the Gift is active</w:t>
      </w:r>
      <w:r w:rsidR="00463970">
        <w:rPr>
          <w:rFonts w:cs="Calibri"/>
        </w:rPr>
        <w:t>,</w:t>
      </w:r>
      <w:r w:rsidRPr="0042023E">
        <w:rPr>
          <w:rFonts w:cs="Calibri"/>
        </w:rPr>
        <w:t xml:space="preserve"> the player is able to defy the rules of the Matrix and the </w:t>
      </w:r>
      <w:r w:rsidR="00B65C3D">
        <w:rPr>
          <w:rFonts w:cs="Calibri"/>
        </w:rPr>
        <w:t>g</w:t>
      </w:r>
      <w:r>
        <w:rPr>
          <w:rFonts w:cs="Calibri"/>
        </w:rPr>
        <w:t>amemaster</w:t>
      </w:r>
      <w:r w:rsidRPr="0042023E">
        <w:rPr>
          <w:rFonts w:cs="Calibri"/>
        </w:rPr>
        <w:t xml:space="preserve"> must deal with those consequences.</w:t>
      </w:r>
      <w:r>
        <w:rPr>
          <w:rFonts w:cs="Calibri"/>
        </w:rPr>
        <w:t xml:space="preserve"> Having the Gift can be a game breaker</w:t>
      </w:r>
      <w:r w:rsidR="00463970">
        <w:rPr>
          <w:rFonts w:cs="Calibri"/>
        </w:rPr>
        <w:t>,</w:t>
      </w:r>
      <w:r>
        <w:rPr>
          <w:rFonts w:cs="Calibri"/>
        </w:rPr>
        <w:t xml:space="preserve"> so think it through carefully. Even without the </w:t>
      </w:r>
      <w:r w:rsidR="00463970">
        <w:rPr>
          <w:rFonts w:cs="Calibri"/>
        </w:rPr>
        <w:t>G</w:t>
      </w:r>
      <w:r>
        <w:rPr>
          <w:rFonts w:cs="Calibri"/>
        </w:rPr>
        <w:t>ift</w:t>
      </w:r>
      <w:r w:rsidR="00B613B4">
        <w:rPr>
          <w:rFonts w:cs="Calibri"/>
        </w:rPr>
        <w:t>,</w:t>
      </w:r>
      <w:r>
        <w:rPr>
          <w:rFonts w:cs="Calibri"/>
        </w:rPr>
        <w:t xml:space="preserve"> RSI’s are pretty powerful in the Matrix.</w:t>
      </w:r>
    </w:p>
    <w:p w:rsidR="00D56CA6" w:rsidRDefault="00D56CA6" w:rsidP="00D56CA6">
      <w:pPr>
        <w:pStyle w:val="Matrix"/>
        <w:ind w:firstLine="0"/>
        <w:rPr>
          <w:rFonts w:cs="Calibri"/>
        </w:rPr>
      </w:pPr>
      <w:r w:rsidRPr="005D616C">
        <w:rPr>
          <w:rFonts w:cs="Calibri"/>
        </w:rPr>
        <w:tab/>
      </w:r>
      <w:del w:id="250" w:author="Tre" w:date="2012-11-16T08:44:00Z">
        <w:r w:rsidDel="00C8356F">
          <w:rPr>
            <w:rFonts w:cs="Calibri"/>
          </w:rPr>
          <w:delText xml:space="preserve">While loaded into the Matrix </w:delText>
        </w:r>
        <w:r w:rsidR="00B613B4" w:rsidDel="00C8356F">
          <w:rPr>
            <w:rFonts w:cs="Calibri"/>
          </w:rPr>
          <w:delText>CyberZen</w:delText>
        </w:r>
        <w:r w:rsidDel="00C8356F">
          <w:rPr>
            <w:rFonts w:cs="Calibri"/>
          </w:rPr>
          <w:delText xml:space="preserve"> adds its rating to a character’s dice pools. This applies to any task rolls that don’t use </w:delText>
        </w:r>
        <w:r w:rsidR="00B613B4" w:rsidDel="00C8356F">
          <w:rPr>
            <w:rFonts w:cs="Calibri"/>
          </w:rPr>
          <w:delText>CyberZen</w:delText>
        </w:r>
        <w:r w:rsidDel="00C8356F">
          <w:rPr>
            <w:rFonts w:cs="Calibri"/>
          </w:rPr>
          <w:delText xml:space="preserve"> as the default attribute. This is because</w:delText>
        </w:r>
      </w:del>
      <w:del w:id="251" w:author="Tre" w:date="2012-11-16T08:45:00Z">
        <w:r w:rsidDel="00C8356F">
          <w:rPr>
            <w:rFonts w:cs="Calibri"/>
          </w:rPr>
          <w:delText xml:space="preserve"> the character knows things aren’t real</w:delText>
        </w:r>
        <w:r w:rsidR="00BA1CFC" w:rsidDel="00C8356F">
          <w:rPr>
            <w:rFonts w:cs="Calibri"/>
          </w:rPr>
          <w:delText>,</w:delText>
        </w:r>
        <w:r w:rsidDel="00C8356F">
          <w:rPr>
            <w:rFonts w:cs="Calibri"/>
          </w:rPr>
          <w:delText xml:space="preserve"> so </w:delText>
        </w:r>
        <w:r w:rsidR="00B613B4" w:rsidDel="00C8356F">
          <w:rPr>
            <w:rFonts w:cs="Calibri"/>
          </w:rPr>
          <w:delText>CyberZen</w:delText>
        </w:r>
        <w:r w:rsidDel="00C8356F">
          <w:rPr>
            <w:rFonts w:cs="Calibri"/>
          </w:rPr>
          <w:delText xml:space="preserve"> helps enhance everything that character does in the Matrix. </w:delText>
        </w:r>
      </w:del>
      <w:r>
        <w:rPr>
          <w:rFonts w:cs="Calibri"/>
        </w:rPr>
        <w:t>T</w:t>
      </w:r>
      <w:r w:rsidRPr="005D616C">
        <w:rPr>
          <w:rFonts w:cs="Calibri"/>
        </w:rPr>
        <w:t xml:space="preserve">hink of something you want to do and the GM will </w:t>
      </w:r>
      <w:r>
        <w:rPr>
          <w:rFonts w:cs="Calibri"/>
        </w:rPr>
        <w:t>determine the</w:t>
      </w:r>
      <w:r w:rsidRPr="005D616C">
        <w:rPr>
          <w:rFonts w:cs="Calibri"/>
        </w:rPr>
        <w:t xml:space="preserve"> threshold for that </w:t>
      </w:r>
      <w:r>
        <w:rPr>
          <w:rFonts w:cs="Calibri"/>
        </w:rPr>
        <w:t>task</w:t>
      </w:r>
      <w:r w:rsidRPr="005D616C">
        <w:rPr>
          <w:rFonts w:cs="Calibri"/>
        </w:rPr>
        <w:t>.</w:t>
      </w:r>
      <w:r>
        <w:rPr>
          <w:rFonts w:cs="Calibri"/>
        </w:rPr>
        <w:t xml:space="preserve"> When attempting a </w:t>
      </w:r>
      <w:r w:rsidR="00B613B4">
        <w:rPr>
          <w:rFonts w:cs="Calibri"/>
        </w:rPr>
        <w:t>CyberZen</w:t>
      </w:r>
      <w:r>
        <w:rPr>
          <w:rFonts w:cs="Calibri"/>
        </w:rPr>
        <w:t xml:space="preserve"> task, roll your </w:t>
      </w:r>
      <w:r w:rsidR="00B613B4">
        <w:rPr>
          <w:rFonts w:cs="Calibri"/>
          <w:b/>
          <w:i/>
        </w:rPr>
        <w:t>CyberZen</w:t>
      </w:r>
      <w:r w:rsidRPr="00717B3F">
        <w:rPr>
          <w:rFonts w:cs="Calibri"/>
          <w:b/>
          <w:i/>
        </w:rPr>
        <w:t xml:space="preserve"> </w:t>
      </w:r>
      <w:del w:id="252" w:author="Tre" w:date="2012-11-16T08:45:00Z">
        <w:r w:rsidRPr="00717B3F" w:rsidDel="00C8356F">
          <w:rPr>
            <w:rFonts w:cs="Calibri"/>
            <w:b/>
            <w:i/>
          </w:rPr>
          <w:delText>+ Skill/Attribute</w:delText>
        </w:r>
      </w:del>
      <w:r w:rsidRPr="00717B3F">
        <w:rPr>
          <w:rFonts w:cs="Calibri"/>
          <w:b/>
          <w:i/>
        </w:rPr>
        <w:t xml:space="preserve"> (difficulty)</w:t>
      </w:r>
      <w:r>
        <w:rPr>
          <w:rFonts w:cs="Calibri"/>
        </w:rPr>
        <w:t>. If the character succeeds at the task roll</w:t>
      </w:r>
      <w:r w:rsidR="00BA1CFC">
        <w:rPr>
          <w:rFonts w:cs="Calibri"/>
        </w:rPr>
        <w:t>,</w:t>
      </w:r>
      <w:r>
        <w:rPr>
          <w:rFonts w:cs="Calibri"/>
        </w:rPr>
        <w:t xml:space="preserve"> then </w:t>
      </w:r>
      <w:r w:rsidR="00BA1CFC">
        <w:rPr>
          <w:rFonts w:cs="Calibri"/>
        </w:rPr>
        <w:t xml:space="preserve">his </w:t>
      </w:r>
      <w:r w:rsidR="00B613B4">
        <w:rPr>
          <w:rFonts w:cs="Calibri"/>
        </w:rPr>
        <w:t>CyberZen</w:t>
      </w:r>
      <w:r>
        <w:rPr>
          <w:rFonts w:cs="Calibri"/>
        </w:rPr>
        <w:t xml:space="preserve"> task is successful. You don’t know what you can do until you try it, </w:t>
      </w:r>
      <w:r w:rsidR="00BA1CFC">
        <w:rPr>
          <w:rFonts w:cs="Calibri"/>
        </w:rPr>
        <w:t xml:space="preserve">such as </w:t>
      </w:r>
      <w:r>
        <w:rPr>
          <w:rFonts w:cs="Calibri"/>
        </w:rPr>
        <w:t>superhero flight. The more successes a character rolls</w:t>
      </w:r>
      <w:r w:rsidR="00B613B4">
        <w:rPr>
          <w:rFonts w:cs="Calibri"/>
        </w:rPr>
        <w:t xml:space="preserve">, </w:t>
      </w:r>
      <w:r>
        <w:rPr>
          <w:rFonts w:cs="Calibri"/>
        </w:rPr>
        <w:t xml:space="preserve">the </w:t>
      </w:r>
      <w:r w:rsidR="00B613B4">
        <w:rPr>
          <w:rFonts w:cs="Calibri"/>
        </w:rPr>
        <w:t xml:space="preserve">better the </w:t>
      </w:r>
      <w:r>
        <w:rPr>
          <w:rFonts w:cs="Calibri"/>
        </w:rPr>
        <w:t>outcome. But some things are impossible</w:t>
      </w:r>
      <w:r w:rsidR="00BA1CFC">
        <w:rPr>
          <w:rFonts w:cs="Calibri"/>
        </w:rPr>
        <w:t>,</w:t>
      </w:r>
      <w:r>
        <w:rPr>
          <w:rFonts w:cs="Calibri"/>
        </w:rPr>
        <w:t xml:space="preserve"> </w:t>
      </w:r>
      <w:r w:rsidRPr="00717B3F">
        <w:rPr>
          <w:rFonts w:cs="Calibri"/>
        </w:rPr>
        <w:t xml:space="preserve">even with </w:t>
      </w:r>
      <w:r>
        <w:rPr>
          <w:rFonts w:cs="Calibri"/>
        </w:rPr>
        <w:t>G</w:t>
      </w:r>
      <w:r w:rsidRPr="00717B3F">
        <w:rPr>
          <w:rFonts w:cs="Calibri"/>
        </w:rPr>
        <w:t>od</w:t>
      </w:r>
      <w:r>
        <w:rPr>
          <w:rFonts w:cs="Calibri"/>
        </w:rPr>
        <w:t>-</w:t>
      </w:r>
      <w:r w:rsidRPr="00717B3F">
        <w:rPr>
          <w:rFonts w:cs="Calibri"/>
        </w:rPr>
        <w:t xml:space="preserve">like </w:t>
      </w:r>
      <w:r w:rsidR="00B613B4">
        <w:rPr>
          <w:rFonts w:cs="Calibri"/>
        </w:rPr>
        <w:t>CyberZen</w:t>
      </w:r>
      <w:r w:rsidRPr="00717B3F">
        <w:rPr>
          <w:rFonts w:cs="Calibri"/>
        </w:rPr>
        <w:t xml:space="preserve">. </w:t>
      </w:r>
      <w:r>
        <w:rPr>
          <w:rFonts w:cs="Calibri"/>
        </w:rPr>
        <w:t>Characters</w:t>
      </w:r>
      <w:r w:rsidRPr="00717B3F">
        <w:rPr>
          <w:rFonts w:cs="Calibri"/>
        </w:rPr>
        <w:t xml:space="preserve"> can</w:t>
      </w:r>
      <w:r>
        <w:rPr>
          <w:rFonts w:cs="Calibri"/>
        </w:rPr>
        <w:t>no</w:t>
      </w:r>
      <w:r w:rsidRPr="00717B3F">
        <w:rPr>
          <w:rFonts w:cs="Calibri"/>
        </w:rPr>
        <w:t>t change a</w:t>
      </w:r>
      <w:r w:rsidR="00B613B4">
        <w:rPr>
          <w:rFonts w:cs="Calibri"/>
        </w:rPr>
        <w:t>n</w:t>
      </w:r>
      <w:r w:rsidRPr="00717B3F">
        <w:rPr>
          <w:rFonts w:cs="Calibri"/>
        </w:rPr>
        <w:t xml:space="preserve"> RSI’s thoughts. </w:t>
      </w:r>
      <w:r>
        <w:rPr>
          <w:rFonts w:cs="Calibri"/>
        </w:rPr>
        <w:t>It is</w:t>
      </w:r>
      <w:r w:rsidR="00BA1CFC">
        <w:rPr>
          <w:rFonts w:cs="Calibri"/>
        </w:rPr>
        <w:t xml:space="preserve"> also</w:t>
      </w:r>
      <w:r>
        <w:rPr>
          <w:rFonts w:cs="Calibri"/>
        </w:rPr>
        <w:t xml:space="preserve"> i</w:t>
      </w:r>
      <w:r w:rsidRPr="00717B3F">
        <w:rPr>
          <w:rFonts w:cs="Calibri"/>
        </w:rPr>
        <w:t xml:space="preserve">mpossible </w:t>
      </w:r>
      <w:r>
        <w:rPr>
          <w:rFonts w:cs="Calibri"/>
        </w:rPr>
        <w:t xml:space="preserve">for </w:t>
      </w:r>
      <w:r w:rsidR="00B613B4">
        <w:rPr>
          <w:rFonts w:cs="Calibri"/>
        </w:rPr>
        <w:t>CyberZen</w:t>
      </w:r>
      <w:r>
        <w:rPr>
          <w:rFonts w:cs="Calibri"/>
        </w:rPr>
        <w:t xml:space="preserve"> to allow a character </w:t>
      </w:r>
      <w:r w:rsidRPr="00717B3F">
        <w:rPr>
          <w:rFonts w:cs="Calibri"/>
        </w:rPr>
        <w:t>to control A</w:t>
      </w:r>
      <w:r>
        <w:rPr>
          <w:rFonts w:cs="Calibri"/>
        </w:rPr>
        <w:t>.</w:t>
      </w:r>
      <w:r w:rsidRPr="00717B3F">
        <w:rPr>
          <w:rFonts w:cs="Calibri"/>
        </w:rPr>
        <w:t>I</w:t>
      </w:r>
      <w:r w:rsidR="00BA1CFC">
        <w:rPr>
          <w:rFonts w:cs="Calibri"/>
        </w:rPr>
        <w:t>.—t</w:t>
      </w:r>
      <w:r w:rsidRPr="00717B3F">
        <w:rPr>
          <w:rFonts w:cs="Calibri"/>
        </w:rPr>
        <w:t>he</w:t>
      </w:r>
      <w:r>
        <w:rPr>
          <w:rFonts w:cs="Calibri"/>
        </w:rPr>
        <w:t xml:space="preserve">ir </w:t>
      </w:r>
      <w:r w:rsidRPr="00717B3F">
        <w:rPr>
          <w:rFonts w:cs="Calibri"/>
        </w:rPr>
        <w:t>cold computer</w:t>
      </w:r>
      <w:r w:rsidR="00BA1CFC">
        <w:rPr>
          <w:rFonts w:cs="Calibri"/>
        </w:rPr>
        <w:t>-</w:t>
      </w:r>
      <w:r w:rsidRPr="00717B3F">
        <w:rPr>
          <w:rFonts w:cs="Calibri"/>
        </w:rPr>
        <w:t xml:space="preserve">calculated thought processes are immune to </w:t>
      </w:r>
      <w:r w:rsidR="00B613B4">
        <w:rPr>
          <w:rFonts w:cs="Calibri"/>
        </w:rPr>
        <w:t>CyberZen</w:t>
      </w:r>
      <w:r w:rsidRPr="00717B3F">
        <w:rPr>
          <w:rFonts w:cs="Calibri"/>
        </w:rPr>
        <w:t xml:space="preserve">. </w:t>
      </w:r>
      <w:r w:rsidR="00B613B4">
        <w:rPr>
          <w:rFonts w:cs="Calibri"/>
        </w:rPr>
        <w:t>CyberZen</w:t>
      </w:r>
      <w:r>
        <w:rPr>
          <w:rFonts w:cs="Calibri"/>
        </w:rPr>
        <w:t xml:space="preserve"> does not allow a character to bring</w:t>
      </w:r>
      <w:r w:rsidRPr="00717B3F">
        <w:rPr>
          <w:rFonts w:cs="Calibri"/>
        </w:rPr>
        <w:t xml:space="preserve"> the dead</w:t>
      </w:r>
      <w:r>
        <w:rPr>
          <w:rFonts w:cs="Calibri"/>
        </w:rPr>
        <w:t xml:space="preserve"> back to life</w:t>
      </w:r>
      <w:r w:rsidRPr="00717B3F">
        <w:rPr>
          <w:rFonts w:cs="Calibri"/>
        </w:rPr>
        <w:t xml:space="preserve">. </w:t>
      </w:r>
      <w:r>
        <w:rPr>
          <w:rFonts w:cs="Calibri"/>
        </w:rPr>
        <w:t>Characters</w:t>
      </w:r>
      <w:r w:rsidRPr="00717B3F">
        <w:rPr>
          <w:rFonts w:cs="Calibri"/>
        </w:rPr>
        <w:t xml:space="preserve"> cannot create another RSI</w:t>
      </w:r>
      <w:r w:rsidR="00B613B4">
        <w:rPr>
          <w:rFonts w:cs="Calibri"/>
        </w:rPr>
        <w:t xml:space="preserve"> using CyberZen</w:t>
      </w:r>
      <w:r w:rsidRPr="00717B3F">
        <w:rPr>
          <w:rFonts w:cs="Calibri"/>
        </w:rPr>
        <w:t>.</w:t>
      </w:r>
    </w:p>
    <w:bookmarkEnd w:id="230"/>
    <w:bookmarkEnd w:id="231"/>
    <w:commentRangeEnd w:id="232"/>
    <w:p w:rsidR="00D56CA6" w:rsidRPr="005D616C" w:rsidRDefault="002F08A5" w:rsidP="00D56CA6">
      <w:pPr>
        <w:pStyle w:val="Matrix"/>
        <w:rPr>
          <w:rFonts w:cs="Calibri"/>
        </w:rPr>
      </w:pPr>
      <w:r>
        <w:rPr>
          <w:rStyle w:val="CommentReference"/>
          <w:rFonts w:ascii="Tempus Sans ITC" w:hAnsi="Tempus Sans ITC"/>
        </w:rPr>
        <w:commentReference w:id="232"/>
      </w:r>
    </w:p>
    <w:p w:rsidR="00D56CA6" w:rsidRPr="005D616C" w:rsidRDefault="00D56CA6" w:rsidP="00D56CA6">
      <w:pPr>
        <w:pStyle w:val="Matrixsubtitle"/>
      </w:pPr>
      <w:bookmarkStart w:id="253" w:name="Creation"/>
      <w:r w:rsidRPr="005D616C">
        <w:t>Character Creation</w:t>
      </w:r>
    </w:p>
    <w:bookmarkEnd w:id="253"/>
    <w:p w:rsidR="00D56CA6" w:rsidRPr="005D616C" w:rsidRDefault="00D56CA6" w:rsidP="00D56CA6">
      <w:pPr>
        <w:pStyle w:val="Matrix"/>
        <w:numPr>
          <w:ilvl w:val="0"/>
          <w:numId w:val="9"/>
        </w:numPr>
        <w:tabs>
          <w:tab w:val="clear" w:pos="360"/>
          <w:tab w:val="num" w:pos="1080"/>
        </w:tabs>
        <w:ind w:left="1080"/>
        <w:jc w:val="left"/>
        <w:rPr>
          <w:rFonts w:cs="Calibri"/>
        </w:rPr>
      </w:pPr>
      <w:r w:rsidRPr="005D616C">
        <w:rPr>
          <w:rFonts w:cs="Calibri"/>
        </w:rPr>
        <w:t>Think of a background history for your character. How did your character get to where he/she is today? Think of it this way</w:t>
      </w:r>
      <w:r w:rsidR="00B613B4">
        <w:rPr>
          <w:rFonts w:cs="Calibri"/>
        </w:rPr>
        <w:t>:</w:t>
      </w:r>
      <w:r w:rsidRPr="005D616C">
        <w:rPr>
          <w:rFonts w:cs="Calibri"/>
        </w:rPr>
        <w:t xml:space="preserve"> if you were to attend an interview for a job that you really wanted, what </w:t>
      </w:r>
      <w:r>
        <w:rPr>
          <w:rFonts w:cs="Calibri"/>
        </w:rPr>
        <w:t>should</w:t>
      </w:r>
      <w:r w:rsidRPr="005D616C">
        <w:rPr>
          <w:rFonts w:cs="Calibri"/>
        </w:rPr>
        <w:t xml:space="preserve"> the boss know about you</w:t>
      </w:r>
      <w:r w:rsidR="00B613B4">
        <w:rPr>
          <w:rFonts w:cs="Calibri"/>
        </w:rPr>
        <w:t>?</w:t>
      </w:r>
    </w:p>
    <w:p w:rsidR="00D56CA6" w:rsidRPr="005D616C" w:rsidRDefault="00D56CA6" w:rsidP="00D56CA6">
      <w:pPr>
        <w:pStyle w:val="Matrix"/>
        <w:numPr>
          <w:ilvl w:val="0"/>
          <w:numId w:val="9"/>
        </w:numPr>
        <w:tabs>
          <w:tab w:val="clear" w:pos="360"/>
          <w:tab w:val="num" w:pos="1080"/>
        </w:tabs>
        <w:ind w:left="1080"/>
        <w:jc w:val="left"/>
        <w:rPr>
          <w:rFonts w:cs="Calibri"/>
        </w:rPr>
      </w:pPr>
      <w:r w:rsidRPr="005D616C">
        <w:rPr>
          <w:rFonts w:cs="Calibri"/>
        </w:rPr>
        <w:t xml:space="preserve">Pick a </w:t>
      </w:r>
      <w:r>
        <w:rPr>
          <w:rFonts w:cs="Calibri"/>
        </w:rPr>
        <w:t xml:space="preserve">Path for the </w:t>
      </w:r>
      <w:r w:rsidRPr="005D616C">
        <w:rPr>
          <w:rFonts w:cs="Calibri"/>
        </w:rPr>
        <w:t>character</w:t>
      </w:r>
      <w:r>
        <w:rPr>
          <w:rFonts w:cs="Calibri"/>
        </w:rPr>
        <w:t xml:space="preserve"> to follow.</w:t>
      </w:r>
    </w:p>
    <w:p w:rsidR="00D56CA6" w:rsidRPr="005D616C" w:rsidRDefault="00D56CA6" w:rsidP="00D56CA6">
      <w:pPr>
        <w:pStyle w:val="Matrix"/>
        <w:numPr>
          <w:ilvl w:val="0"/>
          <w:numId w:val="9"/>
        </w:numPr>
        <w:tabs>
          <w:tab w:val="clear" w:pos="360"/>
          <w:tab w:val="num" w:pos="1080"/>
        </w:tabs>
        <w:ind w:left="1080"/>
        <w:jc w:val="left"/>
        <w:rPr>
          <w:rFonts w:cs="Calibri"/>
        </w:rPr>
      </w:pPr>
      <w:r>
        <w:rPr>
          <w:rFonts w:cs="Calibri"/>
        </w:rPr>
        <w:t>Gamemaster d</w:t>
      </w:r>
      <w:r w:rsidRPr="005D616C">
        <w:rPr>
          <w:rFonts w:cs="Calibri"/>
        </w:rPr>
        <w:t>etermine</w:t>
      </w:r>
      <w:r>
        <w:rPr>
          <w:rFonts w:cs="Calibri"/>
        </w:rPr>
        <w:t>s</w:t>
      </w:r>
      <w:r w:rsidRPr="005D616C">
        <w:rPr>
          <w:rFonts w:cs="Calibri"/>
        </w:rPr>
        <w:t xml:space="preserve"> character generation points</w:t>
      </w:r>
      <w:r w:rsidR="00B613B4">
        <w:rPr>
          <w:rFonts w:cs="Calibri"/>
        </w:rPr>
        <w:t xml:space="preserve"> (CGP)</w:t>
      </w:r>
      <w:r>
        <w:rPr>
          <w:rFonts w:cs="Calibri"/>
        </w:rPr>
        <w:t xml:space="preserve"> for the campaign. The points are</w:t>
      </w:r>
      <w:r w:rsidRPr="005D616C">
        <w:rPr>
          <w:rFonts w:cs="Calibri"/>
        </w:rPr>
        <w:t xml:space="preserve"> to be used as you wish between skills and attributes.</w:t>
      </w:r>
    </w:p>
    <w:p w:rsidR="00D56CA6" w:rsidRPr="005D616C" w:rsidRDefault="00D56CA6" w:rsidP="00D56CA6">
      <w:pPr>
        <w:pStyle w:val="Matrix"/>
        <w:numPr>
          <w:ilvl w:val="0"/>
          <w:numId w:val="9"/>
        </w:numPr>
        <w:tabs>
          <w:tab w:val="clear" w:pos="360"/>
          <w:tab w:val="num" w:pos="1080"/>
        </w:tabs>
        <w:ind w:left="1080"/>
        <w:jc w:val="left"/>
        <w:rPr>
          <w:rFonts w:cs="Calibri"/>
        </w:rPr>
      </w:pPr>
      <w:r>
        <w:rPr>
          <w:rFonts w:cs="Calibri"/>
        </w:rPr>
        <w:t xml:space="preserve">Character Generation cost </w:t>
      </w:r>
      <w:r w:rsidRPr="005D616C">
        <w:rPr>
          <w:rFonts w:cs="Calibri"/>
        </w:rPr>
        <w:t>for Humans</w:t>
      </w:r>
      <w:r w:rsidR="00B613B4">
        <w:rPr>
          <w:rFonts w:cs="Calibri"/>
        </w:rPr>
        <w:t>:</w:t>
      </w:r>
    </w:p>
    <w:p w:rsidR="00D56CA6" w:rsidRDefault="00D56CA6" w:rsidP="00D56CA6">
      <w:pPr>
        <w:pStyle w:val="Matrix"/>
        <w:numPr>
          <w:ilvl w:val="0"/>
          <w:numId w:val="13"/>
        </w:numPr>
        <w:tabs>
          <w:tab w:val="clear" w:pos="360"/>
          <w:tab w:val="num" w:pos="1440"/>
        </w:tabs>
        <w:ind w:left="1440"/>
        <w:jc w:val="left"/>
        <w:rPr>
          <w:ins w:id="254" w:author="Tre" w:date="2012-11-30T08:45:00Z"/>
          <w:rFonts w:cs="Calibri"/>
        </w:rPr>
      </w:pPr>
      <w:r>
        <w:rPr>
          <w:rFonts w:cs="Calibri"/>
        </w:rPr>
        <w:t xml:space="preserve">Attributes </w:t>
      </w:r>
      <w:del w:id="255" w:author="Tre" w:date="2012-11-30T08:44:00Z">
        <w:r w:rsidDel="00B21762">
          <w:rPr>
            <w:rFonts w:cs="Calibri"/>
          </w:rPr>
          <w:delText>and Matrix Ego</w:delText>
        </w:r>
        <w:r w:rsidDel="00B21762">
          <w:rPr>
            <w:rFonts w:cs="Calibri"/>
          </w:rPr>
          <w:br/>
        </w:r>
      </w:del>
      <w:ins w:id="256" w:author="Tre" w:date="2012-11-30T08:44:00Z">
        <w:r w:rsidR="00B21762">
          <w:rPr>
            <w:rFonts w:cs="Calibri"/>
          </w:rPr>
          <w:t xml:space="preserve">- </w:t>
        </w:r>
      </w:ins>
      <w:r w:rsidR="00BA1CFC">
        <w:rPr>
          <w:rFonts w:cs="Calibri"/>
        </w:rPr>
        <w:t>C</w:t>
      </w:r>
      <w:r>
        <w:rPr>
          <w:rFonts w:cs="Calibri"/>
        </w:rPr>
        <w:t xml:space="preserve">ost </w:t>
      </w:r>
      <w:r w:rsidRPr="005D616C">
        <w:rPr>
          <w:rFonts w:cs="Calibri"/>
        </w:rPr>
        <w:t>1</w:t>
      </w:r>
      <w:r>
        <w:rPr>
          <w:rFonts w:cs="Calibri"/>
        </w:rPr>
        <w:t xml:space="preserve"> </w:t>
      </w:r>
      <w:r w:rsidRPr="005D616C">
        <w:rPr>
          <w:rFonts w:cs="Calibri"/>
        </w:rPr>
        <w:t xml:space="preserve">CGP for each </w:t>
      </w:r>
      <w:r>
        <w:rPr>
          <w:rFonts w:cs="Calibri"/>
        </w:rPr>
        <w:t xml:space="preserve">rating </w:t>
      </w:r>
      <w:r w:rsidRPr="005D616C">
        <w:rPr>
          <w:rFonts w:cs="Calibri"/>
        </w:rPr>
        <w:t>level you want of an attribute</w:t>
      </w:r>
      <w:r>
        <w:rPr>
          <w:rFonts w:cs="Calibri"/>
        </w:rPr>
        <w:t xml:space="preserve">. For </w:t>
      </w:r>
      <w:r w:rsidRPr="005D616C">
        <w:rPr>
          <w:rFonts w:cs="Calibri"/>
        </w:rPr>
        <w:t>example</w:t>
      </w:r>
      <w:r w:rsidR="00BA1CFC">
        <w:rPr>
          <w:rFonts w:cs="Calibri"/>
        </w:rPr>
        <w:t>,</w:t>
      </w:r>
      <w:r w:rsidRPr="005D616C">
        <w:rPr>
          <w:rFonts w:cs="Calibri"/>
        </w:rPr>
        <w:t xml:space="preserve"> rating 6 Strength cost 6 CGP</w:t>
      </w:r>
      <w:r>
        <w:rPr>
          <w:rFonts w:cs="Calibri"/>
        </w:rPr>
        <w:t xml:space="preserve">. </w:t>
      </w:r>
    </w:p>
    <w:p w:rsidR="00B21762" w:rsidRDefault="00B21762" w:rsidP="00D56CA6">
      <w:pPr>
        <w:pStyle w:val="Matrix"/>
        <w:numPr>
          <w:ilvl w:val="0"/>
          <w:numId w:val="13"/>
        </w:numPr>
        <w:tabs>
          <w:tab w:val="clear" w:pos="360"/>
          <w:tab w:val="num" w:pos="1440"/>
        </w:tabs>
        <w:ind w:left="1440"/>
        <w:jc w:val="left"/>
        <w:rPr>
          <w:rFonts w:cs="Calibri"/>
        </w:rPr>
      </w:pPr>
      <w:ins w:id="257" w:author="Tre" w:date="2012-11-30T08:45:00Z">
        <w:r>
          <w:rPr>
            <w:rFonts w:cs="Calibri"/>
          </w:rPr>
          <w:t>Matrix Ego -</w:t>
        </w:r>
      </w:ins>
      <w:ins w:id="258" w:author="Tre" w:date="2012-11-30T08:46:00Z">
        <w:r>
          <w:rPr>
            <w:rFonts w:cs="Calibri"/>
          </w:rPr>
          <w:t xml:space="preserve"> Cost </w:t>
        </w:r>
      </w:ins>
    </w:p>
    <w:p w:rsidR="00D56CA6" w:rsidRPr="003039FD" w:rsidRDefault="00D56CA6" w:rsidP="00D56CA6">
      <w:pPr>
        <w:pStyle w:val="Matrix"/>
        <w:numPr>
          <w:ilvl w:val="0"/>
          <w:numId w:val="15"/>
        </w:numPr>
        <w:tabs>
          <w:tab w:val="clear" w:pos="360"/>
          <w:tab w:val="num" w:pos="1440"/>
        </w:tabs>
        <w:ind w:left="1440"/>
        <w:jc w:val="left"/>
        <w:rPr>
          <w:rFonts w:cs="Calibri"/>
        </w:rPr>
      </w:pPr>
      <w:r w:rsidRPr="003039FD">
        <w:rPr>
          <w:rFonts w:cs="Calibri"/>
        </w:rPr>
        <w:t>Skills</w:t>
      </w:r>
      <w:ins w:id="259" w:author="Tre" w:date="2012-11-30T08:44:00Z">
        <w:r w:rsidR="00B21762">
          <w:rPr>
            <w:rFonts w:cs="Calibri"/>
          </w:rPr>
          <w:t xml:space="preserve"> -</w:t>
        </w:r>
      </w:ins>
      <w:del w:id="260" w:author="Tre" w:date="2012-11-30T08:44:00Z">
        <w:r w:rsidDel="00B21762">
          <w:rPr>
            <w:rFonts w:cs="Calibri"/>
          </w:rPr>
          <w:br/>
        </w:r>
      </w:del>
      <w:ins w:id="261" w:author="Tre" w:date="2012-11-30T08:44:00Z">
        <w:r w:rsidR="00B21762">
          <w:rPr>
            <w:rFonts w:cs="Calibri"/>
          </w:rPr>
          <w:t xml:space="preserve"> </w:t>
        </w:r>
      </w:ins>
      <w:r>
        <w:rPr>
          <w:rFonts w:cs="Calibri"/>
        </w:rPr>
        <w:t xml:space="preserve">Any </w:t>
      </w:r>
      <w:r w:rsidRPr="003039FD">
        <w:rPr>
          <w:rFonts w:cs="Calibri"/>
        </w:rPr>
        <w:t>important skills that are rat</w:t>
      </w:r>
      <w:r>
        <w:rPr>
          <w:rFonts w:cs="Calibri"/>
        </w:rPr>
        <w:t>ed</w:t>
      </w:r>
      <w:r w:rsidRPr="003039FD">
        <w:rPr>
          <w:rFonts w:cs="Calibri"/>
        </w:rPr>
        <w:t xml:space="preserve"> Master or Teacher must somehow be explained in your character background. </w:t>
      </w:r>
      <w:r>
        <w:rPr>
          <w:rFonts w:cs="Calibri"/>
        </w:rPr>
        <w:t>Characters</w:t>
      </w:r>
      <w:r w:rsidRPr="003039FD">
        <w:rPr>
          <w:rFonts w:cs="Calibri"/>
        </w:rPr>
        <w:t xml:space="preserve"> cannot buy Downloaded </w:t>
      </w:r>
      <w:r w:rsidR="00BA1CFC">
        <w:rPr>
          <w:rFonts w:cs="Calibri"/>
        </w:rPr>
        <w:t>S</w:t>
      </w:r>
      <w:r w:rsidRPr="003039FD">
        <w:rPr>
          <w:rFonts w:cs="Calibri"/>
        </w:rPr>
        <w:t>kills with character generation points.</w:t>
      </w:r>
      <w:r w:rsidRPr="003039FD">
        <w:rPr>
          <w:rFonts w:cs="Calibri"/>
        </w:rPr>
        <w:br/>
        <w:t xml:space="preserve">Novice </w:t>
      </w:r>
      <w:r>
        <w:rPr>
          <w:rFonts w:cs="Calibri"/>
        </w:rPr>
        <w:tab/>
      </w:r>
      <w:r w:rsidRPr="003039FD">
        <w:rPr>
          <w:rFonts w:cs="Calibri"/>
        </w:rPr>
        <w:t xml:space="preserve">= </w:t>
      </w:r>
      <w:r>
        <w:rPr>
          <w:rFonts w:cs="Calibri"/>
        </w:rPr>
        <w:tab/>
      </w:r>
      <w:r w:rsidRPr="003039FD">
        <w:rPr>
          <w:rFonts w:cs="Calibri"/>
        </w:rPr>
        <w:t>1 CGP</w:t>
      </w:r>
      <w:r w:rsidRPr="003039FD">
        <w:rPr>
          <w:rFonts w:cs="Calibri"/>
        </w:rPr>
        <w:br/>
        <w:t>Practiced</w:t>
      </w:r>
      <w:r w:rsidR="00BA1CFC">
        <w:rPr>
          <w:rFonts w:cs="Calibri"/>
        </w:rPr>
        <w:tab/>
      </w:r>
      <w:r w:rsidRPr="003039FD">
        <w:rPr>
          <w:rFonts w:cs="Calibri"/>
        </w:rPr>
        <w:t xml:space="preserve">= </w:t>
      </w:r>
      <w:r>
        <w:rPr>
          <w:rFonts w:cs="Calibri"/>
        </w:rPr>
        <w:tab/>
      </w:r>
      <w:r w:rsidRPr="003039FD">
        <w:rPr>
          <w:rFonts w:cs="Calibri"/>
        </w:rPr>
        <w:t>2 CGP</w:t>
      </w:r>
      <w:r w:rsidRPr="003039FD">
        <w:rPr>
          <w:rFonts w:cs="Calibri"/>
        </w:rPr>
        <w:br/>
        <w:t>Skilled</w:t>
      </w:r>
      <w:r w:rsidR="00BA1CFC">
        <w:rPr>
          <w:rFonts w:cs="Calibri"/>
        </w:rPr>
        <w:tab/>
      </w:r>
      <w:r w:rsidRPr="003039FD">
        <w:rPr>
          <w:rFonts w:cs="Calibri"/>
        </w:rPr>
        <w:t xml:space="preserve"> </w:t>
      </w:r>
      <w:r>
        <w:rPr>
          <w:rFonts w:cs="Calibri"/>
        </w:rPr>
        <w:tab/>
      </w:r>
      <w:r w:rsidRPr="003039FD">
        <w:rPr>
          <w:rFonts w:cs="Calibri"/>
        </w:rPr>
        <w:t xml:space="preserve">= </w:t>
      </w:r>
      <w:r>
        <w:rPr>
          <w:rFonts w:cs="Calibri"/>
        </w:rPr>
        <w:tab/>
      </w:r>
      <w:r w:rsidRPr="003039FD">
        <w:rPr>
          <w:rFonts w:cs="Calibri"/>
        </w:rPr>
        <w:t>3 CGP</w:t>
      </w:r>
      <w:r w:rsidRPr="003039FD">
        <w:rPr>
          <w:rFonts w:cs="Calibri"/>
        </w:rPr>
        <w:br/>
        <w:t xml:space="preserve">Master </w:t>
      </w:r>
      <w:r>
        <w:rPr>
          <w:rFonts w:cs="Calibri"/>
        </w:rPr>
        <w:tab/>
      </w:r>
      <w:r w:rsidRPr="003039FD">
        <w:rPr>
          <w:rFonts w:cs="Calibri"/>
        </w:rPr>
        <w:t xml:space="preserve">= </w:t>
      </w:r>
      <w:r>
        <w:rPr>
          <w:rFonts w:cs="Calibri"/>
        </w:rPr>
        <w:tab/>
      </w:r>
      <w:r w:rsidRPr="003039FD">
        <w:rPr>
          <w:rFonts w:cs="Calibri"/>
        </w:rPr>
        <w:t>4 CGP</w:t>
      </w:r>
      <w:r w:rsidRPr="003039FD">
        <w:rPr>
          <w:rFonts w:cs="Calibri"/>
        </w:rPr>
        <w:br/>
        <w:t xml:space="preserve">Teacher </w:t>
      </w:r>
      <w:r>
        <w:rPr>
          <w:rFonts w:cs="Calibri"/>
        </w:rPr>
        <w:tab/>
      </w:r>
      <w:r w:rsidRPr="003039FD">
        <w:rPr>
          <w:rFonts w:cs="Calibri"/>
        </w:rPr>
        <w:t xml:space="preserve">= </w:t>
      </w:r>
      <w:r>
        <w:rPr>
          <w:rFonts w:cs="Calibri"/>
        </w:rPr>
        <w:tab/>
      </w:r>
      <w:r w:rsidRPr="003039FD">
        <w:rPr>
          <w:rFonts w:cs="Calibri"/>
        </w:rPr>
        <w:t xml:space="preserve">5 CGP </w:t>
      </w:r>
    </w:p>
    <w:p w:rsidR="00D56CA6" w:rsidRPr="00B6507F" w:rsidRDefault="00D56CA6" w:rsidP="00D56CA6">
      <w:pPr>
        <w:pStyle w:val="Matrix"/>
        <w:numPr>
          <w:ilvl w:val="0"/>
          <w:numId w:val="15"/>
        </w:numPr>
        <w:tabs>
          <w:tab w:val="clear" w:pos="360"/>
          <w:tab w:val="num" w:pos="1440"/>
        </w:tabs>
        <w:ind w:left="1440"/>
        <w:jc w:val="left"/>
        <w:rPr>
          <w:rFonts w:cs="Calibri"/>
        </w:rPr>
      </w:pPr>
      <w:r>
        <w:rPr>
          <w:rFonts w:cs="Calibri"/>
        </w:rPr>
        <w:t>All Characters start with a Native language at 3-</w:t>
      </w:r>
      <w:r w:rsidR="0006524B">
        <w:rPr>
          <w:rFonts w:cs="Calibri"/>
        </w:rPr>
        <w:t xml:space="preserve">Skilled </w:t>
      </w:r>
      <w:r>
        <w:rPr>
          <w:rFonts w:cs="Calibri"/>
        </w:rPr>
        <w:t>Level. This means they can read and write their native language.</w:t>
      </w:r>
    </w:p>
    <w:p w:rsidR="00D56CA6" w:rsidRPr="005D616C" w:rsidRDefault="00D56CA6" w:rsidP="00D56CA6">
      <w:pPr>
        <w:pStyle w:val="Matrix"/>
        <w:numPr>
          <w:ilvl w:val="0"/>
          <w:numId w:val="9"/>
        </w:numPr>
        <w:tabs>
          <w:tab w:val="clear" w:pos="360"/>
          <w:tab w:val="num" w:pos="1080"/>
        </w:tabs>
        <w:ind w:left="1080"/>
        <w:jc w:val="left"/>
        <w:rPr>
          <w:rFonts w:cs="Calibri"/>
        </w:rPr>
      </w:pPr>
      <w:r>
        <w:rPr>
          <w:rFonts w:cs="Calibri"/>
        </w:rPr>
        <w:lastRenderedPageBreak/>
        <w:t>Characters</w:t>
      </w:r>
      <w:r w:rsidR="00B613B4">
        <w:rPr>
          <w:rFonts w:cs="Calibri"/>
        </w:rPr>
        <w:t>’</w:t>
      </w:r>
      <w:r w:rsidRPr="005D616C">
        <w:rPr>
          <w:rFonts w:cs="Calibri"/>
        </w:rPr>
        <w:t xml:space="preserve"> equipment</w:t>
      </w:r>
      <w:r>
        <w:rPr>
          <w:rFonts w:cs="Calibri"/>
        </w:rPr>
        <w:t xml:space="preserve"> </w:t>
      </w:r>
      <w:r w:rsidR="00BA1CFC">
        <w:rPr>
          <w:rFonts w:cs="Calibri"/>
        </w:rPr>
        <w:t xml:space="preserve">is </w:t>
      </w:r>
      <w:r>
        <w:rPr>
          <w:rFonts w:cs="Calibri"/>
        </w:rPr>
        <w:t>based on the campaign</w:t>
      </w:r>
      <w:r w:rsidRPr="005D616C">
        <w:rPr>
          <w:rFonts w:cs="Calibri"/>
        </w:rPr>
        <w:t>.</w:t>
      </w:r>
      <w:r>
        <w:rPr>
          <w:rFonts w:cs="Calibri"/>
        </w:rPr>
        <w:t xml:space="preserve"> Gamemasters should help characters get their equipment list together. Equipment is </w:t>
      </w:r>
      <w:r w:rsidRPr="005D616C">
        <w:rPr>
          <w:rFonts w:cs="Calibri"/>
        </w:rPr>
        <w:t>trade</w:t>
      </w:r>
      <w:r>
        <w:rPr>
          <w:rFonts w:cs="Calibri"/>
        </w:rPr>
        <w:t>d</w:t>
      </w:r>
      <w:r w:rsidRPr="005D616C">
        <w:rPr>
          <w:rFonts w:cs="Calibri"/>
        </w:rPr>
        <w:t xml:space="preserve"> and barter</w:t>
      </w:r>
      <w:r>
        <w:rPr>
          <w:rFonts w:cs="Calibri"/>
        </w:rPr>
        <w:t>ed</w:t>
      </w:r>
      <w:r w:rsidRPr="005D616C">
        <w:rPr>
          <w:rFonts w:cs="Calibri"/>
        </w:rPr>
        <w:t xml:space="preserve"> </w:t>
      </w:r>
      <w:r>
        <w:rPr>
          <w:rFonts w:cs="Calibri"/>
        </w:rPr>
        <w:t>for</w:t>
      </w:r>
      <w:r w:rsidRPr="005D616C">
        <w:rPr>
          <w:rFonts w:cs="Calibri"/>
        </w:rPr>
        <w:t xml:space="preserve"> in the real world.</w:t>
      </w:r>
    </w:p>
    <w:p w:rsidR="00D56CA6" w:rsidRPr="005D616C" w:rsidRDefault="00D56CA6" w:rsidP="00D56CA6">
      <w:pPr>
        <w:pStyle w:val="Matrix"/>
        <w:numPr>
          <w:ilvl w:val="0"/>
          <w:numId w:val="9"/>
        </w:numPr>
        <w:tabs>
          <w:tab w:val="clear" w:pos="360"/>
          <w:tab w:val="num" w:pos="1080"/>
        </w:tabs>
        <w:ind w:left="1080"/>
        <w:jc w:val="left"/>
        <w:rPr>
          <w:rFonts w:cs="Calibri"/>
        </w:rPr>
      </w:pPr>
      <w:r w:rsidRPr="005D616C">
        <w:rPr>
          <w:rFonts w:cs="Calibri"/>
        </w:rPr>
        <w:t>Submit</w:t>
      </w:r>
      <w:r>
        <w:rPr>
          <w:rFonts w:cs="Calibri"/>
        </w:rPr>
        <w:t xml:space="preserve"> to your </w:t>
      </w:r>
      <w:r w:rsidR="00B65C3D">
        <w:rPr>
          <w:rFonts w:cs="Calibri"/>
        </w:rPr>
        <w:t>g</w:t>
      </w:r>
      <w:r>
        <w:rPr>
          <w:rFonts w:cs="Calibri"/>
        </w:rPr>
        <w:t>amemaster for approval.</w:t>
      </w:r>
    </w:p>
    <w:p w:rsidR="00D56CA6" w:rsidRPr="005D616C" w:rsidRDefault="00D56CA6" w:rsidP="00D56CA6">
      <w:pPr>
        <w:pStyle w:val="Matrix"/>
        <w:ind w:firstLine="0"/>
        <w:rPr>
          <w:rFonts w:cs="Calibri"/>
        </w:rPr>
      </w:pPr>
    </w:p>
    <w:p w:rsidR="00D56CA6" w:rsidRPr="001C2AC5" w:rsidRDefault="00D56CA6" w:rsidP="00D56CA6">
      <w:pPr>
        <w:pStyle w:val="Matrixsubtitle"/>
      </w:pPr>
      <w:r w:rsidRPr="001C2AC5">
        <w:t xml:space="preserve">Recommendations for </w:t>
      </w:r>
      <w:r>
        <w:t>PC</w:t>
      </w:r>
      <w:r w:rsidRPr="001C2AC5">
        <w:t xml:space="preserve"> creation</w:t>
      </w:r>
    </w:p>
    <w:p w:rsidR="00D56CA6" w:rsidRDefault="00D56CA6" w:rsidP="00D56CA6">
      <w:pPr>
        <w:pStyle w:val="Matrix"/>
        <w:numPr>
          <w:ilvl w:val="0"/>
          <w:numId w:val="25"/>
        </w:numPr>
        <w:ind w:left="360"/>
        <w:rPr>
          <w:rFonts w:cs="Calibri"/>
        </w:rPr>
      </w:pPr>
      <w:r w:rsidRPr="00D6383D">
        <w:rPr>
          <w:rFonts w:cs="Calibri"/>
          <w:i/>
        </w:rPr>
        <w:t>Average campaign</w:t>
      </w:r>
      <w:r w:rsidRPr="00D6383D">
        <w:rPr>
          <w:rFonts w:cs="Calibri"/>
        </w:rPr>
        <w:t>- 1</w:t>
      </w:r>
      <w:del w:id="262" w:author="Tre" w:date="2012-11-16T10:00:00Z">
        <w:r w:rsidRPr="00D6383D" w:rsidDel="00B95F0E">
          <w:rPr>
            <w:rFonts w:cs="Calibri"/>
          </w:rPr>
          <w:delText>3</w:delText>
        </w:r>
      </w:del>
      <w:ins w:id="263" w:author="Tre" w:date="2012-11-16T10:00:00Z">
        <w:r w:rsidR="00B95F0E">
          <w:rPr>
            <w:rFonts w:cs="Calibri"/>
          </w:rPr>
          <w:t>5</w:t>
        </w:r>
      </w:ins>
      <w:r w:rsidRPr="00D6383D">
        <w:rPr>
          <w:rFonts w:cs="Calibri"/>
        </w:rPr>
        <w:t xml:space="preserve"> </w:t>
      </w:r>
      <w:r w:rsidR="00617AC3">
        <w:rPr>
          <w:rFonts w:cs="Calibri"/>
        </w:rPr>
        <w:t>CGP</w:t>
      </w:r>
      <w:r w:rsidRPr="00D6383D">
        <w:rPr>
          <w:rFonts w:cs="Calibri"/>
        </w:rPr>
        <w:t xml:space="preserve"> for attributes</w:t>
      </w:r>
      <w:r w:rsidR="007F371B">
        <w:rPr>
          <w:rFonts w:cs="Calibri"/>
        </w:rPr>
        <w:t xml:space="preserve"> (1</w:t>
      </w:r>
      <w:del w:id="264" w:author="Tre" w:date="2012-11-16T10:01:00Z">
        <w:r w:rsidR="007F371B" w:rsidDel="00B95F0E">
          <w:rPr>
            <w:rFonts w:cs="Calibri"/>
          </w:rPr>
          <w:delText>6</w:delText>
        </w:r>
      </w:del>
      <w:ins w:id="265" w:author="Tre" w:date="2012-11-16T10:01:00Z">
        <w:r w:rsidR="00B95F0E">
          <w:rPr>
            <w:rFonts w:cs="Calibri"/>
          </w:rPr>
          <w:t>8</w:t>
        </w:r>
      </w:ins>
      <w:r w:rsidR="007F371B">
        <w:rPr>
          <w:rFonts w:cs="Calibri"/>
        </w:rPr>
        <w:t xml:space="preserve"> CGP for RSI’s since they have Cyberzen attribute also)</w:t>
      </w:r>
      <w:r w:rsidRPr="00D6383D">
        <w:rPr>
          <w:rFonts w:cs="Calibri"/>
        </w:rPr>
        <w:t xml:space="preserve">, </w:t>
      </w:r>
      <w:del w:id="266" w:author="Tre" w:date="2012-11-16T10:01:00Z">
        <w:r w:rsidRPr="00D6383D" w:rsidDel="00B95F0E">
          <w:rPr>
            <w:rFonts w:cs="Calibri"/>
          </w:rPr>
          <w:delText xml:space="preserve">24 </w:delText>
        </w:r>
      </w:del>
      <w:ins w:id="267" w:author="Tre" w:date="2012-11-16T10:01:00Z">
        <w:r w:rsidR="00B95F0E">
          <w:rPr>
            <w:rFonts w:cs="Calibri"/>
          </w:rPr>
          <w:t>18</w:t>
        </w:r>
        <w:r w:rsidR="00B95F0E" w:rsidRPr="00D6383D">
          <w:rPr>
            <w:rFonts w:cs="Calibri"/>
          </w:rPr>
          <w:t xml:space="preserve"> </w:t>
        </w:r>
      </w:ins>
      <w:r w:rsidR="00617AC3">
        <w:rPr>
          <w:rFonts w:cs="Calibri"/>
        </w:rPr>
        <w:t>CGP</w:t>
      </w:r>
      <w:r w:rsidRPr="00D6383D">
        <w:rPr>
          <w:rFonts w:cs="Calibri"/>
        </w:rPr>
        <w:t xml:space="preserve"> for skills.</w:t>
      </w:r>
    </w:p>
    <w:p w:rsidR="00D56CA6" w:rsidRPr="00D6383D" w:rsidRDefault="00D56CA6" w:rsidP="00D56CA6">
      <w:pPr>
        <w:pStyle w:val="Matrix"/>
        <w:numPr>
          <w:ilvl w:val="0"/>
          <w:numId w:val="25"/>
        </w:numPr>
        <w:ind w:left="360"/>
        <w:rPr>
          <w:rFonts w:cs="Calibri"/>
        </w:rPr>
      </w:pPr>
      <w:r w:rsidRPr="00D6383D">
        <w:rPr>
          <w:rFonts w:cs="Calibri"/>
          <w:i/>
        </w:rPr>
        <w:t>Above average campaign</w:t>
      </w:r>
      <w:r w:rsidR="00074422">
        <w:rPr>
          <w:rFonts w:cs="Calibri"/>
        </w:rPr>
        <w:t xml:space="preserve">- </w:t>
      </w:r>
      <w:del w:id="268" w:author="Tre" w:date="2012-11-16T10:02:00Z">
        <w:r w:rsidR="00074422" w:rsidDel="00B95F0E">
          <w:rPr>
            <w:rFonts w:cs="Calibri"/>
          </w:rPr>
          <w:delText>21</w:delText>
        </w:r>
        <w:r w:rsidRPr="00D6383D" w:rsidDel="00B95F0E">
          <w:rPr>
            <w:rFonts w:cs="Calibri"/>
          </w:rPr>
          <w:delText xml:space="preserve"> </w:delText>
        </w:r>
      </w:del>
      <w:ins w:id="269" w:author="Tre" w:date="2012-11-16T10:02:00Z">
        <w:r w:rsidR="00B95F0E">
          <w:rPr>
            <w:rFonts w:cs="Calibri"/>
          </w:rPr>
          <w:t>20</w:t>
        </w:r>
        <w:r w:rsidR="00B95F0E" w:rsidRPr="00D6383D">
          <w:rPr>
            <w:rFonts w:cs="Calibri"/>
          </w:rPr>
          <w:t xml:space="preserve"> </w:t>
        </w:r>
      </w:ins>
      <w:r w:rsidR="00617AC3">
        <w:rPr>
          <w:rFonts w:cs="Calibri"/>
        </w:rPr>
        <w:t>CGP</w:t>
      </w:r>
      <w:r w:rsidRPr="00D6383D">
        <w:rPr>
          <w:rFonts w:cs="Calibri"/>
        </w:rPr>
        <w:t xml:space="preserve"> for attributes</w:t>
      </w:r>
      <w:r w:rsidR="00A51938">
        <w:rPr>
          <w:rFonts w:cs="Calibri"/>
        </w:rPr>
        <w:t xml:space="preserve"> (</w:t>
      </w:r>
      <w:del w:id="270" w:author="Tre" w:date="2012-11-16T10:02:00Z">
        <w:r w:rsidR="00A51938" w:rsidDel="00B95F0E">
          <w:rPr>
            <w:rFonts w:cs="Calibri"/>
          </w:rPr>
          <w:delText xml:space="preserve">25 </w:delText>
        </w:r>
      </w:del>
      <w:ins w:id="271" w:author="Tre" w:date="2012-11-16T10:02:00Z">
        <w:r w:rsidR="00B95F0E">
          <w:rPr>
            <w:rFonts w:cs="Calibri"/>
          </w:rPr>
          <w:t xml:space="preserve">24 </w:t>
        </w:r>
      </w:ins>
      <w:r w:rsidR="00A51938">
        <w:rPr>
          <w:rFonts w:cs="Calibri"/>
        </w:rPr>
        <w:t>CGP for RSI’s since they have Cyberzen attribute also)</w:t>
      </w:r>
      <w:r w:rsidRPr="00D6383D">
        <w:rPr>
          <w:rFonts w:cs="Calibri"/>
        </w:rPr>
        <w:t xml:space="preserve">, </w:t>
      </w:r>
      <w:del w:id="272" w:author="Tre" w:date="2012-11-16T10:02:00Z">
        <w:r w:rsidRPr="00D6383D" w:rsidDel="00B95F0E">
          <w:rPr>
            <w:rFonts w:cs="Calibri"/>
          </w:rPr>
          <w:delText xml:space="preserve">36 </w:delText>
        </w:r>
      </w:del>
      <w:ins w:id="273" w:author="Tre" w:date="2012-11-16T10:03:00Z">
        <w:r w:rsidR="00B95F0E">
          <w:rPr>
            <w:rFonts w:cs="Calibri"/>
          </w:rPr>
          <w:t>24</w:t>
        </w:r>
      </w:ins>
      <w:ins w:id="274" w:author="Tre" w:date="2012-11-16T10:02:00Z">
        <w:r w:rsidR="00B95F0E" w:rsidRPr="00D6383D">
          <w:rPr>
            <w:rFonts w:cs="Calibri"/>
          </w:rPr>
          <w:t xml:space="preserve"> </w:t>
        </w:r>
      </w:ins>
      <w:r w:rsidR="00617AC3">
        <w:rPr>
          <w:rFonts w:cs="Calibri"/>
        </w:rPr>
        <w:t>CGP</w:t>
      </w:r>
      <w:r w:rsidRPr="00D6383D">
        <w:rPr>
          <w:rFonts w:cs="Calibri"/>
        </w:rPr>
        <w:t xml:space="preserve"> for skills</w:t>
      </w:r>
    </w:p>
    <w:p w:rsidR="00D56CA6" w:rsidRDefault="00D56CA6" w:rsidP="00D56CA6">
      <w:pPr>
        <w:pStyle w:val="Matrix"/>
        <w:ind w:firstLine="0"/>
        <w:rPr>
          <w:rFonts w:cs="Calibri"/>
        </w:rPr>
      </w:pPr>
    </w:p>
    <w:p w:rsidR="00D56CA6" w:rsidRPr="001C2AC5" w:rsidRDefault="00D56CA6" w:rsidP="00D56CA6">
      <w:pPr>
        <w:pStyle w:val="Matrixsubtitle"/>
      </w:pPr>
      <w:r w:rsidRPr="001C2AC5">
        <w:t>Alternate character generation</w:t>
      </w:r>
      <w:r>
        <w:t xml:space="preserve"> ideas</w:t>
      </w:r>
    </w:p>
    <w:p w:rsidR="00D56CA6" w:rsidRDefault="00D56CA6" w:rsidP="00D56CA6">
      <w:pPr>
        <w:pStyle w:val="Matrix"/>
        <w:ind w:firstLine="0"/>
        <w:rPr>
          <w:rFonts w:cs="Calibri"/>
        </w:rPr>
      </w:pPr>
      <w:r>
        <w:rPr>
          <w:rFonts w:cs="Calibri"/>
        </w:rPr>
        <w:t>If characters want to roll their stats</w:t>
      </w:r>
      <w:r w:rsidR="00BA1CFC">
        <w:rPr>
          <w:rFonts w:cs="Calibri"/>
        </w:rPr>
        <w:t>,</w:t>
      </w:r>
      <w:r>
        <w:rPr>
          <w:rFonts w:cs="Calibri"/>
        </w:rPr>
        <w:t xml:space="preserve"> they can roll a d10 for each attribute or skill. It is up to the GM how many times they want the player to reroll </w:t>
      </w:r>
      <w:r w:rsidR="00BA1CFC">
        <w:rPr>
          <w:rFonts w:cs="Calibri"/>
        </w:rPr>
        <w:t xml:space="preserve">her </w:t>
      </w:r>
      <w:r>
        <w:rPr>
          <w:rFonts w:cs="Calibri"/>
        </w:rPr>
        <w:t xml:space="preserve">numbers if </w:t>
      </w:r>
      <w:r w:rsidR="00BA1CFC">
        <w:rPr>
          <w:rFonts w:cs="Calibri"/>
        </w:rPr>
        <w:t>she doesn’t</w:t>
      </w:r>
      <w:r>
        <w:rPr>
          <w:rFonts w:cs="Calibri"/>
        </w:rPr>
        <w:t xml:space="preserve"> like them.</w:t>
      </w:r>
    </w:p>
    <w:p w:rsidR="00D56CA6" w:rsidRDefault="00D56CA6" w:rsidP="00D56CA6">
      <w:pPr>
        <w:pStyle w:val="Matrix"/>
        <w:ind w:firstLine="0"/>
        <w:rPr>
          <w:rFonts w:cs="Calibri"/>
        </w:rPr>
      </w:pPr>
    </w:p>
    <w:p w:rsidR="00D56CA6" w:rsidRDefault="00D56CA6" w:rsidP="00D56CA6">
      <w:pPr>
        <w:pStyle w:val="Matrix"/>
        <w:ind w:firstLine="0"/>
        <w:rPr>
          <w:rFonts w:cs="Calibri"/>
        </w:rPr>
      </w:pPr>
      <w:r>
        <w:rPr>
          <w:rFonts w:cs="Calibri"/>
        </w:rPr>
        <w:t>Below is a chart for random skill &amp; attribute ratings:</w:t>
      </w:r>
    </w:p>
    <w:p w:rsidR="00D56CA6" w:rsidRDefault="00D56CA6" w:rsidP="00D56CA6">
      <w:pPr>
        <w:pStyle w:val="Matrix"/>
        <w:ind w:firstLine="0"/>
        <w:rPr>
          <w:rFonts w:cs="Calibri"/>
        </w:rPr>
      </w:pPr>
      <w:r>
        <w:rPr>
          <w:rFonts w:cs="Calibri"/>
        </w:rPr>
        <w:t xml:space="preserve">10 </w:t>
      </w:r>
      <w:r>
        <w:rPr>
          <w:rFonts w:cs="Calibri"/>
        </w:rPr>
        <w:tab/>
        <w:t>= Teacher, Attribute rating (5)</w:t>
      </w:r>
    </w:p>
    <w:p w:rsidR="00D56CA6" w:rsidRDefault="00D56CA6" w:rsidP="00D56CA6">
      <w:pPr>
        <w:pStyle w:val="Matrix"/>
        <w:ind w:firstLine="0"/>
        <w:rPr>
          <w:rFonts w:cs="Calibri"/>
        </w:rPr>
      </w:pPr>
      <w:r>
        <w:rPr>
          <w:rFonts w:cs="Calibri"/>
        </w:rPr>
        <w:t xml:space="preserve">8-9 </w:t>
      </w:r>
      <w:r>
        <w:rPr>
          <w:rFonts w:cs="Calibri"/>
        </w:rPr>
        <w:tab/>
        <w:t>= Master, Attribute rating (4)</w:t>
      </w:r>
    </w:p>
    <w:p w:rsidR="00D56CA6" w:rsidRDefault="00D56CA6" w:rsidP="00D56CA6">
      <w:pPr>
        <w:pStyle w:val="Matrix"/>
        <w:ind w:firstLine="0"/>
        <w:rPr>
          <w:rFonts w:cs="Calibri"/>
        </w:rPr>
      </w:pPr>
      <w:r>
        <w:rPr>
          <w:rFonts w:cs="Calibri"/>
        </w:rPr>
        <w:t xml:space="preserve">4-7 </w:t>
      </w:r>
      <w:r>
        <w:rPr>
          <w:rFonts w:cs="Calibri"/>
        </w:rPr>
        <w:tab/>
        <w:t>= Skilled, Attribute rating (3)</w:t>
      </w:r>
    </w:p>
    <w:p w:rsidR="00D56CA6" w:rsidRDefault="00D56CA6" w:rsidP="00D56CA6">
      <w:pPr>
        <w:pStyle w:val="Matrix"/>
        <w:ind w:firstLine="0"/>
        <w:rPr>
          <w:rFonts w:cs="Calibri"/>
        </w:rPr>
      </w:pPr>
      <w:r>
        <w:rPr>
          <w:rFonts w:cs="Calibri"/>
        </w:rPr>
        <w:t xml:space="preserve">2-3 </w:t>
      </w:r>
      <w:r>
        <w:rPr>
          <w:rFonts w:cs="Calibri"/>
        </w:rPr>
        <w:tab/>
        <w:t>= Practiced, Attribute rating (2)</w:t>
      </w:r>
    </w:p>
    <w:p w:rsidR="00D56CA6" w:rsidRPr="005D616C" w:rsidRDefault="00D56CA6" w:rsidP="00D56CA6">
      <w:pPr>
        <w:pStyle w:val="Matrix"/>
        <w:ind w:firstLine="0"/>
        <w:rPr>
          <w:rFonts w:cs="Calibri"/>
        </w:rPr>
      </w:pPr>
      <w:r>
        <w:rPr>
          <w:rFonts w:cs="Calibri"/>
        </w:rPr>
        <w:t xml:space="preserve">1 </w:t>
      </w:r>
      <w:r>
        <w:rPr>
          <w:rFonts w:cs="Calibri"/>
        </w:rPr>
        <w:tab/>
        <w:t>= Novice, Attribute rating (1)</w:t>
      </w:r>
    </w:p>
    <w:p w:rsidR="00D56CA6" w:rsidRPr="005D616C" w:rsidRDefault="00D56CA6" w:rsidP="00D56CA6">
      <w:pPr>
        <w:pStyle w:val="Matrix"/>
        <w:ind w:firstLine="0"/>
        <w:rPr>
          <w:rFonts w:cs="Calibri"/>
        </w:rPr>
      </w:pPr>
    </w:p>
    <w:p w:rsidR="00D56CA6" w:rsidRPr="005D616C" w:rsidRDefault="00D56CA6" w:rsidP="00D56CA6">
      <w:pPr>
        <w:pStyle w:val="Matrixsubtitle"/>
      </w:pPr>
      <w:bookmarkStart w:id="275" w:name="Experience"/>
      <w:r>
        <w:t>Improve PC with experience</w:t>
      </w:r>
    </w:p>
    <w:bookmarkEnd w:id="275"/>
    <w:p w:rsidR="00D56CA6" w:rsidRDefault="00D56CA6" w:rsidP="00D56CA6">
      <w:pPr>
        <w:pStyle w:val="Matrix"/>
        <w:numPr>
          <w:ilvl w:val="0"/>
          <w:numId w:val="21"/>
        </w:numPr>
        <w:rPr>
          <w:rFonts w:cs="Calibri"/>
        </w:rPr>
      </w:pPr>
      <w:r w:rsidRPr="00D6383D">
        <w:rPr>
          <w:rFonts w:cs="Calibri"/>
          <w:i/>
        </w:rPr>
        <w:t>Raise Attribute</w:t>
      </w:r>
      <w:r>
        <w:rPr>
          <w:rFonts w:cs="Calibri"/>
        </w:rPr>
        <w:t xml:space="preserve"> = </w:t>
      </w:r>
      <w:r>
        <w:rPr>
          <w:rFonts w:cs="Calibri"/>
        </w:rPr>
        <w:tab/>
        <w:t>Next level in experience</w:t>
      </w:r>
      <w:r w:rsidR="00955E72">
        <w:rPr>
          <w:rFonts w:cs="Calibri"/>
        </w:rPr>
        <w:t xml:space="preserve"> * 2</w:t>
      </w:r>
    </w:p>
    <w:p w:rsidR="00D56CA6" w:rsidRPr="005D616C" w:rsidRDefault="00D56CA6" w:rsidP="00D56CA6">
      <w:pPr>
        <w:pStyle w:val="Matrix"/>
        <w:numPr>
          <w:ilvl w:val="0"/>
          <w:numId w:val="21"/>
        </w:numPr>
        <w:rPr>
          <w:rFonts w:cs="Calibri"/>
        </w:rPr>
      </w:pPr>
      <w:r w:rsidRPr="00D6383D">
        <w:rPr>
          <w:rFonts w:cs="Calibri"/>
          <w:i/>
        </w:rPr>
        <w:t>The Gift</w:t>
      </w:r>
      <w:r>
        <w:rPr>
          <w:rFonts w:cs="Calibri"/>
        </w:rPr>
        <w:t xml:space="preserve"> = </w:t>
      </w:r>
      <w:r>
        <w:rPr>
          <w:rFonts w:cs="Calibri"/>
        </w:rPr>
        <w:tab/>
      </w:r>
      <w:r>
        <w:rPr>
          <w:rFonts w:cs="Calibri"/>
        </w:rPr>
        <w:tab/>
        <w:t>65 experience</w:t>
      </w:r>
    </w:p>
    <w:p w:rsidR="00D56CA6" w:rsidRPr="005D616C" w:rsidRDefault="00D56CA6" w:rsidP="00D56CA6">
      <w:pPr>
        <w:pStyle w:val="Matrix"/>
        <w:numPr>
          <w:ilvl w:val="0"/>
          <w:numId w:val="21"/>
        </w:numPr>
        <w:rPr>
          <w:rFonts w:cs="Calibri"/>
        </w:rPr>
      </w:pPr>
      <w:r w:rsidRPr="00D6383D">
        <w:rPr>
          <w:rFonts w:cs="Calibri"/>
          <w:i/>
        </w:rPr>
        <w:t xml:space="preserve">New </w:t>
      </w:r>
      <w:r>
        <w:rPr>
          <w:rFonts w:cs="Calibri"/>
          <w:i/>
        </w:rPr>
        <w:t>Skill</w:t>
      </w:r>
      <w:r w:rsidRPr="00D6383D">
        <w:rPr>
          <w:rFonts w:cs="Calibri"/>
          <w:i/>
        </w:rPr>
        <w:t xml:space="preserve"> </w:t>
      </w:r>
      <w:r>
        <w:rPr>
          <w:rFonts w:cs="Calibri"/>
        </w:rPr>
        <w:t xml:space="preserve"> </w:t>
      </w:r>
      <w:r w:rsidRPr="005D616C">
        <w:rPr>
          <w:rFonts w:cs="Calibri"/>
        </w:rPr>
        <w:t xml:space="preserve">= </w:t>
      </w:r>
      <w:r>
        <w:rPr>
          <w:rFonts w:cs="Calibri"/>
        </w:rPr>
        <w:tab/>
      </w:r>
      <w:r w:rsidRPr="005D616C">
        <w:rPr>
          <w:rFonts w:cs="Calibri"/>
        </w:rPr>
        <w:t xml:space="preserve">3 </w:t>
      </w:r>
      <w:r>
        <w:rPr>
          <w:rFonts w:cs="Calibri"/>
        </w:rPr>
        <w:t xml:space="preserve">experience </w:t>
      </w:r>
      <w:r w:rsidRPr="005D616C">
        <w:rPr>
          <w:rFonts w:cs="Calibri"/>
        </w:rPr>
        <w:t>points to start</w:t>
      </w:r>
      <w:r>
        <w:rPr>
          <w:rFonts w:cs="Calibri"/>
        </w:rPr>
        <w:t xml:space="preserve"> at “Interest Level”</w:t>
      </w:r>
    </w:p>
    <w:p w:rsidR="00D56CA6" w:rsidRDefault="00D56CA6" w:rsidP="00D56CA6">
      <w:pPr>
        <w:pStyle w:val="Matrix"/>
        <w:numPr>
          <w:ilvl w:val="0"/>
          <w:numId w:val="21"/>
        </w:numPr>
        <w:rPr>
          <w:rFonts w:cs="Calibri"/>
        </w:rPr>
      </w:pPr>
      <w:r w:rsidRPr="00E3051E">
        <w:rPr>
          <w:rFonts w:cs="Calibri"/>
          <w:i/>
        </w:rPr>
        <w:t xml:space="preserve">Raise Skill </w:t>
      </w:r>
      <w:r w:rsidRPr="00E3051E">
        <w:rPr>
          <w:rFonts w:cs="Calibri"/>
        </w:rPr>
        <w:t>=</w:t>
      </w:r>
      <w:r w:rsidRPr="00E3051E">
        <w:rPr>
          <w:rFonts w:cs="Calibri"/>
          <w:i/>
        </w:rPr>
        <w:t xml:space="preserve"> </w:t>
      </w:r>
      <w:r>
        <w:rPr>
          <w:rFonts w:cs="Calibri"/>
          <w:i/>
        </w:rPr>
        <w:tab/>
      </w:r>
      <w:r w:rsidRPr="00E3051E">
        <w:rPr>
          <w:rFonts w:cs="Calibri"/>
        </w:rPr>
        <w:t>Next level</w:t>
      </w:r>
      <w:r>
        <w:rPr>
          <w:rFonts w:cs="Calibri"/>
        </w:rPr>
        <w:t xml:space="preserve"> in experience</w:t>
      </w:r>
    </w:p>
    <w:p w:rsidR="00D56CA6" w:rsidRPr="00E3051E" w:rsidRDefault="00B613B4" w:rsidP="00D56CA6">
      <w:pPr>
        <w:pStyle w:val="Matrix"/>
        <w:numPr>
          <w:ilvl w:val="0"/>
          <w:numId w:val="21"/>
        </w:numPr>
        <w:rPr>
          <w:rFonts w:cs="Calibri"/>
        </w:rPr>
      </w:pPr>
      <w:r>
        <w:rPr>
          <w:rFonts w:cs="Calibri"/>
          <w:i/>
        </w:rPr>
        <w:t>CyberZen</w:t>
      </w:r>
      <w:r w:rsidR="00D56CA6" w:rsidRPr="00E3051E">
        <w:rPr>
          <w:rFonts w:cs="Calibri"/>
        </w:rPr>
        <w:t xml:space="preserve"> = </w:t>
      </w:r>
      <w:r w:rsidR="00D56CA6">
        <w:rPr>
          <w:rFonts w:cs="Calibri"/>
        </w:rPr>
        <w:tab/>
      </w:r>
      <w:r w:rsidR="00D56CA6" w:rsidRPr="00E3051E">
        <w:rPr>
          <w:rFonts w:cs="Calibri"/>
        </w:rPr>
        <w:t>Next level</w:t>
      </w:r>
      <w:r w:rsidR="00D56CA6">
        <w:rPr>
          <w:rFonts w:cs="Calibri"/>
        </w:rPr>
        <w:t xml:space="preserve"> in experience</w:t>
      </w:r>
      <w:r w:rsidR="00955E72">
        <w:rPr>
          <w:rFonts w:cs="Calibri"/>
        </w:rPr>
        <w:t xml:space="preserve"> * 3</w:t>
      </w:r>
      <w:r w:rsidR="00D56CA6" w:rsidRPr="00E3051E">
        <w:rPr>
          <w:rFonts w:cs="Calibri"/>
        </w:rPr>
        <w:t xml:space="preserve"> </w:t>
      </w:r>
    </w:p>
    <w:p w:rsidR="00D56CA6" w:rsidRDefault="00D56CA6" w:rsidP="00D56CA6">
      <w:pPr>
        <w:pStyle w:val="Matrix"/>
        <w:ind w:firstLine="0"/>
        <w:rPr>
          <w:rFonts w:cs="Calibri"/>
        </w:rPr>
      </w:pPr>
    </w:p>
    <w:p w:rsidR="00D56CA6" w:rsidRDefault="00D56CA6" w:rsidP="00D56CA6">
      <w:pPr>
        <w:pStyle w:val="Matrixsubtitle"/>
      </w:pPr>
      <w:r>
        <w:t>Awarding Experience</w:t>
      </w:r>
    </w:p>
    <w:p w:rsidR="00D56CA6" w:rsidRDefault="00D56CA6" w:rsidP="00D56CA6">
      <w:pPr>
        <w:pStyle w:val="Matrix"/>
        <w:numPr>
          <w:ilvl w:val="0"/>
          <w:numId w:val="24"/>
        </w:numPr>
        <w:rPr>
          <w:rFonts w:cs="Calibri"/>
        </w:rPr>
      </w:pPr>
      <w:r w:rsidRPr="00D6383D">
        <w:rPr>
          <w:rFonts w:cs="Calibri"/>
          <w:i/>
        </w:rPr>
        <w:t>Roleplay award</w:t>
      </w:r>
      <w:r>
        <w:rPr>
          <w:rFonts w:cs="Calibri"/>
        </w:rPr>
        <w:t>- at the end of game</w:t>
      </w:r>
      <w:r w:rsidR="00165D7D">
        <w:rPr>
          <w:rFonts w:cs="Calibri"/>
        </w:rPr>
        <w:t>,</w:t>
      </w:r>
      <w:r>
        <w:rPr>
          <w:rFonts w:cs="Calibri"/>
        </w:rPr>
        <w:t xml:space="preserve"> all the players and the GM vote on the best player.</w:t>
      </w:r>
    </w:p>
    <w:p w:rsidR="00D56CA6" w:rsidRDefault="00D56CA6" w:rsidP="00D56CA6">
      <w:pPr>
        <w:pStyle w:val="Matrix"/>
        <w:numPr>
          <w:ilvl w:val="0"/>
          <w:numId w:val="24"/>
        </w:numPr>
        <w:rPr>
          <w:rFonts w:cs="Calibri"/>
        </w:rPr>
      </w:pPr>
      <w:r w:rsidRPr="00D6383D">
        <w:rPr>
          <w:rFonts w:cs="Calibri"/>
          <w:i/>
        </w:rPr>
        <w:t>GM award</w:t>
      </w:r>
      <w:r w:rsidR="00165D7D">
        <w:rPr>
          <w:rFonts w:cs="Calibri"/>
        </w:rPr>
        <w:t>-</w:t>
      </w:r>
      <w:r>
        <w:rPr>
          <w:rFonts w:cs="Calibri"/>
        </w:rPr>
        <w:t xml:space="preserve"> players decide how much experience to give the GM</w:t>
      </w:r>
      <w:r w:rsidR="00C51C71">
        <w:rPr>
          <w:rFonts w:cs="Calibri"/>
        </w:rPr>
        <w:t>.</w:t>
      </w:r>
    </w:p>
    <w:p w:rsidR="00D56CA6" w:rsidRDefault="00D56CA6" w:rsidP="00D56CA6">
      <w:pPr>
        <w:pStyle w:val="Matrix"/>
        <w:numPr>
          <w:ilvl w:val="0"/>
          <w:numId w:val="24"/>
        </w:numPr>
        <w:rPr>
          <w:rFonts w:cs="Calibri"/>
        </w:rPr>
      </w:pPr>
      <w:r>
        <w:rPr>
          <w:rFonts w:cs="Calibri"/>
        </w:rPr>
        <w:t>Each game should average 3-5 experience for the characters</w:t>
      </w:r>
      <w:r w:rsidR="00165D7D">
        <w:rPr>
          <w:rFonts w:cs="Calibri"/>
        </w:rPr>
        <w:t>,</w:t>
      </w:r>
      <w:r>
        <w:rPr>
          <w:rFonts w:cs="Calibri"/>
        </w:rPr>
        <w:t xml:space="preserve"> depending on how difficult things were and if they won any awards from the GM or players for how well they played the game.</w:t>
      </w:r>
    </w:p>
    <w:p w:rsidR="004015E7" w:rsidRDefault="00123E8F" w:rsidP="00D56CA6">
      <w:pPr>
        <w:pStyle w:val="Matrix"/>
        <w:numPr>
          <w:ilvl w:val="0"/>
          <w:numId w:val="24"/>
        </w:numPr>
        <w:rPr>
          <w:rFonts w:cs="Calibri"/>
        </w:rPr>
      </w:pPr>
      <w:r>
        <w:rPr>
          <w:rFonts w:cs="Calibri"/>
        </w:rPr>
        <w:t xml:space="preserve">Who was the combat star of this session? </w:t>
      </w:r>
      <w:r w:rsidR="004015E7">
        <w:rPr>
          <w:rFonts w:cs="Calibri"/>
        </w:rPr>
        <w:t>Combat Stars should be considered for additional experience.</w:t>
      </w:r>
    </w:p>
    <w:p w:rsidR="00123E8F" w:rsidRPr="00123E8F" w:rsidRDefault="00123E8F" w:rsidP="00123E8F">
      <w:pPr>
        <w:pStyle w:val="Matrix"/>
        <w:numPr>
          <w:ilvl w:val="0"/>
          <w:numId w:val="24"/>
        </w:numPr>
        <w:rPr>
          <w:rFonts w:cs="Calibri"/>
        </w:rPr>
      </w:pPr>
      <w:r>
        <w:rPr>
          <w:rFonts w:cs="Calibri"/>
        </w:rPr>
        <w:t xml:space="preserve">Did </w:t>
      </w:r>
      <w:del w:id="276" w:author="Tre" w:date="2012-11-19T09:02:00Z">
        <w:r w:rsidDel="00C91AA7">
          <w:rPr>
            <w:rFonts w:cs="Calibri"/>
          </w:rPr>
          <w:delText xml:space="preserve">my </w:delText>
        </w:r>
      </w:del>
      <w:ins w:id="277" w:author="Tre" w:date="2012-11-19T09:02:00Z">
        <w:r w:rsidR="00C91AA7">
          <w:rPr>
            <w:rFonts w:cs="Calibri"/>
          </w:rPr>
          <w:t xml:space="preserve">the </w:t>
        </w:r>
      </w:ins>
      <w:r>
        <w:rPr>
          <w:rFonts w:cs="Calibri"/>
        </w:rPr>
        <w:t>character</w:t>
      </w:r>
      <w:ins w:id="278" w:author="Tre" w:date="2012-11-19T09:02:00Z">
        <w:r w:rsidR="00C91AA7">
          <w:rPr>
            <w:rFonts w:cs="Calibri"/>
          </w:rPr>
          <w:t>s</w:t>
        </w:r>
      </w:ins>
      <w:r>
        <w:rPr>
          <w:rFonts w:cs="Calibri"/>
        </w:rPr>
        <w:t xml:space="preserve"> survive the session?</w:t>
      </w:r>
    </w:p>
    <w:p w:rsidR="00D56CA6" w:rsidRDefault="00D56CA6">
      <w:r>
        <w:br w:type="page"/>
      </w:r>
    </w:p>
    <w:p w:rsidR="002F0A45" w:rsidRDefault="002F0A45" w:rsidP="002F0A45">
      <w:pPr>
        <w:pStyle w:val="MatrixTitle"/>
      </w:pPr>
      <w:r w:rsidRPr="00D10F9B">
        <w:lastRenderedPageBreak/>
        <w:t>Walking the Path</w:t>
      </w:r>
    </w:p>
    <w:p w:rsidR="00D56CA6" w:rsidRDefault="00D56CA6" w:rsidP="00D56CA6">
      <w:pPr>
        <w:pStyle w:val="Matrix"/>
      </w:pPr>
      <w:r>
        <w:t>There is a difference between knowing the path you must take in life and walking that path. Here we describe the most common paths. Choose the path that most suits you.</w:t>
      </w:r>
    </w:p>
    <w:p w:rsidR="00D56CA6" w:rsidRDefault="00D56CA6" w:rsidP="00D56CA6">
      <w:pPr>
        <w:pStyle w:val="Matrix"/>
      </w:pPr>
    </w:p>
    <w:p w:rsidR="00D56CA6" w:rsidRDefault="00D56CA6" w:rsidP="00D56CA6">
      <w:pPr>
        <w:pStyle w:val="Matrixsubtitle"/>
      </w:pPr>
      <w:r>
        <w:t>Humans</w:t>
      </w:r>
    </w:p>
    <w:p w:rsidR="00D56CA6" w:rsidRPr="00D55B86" w:rsidRDefault="00D56CA6" w:rsidP="00D56CA6">
      <w:pPr>
        <w:pStyle w:val="Matrix"/>
      </w:pPr>
      <w:r w:rsidRPr="00D55B86">
        <w:t xml:space="preserve">Every </w:t>
      </w:r>
      <w:r w:rsidRPr="00BD7A61">
        <w:rPr>
          <w:b/>
          <w:i/>
        </w:rPr>
        <w:t>citizen</w:t>
      </w:r>
      <w:r w:rsidRPr="00D55B86">
        <w:t xml:space="preserve"> in the world is considered to be one of Zion’s children</w:t>
      </w:r>
      <w:r w:rsidR="00165D7D">
        <w:t>, s</w:t>
      </w:r>
      <w:r w:rsidRPr="00D55B86">
        <w:t>ince Zion was one of the first human cities. Most city dwellers, no matter what their true geographical location, will refer to themselves as Children of Zion. Nomads</w:t>
      </w:r>
      <w:r w:rsidR="00165D7D">
        <w:t>, however,</w:t>
      </w:r>
      <w:r w:rsidRPr="00D55B86">
        <w:t xml:space="preserve"> do not make this claim. If you are </w:t>
      </w:r>
      <w:r w:rsidR="004A7A68">
        <w:t xml:space="preserve">a </w:t>
      </w:r>
      <w:r w:rsidRPr="00D55B86">
        <w:t>civilized human that believes in the society and the laws it is governed by</w:t>
      </w:r>
      <w:r w:rsidR="00165D7D">
        <w:t>,</w:t>
      </w:r>
      <w:r w:rsidRPr="00D55B86">
        <w:t xml:space="preserve"> then you are considered a citizen. Citizens usually prefer to live in outpost or cities. The ice desert of the Real World is </w:t>
      </w:r>
      <w:r w:rsidR="004A7A68">
        <w:t xml:space="preserve">also </w:t>
      </w:r>
      <w:r w:rsidRPr="00D55B86">
        <w:t>inhabited</w:t>
      </w:r>
      <w:r w:rsidR="004A7A68">
        <w:t xml:space="preserve"> by</w:t>
      </w:r>
      <w:r w:rsidRPr="00D55B86">
        <w:t xml:space="preserve"> </w:t>
      </w:r>
      <w:r w:rsidR="00165D7D">
        <w:t xml:space="preserve">some </w:t>
      </w:r>
      <w:r w:rsidRPr="00D55B86">
        <w:t>citizens.</w:t>
      </w:r>
    </w:p>
    <w:p w:rsidR="00D56CA6" w:rsidRPr="00D55B86" w:rsidRDefault="00D56CA6" w:rsidP="00D56CA6">
      <w:pPr>
        <w:pStyle w:val="Matrix"/>
      </w:pPr>
    </w:p>
    <w:p w:rsidR="00687200" w:rsidRDefault="00687200" w:rsidP="00687200">
      <w:pPr>
        <w:pStyle w:val="Matrix"/>
      </w:pPr>
      <w:r>
        <w:rPr>
          <w:b/>
          <w:i/>
        </w:rPr>
        <w:t>RSI Hacker (“Ressies,” or Residual Self Image)</w:t>
      </w:r>
      <w:r>
        <w:rPr>
          <w:b/>
        </w:rPr>
        <w:t>-</w:t>
      </w:r>
      <w:r>
        <w:t xml:space="preserve"> RSI Hackers pirate their input/output carrier signal to broadcast RSIs into the Matrix. Most RSIs were raised in the Matrix as pod-born humans and were rescued (the slang for a pod-born still plugged in is a lamb, or bluepill). Young minds are easier to rescue. RSIs are typically rescued between the ages of 9 and 18. In Zion, the newly released RSIs are raised in orphanages until citizens have space in their homes to adopt them. Citizens sometimes have family members they will adopt after they have been freed from the Matrix. RSIs risk their lives to keep the human race alive and hopefully one day free. To be an RSI, characters must have a cybernetic neural interface implanted in their bodies. </w:t>
      </w:r>
    </w:p>
    <w:p w:rsidR="00687200" w:rsidRDefault="00687200" w:rsidP="00687200">
      <w:pPr>
        <w:pStyle w:val="Matrix"/>
      </w:pPr>
      <w:r>
        <w:t xml:space="preserve">Most RSI Hackers </w:t>
      </w:r>
      <w:r w:rsidR="003E7A0F">
        <w:t xml:space="preserve">in the Matrix </w:t>
      </w:r>
      <w:r>
        <w:t xml:space="preserve">are part of the Zion military. </w:t>
      </w:r>
      <w:r w:rsidR="003E7A0F" w:rsidRPr="003E7A0F">
        <w:t xml:space="preserve">Zion crews are not allowed to keep </w:t>
      </w:r>
      <w:r w:rsidR="003E7A0F">
        <w:t>downloaded Matrix</w:t>
      </w:r>
      <w:r w:rsidR="003E7A0F" w:rsidRPr="003E7A0F">
        <w:t xml:space="preserve"> skills private. Whatever they download </w:t>
      </w:r>
      <w:r w:rsidR="003E7A0F">
        <w:t>must be shared</w:t>
      </w:r>
      <w:r w:rsidR="003E7A0F" w:rsidRPr="003E7A0F">
        <w:t xml:space="preserve">. </w:t>
      </w:r>
      <w:r>
        <w:t>Zion crews consist of a Captain, First Mate, Pilot, Operator, and Other Crew. The Zion military has specific uniforms and the color of the tunic depends on the crew-member’s rank in the military. Yellow tunics are worn by “other crew members,” blue tunics are worn by the First Mates, gray tunics are worn by the Operators, and red tunics are worn by the Captains. Ships can hold three to eleven crew members.</w:t>
      </w:r>
    </w:p>
    <w:p w:rsidR="00D56CA6" w:rsidRPr="00D55B86" w:rsidRDefault="00D56CA6" w:rsidP="00D56CA6">
      <w:pPr>
        <w:pStyle w:val="Matrix"/>
      </w:pPr>
    </w:p>
    <w:p w:rsidR="00D56CA6" w:rsidRPr="00D55B86" w:rsidRDefault="00D56CA6" w:rsidP="00D56CA6">
      <w:pPr>
        <w:pStyle w:val="Matrix"/>
      </w:pPr>
      <w:r w:rsidRPr="00BD7A61">
        <w:rPr>
          <w:b/>
          <w:i/>
        </w:rPr>
        <w:t>Homegrown (Freeborn</w:t>
      </w:r>
      <w:r w:rsidRPr="003E7A0F">
        <w:rPr>
          <w:b/>
          <w:i/>
        </w:rPr>
        <w:t>)</w:t>
      </w:r>
      <w:r w:rsidRPr="003E7A0F">
        <w:rPr>
          <w:b/>
        </w:rPr>
        <w:t>-</w:t>
      </w:r>
      <w:r w:rsidRPr="00D55B86">
        <w:t xml:space="preserve"> </w:t>
      </w:r>
      <w:r w:rsidR="00165D7D">
        <w:t>H</w:t>
      </w:r>
      <w:r w:rsidRPr="00D55B86">
        <w:t xml:space="preserve">umans that are born naturally, in the Real World. Homegrown humans have never been implanted into the Matrix. Zion Homegrown humans are dedicated to the resistance movement. </w:t>
      </w:r>
      <w:r w:rsidR="00165D7D">
        <w:t>These</w:t>
      </w:r>
      <w:r w:rsidR="00165D7D" w:rsidRPr="00D55B86">
        <w:t xml:space="preserve"> </w:t>
      </w:r>
      <w:r w:rsidRPr="00D55B86">
        <w:t xml:space="preserve">humans are everywhere and </w:t>
      </w:r>
      <w:r w:rsidR="004A7A68">
        <w:t xml:space="preserve">are </w:t>
      </w:r>
      <w:r w:rsidRPr="00D55B86">
        <w:t xml:space="preserve">becoming more and more common as the population grows. Homegrown humans can be implanted with cybernetics, but most keep themselves free of the Machine's </w:t>
      </w:r>
      <w:r w:rsidR="004A7A68">
        <w:t>influence</w:t>
      </w:r>
      <w:r w:rsidRPr="00D55B86">
        <w:t>.</w:t>
      </w:r>
    </w:p>
    <w:p w:rsidR="00D56CA6" w:rsidRPr="00D55B86" w:rsidRDefault="00D56CA6" w:rsidP="00D56CA6">
      <w:pPr>
        <w:pStyle w:val="Matrix"/>
      </w:pPr>
    </w:p>
    <w:p w:rsidR="00D56CA6" w:rsidRPr="00D55B86" w:rsidRDefault="00D56CA6" w:rsidP="00D56CA6">
      <w:pPr>
        <w:pStyle w:val="Matrix"/>
      </w:pPr>
      <w:r w:rsidRPr="004E3848">
        <w:rPr>
          <w:b/>
          <w:i/>
        </w:rPr>
        <w:t>Matrix "Operator"-</w:t>
      </w:r>
      <w:r w:rsidRPr="00D55B86">
        <w:t xml:space="preserve"> It is recommended this character be an NPC</w:t>
      </w:r>
      <w:r w:rsidR="000B18F6">
        <w:t xml:space="preserve"> (non-player character)</w:t>
      </w:r>
      <w:r w:rsidRPr="00D55B86">
        <w:t xml:space="preserve"> played by the GM. Operators get a</w:t>
      </w:r>
      <w:r w:rsidR="004A7A68">
        <w:t>n</w:t>
      </w:r>
      <w:r w:rsidRPr="00D55B86">
        <w:t xml:space="preserve"> RSI Hacker in and out of the Matrix through a hardline. Operators remain in the real world and view the MATRIX construct from the outside in pure Matrix code</w:t>
      </w:r>
      <w:r w:rsidR="003E7A0F">
        <w:t>. Operators have read only access to the Matrix</w:t>
      </w:r>
      <w:r w:rsidRPr="00D55B86">
        <w:t>. Seeing the Matrix in code allows the Operator to see things that the RSIs can’t see. Someone submerged in the sensory simulation of the MATRIX cannot see what things really are. Think about it. That's what the MATRIX was designed fo</w:t>
      </w:r>
      <w:r w:rsidR="00165D7D">
        <w:t>r—i</w:t>
      </w:r>
      <w:r w:rsidRPr="00D55B86">
        <w:t xml:space="preserve">t keeps people from seeing the truth. Operators need to have the skill </w:t>
      </w:r>
      <w:r w:rsidR="00B029A7">
        <w:t>Programming</w:t>
      </w:r>
      <w:r w:rsidRPr="00D55B86">
        <w:t>. Operators load hacked programs of equipment with a</w:t>
      </w:r>
      <w:r w:rsidR="00297F91">
        <w:t>n</w:t>
      </w:r>
      <w:r w:rsidRPr="00D55B86">
        <w:t xml:space="preserve"> RSI when </w:t>
      </w:r>
      <w:r w:rsidR="00165D7D">
        <w:t>she</w:t>
      </w:r>
      <w:r w:rsidR="00165D7D" w:rsidRPr="00D55B86">
        <w:t xml:space="preserve"> </w:t>
      </w:r>
      <w:r w:rsidRPr="00D55B86">
        <w:t>broadcast</w:t>
      </w:r>
      <w:r w:rsidR="00165D7D">
        <w:t>s</w:t>
      </w:r>
      <w:r w:rsidRPr="00D55B86">
        <w:t xml:space="preserve"> into the Matrix. Operators </w:t>
      </w:r>
      <w:r w:rsidR="00165D7D">
        <w:t xml:space="preserve">also </w:t>
      </w:r>
      <w:r w:rsidRPr="00D55B86">
        <w:t>download RSIs additional chipped skills while they are in the Matrix.</w:t>
      </w:r>
    </w:p>
    <w:p w:rsidR="00D56CA6" w:rsidRPr="00D55B86" w:rsidRDefault="00D56CA6" w:rsidP="00D56CA6">
      <w:pPr>
        <w:pStyle w:val="Matrix"/>
      </w:pPr>
      <w:r w:rsidRPr="00D55B86">
        <w:t>Operators do a lot of work to keep everyon</w:t>
      </w:r>
      <w:r w:rsidR="00165D7D">
        <w:t>e—R</w:t>
      </w:r>
      <w:r w:rsidRPr="00D55B86">
        <w:t>SIs and cre</w:t>
      </w:r>
      <w:r w:rsidR="00165D7D">
        <w:t>w—s</w:t>
      </w:r>
      <w:r w:rsidRPr="00D55B86">
        <w:t>afe. First</w:t>
      </w:r>
      <w:del w:id="279" w:author="Tre" w:date="2012-11-19T09:02:00Z">
        <w:r w:rsidRPr="00D55B86" w:rsidDel="00C91AA7">
          <w:delText xml:space="preserve"> </w:delText>
        </w:r>
      </w:del>
      <w:r w:rsidR="00165D7D">
        <w:t>,</w:t>
      </w:r>
      <w:ins w:id="280" w:author="Tre" w:date="2012-11-19T09:02:00Z">
        <w:r w:rsidR="00C91AA7">
          <w:t xml:space="preserve"> </w:t>
        </w:r>
      </w:ins>
      <w:r w:rsidRPr="00D55B86">
        <w:t>an Operator spoofs the ship’s broadcast signal. Spoofing camouflages the ship’s broadcast signal by giving the ship a fake authorizatio</w:t>
      </w:r>
      <w:r w:rsidR="00165D7D">
        <w:t>n—i</w:t>
      </w:r>
      <w:r w:rsidRPr="00D55B86">
        <w:t>n essence</w:t>
      </w:r>
      <w:r w:rsidR="00165D7D">
        <w:t>,</w:t>
      </w:r>
      <w:r w:rsidRPr="00D55B86">
        <w:t xml:space="preserve"> faking the ship’s login and password to the Matrix. Then an Operator secures hardlines for the RSI Hacker to broadcast their input/output carrier signal on. </w:t>
      </w:r>
      <w:r w:rsidR="007B7C84" w:rsidRPr="00D55B86">
        <w:t xml:space="preserve">In the </w:t>
      </w:r>
      <w:r w:rsidR="007B7C84">
        <w:t>M</w:t>
      </w:r>
      <w:r w:rsidR="007B7C84" w:rsidRPr="00D55B86">
        <w:t>atrix</w:t>
      </w:r>
      <w:r w:rsidR="007B7C84">
        <w:t>,</w:t>
      </w:r>
      <w:r w:rsidR="007B7C84" w:rsidRPr="00D55B86">
        <w:t xml:space="preserve"> telecommunications equipment represents hardlines.</w:t>
      </w:r>
      <w:r w:rsidR="007B7C84">
        <w:t xml:space="preserve"> </w:t>
      </w:r>
      <w:r w:rsidRPr="00D55B86">
        <w:t>Usually</w:t>
      </w:r>
      <w:r w:rsidR="00165D7D">
        <w:t>,</w:t>
      </w:r>
      <w:r w:rsidRPr="00D55B86">
        <w:t xml:space="preserve"> the more hardlines that are secured</w:t>
      </w:r>
      <w:r w:rsidR="00297F91">
        <w:t>,</w:t>
      </w:r>
      <w:r w:rsidRPr="00D55B86">
        <w:t xml:space="preserve"> the more exits the RSI Hackers have once they are in the Matrix. Operators commonly lose hardlines, but with more than one available</w:t>
      </w:r>
      <w:r w:rsidR="007B7C84">
        <w:t>,</w:t>
      </w:r>
      <w:r w:rsidRPr="00D55B86">
        <w:t xml:space="preserve"> they can usually get the RSI out through another one. Everyone always hopes that the new hardline is close to the RSI. The more skilled your Operator is</w:t>
      </w:r>
      <w:r w:rsidR="00297F91">
        <w:t>,</w:t>
      </w:r>
      <w:r w:rsidRPr="00D55B86">
        <w:t xml:space="preserve"> the closer the hardline will probably be. If the </w:t>
      </w:r>
      <w:r w:rsidRPr="00D55B86">
        <w:lastRenderedPageBreak/>
        <w:t>RSIs have time before they are loaded into the Matrix</w:t>
      </w:r>
      <w:r w:rsidR="007B7C84">
        <w:t>,</w:t>
      </w:r>
      <w:r w:rsidRPr="00D55B86">
        <w:t xml:space="preserve"> they can pick up simulacra equipment</w:t>
      </w:r>
      <w:r w:rsidR="00CE5EE9">
        <w:t xml:space="preserve"> in the </w:t>
      </w:r>
      <w:r w:rsidR="00CE5EE9" w:rsidRPr="00CE5EE9">
        <w:rPr>
          <w:i/>
        </w:rPr>
        <w:t>Loading Program</w:t>
      </w:r>
      <w:r w:rsidR="00B033C1">
        <w:rPr>
          <w:i/>
        </w:rPr>
        <w:t xml:space="preserve"> </w:t>
      </w:r>
      <w:r w:rsidR="00CE5EE9">
        <w:rPr>
          <w:i/>
        </w:rPr>
        <w:t>(see glossary)</w:t>
      </w:r>
      <w:r w:rsidRPr="00D55B86">
        <w:t>. Simulacra equipment is limited by the type of hardline they are moving through. It easy enough for the Operator to transmit small</w:t>
      </w:r>
      <w:r w:rsidR="007B7C84">
        <w:t>-</w:t>
      </w:r>
      <w:r w:rsidRPr="00D55B86">
        <w:t xml:space="preserve"> to medium</w:t>
      </w:r>
      <w:r w:rsidR="007B7C84">
        <w:t>-</w:t>
      </w:r>
      <w:r w:rsidRPr="00D55B86">
        <w:t>sized equipment with the RSI, but the bigger the equipment</w:t>
      </w:r>
      <w:r w:rsidR="007B7C84">
        <w:t>,</w:t>
      </w:r>
      <w:r w:rsidRPr="00D55B86">
        <w:t xml:space="preserve"> the larger the hardline needs to be to transport that much data. For people</w:t>
      </w:r>
      <w:r w:rsidR="007B7C84">
        <w:t>,</w:t>
      </w:r>
      <w:r w:rsidRPr="00D55B86">
        <w:t xml:space="preserve"> </w:t>
      </w:r>
      <w:r w:rsidR="007B7C84">
        <w:t>the Operator</w:t>
      </w:r>
      <w:r w:rsidR="007B7C84" w:rsidRPr="00D55B86">
        <w:t xml:space="preserve"> </w:t>
      </w:r>
      <w:r w:rsidRPr="00D55B86">
        <w:t>only need</w:t>
      </w:r>
      <w:r w:rsidR="007B7C84">
        <w:t>s</w:t>
      </w:r>
      <w:r w:rsidRPr="00D55B86">
        <w:t xml:space="preserve"> a hardline the size of a phone. </w:t>
      </w:r>
      <w:r w:rsidR="007B7C84">
        <w:t>However, telephones only have enough bandwidth for one person to use at a time.</w:t>
      </w:r>
      <w:r w:rsidR="00567DC6">
        <w:t xml:space="preserve"> </w:t>
      </w:r>
      <w:r w:rsidRPr="00D55B86">
        <w:t>For vehicles and larger items</w:t>
      </w:r>
      <w:r w:rsidR="007B7C84">
        <w:t>,</w:t>
      </w:r>
      <w:r w:rsidRPr="00D55B86">
        <w:t xml:space="preserve"> a cell tower or phone array</w:t>
      </w:r>
      <w:r w:rsidR="007B7C84">
        <w:t xml:space="preserve"> is necessary</w:t>
      </w:r>
      <w:r w:rsidRPr="00D55B86">
        <w:t xml:space="preserve">. </w:t>
      </w:r>
    </w:p>
    <w:p w:rsidR="00D56CA6" w:rsidRPr="00D55B86" w:rsidRDefault="00D56CA6" w:rsidP="00D56CA6">
      <w:pPr>
        <w:pStyle w:val="Matrix"/>
      </w:pPr>
      <w:r w:rsidRPr="00D55B86">
        <w:t>Once the RSI are in the Matrix</w:t>
      </w:r>
      <w:r w:rsidR="007B7C84">
        <w:t>,</w:t>
      </w:r>
      <w:r w:rsidRPr="00D55B86">
        <w:t xml:space="preserve"> an Operator’s work is not done. Operators are constantly watching out for the computer system’s anti-virus and intrusion countermeasures. For example</w:t>
      </w:r>
      <w:r w:rsidR="007B7C84">
        <w:t>,</w:t>
      </w:r>
      <w:r w:rsidRPr="00D55B86">
        <w:t xml:space="preserve"> it is not uncommon for the system to cut hardlines </w:t>
      </w:r>
      <w:r w:rsidR="007B7C84">
        <w:t xml:space="preserve">in order to destroy exits for RSIs. </w:t>
      </w:r>
      <w:r w:rsidRPr="00D55B86">
        <w:t>The system is constantly looking for anomalies, and yes</w:t>
      </w:r>
      <w:r w:rsidR="007B7C84">
        <w:t>,</w:t>
      </w:r>
      <w:r w:rsidRPr="00D55B86">
        <w:t xml:space="preserve"> Zion RSI Hackers are anomalies. The ship’s Operator needs to be ready to save a</w:t>
      </w:r>
      <w:r w:rsidR="000A51F1">
        <w:t>n</w:t>
      </w:r>
      <w:r w:rsidRPr="00D55B86">
        <w:t xml:space="preserve"> RSI’s butt at a moment’s notice. Operators can send data and talk with the RSIs</w:t>
      </w:r>
      <w:r w:rsidR="007B7C84">
        <w:t>,</w:t>
      </w:r>
      <w:r w:rsidRPr="00D55B86">
        <w:t xml:space="preserve"> but </w:t>
      </w:r>
      <w:r w:rsidR="007B7C84">
        <w:t>aside from</w:t>
      </w:r>
      <w:r w:rsidR="007B7C84" w:rsidRPr="00D55B86">
        <w:t xml:space="preserve"> </w:t>
      </w:r>
      <w:r w:rsidRPr="00D55B86">
        <w:t>that</w:t>
      </w:r>
      <w:r w:rsidR="007B7C84">
        <w:t>,</w:t>
      </w:r>
      <w:r w:rsidRPr="00D55B86">
        <w:t xml:space="preserve"> Operators cannot change things in the Matrix from their broadcasting console. </w:t>
      </w:r>
    </w:p>
    <w:p w:rsidR="00D56CA6" w:rsidRPr="00D55B86" w:rsidRDefault="00D56CA6" w:rsidP="00D56CA6">
      <w:pPr>
        <w:pStyle w:val="Matrix"/>
      </w:pPr>
      <w:r w:rsidRPr="00D55B86">
        <w:t xml:space="preserve">Hardlines are not considered secure if people </w:t>
      </w:r>
      <w:r w:rsidR="007B7C84">
        <w:t xml:space="preserve">within the Matrix observe </w:t>
      </w:r>
      <w:r w:rsidRPr="00D55B86">
        <w:t xml:space="preserve">the RSIs appear </w:t>
      </w:r>
      <w:r w:rsidR="007B7C84">
        <w:t xml:space="preserve">as if from </w:t>
      </w:r>
      <w:r w:rsidRPr="00D55B86">
        <w:t xml:space="preserve">out of nowhere. A hardline is only secure if there is no one there to see </w:t>
      </w:r>
      <w:r w:rsidR="007B7C84">
        <w:t xml:space="preserve">the RSIs </w:t>
      </w:r>
      <w:r w:rsidRPr="00D55B86">
        <w:t>broadcast in. If the system sees the RSI Hacker broadcast into the Matrix</w:t>
      </w:r>
      <w:r w:rsidR="007B7C84">
        <w:t>,</w:t>
      </w:r>
      <w:r w:rsidRPr="00D55B86">
        <w:t xml:space="preserve"> that hardline </w:t>
      </w:r>
      <w:r w:rsidR="007B7C84">
        <w:t xml:space="preserve">will be cut and </w:t>
      </w:r>
      <w:r w:rsidRPr="00D55B86">
        <w:t xml:space="preserve">an Agent </w:t>
      </w:r>
      <w:r w:rsidR="007B7C84">
        <w:t xml:space="preserve">will be sent </w:t>
      </w:r>
      <w:r w:rsidRPr="00D55B86">
        <w:t xml:space="preserve">immediately. </w:t>
      </w:r>
      <w:r w:rsidR="007B7C84">
        <w:t>In addition, if the Agent(s)</w:t>
      </w:r>
      <w:r w:rsidRPr="00D55B86">
        <w:t xml:space="preserve"> capture any of the crew members’ RSIs</w:t>
      </w:r>
      <w:r w:rsidR="007B7C84">
        <w:t>,</w:t>
      </w:r>
      <w:r w:rsidRPr="00D55B86">
        <w:t xml:space="preserve"> the broadcast signal </w:t>
      </w:r>
      <w:r w:rsidR="007B7C84">
        <w:t xml:space="preserve">can be traced </w:t>
      </w:r>
      <w:r w:rsidRPr="00D55B86">
        <w:t>right back to the ship. Once the ship</w:t>
      </w:r>
      <w:r w:rsidR="00BF5D1A">
        <w:t>’</w:t>
      </w:r>
      <w:r w:rsidRPr="00D55B86">
        <w:t>s location is discovered</w:t>
      </w:r>
      <w:r w:rsidR="00BF5D1A">
        <w:t>,</w:t>
      </w:r>
      <w:r w:rsidRPr="00D55B86">
        <w:t xml:space="preserve"> </w:t>
      </w:r>
      <w:r w:rsidR="007B7C84">
        <w:t>A</w:t>
      </w:r>
      <w:r w:rsidR="00BF5D1A">
        <w:t>gents</w:t>
      </w:r>
      <w:r w:rsidR="00BF5D1A" w:rsidRPr="00D55B86">
        <w:t xml:space="preserve"> </w:t>
      </w:r>
      <w:r w:rsidRPr="00D55B86">
        <w:t>send out Sentinels, or Frames, to do the rest of the work.</w:t>
      </w:r>
    </w:p>
    <w:p w:rsidR="00D56CA6" w:rsidRPr="00D55B86" w:rsidRDefault="00D56CA6" w:rsidP="00D56CA6">
      <w:pPr>
        <w:pStyle w:val="Matrix"/>
      </w:pPr>
    </w:p>
    <w:p w:rsidR="00D56CA6" w:rsidRPr="00D55B86" w:rsidRDefault="00D56CA6" w:rsidP="00D56CA6">
      <w:pPr>
        <w:pStyle w:val="Matrix"/>
      </w:pPr>
      <w:r w:rsidRPr="004E3848">
        <w:rPr>
          <w:b/>
          <w:i/>
        </w:rPr>
        <w:t>Mercenaries</w:t>
      </w:r>
      <w:r w:rsidR="00BF0F02" w:rsidRPr="00BF0F02">
        <w:rPr>
          <w:b/>
        </w:rPr>
        <w:t>-</w:t>
      </w:r>
      <w:r w:rsidRPr="00D55B86">
        <w:t xml:space="preserve"> They don't care what side they are playing for. The only thing that matters is who pays more. Mercenaries play their own side, always. A mercenary could be a Soldier, Operator, Hot Shot Pilot, or RSI. Whatever role</w:t>
      </w:r>
      <w:r w:rsidR="007B7C84">
        <w:t>s</w:t>
      </w:r>
      <w:r w:rsidRPr="00D55B86">
        <w:t xml:space="preserve"> they fill</w:t>
      </w:r>
      <w:r w:rsidR="007B7C84">
        <w:t>,</w:t>
      </w:r>
      <w:r w:rsidRPr="00D55B86">
        <w:t xml:space="preserve"> they are always getting paid for the services they provide.</w:t>
      </w:r>
    </w:p>
    <w:p w:rsidR="00D56CA6" w:rsidRPr="00D55B86" w:rsidRDefault="00D56CA6" w:rsidP="00D56CA6">
      <w:pPr>
        <w:pStyle w:val="Matrix"/>
      </w:pPr>
    </w:p>
    <w:p w:rsidR="00D56CA6" w:rsidRPr="00D55B86" w:rsidRDefault="00D56CA6" w:rsidP="00D56CA6">
      <w:pPr>
        <w:pStyle w:val="Matrix"/>
      </w:pPr>
      <w:r w:rsidRPr="004E3848">
        <w:rPr>
          <w:b/>
          <w:i/>
        </w:rPr>
        <w:t xml:space="preserve">Hot </w:t>
      </w:r>
      <w:r w:rsidR="00BF5D1A">
        <w:rPr>
          <w:b/>
          <w:i/>
        </w:rPr>
        <w:t>S</w:t>
      </w:r>
      <w:r w:rsidRPr="004E3848">
        <w:rPr>
          <w:b/>
          <w:i/>
        </w:rPr>
        <w:t>hot Pilot-</w:t>
      </w:r>
      <w:r w:rsidRPr="00D55B86">
        <w:t xml:space="preserve"> You can always hire a Hot Shot Pilot if you have the money or equipment to trade as payment. A pilot is a pilot, but a hot shot pilot is a way of life. They are the only ones crazy enough to pilot your ship through a service tunnel and escape. Most hot shot pilots wouldn’t be worth anything without a ship. When you hire a pilot you are hiring </w:t>
      </w:r>
      <w:r w:rsidR="00307709">
        <w:t>her</w:t>
      </w:r>
      <w:r w:rsidR="00307709" w:rsidRPr="00D55B86">
        <w:t xml:space="preserve"> </w:t>
      </w:r>
      <w:r w:rsidRPr="00D55B86">
        <w:t>ship</w:t>
      </w:r>
      <w:r w:rsidR="00307709">
        <w:t>,</w:t>
      </w:r>
      <w:r w:rsidRPr="00D55B86">
        <w:t xml:space="preserve"> too.</w:t>
      </w:r>
    </w:p>
    <w:p w:rsidR="00D56CA6" w:rsidRPr="00D55B86" w:rsidRDefault="00D56CA6" w:rsidP="00D56CA6">
      <w:pPr>
        <w:pStyle w:val="Matrix"/>
      </w:pPr>
    </w:p>
    <w:p w:rsidR="00D56CA6" w:rsidRPr="00D55B86" w:rsidRDefault="00D56CA6" w:rsidP="00D56CA6">
      <w:pPr>
        <w:pStyle w:val="Matrix"/>
      </w:pPr>
      <w:r w:rsidRPr="004E3848">
        <w:rPr>
          <w:b/>
          <w:i/>
        </w:rPr>
        <w:t>Punksmith</w:t>
      </w:r>
      <w:r w:rsidR="00BF0F02" w:rsidRPr="00BF0F02">
        <w:rPr>
          <w:b/>
        </w:rPr>
        <w:t>-</w:t>
      </w:r>
      <w:r w:rsidRPr="00D55B86">
        <w:t xml:space="preserve"> Punksmiths are </w:t>
      </w:r>
      <w:r w:rsidR="00BF5D1A">
        <w:t>s</w:t>
      </w:r>
      <w:r w:rsidRPr="00D55B86">
        <w:t xml:space="preserve">cavengers or </w:t>
      </w:r>
      <w:r w:rsidR="00BF5D1A">
        <w:t>t</w:t>
      </w:r>
      <w:r w:rsidRPr="00D55B86">
        <w:t>raders</w:t>
      </w:r>
      <w:r w:rsidR="00307709">
        <w:t>,</w:t>
      </w:r>
      <w:r w:rsidRPr="00D55B86">
        <w:t xml:space="preserve"> depending on what part of the deal you are </w:t>
      </w:r>
      <w:r w:rsidR="00307709">
        <w:t xml:space="preserve">in </w:t>
      </w:r>
      <w:r w:rsidRPr="00D55B86">
        <w:t>on. If they are working for you</w:t>
      </w:r>
      <w:r w:rsidR="00BF5D1A">
        <w:t>,</w:t>
      </w:r>
      <w:r w:rsidRPr="00D55B86">
        <w:t xml:space="preserve"> they are the best </w:t>
      </w:r>
      <w:r w:rsidR="00BF5D1A">
        <w:t>s</w:t>
      </w:r>
      <w:r w:rsidRPr="00D55B86">
        <w:t>cavengers who can make anything out of the parts they have on hand. If they are selling their equipment</w:t>
      </w:r>
      <w:r w:rsidR="00BF5D1A">
        <w:t>,</w:t>
      </w:r>
      <w:r w:rsidRPr="00D55B86">
        <w:t xml:space="preserve"> then they are </w:t>
      </w:r>
      <w:r w:rsidR="00BF5D1A">
        <w:t>t</w:t>
      </w:r>
      <w:r w:rsidRPr="00D55B86">
        <w:t>raders who will take you for everything you have on hand. Punksmiths are mechanics, engineers, salesmen, and whatever else they need to be. A punksmith will make unique items every time. Say</w:t>
      </w:r>
      <w:r w:rsidR="00307709">
        <w:t>,</w:t>
      </w:r>
      <w:r w:rsidRPr="00D55B86">
        <w:t xml:space="preserve"> for example</w:t>
      </w:r>
      <w:r w:rsidR="00307709">
        <w:t>,</w:t>
      </w:r>
      <w:r w:rsidRPr="00D55B86">
        <w:t xml:space="preserve"> they are making pistols. Every pistol they make will shoot like it is supposed to</w:t>
      </w:r>
      <w:r w:rsidR="00BF5D1A">
        <w:t>,</w:t>
      </w:r>
      <w:r w:rsidRPr="00D55B86">
        <w:t xml:space="preserve"> but it will be made slightly differently each time. Punksmiths never make two pieces of equipment the same </w:t>
      </w:r>
      <w:r w:rsidR="00BF5D1A">
        <w:t>way</w:t>
      </w:r>
      <w:r w:rsidRPr="00D55B86">
        <w:t>, like a snowflake</w:t>
      </w:r>
      <w:r w:rsidR="00307709">
        <w:t>,</w:t>
      </w:r>
      <w:r w:rsidRPr="00D55B86">
        <w:t xml:space="preserve"> each piece of equipment </w:t>
      </w:r>
      <w:r w:rsidR="00BF5D1A">
        <w:t xml:space="preserve">is </w:t>
      </w:r>
      <w:r w:rsidR="00307709">
        <w:t>unique</w:t>
      </w:r>
      <w:r w:rsidRPr="00D55B86">
        <w:t>.</w:t>
      </w:r>
    </w:p>
    <w:p w:rsidR="00D56CA6" w:rsidRPr="00A436B7" w:rsidRDefault="00D56CA6" w:rsidP="00D56CA6">
      <w:pPr>
        <w:pStyle w:val="Matrix"/>
        <w:rPr>
          <w:rFonts w:cs="Calibri"/>
        </w:rPr>
      </w:pPr>
    </w:p>
    <w:p w:rsidR="00D56CA6" w:rsidRPr="00A436B7" w:rsidRDefault="00D56CA6" w:rsidP="00D56CA6">
      <w:pPr>
        <w:pStyle w:val="Matrixsubtitle"/>
      </w:pPr>
      <w:r w:rsidRPr="00A436B7">
        <w:t>The Machines</w:t>
      </w:r>
    </w:p>
    <w:p w:rsidR="00D56CA6" w:rsidRPr="00D55B86" w:rsidRDefault="00D56CA6" w:rsidP="00D56CA6">
      <w:pPr>
        <w:pStyle w:val="Matrix"/>
      </w:pPr>
      <w:r w:rsidRPr="004E3848">
        <w:rPr>
          <w:b/>
          <w:i/>
        </w:rPr>
        <w:t>A.I. Programs Non-/Sentien</w:t>
      </w:r>
      <w:r w:rsidR="003E1EF2">
        <w:rPr>
          <w:b/>
          <w:i/>
        </w:rPr>
        <w:t>t</w:t>
      </w:r>
      <w:r w:rsidRPr="004E3848">
        <w:rPr>
          <w:b/>
          <w:i/>
        </w:rPr>
        <w:t xml:space="preserve"> - </w:t>
      </w:r>
      <w:r w:rsidRPr="00D55B86">
        <w:t>It is true that they are artificially intelligent</w:t>
      </w:r>
      <w:r w:rsidR="004E7779">
        <w:t>,</w:t>
      </w:r>
      <w:r w:rsidRPr="00D55B86">
        <w:t xml:space="preserve"> but they are not free-willed. They can make decisions, but they have a set of protocols, </w:t>
      </w:r>
      <w:r w:rsidR="00307709">
        <w:t xml:space="preserve">to </w:t>
      </w:r>
      <w:r w:rsidRPr="00D55B86">
        <w:t>which they must strictly adhere. A.I. are no longer restricted to circuit boards. A.I. can exist in a gel made of plasma energ</w:t>
      </w:r>
      <w:r w:rsidR="00307709">
        <w:t>y—</w:t>
      </w:r>
      <w:r w:rsidRPr="00D55B86">
        <w:t xml:space="preserve">a gelatinous material </w:t>
      </w:r>
      <w:r w:rsidR="00307709">
        <w:t xml:space="preserve">developed by A.I. </w:t>
      </w:r>
      <w:r w:rsidRPr="00D55B86">
        <w:t>that stores all the program</w:t>
      </w:r>
      <w:r w:rsidR="004E7779">
        <w:t>’</w:t>
      </w:r>
      <w:r w:rsidRPr="00D55B86">
        <w:t xml:space="preserve">s information. These gelatinous matrices are extremely stable and have the ability to occupy a frame and power it. The plasma gel is called </w:t>
      </w:r>
      <w:r w:rsidR="006A0BB9" w:rsidRPr="00CE0A57">
        <w:rPr>
          <w:i/>
          <w:szCs w:val="24"/>
        </w:rPr>
        <w:t>cognitive plasma</w:t>
      </w:r>
      <w:r w:rsidRPr="00D55B86">
        <w:t>. The plasma is not mobile.</w:t>
      </w:r>
    </w:p>
    <w:p w:rsidR="00D56CA6" w:rsidRPr="00D55B86" w:rsidRDefault="00D56CA6" w:rsidP="00D56CA6">
      <w:pPr>
        <w:pStyle w:val="Matrix"/>
      </w:pPr>
    </w:p>
    <w:p w:rsidR="00D56CA6" w:rsidRPr="00D55B86" w:rsidRDefault="00D56CA6" w:rsidP="00D56CA6">
      <w:pPr>
        <w:pStyle w:val="Matrix"/>
      </w:pPr>
      <w:r w:rsidRPr="004E3848">
        <w:rPr>
          <w:b/>
          <w:i/>
        </w:rPr>
        <w:t>Agents</w:t>
      </w:r>
      <w:r w:rsidR="00CF75F2" w:rsidRPr="00CF75F2">
        <w:rPr>
          <w:b/>
        </w:rPr>
        <w:t>-</w:t>
      </w:r>
      <w:r w:rsidRPr="00D55B86">
        <w:t xml:space="preserve"> A.I. programs that are designed to delete anomalies in the Matrix simulation. Agents have the ability to take over any RSI still hardwired to the Matrix. When Agents take over the RSI</w:t>
      </w:r>
      <w:r w:rsidR="00307709">
        <w:t>,</w:t>
      </w:r>
      <w:r w:rsidRPr="00D55B86">
        <w:t xml:space="preserve"> it becomes the Agent </w:t>
      </w:r>
      <w:r w:rsidRPr="00D55B86">
        <w:lastRenderedPageBreak/>
        <w:t xml:space="preserve">in every way. When the RSI wakes up after </w:t>
      </w:r>
      <w:r w:rsidR="004E7779" w:rsidRPr="00D55B86">
        <w:t>t</w:t>
      </w:r>
      <w:r w:rsidR="004E7779">
        <w:t>he takeover,</w:t>
      </w:r>
      <w:r w:rsidR="004E7779" w:rsidRPr="00D55B86">
        <w:t xml:space="preserve"> </w:t>
      </w:r>
      <w:r w:rsidR="00307709">
        <w:t>he has</w:t>
      </w:r>
      <w:r w:rsidR="00307709" w:rsidRPr="00D55B86">
        <w:t xml:space="preserve"> </w:t>
      </w:r>
      <w:r w:rsidRPr="00D55B86">
        <w:t xml:space="preserve">no memory of that period. If the Agent </w:t>
      </w:r>
      <w:r w:rsidR="004E7779" w:rsidRPr="00D55B86">
        <w:t>die</w:t>
      </w:r>
      <w:r w:rsidR="00307709">
        <w:t>s</w:t>
      </w:r>
      <w:r w:rsidR="004E7779">
        <w:t>,</w:t>
      </w:r>
      <w:r w:rsidR="004E7779" w:rsidRPr="00D55B86">
        <w:t xml:space="preserve"> </w:t>
      </w:r>
      <w:r w:rsidRPr="00D55B86">
        <w:t>the RSI they took over will die also.</w:t>
      </w:r>
    </w:p>
    <w:p w:rsidR="00D56CA6" w:rsidRPr="00D55B86" w:rsidRDefault="00D56CA6" w:rsidP="00D56CA6">
      <w:pPr>
        <w:pStyle w:val="Matrix"/>
      </w:pPr>
    </w:p>
    <w:p w:rsidR="00D56CA6" w:rsidRPr="00D55B86" w:rsidRDefault="00D56CA6" w:rsidP="00D56CA6">
      <w:pPr>
        <w:pStyle w:val="Matrix"/>
      </w:pPr>
      <w:r w:rsidRPr="004E3848">
        <w:rPr>
          <w:b/>
          <w:i/>
        </w:rPr>
        <w:t>Frames</w:t>
      </w:r>
      <w:r w:rsidR="006A0BB9" w:rsidRPr="006A0BB9">
        <w:rPr>
          <w:b/>
        </w:rPr>
        <w:t xml:space="preserve">- </w:t>
      </w:r>
      <w:r w:rsidRPr="00D55B86">
        <w:t>A.I. can occupy a robotic body. The evolution of these robotic bodies can be divided into generations by the designs of their Frames. Since an A.I.’s physical self is nothing but cognitive plasma</w:t>
      </w:r>
      <w:r w:rsidR="004E7779">
        <w:t>,</w:t>
      </w:r>
      <w:r w:rsidRPr="00D55B86">
        <w:t xml:space="preserve"> they can occupy any robotic frames that they wish. The frame must first be empty of any other cognitive plasma. When more than one A.I. is in a Frame</w:t>
      </w:r>
      <w:r w:rsidR="004E7779">
        <w:t>,</w:t>
      </w:r>
      <w:r w:rsidRPr="00D55B86">
        <w:t xml:space="preserve"> only the one with a higher Priority level can be in control. The other A.I. is essentially a co-pilot with little control besides what control the main A.I. allows it to have.</w:t>
      </w:r>
    </w:p>
    <w:p w:rsidR="00D56CA6" w:rsidRPr="00D55B86" w:rsidRDefault="00D56CA6" w:rsidP="00D56CA6">
      <w:pPr>
        <w:pStyle w:val="Matrix"/>
      </w:pPr>
    </w:p>
    <w:p w:rsidR="00D56CA6" w:rsidRPr="00D55B86" w:rsidRDefault="00D56CA6" w:rsidP="00D56CA6">
      <w:pPr>
        <w:pStyle w:val="Matrix"/>
      </w:pPr>
      <w:r w:rsidRPr="004E3848">
        <w:rPr>
          <w:b/>
          <w:i/>
        </w:rPr>
        <w:t>Squidi Sentinel Frames</w:t>
      </w:r>
      <w:r w:rsidR="006A0BB9" w:rsidRPr="006A0BB9">
        <w:rPr>
          <w:b/>
        </w:rPr>
        <w:t>-</w:t>
      </w:r>
      <w:r w:rsidR="00307709">
        <w:t xml:space="preserve"> </w:t>
      </w:r>
      <w:r w:rsidRPr="00D55B86">
        <w:t>Squidies</w:t>
      </w:r>
      <w:r w:rsidR="00307709">
        <w:t>, or Sentinels,</w:t>
      </w:r>
      <w:r w:rsidRPr="00D55B86">
        <w:t xml:space="preserve"> are A.I. residing in a Squidi frame. Sentinel A.I. are the watchdogs for the Machines. Sentinels are designed to hunt humans. They are exceptionally good at it. When the Machines discover a better way of hunting humans</w:t>
      </w:r>
      <w:r w:rsidR="00307709">
        <w:t>,</w:t>
      </w:r>
      <w:r w:rsidRPr="00D55B86">
        <w:t xml:space="preserve"> they will design a new sentinel frame for the A.I. to inhabit. </w:t>
      </w:r>
    </w:p>
    <w:p w:rsidR="00D56CA6" w:rsidRDefault="00D56CA6" w:rsidP="0034780C">
      <w:pPr>
        <w:pStyle w:val="Matrix"/>
      </w:pPr>
      <w:r>
        <w:br w:type="page"/>
      </w:r>
    </w:p>
    <w:p w:rsidR="00D56CA6" w:rsidRDefault="002F0A45" w:rsidP="002F0A45">
      <w:pPr>
        <w:pStyle w:val="MatrixTitle"/>
      </w:pPr>
      <w:r>
        <w:lastRenderedPageBreak/>
        <w:t>Skills</w:t>
      </w:r>
    </w:p>
    <w:p w:rsidR="00D56CA6" w:rsidRDefault="00D56CA6" w:rsidP="0034780C">
      <w:pPr>
        <w:pStyle w:val="MatrixIntrotext"/>
      </w:pPr>
      <w:r>
        <w:t>Skills are broad and meant to be used as guidelines for what your character knows. Each character</w:t>
      </w:r>
      <w:r w:rsidR="00A83F18">
        <w:t>’</w:t>
      </w:r>
      <w:r>
        <w:t xml:space="preserve">s background gives that skill life. Use the general descriptions to help </w:t>
      </w:r>
      <w:r w:rsidR="00307709">
        <w:t xml:space="preserve">you </w:t>
      </w:r>
      <w:r>
        <w:t>imagine where to start.</w:t>
      </w:r>
    </w:p>
    <w:p w:rsidR="00D56CA6" w:rsidRDefault="00D56CA6" w:rsidP="00D56CA6">
      <w:pPr>
        <w:pStyle w:val="Matrix"/>
      </w:pPr>
    </w:p>
    <w:p w:rsidR="00D56CA6" w:rsidRPr="00E41110" w:rsidRDefault="00D56CA6" w:rsidP="0034780C">
      <w:pPr>
        <w:pStyle w:val="Matrixsubtitle"/>
      </w:pPr>
      <w:r w:rsidRPr="00E41110">
        <w:t>General Skills</w:t>
      </w:r>
    </w:p>
    <w:p w:rsidR="00810A0D" w:rsidRDefault="00D56CA6" w:rsidP="0034780C">
      <w:pPr>
        <w:pStyle w:val="MatrixIntrotext"/>
      </w:pPr>
      <w:r w:rsidRPr="00FD4895">
        <w:t>General list of skills characters can use in the Real World or in the Matrix.</w:t>
      </w:r>
    </w:p>
    <w:p w:rsidR="00951B96" w:rsidRDefault="00951B96" w:rsidP="0034780C">
      <w:pPr>
        <w:pStyle w:val="MatrixIntrotext"/>
      </w:pPr>
    </w:p>
    <w:p w:rsidR="00C606DA" w:rsidRPr="00C91AA7" w:rsidRDefault="00EE27B1" w:rsidP="00C606DA">
      <w:pPr>
        <w:pStyle w:val="MatrixSuperfluous"/>
        <w:rPr>
          <w:ins w:id="281" w:author="Tre" w:date="2012-11-16T11:30:00Z"/>
          <w:i/>
          <w:sz w:val="24"/>
          <w:szCs w:val="24"/>
          <w:rPrChange w:id="282" w:author="Tre" w:date="2012-11-19T09:04:00Z">
            <w:rPr>
              <w:ins w:id="283" w:author="Tre" w:date="2012-11-16T11:30:00Z"/>
              <w:i/>
            </w:rPr>
          </w:rPrChange>
        </w:rPr>
      </w:pPr>
      <w:ins w:id="284" w:author="Tre" w:date="2012-11-16T11:30:00Z">
        <w:r w:rsidRPr="00EE27B1">
          <w:rPr>
            <w:b/>
            <w:sz w:val="24"/>
            <w:szCs w:val="24"/>
            <w:rPrChange w:id="285" w:author="Tre" w:date="2012-11-19T09:04:00Z">
              <w:rPr>
                <w:b/>
                <w:color w:val="0000FF"/>
                <w:u w:val="single"/>
              </w:rPr>
            </w:rPrChange>
          </w:rPr>
          <w:fldChar w:fldCharType="begin"/>
        </w:r>
        <w:r w:rsidRPr="00EE27B1">
          <w:rPr>
            <w:b/>
            <w:sz w:val="24"/>
            <w:szCs w:val="24"/>
            <w:rPrChange w:id="286" w:author="Tre" w:date="2012-11-19T09:04:00Z">
              <w:rPr>
                <w:b/>
                <w:color w:val="0000FF"/>
                <w:u w:val="single"/>
              </w:rPr>
            </w:rPrChange>
          </w:rPr>
          <w:instrText xml:space="preserve"> MERGEFIELD Skill </w:instrText>
        </w:r>
        <w:r w:rsidRPr="00EE27B1">
          <w:rPr>
            <w:b/>
            <w:sz w:val="24"/>
            <w:szCs w:val="24"/>
            <w:rPrChange w:id="287" w:author="Tre" w:date="2012-11-19T09:04:00Z">
              <w:rPr>
                <w:b/>
                <w:color w:val="0000FF"/>
                <w:u w:val="single"/>
              </w:rPr>
            </w:rPrChange>
          </w:rPr>
          <w:fldChar w:fldCharType="separate"/>
        </w:r>
        <w:r w:rsidRPr="00EE27B1">
          <w:rPr>
            <w:b/>
            <w:noProof/>
            <w:sz w:val="24"/>
            <w:szCs w:val="24"/>
            <w:rPrChange w:id="288" w:author="Tre" w:date="2012-11-19T09:04:00Z">
              <w:rPr>
                <w:b/>
                <w:noProof/>
                <w:color w:val="0000FF"/>
                <w:u w:val="single"/>
              </w:rPr>
            </w:rPrChange>
          </w:rPr>
          <w:t>Aircraft Piloting</w:t>
        </w:r>
        <w:r w:rsidRPr="00EE27B1">
          <w:rPr>
            <w:b/>
            <w:sz w:val="24"/>
            <w:szCs w:val="24"/>
            <w:rPrChange w:id="289" w:author="Tre" w:date="2012-11-19T09:04:00Z">
              <w:rPr>
                <w:b/>
                <w:color w:val="0000FF"/>
                <w:u w:val="single"/>
              </w:rPr>
            </w:rPrChange>
          </w:rPr>
          <w:fldChar w:fldCharType="end"/>
        </w:r>
        <w:r w:rsidRPr="00EE27B1">
          <w:rPr>
            <w:i/>
            <w:sz w:val="24"/>
            <w:szCs w:val="24"/>
            <w:rPrChange w:id="290" w:author="Tre" w:date="2012-11-19T09:04:00Z">
              <w:rPr>
                <w:i/>
                <w:color w:val="0000FF"/>
                <w:u w:val="single"/>
              </w:rPr>
            </w:rPrChange>
          </w:rPr>
          <w:t xml:space="preserve"> - </w:t>
        </w:r>
        <w:r w:rsidRPr="00EE27B1">
          <w:rPr>
            <w:sz w:val="24"/>
            <w:szCs w:val="24"/>
            <w:rPrChange w:id="291" w:author="Tre" w:date="2012-11-19T09:04:00Z">
              <w:rPr>
                <w:color w:val="0000FF"/>
                <w:u w:val="single"/>
              </w:rPr>
            </w:rPrChange>
          </w:rPr>
          <w:t>[</w:t>
        </w:r>
        <w:r w:rsidRPr="00EE27B1">
          <w:rPr>
            <w:sz w:val="24"/>
            <w:szCs w:val="24"/>
            <w:rPrChange w:id="292" w:author="Tre" w:date="2012-11-19T09:04:00Z">
              <w:rPr>
                <w:color w:val="0000FF"/>
                <w:u w:val="single"/>
              </w:rPr>
            </w:rPrChange>
          </w:rPr>
          <w:fldChar w:fldCharType="begin"/>
        </w:r>
        <w:r w:rsidRPr="00EE27B1">
          <w:rPr>
            <w:sz w:val="24"/>
            <w:szCs w:val="24"/>
            <w:rPrChange w:id="293" w:author="Tre" w:date="2012-11-19T09:04:00Z">
              <w:rPr>
                <w:color w:val="0000FF"/>
                <w:u w:val="single"/>
              </w:rPr>
            </w:rPrChange>
          </w:rPr>
          <w:instrText xml:space="preserve"> MERGEFIELD Default_Attribute </w:instrText>
        </w:r>
        <w:r w:rsidRPr="00EE27B1">
          <w:rPr>
            <w:sz w:val="24"/>
            <w:szCs w:val="24"/>
            <w:rPrChange w:id="294" w:author="Tre" w:date="2012-11-19T09:04:00Z">
              <w:rPr>
                <w:color w:val="0000FF"/>
                <w:u w:val="single"/>
              </w:rPr>
            </w:rPrChange>
          </w:rPr>
          <w:fldChar w:fldCharType="separate"/>
        </w:r>
        <w:r w:rsidRPr="00EE27B1">
          <w:rPr>
            <w:noProof/>
            <w:sz w:val="24"/>
            <w:szCs w:val="24"/>
            <w:rPrChange w:id="295" w:author="Tre" w:date="2012-11-19T09:04:00Z">
              <w:rPr>
                <w:noProof/>
                <w:color w:val="0000FF"/>
                <w:u w:val="single"/>
              </w:rPr>
            </w:rPrChange>
          </w:rPr>
          <w:t>Agility</w:t>
        </w:r>
        <w:r w:rsidRPr="00EE27B1">
          <w:rPr>
            <w:sz w:val="24"/>
            <w:szCs w:val="24"/>
            <w:rPrChange w:id="296" w:author="Tre" w:date="2012-11-19T09:04:00Z">
              <w:rPr>
                <w:color w:val="0000FF"/>
                <w:u w:val="single"/>
              </w:rPr>
            </w:rPrChange>
          </w:rPr>
          <w:fldChar w:fldCharType="end"/>
        </w:r>
        <w:r w:rsidRPr="00EE27B1">
          <w:rPr>
            <w:sz w:val="24"/>
            <w:szCs w:val="24"/>
            <w:rPrChange w:id="297" w:author="Tre" w:date="2012-11-19T09:04:00Z">
              <w:rPr>
                <w:color w:val="0000FF"/>
                <w:u w:val="single"/>
              </w:rPr>
            </w:rPrChange>
          </w:rPr>
          <w:t>]</w:t>
        </w:r>
      </w:ins>
    </w:p>
    <w:p w:rsidR="00C606DA" w:rsidRPr="00C91AA7" w:rsidRDefault="00EE27B1" w:rsidP="00C606DA">
      <w:pPr>
        <w:pStyle w:val="MatrixSuperfluous"/>
        <w:rPr>
          <w:ins w:id="298" w:author="Tre" w:date="2012-11-16T11:30:00Z"/>
          <w:sz w:val="24"/>
          <w:szCs w:val="24"/>
          <w:rPrChange w:id="299" w:author="Tre" w:date="2012-11-19T09:04:00Z">
            <w:rPr>
              <w:ins w:id="300" w:author="Tre" w:date="2012-11-16T11:30:00Z"/>
            </w:rPr>
          </w:rPrChange>
        </w:rPr>
      </w:pPr>
      <w:ins w:id="301" w:author="Tre" w:date="2012-11-16T11:30:00Z">
        <w:r w:rsidRPr="00EE27B1">
          <w:rPr>
            <w:b/>
            <w:sz w:val="24"/>
            <w:szCs w:val="24"/>
            <w:rPrChange w:id="302" w:author="Tre" w:date="2012-11-19T09:04:00Z">
              <w:rPr>
                <w:b/>
                <w:color w:val="0000FF"/>
                <w:u w:val="single"/>
              </w:rPr>
            </w:rPrChange>
          </w:rPr>
          <w:t xml:space="preserve">Description - </w:t>
        </w:r>
        <w:r w:rsidRPr="00EE27B1">
          <w:rPr>
            <w:i/>
            <w:sz w:val="24"/>
            <w:szCs w:val="24"/>
            <w:rPrChange w:id="303" w:author="Tre" w:date="2012-11-19T09:04:00Z">
              <w:rPr>
                <w:i/>
                <w:color w:val="0000FF"/>
                <w:u w:val="single"/>
              </w:rPr>
            </w:rPrChange>
          </w:rPr>
          <w:fldChar w:fldCharType="begin"/>
        </w:r>
        <w:r w:rsidRPr="00EE27B1">
          <w:rPr>
            <w:i/>
            <w:sz w:val="24"/>
            <w:szCs w:val="24"/>
            <w:rPrChange w:id="304" w:author="Tre" w:date="2012-11-19T09:04:00Z">
              <w:rPr>
                <w:i/>
                <w:color w:val="0000FF"/>
                <w:u w:val="single"/>
              </w:rPr>
            </w:rPrChange>
          </w:rPr>
          <w:instrText xml:space="preserve"> MERGEFIELD "Description" </w:instrText>
        </w:r>
        <w:r w:rsidRPr="00EE27B1">
          <w:rPr>
            <w:i/>
            <w:sz w:val="24"/>
            <w:szCs w:val="24"/>
            <w:rPrChange w:id="305" w:author="Tre" w:date="2012-11-19T09:04:00Z">
              <w:rPr>
                <w:i/>
                <w:color w:val="0000FF"/>
                <w:u w:val="single"/>
              </w:rPr>
            </w:rPrChange>
          </w:rPr>
          <w:fldChar w:fldCharType="separate"/>
        </w:r>
        <w:r w:rsidRPr="00EE27B1">
          <w:rPr>
            <w:i/>
            <w:noProof/>
            <w:sz w:val="24"/>
            <w:szCs w:val="24"/>
            <w:rPrChange w:id="306" w:author="Tre" w:date="2012-11-19T09:04:00Z">
              <w:rPr>
                <w:i/>
                <w:noProof/>
                <w:color w:val="0000FF"/>
                <w:u w:val="single"/>
              </w:rPr>
            </w:rPrChange>
          </w:rPr>
          <w:t>Piloting a hovercraft and other vehicles that stay airborne during operation. This includes landing, stopping, combat maneuvers (basically whatever you can think of to get the hell away from danger), high speed control, etc.</w:t>
        </w:r>
        <w:r w:rsidRPr="00EE27B1">
          <w:rPr>
            <w:i/>
            <w:sz w:val="24"/>
            <w:szCs w:val="24"/>
            <w:rPrChange w:id="307" w:author="Tre" w:date="2012-11-19T09:04:00Z">
              <w:rPr>
                <w:i/>
                <w:color w:val="0000FF"/>
                <w:u w:val="single"/>
              </w:rPr>
            </w:rPrChange>
          </w:rPr>
          <w:fldChar w:fldCharType="end"/>
        </w:r>
        <w:r w:rsidRPr="00EE27B1">
          <w:rPr>
            <w:b/>
            <w:sz w:val="24"/>
            <w:szCs w:val="24"/>
            <w:rPrChange w:id="308" w:author="Tre" w:date="2012-11-19T09:04:00Z">
              <w:rPr>
                <w:b/>
                <w:color w:val="0000FF"/>
                <w:u w:val="single"/>
              </w:rPr>
            </w:rPrChange>
          </w:rPr>
          <w:t xml:space="preserve"> </w:t>
        </w:r>
        <w:r w:rsidRPr="00EE27B1">
          <w:rPr>
            <w:sz w:val="24"/>
            <w:szCs w:val="24"/>
            <w:rPrChange w:id="309" w:author="Tre" w:date="2012-11-19T09:04:00Z">
              <w:rPr>
                <w:color w:val="0000FF"/>
                <w:u w:val="single"/>
              </w:rPr>
            </w:rPrChange>
          </w:rPr>
          <w:fldChar w:fldCharType="begin"/>
        </w:r>
        <w:r w:rsidRPr="00EE27B1">
          <w:rPr>
            <w:sz w:val="24"/>
            <w:szCs w:val="24"/>
            <w:rPrChange w:id="310" w:author="Tre" w:date="2012-11-19T09:04:00Z">
              <w:rPr>
                <w:color w:val="0000FF"/>
                <w:u w:val="single"/>
              </w:rPr>
            </w:rPrChange>
          </w:rPr>
          <w:instrText xml:space="preserve"> NEXT  \* MERGEFORMAT </w:instrText>
        </w:r>
        <w:r w:rsidRPr="00EE27B1">
          <w:rPr>
            <w:sz w:val="24"/>
            <w:szCs w:val="24"/>
            <w:rPrChange w:id="311" w:author="Tre" w:date="2012-11-19T09:04:00Z">
              <w:rPr>
                <w:color w:val="0000FF"/>
                <w:u w:val="single"/>
              </w:rPr>
            </w:rPrChange>
          </w:rPr>
          <w:fldChar w:fldCharType="end"/>
        </w:r>
      </w:ins>
    </w:p>
    <w:p w:rsidR="00C606DA" w:rsidRPr="00C91AA7" w:rsidRDefault="00C606DA" w:rsidP="00C606DA">
      <w:pPr>
        <w:pStyle w:val="MatrixSuperfluous"/>
        <w:rPr>
          <w:ins w:id="312" w:author="Tre" w:date="2012-11-16T11:30:00Z"/>
          <w:sz w:val="24"/>
          <w:szCs w:val="24"/>
          <w:rPrChange w:id="313" w:author="Tre" w:date="2012-11-19T09:04:00Z">
            <w:rPr>
              <w:ins w:id="314" w:author="Tre" w:date="2012-11-16T11:30:00Z"/>
            </w:rPr>
          </w:rPrChange>
        </w:rPr>
      </w:pPr>
    </w:p>
    <w:p w:rsidR="00C606DA" w:rsidRPr="00C91AA7" w:rsidRDefault="00EE27B1" w:rsidP="00C606DA">
      <w:pPr>
        <w:pStyle w:val="MatrixSuperfluous"/>
        <w:rPr>
          <w:ins w:id="315" w:author="Tre" w:date="2012-11-16T11:30:00Z"/>
          <w:i/>
          <w:sz w:val="24"/>
          <w:szCs w:val="24"/>
          <w:rPrChange w:id="316" w:author="Tre" w:date="2012-11-19T09:04:00Z">
            <w:rPr>
              <w:ins w:id="317" w:author="Tre" w:date="2012-11-16T11:30:00Z"/>
              <w:i/>
            </w:rPr>
          </w:rPrChange>
        </w:rPr>
      </w:pPr>
      <w:ins w:id="318" w:author="Tre" w:date="2012-11-16T11:30:00Z">
        <w:r w:rsidRPr="00EE27B1">
          <w:rPr>
            <w:b/>
            <w:sz w:val="24"/>
            <w:szCs w:val="24"/>
            <w:rPrChange w:id="319" w:author="Tre" w:date="2012-11-19T09:04:00Z">
              <w:rPr>
                <w:b/>
                <w:color w:val="0000FF"/>
                <w:u w:val="single"/>
              </w:rPr>
            </w:rPrChange>
          </w:rPr>
          <w:fldChar w:fldCharType="begin"/>
        </w:r>
        <w:r w:rsidRPr="00EE27B1">
          <w:rPr>
            <w:b/>
            <w:sz w:val="24"/>
            <w:szCs w:val="24"/>
            <w:rPrChange w:id="320" w:author="Tre" w:date="2012-11-19T09:04:00Z">
              <w:rPr>
                <w:b/>
                <w:color w:val="0000FF"/>
                <w:u w:val="single"/>
              </w:rPr>
            </w:rPrChange>
          </w:rPr>
          <w:instrText xml:space="preserve"> MERGEFIELD Skill </w:instrText>
        </w:r>
        <w:r w:rsidRPr="00EE27B1">
          <w:rPr>
            <w:b/>
            <w:sz w:val="24"/>
            <w:szCs w:val="24"/>
            <w:rPrChange w:id="321" w:author="Tre" w:date="2012-11-19T09:04:00Z">
              <w:rPr>
                <w:b/>
                <w:color w:val="0000FF"/>
                <w:u w:val="single"/>
              </w:rPr>
            </w:rPrChange>
          </w:rPr>
          <w:fldChar w:fldCharType="separate"/>
        </w:r>
        <w:r w:rsidRPr="00EE27B1">
          <w:rPr>
            <w:b/>
            <w:noProof/>
            <w:sz w:val="24"/>
            <w:szCs w:val="24"/>
            <w:rPrChange w:id="322" w:author="Tre" w:date="2012-11-19T09:04:00Z">
              <w:rPr>
                <w:b/>
                <w:noProof/>
                <w:color w:val="0000FF"/>
                <w:u w:val="single"/>
              </w:rPr>
            </w:rPrChange>
          </w:rPr>
          <w:t>Ambidextrous</w:t>
        </w:r>
        <w:r w:rsidRPr="00EE27B1">
          <w:rPr>
            <w:b/>
            <w:sz w:val="24"/>
            <w:szCs w:val="24"/>
            <w:rPrChange w:id="323" w:author="Tre" w:date="2012-11-19T09:04:00Z">
              <w:rPr>
                <w:b/>
                <w:color w:val="0000FF"/>
                <w:u w:val="single"/>
              </w:rPr>
            </w:rPrChange>
          </w:rPr>
          <w:fldChar w:fldCharType="end"/>
        </w:r>
        <w:r w:rsidRPr="00EE27B1">
          <w:rPr>
            <w:i/>
            <w:sz w:val="24"/>
            <w:szCs w:val="24"/>
            <w:rPrChange w:id="324" w:author="Tre" w:date="2012-11-19T09:04:00Z">
              <w:rPr>
                <w:i/>
                <w:color w:val="0000FF"/>
                <w:u w:val="single"/>
              </w:rPr>
            </w:rPrChange>
          </w:rPr>
          <w:t xml:space="preserve"> - </w:t>
        </w:r>
        <w:r w:rsidRPr="00EE27B1">
          <w:rPr>
            <w:sz w:val="24"/>
            <w:szCs w:val="24"/>
            <w:rPrChange w:id="325" w:author="Tre" w:date="2012-11-19T09:04:00Z">
              <w:rPr>
                <w:color w:val="0000FF"/>
                <w:u w:val="single"/>
              </w:rPr>
            </w:rPrChange>
          </w:rPr>
          <w:t>[</w:t>
        </w:r>
        <w:r w:rsidRPr="00EE27B1">
          <w:rPr>
            <w:sz w:val="24"/>
            <w:szCs w:val="24"/>
            <w:rPrChange w:id="326" w:author="Tre" w:date="2012-11-19T09:04:00Z">
              <w:rPr>
                <w:color w:val="0000FF"/>
                <w:u w:val="single"/>
              </w:rPr>
            </w:rPrChange>
          </w:rPr>
          <w:fldChar w:fldCharType="begin"/>
        </w:r>
        <w:r w:rsidRPr="00EE27B1">
          <w:rPr>
            <w:sz w:val="24"/>
            <w:szCs w:val="24"/>
            <w:rPrChange w:id="327" w:author="Tre" w:date="2012-11-19T09:04:00Z">
              <w:rPr>
                <w:color w:val="0000FF"/>
                <w:u w:val="single"/>
              </w:rPr>
            </w:rPrChange>
          </w:rPr>
          <w:instrText xml:space="preserve"> MERGEFIELD Default_Attribute </w:instrText>
        </w:r>
        <w:r w:rsidRPr="00EE27B1">
          <w:rPr>
            <w:sz w:val="24"/>
            <w:szCs w:val="24"/>
            <w:rPrChange w:id="328" w:author="Tre" w:date="2012-11-19T09:04:00Z">
              <w:rPr>
                <w:color w:val="0000FF"/>
                <w:u w:val="single"/>
              </w:rPr>
            </w:rPrChange>
          </w:rPr>
          <w:fldChar w:fldCharType="separate"/>
        </w:r>
        <w:r w:rsidRPr="00EE27B1">
          <w:rPr>
            <w:noProof/>
            <w:sz w:val="24"/>
            <w:szCs w:val="24"/>
            <w:rPrChange w:id="329" w:author="Tre" w:date="2012-11-19T09:04:00Z">
              <w:rPr>
                <w:noProof/>
                <w:color w:val="0000FF"/>
                <w:u w:val="single"/>
              </w:rPr>
            </w:rPrChange>
          </w:rPr>
          <w:t>Agility</w:t>
        </w:r>
        <w:r w:rsidRPr="00EE27B1">
          <w:rPr>
            <w:sz w:val="24"/>
            <w:szCs w:val="24"/>
            <w:rPrChange w:id="330" w:author="Tre" w:date="2012-11-19T09:04:00Z">
              <w:rPr>
                <w:color w:val="0000FF"/>
                <w:u w:val="single"/>
              </w:rPr>
            </w:rPrChange>
          </w:rPr>
          <w:fldChar w:fldCharType="end"/>
        </w:r>
        <w:r w:rsidRPr="00EE27B1">
          <w:rPr>
            <w:sz w:val="24"/>
            <w:szCs w:val="24"/>
            <w:rPrChange w:id="331" w:author="Tre" w:date="2012-11-19T09:04:00Z">
              <w:rPr>
                <w:color w:val="0000FF"/>
                <w:u w:val="single"/>
              </w:rPr>
            </w:rPrChange>
          </w:rPr>
          <w:t>]</w:t>
        </w:r>
      </w:ins>
    </w:p>
    <w:p w:rsidR="00C606DA" w:rsidRPr="00C91AA7" w:rsidRDefault="00EE27B1" w:rsidP="00C606DA">
      <w:pPr>
        <w:pStyle w:val="MatrixSuperfluous"/>
        <w:rPr>
          <w:ins w:id="332" w:author="Tre" w:date="2012-11-16T11:30:00Z"/>
          <w:b/>
          <w:sz w:val="24"/>
          <w:szCs w:val="24"/>
          <w:rPrChange w:id="333" w:author="Tre" w:date="2012-11-19T09:04:00Z">
            <w:rPr>
              <w:ins w:id="334" w:author="Tre" w:date="2012-11-16T11:30:00Z"/>
              <w:b/>
            </w:rPr>
          </w:rPrChange>
        </w:rPr>
      </w:pPr>
      <w:ins w:id="335" w:author="Tre" w:date="2012-11-16T11:30:00Z">
        <w:r w:rsidRPr="00EE27B1">
          <w:rPr>
            <w:b/>
            <w:sz w:val="24"/>
            <w:szCs w:val="24"/>
            <w:rPrChange w:id="336" w:author="Tre" w:date="2012-11-19T09:04:00Z">
              <w:rPr>
                <w:b/>
                <w:color w:val="0000FF"/>
                <w:u w:val="single"/>
              </w:rPr>
            </w:rPrChange>
          </w:rPr>
          <w:t xml:space="preserve">Description - </w:t>
        </w:r>
        <w:r w:rsidRPr="00EE27B1">
          <w:rPr>
            <w:i/>
            <w:sz w:val="24"/>
            <w:szCs w:val="24"/>
            <w:rPrChange w:id="337" w:author="Tre" w:date="2012-11-19T09:04:00Z">
              <w:rPr>
                <w:i/>
                <w:color w:val="0000FF"/>
                <w:u w:val="single"/>
              </w:rPr>
            </w:rPrChange>
          </w:rPr>
          <w:fldChar w:fldCharType="begin"/>
        </w:r>
        <w:r w:rsidRPr="00EE27B1">
          <w:rPr>
            <w:i/>
            <w:sz w:val="24"/>
            <w:szCs w:val="24"/>
            <w:rPrChange w:id="338" w:author="Tre" w:date="2012-11-19T09:04:00Z">
              <w:rPr>
                <w:i/>
                <w:color w:val="0000FF"/>
                <w:u w:val="single"/>
              </w:rPr>
            </w:rPrChange>
          </w:rPr>
          <w:instrText xml:space="preserve"> MERGEFIELD "Description" </w:instrText>
        </w:r>
        <w:r w:rsidRPr="00EE27B1">
          <w:rPr>
            <w:i/>
            <w:sz w:val="24"/>
            <w:szCs w:val="24"/>
            <w:rPrChange w:id="339" w:author="Tre" w:date="2012-11-19T09:04:00Z">
              <w:rPr>
                <w:i/>
                <w:color w:val="0000FF"/>
                <w:u w:val="single"/>
              </w:rPr>
            </w:rPrChange>
          </w:rPr>
          <w:fldChar w:fldCharType="separate"/>
        </w:r>
        <w:r w:rsidRPr="00EE27B1">
          <w:rPr>
            <w:i/>
            <w:noProof/>
            <w:sz w:val="24"/>
            <w:szCs w:val="24"/>
            <w:rPrChange w:id="340" w:author="Tre" w:date="2012-11-19T09:04:00Z">
              <w:rPr>
                <w:i/>
                <w:noProof/>
                <w:color w:val="0000FF"/>
                <w:u w:val="single"/>
              </w:rPr>
            </w:rPrChange>
          </w:rPr>
          <w:t>Ability to use both hands equally well for anything.</w:t>
        </w:r>
        <w:r w:rsidRPr="00EE27B1">
          <w:rPr>
            <w:i/>
            <w:sz w:val="24"/>
            <w:szCs w:val="24"/>
            <w:rPrChange w:id="341" w:author="Tre" w:date="2012-11-19T09:04:00Z">
              <w:rPr>
                <w:i/>
                <w:color w:val="0000FF"/>
                <w:u w:val="single"/>
              </w:rPr>
            </w:rPrChange>
          </w:rPr>
          <w:fldChar w:fldCharType="end"/>
        </w:r>
        <w:r w:rsidRPr="00EE27B1">
          <w:rPr>
            <w:b/>
            <w:sz w:val="24"/>
            <w:szCs w:val="24"/>
            <w:rPrChange w:id="342" w:author="Tre" w:date="2012-11-19T09:04:00Z">
              <w:rPr>
                <w:b/>
                <w:color w:val="0000FF"/>
                <w:u w:val="single"/>
              </w:rPr>
            </w:rPrChange>
          </w:rPr>
          <w:t xml:space="preserve"> </w:t>
        </w:r>
        <w:r w:rsidRPr="00EE27B1">
          <w:rPr>
            <w:b/>
            <w:sz w:val="24"/>
            <w:szCs w:val="24"/>
            <w:rPrChange w:id="343" w:author="Tre" w:date="2012-11-19T09:04:00Z">
              <w:rPr>
                <w:b/>
                <w:color w:val="0000FF"/>
                <w:u w:val="single"/>
              </w:rPr>
            </w:rPrChange>
          </w:rPr>
          <w:fldChar w:fldCharType="begin"/>
        </w:r>
        <w:r w:rsidRPr="00EE27B1">
          <w:rPr>
            <w:b/>
            <w:sz w:val="24"/>
            <w:szCs w:val="24"/>
            <w:rPrChange w:id="344" w:author="Tre" w:date="2012-11-19T09:04:00Z">
              <w:rPr>
                <w:b/>
                <w:color w:val="0000FF"/>
                <w:u w:val="single"/>
              </w:rPr>
            </w:rPrChange>
          </w:rPr>
          <w:instrText xml:space="preserve"> NEXT  \* MERGEFORMAT </w:instrText>
        </w:r>
        <w:r w:rsidRPr="00EE27B1">
          <w:rPr>
            <w:b/>
            <w:sz w:val="24"/>
            <w:szCs w:val="24"/>
            <w:rPrChange w:id="345" w:author="Tre" w:date="2012-11-19T09:04:00Z">
              <w:rPr>
                <w:b/>
                <w:color w:val="0000FF"/>
                <w:u w:val="single"/>
              </w:rPr>
            </w:rPrChange>
          </w:rPr>
          <w:fldChar w:fldCharType="end"/>
        </w:r>
      </w:ins>
    </w:p>
    <w:p w:rsidR="00C606DA" w:rsidRPr="00C91AA7" w:rsidRDefault="00C606DA" w:rsidP="00C606DA">
      <w:pPr>
        <w:pStyle w:val="MatrixSuperfluous"/>
        <w:rPr>
          <w:ins w:id="346" w:author="Tre" w:date="2012-11-16T11:30:00Z"/>
          <w:b/>
          <w:sz w:val="24"/>
          <w:szCs w:val="24"/>
          <w:rPrChange w:id="347" w:author="Tre" w:date="2012-11-19T09:04:00Z">
            <w:rPr>
              <w:ins w:id="348" w:author="Tre" w:date="2012-11-16T11:30:00Z"/>
              <w:b/>
            </w:rPr>
          </w:rPrChange>
        </w:rPr>
      </w:pPr>
    </w:p>
    <w:p w:rsidR="00C606DA" w:rsidRPr="00C91AA7" w:rsidRDefault="00EE27B1" w:rsidP="00C606DA">
      <w:pPr>
        <w:pStyle w:val="MatrixSuperfluous"/>
        <w:rPr>
          <w:ins w:id="349" w:author="Tre" w:date="2012-11-16T11:30:00Z"/>
          <w:i/>
          <w:sz w:val="24"/>
          <w:szCs w:val="24"/>
          <w:rPrChange w:id="350" w:author="Tre" w:date="2012-11-19T09:04:00Z">
            <w:rPr>
              <w:ins w:id="351" w:author="Tre" w:date="2012-11-16T11:30:00Z"/>
              <w:i/>
            </w:rPr>
          </w:rPrChange>
        </w:rPr>
      </w:pPr>
      <w:ins w:id="352" w:author="Tre" w:date="2012-11-16T11:30:00Z">
        <w:r w:rsidRPr="00EE27B1">
          <w:rPr>
            <w:b/>
            <w:sz w:val="24"/>
            <w:szCs w:val="24"/>
            <w:rPrChange w:id="353" w:author="Tre" w:date="2012-11-19T09:04:00Z">
              <w:rPr>
                <w:b/>
                <w:color w:val="0000FF"/>
                <w:u w:val="single"/>
              </w:rPr>
            </w:rPrChange>
          </w:rPr>
          <w:fldChar w:fldCharType="begin"/>
        </w:r>
        <w:r w:rsidRPr="00EE27B1">
          <w:rPr>
            <w:b/>
            <w:sz w:val="24"/>
            <w:szCs w:val="24"/>
            <w:rPrChange w:id="354" w:author="Tre" w:date="2012-11-19T09:04:00Z">
              <w:rPr>
                <w:b/>
                <w:color w:val="0000FF"/>
                <w:u w:val="single"/>
              </w:rPr>
            </w:rPrChange>
          </w:rPr>
          <w:instrText xml:space="preserve"> MERGEFIELD Skill </w:instrText>
        </w:r>
        <w:r w:rsidRPr="00EE27B1">
          <w:rPr>
            <w:b/>
            <w:sz w:val="24"/>
            <w:szCs w:val="24"/>
            <w:rPrChange w:id="355" w:author="Tre" w:date="2012-11-19T09:04:00Z">
              <w:rPr>
                <w:b/>
                <w:color w:val="0000FF"/>
                <w:u w:val="single"/>
              </w:rPr>
            </w:rPrChange>
          </w:rPr>
          <w:fldChar w:fldCharType="separate"/>
        </w:r>
        <w:r w:rsidRPr="00EE27B1">
          <w:rPr>
            <w:b/>
            <w:noProof/>
            <w:sz w:val="24"/>
            <w:szCs w:val="24"/>
            <w:rPrChange w:id="356" w:author="Tre" w:date="2012-11-19T09:04:00Z">
              <w:rPr>
                <w:b/>
                <w:noProof/>
                <w:color w:val="0000FF"/>
                <w:u w:val="single"/>
              </w:rPr>
            </w:rPrChange>
          </w:rPr>
          <w:t>Archery</w:t>
        </w:r>
        <w:r w:rsidRPr="00EE27B1">
          <w:rPr>
            <w:b/>
            <w:sz w:val="24"/>
            <w:szCs w:val="24"/>
            <w:rPrChange w:id="357" w:author="Tre" w:date="2012-11-19T09:04:00Z">
              <w:rPr>
                <w:b/>
                <w:color w:val="0000FF"/>
                <w:u w:val="single"/>
              </w:rPr>
            </w:rPrChange>
          </w:rPr>
          <w:fldChar w:fldCharType="end"/>
        </w:r>
        <w:r w:rsidRPr="00EE27B1">
          <w:rPr>
            <w:i/>
            <w:sz w:val="24"/>
            <w:szCs w:val="24"/>
            <w:rPrChange w:id="358" w:author="Tre" w:date="2012-11-19T09:04:00Z">
              <w:rPr>
                <w:i/>
                <w:color w:val="0000FF"/>
                <w:u w:val="single"/>
              </w:rPr>
            </w:rPrChange>
          </w:rPr>
          <w:t xml:space="preserve"> - </w:t>
        </w:r>
        <w:r w:rsidRPr="00EE27B1">
          <w:rPr>
            <w:sz w:val="24"/>
            <w:szCs w:val="24"/>
            <w:rPrChange w:id="359" w:author="Tre" w:date="2012-11-19T09:04:00Z">
              <w:rPr>
                <w:color w:val="0000FF"/>
                <w:u w:val="single"/>
              </w:rPr>
            </w:rPrChange>
          </w:rPr>
          <w:t>[</w:t>
        </w:r>
        <w:r w:rsidRPr="00EE27B1">
          <w:rPr>
            <w:sz w:val="24"/>
            <w:szCs w:val="24"/>
            <w:rPrChange w:id="360" w:author="Tre" w:date="2012-11-19T09:04:00Z">
              <w:rPr>
                <w:color w:val="0000FF"/>
                <w:u w:val="single"/>
              </w:rPr>
            </w:rPrChange>
          </w:rPr>
          <w:fldChar w:fldCharType="begin"/>
        </w:r>
        <w:r w:rsidRPr="00EE27B1">
          <w:rPr>
            <w:sz w:val="24"/>
            <w:szCs w:val="24"/>
            <w:rPrChange w:id="361" w:author="Tre" w:date="2012-11-19T09:04:00Z">
              <w:rPr>
                <w:color w:val="0000FF"/>
                <w:u w:val="single"/>
              </w:rPr>
            </w:rPrChange>
          </w:rPr>
          <w:instrText xml:space="preserve"> MERGEFIELD Default_Attribute </w:instrText>
        </w:r>
        <w:r w:rsidRPr="00EE27B1">
          <w:rPr>
            <w:sz w:val="24"/>
            <w:szCs w:val="24"/>
            <w:rPrChange w:id="362" w:author="Tre" w:date="2012-11-19T09:04:00Z">
              <w:rPr>
                <w:color w:val="0000FF"/>
                <w:u w:val="single"/>
              </w:rPr>
            </w:rPrChange>
          </w:rPr>
          <w:fldChar w:fldCharType="separate"/>
        </w:r>
        <w:r w:rsidRPr="00EE27B1">
          <w:rPr>
            <w:noProof/>
            <w:sz w:val="24"/>
            <w:szCs w:val="24"/>
            <w:rPrChange w:id="363" w:author="Tre" w:date="2012-11-19T09:04:00Z">
              <w:rPr>
                <w:noProof/>
                <w:color w:val="0000FF"/>
                <w:u w:val="single"/>
              </w:rPr>
            </w:rPrChange>
          </w:rPr>
          <w:t>Agility</w:t>
        </w:r>
        <w:r w:rsidRPr="00EE27B1">
          <w:rPr>
            <w:sz w:val="24"/>
            <w:szCs w:val="24"/>
            <w:rPrChange w:id="364" w:author="Tre" w:date="2012-11-19T09:04:00Z">
              <w:rPr>
                <w:color w:val="0000FF"/>
                <w:u w:val="single"/>
              </w:rPr>
            </w:rPrChange>
          </w:rPr>
          <w:fldChar w:fldCharType="end"/>
        </w:r>
        <w:r w:rsidRPr="00EE27B1">
          <w:rPr>
            <w:sz w:val="24"/>
            <w:szCs w:val="24"/>
            <w:rPrChange w:id="365" w:author="Tre" w:date="2012-11-19T09:04:00Z">
              <w:rPr>
                <w:color w:val="0000FF"/>
                <w:u w:val="single"/>
              </w:rPr>
            </w:rPrChange>
          </w:rPr>
          <w:t>]</w:t>
        </w:r>
      </w:ins>
    </w:p>
    <w:p w:rsidR="00C606DA" w:rsidRPr="00C91AA7" w:rsidRDefault="00EE27B1" w:rsidP="00C606DA">
      <w:pPr>
        <w:pStyle w:val="MatrixSuperfluous"/>
        <w:rPr>
          <w:ins w:id="366" w:author="Tre" w:date="2012-11-16T11:30:00Z"/>
          <w:b/>
          <w:sz w:val="24"/>
          <w:szCs w:val="24"/>
          <w:rPrChange w:id="367" w:author="Tre" w:date="2012-11-19T09:04:00Z">
            <w:rPr>
              <w:ins w:id="368" w:author="Tre" w:date="2012-11-16T11:30:00Z"/>
              <w:b/>
            </w:rPr>
          </w:rPrChange>
        </w:rPr>
      </w:pPr>
      <w:ins w:id="369" w:author="Tre" w:date="2012-11-16T11:30:00Z">
        <w:r w:rsidRPr="00EE27B1">
          <w:rPr>
            <w:b/>
            <w:sz w:val="24"/>
            <w:szCs w:val="24"/>
            <w:rPrChange w:id="370" w:author="Tre" w:date="2012-11-19T09:04:00Z">
              <w:rPr>
                <w:b/>
                <w:color w:val="0000FF"/>
                <w:u w:val="single"/>
              </w:rPr>
            </w:rPrChange>
          </w:rPr>
          <w:t xml:space="preserve">Description - </w:t>
        </w:r>
        <w:r w:rsidRPr="00EE27B1">
          <w:rPr>
            <w:i/>
            <w:sz w:val="24"/>
            <w:szCs w:val="24"/>
            <w:rPrChange w:id="371" w:author="Tre" w:date="2012-11-19T09:04:00Z">
              <w:rPr>
                <w:i/>
                <w:color w:val="0000FF"/>
                <w:u w:val="single"/>
              </w:rPr>
            </w:rPrChange>
          </w:rPr>
          <w:fldChar w:fldCharType="begin"/>
        </w:r>
        <w:r w:rsidRPr="00EE27B1">
          <w:rPr>
            <w:i/>
            <w:sz w:val="24"/>
            <w:szCs w:val="24"/>
            <w:rPrChange w:id="372" w:author="Tre" w:date="2012-11-19T09:04:00Z">
              <w:rPr>
                <w:i/>
                <w:color w:val="0000FF"/>
                <w:u w:val="single"/>
              </w:rPr>
            </w:rPrChange>
          </w:rPr>
          <w:instrText xml:space="preserve"> MERGEFIELD "Description" </w:instrText>
        </w:r>
        <w:r w:rsidRPr="00EE27B1">
          <w:rPr>
            <w:i/>
            <w:sz w:val="24"/>
            <w:szCs w:val="24"/>
            <w:rPrChange w:id="373" w:author="Tre" w:date="2012-11-19T09:04:00Z">
              <w:rPr>
                <w:i/>
                <w:color w:val="0000FF"/>
                <w:u w:val="single"/>
              </w:rPr>
            </w:rPrChange>
          </w:rPr>
          <w:fldChar w:fldCharType="separate"/>
        </w:r>
        <w:r w:rsidRPr="00EE27B1">
          <w:rPr>
            <w:i/>
            <w:noProof/>
            <w:sz w:val="24"/>
            <w:szCs w:val="24"/>
            <w:rPrChange w:id="374" w:author="Tre" w:date="2012-11-19T09:04:00Z">
              <w:rPr>
                <w:i/>
                <w:noProof/>
                <w:color w:val="0000FF"/>
                <w:u w:val="single"/>
              </w:rPr>
            </w:rPrChange>
          </w:rPr>
          <w:t>Propelling arrows with the use of a bow or crossbow. This will also allow the character to do fletching.</w:t>
        </w:r>
        <w:r w:rsidRPr="00EE27B1">
          <w:rPr>
            <w:i/>
            <w:sz w:val="24"/>
            <w:szCs w:val="24"/>
            <w:rPrChange w:id="375" w:author="Tre" w:date="2012-11-19T09:04:00Z">
              <w:rPr>
                <w:i/>
                <w:color w:val="0000FF"/>
                <w:u w:val="single"/>
              </w:rPr>
            </w:rPrChange>
          </w:rPr>
          <w:fldChar w:fldCharType="end"/>
        </w:r>
        <w:r w:rsidRPr="00EE27B1">
          <w:rPr>
            <w:b/>
            <w:sz w:val="24"/>
            <w:szCs w:val="24"/>
            <w:rPrChange w:id="376" w:author="Tre" w:date="2012-11-19T09:04:00Z">
              <w:rPr>
                <w:b/>
                <w:color w:val="0000FF"/>
                <w:u w:val="single"/>
              </w:rPr>
            </w:rPrChange>
          </w:rPr>
          <w:t xml:space="preserve"> </w:t>
        </w:r>
        <w:r w:rsidRPr="00EE27B1">
          <w:rPr>
            <w:b/>
            <w:sz w:val="24"/>
            <w:szCs w:val="24"/>
            <w:rPrChange w:id="377" w:author="Tre" w:date="2012-11-19T09:04:00Z">
              <w:rPr>
                <w:b/>
                <w:color w:val="0000FF"/>
                <w:u w:val="single"/>
              </w:rPr>
            </w:rPrChange>
          </w:rPr>
          <w:fldChar w:fldCharType="begin"/>
        </w:r>
        <w:r w:rsidRPr="00EE27B1">
          <w:rPr>
            <w:b/>
            <w:sz w:val="24"/>
            <w:szCs w:val="24"/>
            <w:rPrChange w:id="378" w:author="Tre" w:date="2012-11-19T09:04:00Z">
              <w:rPr>
                <w:b/>
                <w:color w:val="0000FF"/>
                <w:u w:val="single"/>
              </w:rPr>
            </w:rPrChange>
          </w:rPr>
          <w:instrText xml:space="preserve"> NEXT  \* MERGEFORMAT </w:instrText>
        </w:r>
        <w:r w:rsidRPr="00EE27B1">
          <w:rPr>
            <w:b/>
            <w:sz w:val="24"/>
            <w:szCs w:val="24"/>
            <w:rPrChange w:id="379" w:author="Tre" w:date="2012-11-19T09:04:00Z">
              <w:rPr>
                <w:b/>
                <w:color w:val="0000FF"/>
                <w:u w:val="single"/>
              </w:rPr>
            </w:rPrChange>
          </w:rPr>
          <w:fldChar w:fldCharType="end"/>
        </w:r>
      </w:ins>
    </w:p>
    <w:p w:rsidR="00C606DA" w:rsidRPr="00C91AA7" w:rsidRDefault="00C606DA" w:rsidP="00C606DA">
      <w:pPr>
        <w:pStyle w:val="MatrixSuperfluous"/>
        <w:rPr>
          <w:ins w:id="380" w:author="Tre" w:date="2012-11-16T11:30:00Z"/>
          <w:b/>
          <w:sz w:val="24"/>
          <w:szCs w:val="24"/>
          <w:rPrChange w:id="381" w:author="Tre" w:date="2012-11-19T09:04:00Z">
            <w:rPr>
              <w:ins w:id="382" w:author="Tre" w:date="2012-11-16T11:30:00Z"/>
              <w:b/>
            </w:rPr>
          </w:rPrChange>
        </w:rPr>
      </w:pPr>
    </w:p>
    <w:p w:rsidR="00C606DA" w:rsidRPr="00C91AA7" w:rsidRDefault="00EE27B1" w:rsidP="00C606DA">
      <w:pPr>
        <w:pStyle w:val="MatrixSuperfluous"/>
        <w:rPr>
          <w:ins w:id="383" w:author="Tre" w:date="2012-11-16T11:30:00Z"/>
          <w:i/>
          <w:sz w:val="24"/>
          <w:szCs w:val="24"/>
          <w:rPrChange w:id="384" w:author="Tre" w:date="2012-11-19T09:04:00Z">
            <w:rPr>
              <w:ins w:id="385" w:author="Tre" w:date="2012-11-16T11:30:00Z"/>
              <w:i/>
            </w:rPr>
          </w:rPrChange>
        </w:rPr>
      </w:pPr>
      <w:ins w:id="386" w:author="Tre" w:date="2012-11-16T11:30:00Z">
        <w:r w:rsidRPr="00EE27B1">
          <w:rPr>
            <w:b/>
            <w:sz w:val="24"/>
            <w:szCs w:val="24"/>
            <w:rPrChange w:id="387" w:author="Tre" w:date="2012-11-19T09:04:00Z">
              <w:rPr>
                <w:b/>
                <w:color w:val="0000FF"/>
                <w:u w:val="single"/>
              </w:rPr>
            </w:rPrChange>
          </w:rPr>
          <w:fldChar w:fldCharType="begin"/>
        </w:r>
        <w:r w:rsidRPr="00EE27B1">
          <w:rPr>
            <w:b/>
            <w:sz w:val="24"/>
            <w:szCs w:val="24"/>
            <w:rPrChange w:id="388" w:author="Tre" w:date="2012-11-19T09:04:00Z">
              <w:rPr>
                <w:b/>
                <w:color w:val="0000FF"/>
                <w:u w:val="single"/>
              </w:rPr>
            </w:rPrChange>
          </w:rPr>
          <w:instrText xml:space="preserve"> MERGEFIELD Skill </w:instrText>
        </w:r>
        <w:r w:rsidRPr="00EE27B1">
          <w:rPr>
            <w:b/>
            <w:sz w:val="24"/>
            <w:szCs w:val="24"/>
            <w:rPrChange w:id="389" w:author="Tre" w:date="2012-11-19T09:04:00Z">
              <w:rPr>
                <w:b/>
                <w:color w:val="0000FF"/>
                <w:u w:val="single"/>
              </w:rPr>
            </w:rPrChange>
          </w:rPr>
          <w:fldChar w:fldCharType="separate"/>
        </w:r>
        <w:r w:rsidRPr="00EE27B1">
          <w:rPr>
            <w:b/>
            <w:noProof/>
            <w:sz w:val="24"/>
            <w:szCs w:val="24"/>
            <w:rPrChange w:id="390" w:author="Tre" w:date="2012-11-19T09:04:00Z">
              <w:rPr>
                <w:b/>
                <w:noProof/>
                <w:color w:val="0000FF"/>
                <w:u w:val="single"/>
              </w:rPr>
            </w:rPrChange>
          </w:rPr>
          <w:t>Balancing Feats</w:t>
        </w:r>
        <w:r w:rsidRPr="00EE27B1">
          <w:rPr>
            <w:b/>
            <w:sz w:val="24"/>
            <w:szCs w:val="24"/>
            <w:rPrChange w:id="391" w:author="Tre" w:date="2012-11-19T09:04:00Z">
              <w:rPr>
                <w:b/>
                <w:color w:val="0000FF"/>
                <w:u w:val="single"/>
              </w:rPr>
            </w:rPrChange>
          </w:rPr>
          <w:fldChar w:fldCharType="end"/>
        </w:r>
        <w:r w:rsidRPr="00EE27B1">
          <w:rPr>
            <w:i/>
            <w:sz w:val="24"/>
            <w:szCs w:val="24"/>
            <w:rPrChange w:id="392" w:author="Tre" w:date="2012-11-19T09:04:00Z">
              <w:rPr>
                <w:i/>
                <w:color w:val="0000FF"/>
                <w:u w:val="single"/>
              </w:rPr>
            </w:rPrChange>
          </w:rPr>
          <w:t xml:space="preserve"> - </w:t>
        </w:r>
        <w:r w:rsidRPr="00EE27B1">
          <w:rPr>
            <w:sz w:val="24"/>
            <w:szCs w:val="24"/>
            <w:rPrChange w:id="393" w:author="Tre" w:date="2012-11-19T09:04:00Z">
              <w:rPr>
                <w:color w:val="0000FF"/>
                <w:u w:val="single"/>
              </w:rPr>
            </w:rPrChange>
          </w:rPr>
          <w:t>[</w:t>
        </w:r>
        <w:r w:rsidRPr="00EE27B1">
          <w:rPr>
            <w:sz w:val="24"/>
            <w:szCs w:val="24"/>
            <w:rPrChange w:id="394" w:author="Tre" w:date="2012-11-19T09:04:00Z">
              <w:rPr>
                <w:color w:val="0000FF"/>
                <w:u w:val="single"/>
              </w:rPr>
            </w:rPrChange>
          </w:rPr>
          <w:fldChar w:fldCharType="begin"/>
        </w:r>
        <w:r w:rsidRPr="00EE27B1">
          <w:rPr>
            <w:sz w:val="24"/>
            <w:szCs w:val="24"/>
            <w:rPrChange w:id="395" w:author="Tre" w:date="2012-11-19T09:04:00Z">
              <w:rPr>
                <w:color w:val="0000FF"/>
                <w:u w:val="single"/>
              </w:rPr>
            </w:rPrChange>
          </w:rPr>
          <w:instrText xml:space="preserve"> MERGEFIELD Default_Attribute </w:instrText>
        </w:r>
        <w:r w:rsidRPr="00EE27B1">
          <w:rPr>
            <w:sz w:val="24"/>
            <w:szCs w:val="24"/>
            <w:rPrChange w:id="396" w:author="Tre" w:date="2012-11-19T09:04:00Z">
              <w:rPr>
                <w:color w:val="0000FF"/>
                <w:u w:val="single"/>
              </w:rPr>
            </w:rPrChange>
          </w:rPr>
          <w:fldChar w:fldCharType="separate"/>
        </w:r>
        <w:r w:rsidRPr="00EE27B1">
          <w:rPr>
            <w:noProof/>
            <w:sz w:val="24"/>
            <w:szCs w:val="24"/>
            <w:rPrChange w:id="397" w:author="Tre" w:date="2012-11-19T09:04:00Z">
              <w:rPr>
                <w:noProof/>
                <w:color w:val="0000FF"/>
                <w:u w:val="single"/>
              </w:rPr>
            </w:rPrChange>
          </w:rPr>
          <w:t>Agility</w:t>
        </w:r>
        <w:r w:rsidRPr="00EE27B1">
          <w:rPr>
            <w:sz w:val="24"/>
            <w:szCs w:val="24"/>
            <w:rPrChange w:id="398" w:author="Tre" w:date="2012-11-19T09:04:00Z">
              <w:rPr>
                <w:color w:val="0000FF"/>
                <w:u w:val="single"/>
              </w:rPr>
            </w:rPrChange>
          </w:rPr>
          <w:fldChar w:fldCharType="end"/>
        </w:r>
        <w:r w:rsidRPr="00EE27B1">
          <w:rPr>
            <w:sz w:val="24"/>
            <w:szCs w:val="24"/>
            <w:rPrChange w:id="399" w:author="Tre" w:date="2012-11-19T09:04:00Z">
              <w:rPr>
                <w:color w:val="0000FF"/>
                <w:u w:val="single"/>
              </w:rPr>
            </w:rPrChange>
          </w:rPr>
          <w:t>]</w:t>
        </w:r>
      </w:ins>
    </w:p>
    <w:p w:rsidR="00C606DA" w:rsidRPr="00C91AA7" w:rsidRDefault="00EE27B1" w:rsidP="00C606DA">
      <w:pPr>
        <w:pStyle w:val="MatrixSuperfluous"/>
        <w:rPr>
          <w:ins w:id="400" w:author="Tre" w:date="2012-11-16T11:30:00Z"/>
          <w:b/>
          <w:sz w:val="24"/>
          <w:szCs w:val="24"/>
          <w:rPrChange w:id="401" w:author="Tre" w:date="2012-11-19T09:04:00Z">
            <w:rPr>
              <w:ins w:id="402" w:author="Tre" w:date="2012-11-16T11:30:00Z"/>
              <w:b/>
            </w:rPr>
          </w:rPrChange>
        </w:rPr>
      </w:pPr>
      <w:ins w:id="403" w:author="Tre" w:date="2012-11-16T11:30:00Z">
        <w:r w:rsidRPr="00EE27B1">
          <w:rPr>
            <w:b/>
            <w:sz w:val="24"/>
            <w:szCs w:val="24"/>
            <w:rPrChange w:id="404" w:author="Tre" w:date="2012-11-19T09:04:00Z">
              <w:rPr>
                <w:b/>
                <w:color w:val="0000FF"/>
                <w:u w:val="single"/>
              </w:rPr>
            </w:rPrChange>
          </w:rPr>
          <w:t xml:space="preserve">Description - </w:t>
        </w:r>
        <w:r w:rsidRPr="00EE27B1">
          <w:rPr>
            <w:i/>
            <w:sz w:val="24"/>
            <w:szCs w:val="24"/>
            <w:rPrChange w:id="405" w:author="Tre" w:date="2012-11-19T09:04:00Z">
              <w:rPr>
                <w:i/>
                <w:color w:val="0000FF"/>
                <w:u w:val="single"/>
              </w:rPr>
            </w:rPrChange>
          </w:rPr>
          <w:fldChar w:fldCharType="begin"/>
        </w:r>
        <w:r w:rsidRPr="00EE27B1">
          <w:rPr>
            <w:i/>
            <w:sz w:val="24"/>
            <w:szCs w:val="24"/>
            <w:rPrChange w:id="406" w:author="Tre" w:date="2012-11-19T09:04:00Z">
              <w:rPr>
                <w:i/>
                <w:color w:val="0000FF"/>
                <w:u w:val="single"/>
              </w:rPr>
            </w:rPrChange>
          </w:rPr>
          <w:instrText xml:space="preserve"> MERGEFIELD "Description" </w:instrText>
        </w:r>
        <w:r w:rsidRPr="00EE27B1">
          <w:rPr>
            <w:i/>
            <w:sz w:val="24"/>
            <w:szCs w:val="24"/>
            <w:rPrChange w:id="407" w:author="Tre" w:date="2012-11-19T09:04:00Z">
              <w:rPr>
                <w:i/>
                <w:color w:val="0000FF"/>
                <w:u w:val="single"/>
              </w:rPr>
            </w:rPrChange>
          </w:rPr>
          <w:fldChar w:fldCharType="separate"/>
        </w:r>
        <w:r w:rsidRPr="00EE27B1">
          <w:rPr>
            <w:i/>
            <w:noProof/>
            <w:sz w:val="24"/>
            <w:szCs w:val="24"/>
            <w:rPrChange w:id="408" w:author="Tre" w:date="2012-11-19T09:04:00Z">
              <w:rPr>
                <w:i/>
                <w:noProof/>
                <w:color w:val="0000FF"/>
                <w:u w:val="single"/>
              </w:rPr>
            </w:rPrChange>
          </w:rPr>
          <w:t>Walk tight ropes, juggle, stack plates, etc.</w:t>
        </w:r>
        <w:r w:rsidRPr="00EE27B1">
          <w:rPr>
            <w:i/>
            <w:sz w:val="24"/>
            <w:szCs w:val="24"/>
            <w:rPrChange w:id="409" w:author="Tre" w:date="2012-11-19T09:04:00Z">
              <w:rPr>
                <w:i/>
                <w:color w:val="0000FF"/>
                <w:u w:val="single"/>
              </w:rPr>
            </w:rPrChange>
          </w:rPr>
          <w:fldChar w:fldCharType="end"/>
        </w:r>
        <w:r w:rsidRPr="00EE27B1">
          <w:rPr>
            <w:b/>
            <w:sz w:val="24"/>
            <w:szCs w:val="24"/>
            <w:rPrChange w:id="410" w:author="Tre" w:date="2012-11-19T09:04:00Z">
              <w:rPr>
                <w:b/>
                <w:color w:val="0000FF"/>
                <w:u w:val="single"/>
              </w:rPr>
            </w:rPrChange>
          </w:rPr>
          <w:t xml:space="preserve"> </w:t>
        </w:r>
        <w:r w:rsidRPr="00EE27B1">
          <w:rPr>
            <w:b/>
            <w:sz w:val="24"/>
            <w:szCs w:val="24"/>
            <w:rPrChange w:id="411" w:author="Tre" w:date="2012-11-19T09:04:00Z">
              <w:rPr>
                <w:b/>
                <w:color w:val="0000FF"/>
                <w:u w:val="single"/>
              </w:rPr>
            </w:rPrChange>
          </w:rPr>
          <w:fldChar w:fldCharType="begin"/>
        </w:r>
        <w:r w:rsidRPr="00EE27B1">
          <w:rPr>
            <w:b/>
            <w:sz w:val="24"/>
            <w:szCs w:val="24"/>
            <w:rPrChange w:id="412" w:author="Tre" w:date="2012-11-19T09:04:00Z">
              <w:rPr>
                <w:b/>
                <w:color w:val="0000FF"/>
                <w:u w:val="single"/>
              </w:rPr>
            </w:rPrChange>
          </w:rPr>
          <w:instrText xml:space="preserve"> NEXT  \* MERGEFORMAT </w:instrText>
        </w:r>
        <w:r w:rsidRPr="00EE27B1">
          <w:rPr>
            <w:b/>
            <w:sz w:val="24"/>
            <w:szCs w:val="24"/>
            <w:rPrChange w:id="413" w:author="Tre" w:date="2012-11-19T09:04:00Z">
              <w:rPr>
                <w:b/>
                <w:color w:val="0000FF"/>
                <w:u w:val="single"/>
              </w:rPr>
            </w:rPrChange>
          </w:rPr>
          <w:fldChar w:fldCharType="end"/>
        </w:r>
      </w:ins>
    </w:p>
    <w:p w:rsidR="00C606DA" w:rsidRPr="00C91AA7" w:rsidRDefault="00C606DA" w:rsidP="00C606DA">
      <w:pPr>
        <w:pStyle w:val="MatrixSuperfluous"/>
        <w:rPr>
          <w:ins w:id="414" w:author="Tre" w:date="2012-11-16T11:30:00Z"/>
          <w:b/>
          <w:sz w:val="24"/>
          <w:szCs w:val="24"/>
          <w:rPrChange w:id="415" w:author="Tre" w:date="2012-11-19T09:04:00Z">
            <w:rPr>
              <w:ins w:id="416" w:author="Tre" w:date="2012-11-16T11:30:00Z"/>
              <w:b/>
            </w:rPr>
          </w:rPrChange>
        </w:rPr>
      </w:pPr>
    </w:p>
    <w:p w:rsidR="00C606DA" w:rsidRPr="00C91AA7" w:rsidRDefault="00EE27B1" w:rsidP="00C606DA">
      <w:pPr>
        <w:pStyle w:val="MatrixSuperfluous"/>
        <w:rPr>
          <w:ins w:id="417" w:author="Tre" w:date="2012-11-16T11:30:00Z"/>
          <w:i/>
          <w:sz w:val="24"/>
          <w:szCs w:val="24"/>
          <w:rPrChange w:id="418" w:author="Tre" w:date="2012-11-19T09:04:00Z">
            <w:rPr>
              <w:ins w:id="419" w:author="Tre" w:date="2012-11-16T11:30:00Z"/>
              <w:i/>
            </w:rPr>
          </w:rPrChange>
        </w:rPr>
      </w:pPr>
      <w:ins w:id="420" w:author="Tre" w:date="2012-11-16T11:30:00Z">
        <w:r w:rsidRPr="00EE27B1">
          <w:rPr>
            <w:b/>
            <w:sz w:val="24"/>
            <w:szCs w:val="24"/>
            <w:rPrChange w:id="421" w:author="Tre" w:date="2012-11-19T09:04:00Z">
              <w:rPr>
                <w:b/>
                <w:color w:val="0000FF"/>
                <w:u w:val="single"/>
              </w:rPr>
            </w:rPrChange>
          </w:rPr>
          <w:fldChar w:fldCharType="begin"/>
        </w:r>
        <w:r w:rsidRPr="00EE27B1">
          <w:rPr>
            <w:b/>
            <w:sz w:val="24"/>
            <w:szCs w:val="24"/>
            <w:rPrChange w:id="422" w:author="Tre" w:date="2012-11-19T09:04:00Z">
              <w:rPr>
                <w:b/>
                <w:color w:val="0000FF"/>
                <w:u w:val="single"/>
              </w:rPr>
            </w:rPrChange>
          </w:rPr>
          <w:instrText xml:space="preserve"> MERGEFIELD Skill </w:instrText>
        </w:r>
        <w:r w:rsidRPr="00EE27B1">
          <w:rPr>
            <w:b/>
            <w:sz w:val="24"/>
            <w:szCs w:val="24"/>
            <w:rPrChange w:id="423" w:author="Tre" w:date="2012-11-19T09:04:00Z">
              <w:rPr>
                <w:b/>
                <w:color w:val="0000FF"/>
                <w:u w:val="single"/>
              </w:rPr>
            </w:rPrChange>
          </w:rPr>
          <w:fldChar w:fldCharType="separate"/>
        </w:r>
        <w:r w:rsidRPr="00EE27B1">
          <w:rPr>
            <w:b/>
            <w:noProof/>
            <w:sz w:val="24"/>
            <w:szCs w:val="24"/>
            <w:rPrChange w:id="424" w:author="Tre" w:date="2012-11-19T09:04:00Z">
              <w:rPr>
                <w:b/>
                <w:noProof/>
                <w:color w:val="0000FF"/>
                <w:u w:val="single"/>
              </w:rPr>
            </w:rPrChange>
          </w:rPr>
          <w:t>Dancing</w:t>
        </w:r>
        <w:r w:rsidRPr="00EE27B1">
          <w:rPr>
            <w:b/>
            <w:sz w:val="24"/>
            <w:szCs w:val="24"/>
            <w:rPrChange w:id="425" w:author="Tre" w:date="2012-11-19T09:04:00Z">
              <w:rPr>
                <w:b/>
                <w:color w:val="0000FF"/>
                <w:u w:val="single"/>
              </w:rPr>
            </w:rPrChange>
          </w:rPr>
          <w:fldChar w:fldCharType="end"/>
        </w:r>
        <w:r w:rsidRPr="00EE27B1">
          <w:rPr>
            <w:i/>
            <w:sz w:val="24"/>
            <w:szCs w:val="24"/>
            <w:rPrChange w:id="426" w:author="Tre" w:date="2012-11-19T09:04:00Z">
              <w:rPr>
                <w:i/>
                <w:color w:val="0000FF"/>
                <w:u w:val="single"/>
              </w:rPr>
            </w:rPrChange>
          </w:rPr>
          <w:t xml:space="preserve"> - </w:t>
        </w:r>
        <w:r w:rsidRPr="00EE27B1">
          <w:rPr>
            <w:sz w:val="24"/>
            <w:szCs w:val="24"/>
            <w:rPrChange w:id="427" w:author="Tre" w:date="2012-11-19T09:04:00Z">
              <w:rPr>
                <w:color w:val="0000FF"/>
                <w:u w:val="single"/>
              </w:rPr>
            </w:rPrChange>
          </w:rPr>
          <w:t>[</w:t>
        </w:r>
        <w:r w:rsidRPr="00EE27B1">
          <w:rPr>
            <w:sz w:val="24"/>
            <w:szCs w:val="24"/>
            <w:rPrChange w:id="428" w:author="Tre" w:date="2012-11-19T09:04:00Z">
              <w:rPr>
                <w:color w:val="0000FF"/>
                <w:u w:val="single"/>
              </w:rPr>
            </w:rPrChange>
          </w:rPr>
          <w:fldChar w:fldCharType="begin"/>
        </w:r>
        <w:r w:rsidRPr="00EE27B1">
          <w:rPr>
            <w:sz w:val="24"/>
            <w:szCs w:val="24"/>
            <w:rPrChange w:id="429" w:author="Tre" w:date="2012-11-19T09:04:00Z">
              <w:rPr>
                <w:color w:val="0000FF"/>
                <w:u w:val="single"/>
              </w:rPr>
            </w:rPrChange>
          </w:rPr>
          <w:instrText xml:space="preserve"> MERGEFIELD Default_Attribute </w:instrText>
        </w:r>
        <w:r w:rsidRPr="00EE27B1">
          <w:rPr>
            <w:sz w:val="24"/>
            <w:szCs w:val="24"/>
            <w:rPrChange w:id="430" w:author="Tre" w:date="2012-11-19T09:04:00Z">
              <w:rPr>
                <w:color w:val="0000FF"/>
                <w:u w:val="single"/>
              </w:rPr>
            </w:rPrChange>
          </w:rPr>
          <w:fldChar w:fldCharType="separate"/>
        </w:r>
        <w:r w:rsidRPr="00EE27B1">
          <w:rPr>
            <w:noProof/>
            <w:sz w:val="24"/>
            <w:szCs w:val="24"/>
            <w:rPrChange w:id="431" w:author="Tre" w:date="2012-11-19T09:04:00Z">
              <w:rPr>
                <w:noProof/>
                <w:color w:val="0000FF"/>
                <w:u w:val="single"/>
              </w:rPr>
            </w:rPrChange>
          </w:rPr>
          <w:t>Agility</w:t>
        </w:r>
        <w:r w:rsidRPr="00EE27B1">
          <w:rPr>
            <w:sz w:val="24"/>
            <w:szCs w:val="24"/>
            <w:rPrChange w:id="432" w:author="Tre" w:date="2012-11-19T09:04:00Z">
              <w:rPr>
                <w:color w:val="0000FF"/>
                <w:u w:val="single"/>
              </w:rPr>
            </w:rPrChange>
          </w:rPr>
          <w:fldChar w:fldCharType="end"/>
        </w:r>
        <w:r w:rsidRPr="00EE27B1">
          <w:rPr>
            <w:sz w:val="24"/>
            <w:szCs w:val="24"/>
            <w:rPrChange w:id="433" w:author="Tre" w:date="2012-11-19T09:04:00Z">
              <w:rPr>
                <w:color w:val="0000FF"/>
                <w:u w:val="single"/>
              </w:rPr>
            </w:rPrChange>
          </w:rPr>
          <w:t>]</w:t>
        </w:r>
      </w:ins>
    </w:p>
    <w:p w:rsidR="00C606DA" w:rsidRPr="00C91AA7" w:rsidRDefault="00EE27B1" w:rsidP="00C606DA">
      <w:pPr>
        <w:pStyle w:val="MatrixSuperfluous"/>
        <w:rPr>
          <w:ins w:id="434" w:author="Tre" w:date="2012-11-16T11:30:00Z"/>
          <w:b/>
          <w:sz w:val="24"/>
          <w:szCs w:val="24"/>
          <w:rPrChange w:id="435" w:author="Tre" w:date="2012-11-19T09:04:00Z">
            <w:rPr>
              <w:ins w:id="436" w:author="Tre" w:date="2012-11-16T11:30:00Z"/>
              <w:b/>
            </w:rPr>
          </w:rPrChange>
        </w:rPr>
      </w:pPr>
      <w:ins w:id="437" w:author="Tre" w:date="2012-11-16T11:30:00Z">
        <w:r w:rsidRPr="00EE27B1">
          <w:rPr>
            <w:b/>
            <w:sz w:val="24"/>
            <w:szCs w:val="24"/>
            <w:rPrChange w:id="438" w:author="Tre" w:date="2012-11-19T09:04:00Z">
              <w:rPr>
                <w:b/>
                <w:color w:val="0000FF"/>
                <w:u w:val="single"/>
              </w:rPr>
            </w:rPrChange>
          </w:rPr>
          <w:t xml:space="preserve">Description - </w:t>
        </w:r>
        <w:r w:rsidRPr="00EE27B1">
          <w:rPr>
            <w:i/>
            <w:sz w:val="24"/>
            <w:szCs w:val="24"/>
            <w:rPrChange w:id="439" w:author="Tre" w:date="2012-11-19T09:04:00Z">
              <w:rPr>
                <w:i/>
                <w:color w:val="0000FF"/>
                <w:u w:val="single"/>
              </w:rPr>
            </w:rPrChange>
          </w:rPr>
          <w:fldChar w:fldCharType="begin"/>
        </w:r>
        <w:r w:rsidRPr="00EE27B1">
          <w:rPr>
            <w:i/>
            <w:sz w:val="24"/>
            <w:szCs w:val="24"/>
            <w:rPrChange w:id="440" w:author="Tre" w:date="2012-11-19T09:04:00Z">
              <w:rPr>
                <w:i/>
                <w:color w:val="0000FF"/>
                <w:u w:val="single"/>
              </w:rPr>
            </w:rPrChange>
          </w:rPr>
          <w:instrText xml:space="preserve"> MERGEFIELD "Description" </w:instrText>
        </w:r>
        <w:r w:rsidRPr="00EE27B1">
          <w:rPr>
            <w:i/>
            <w:sz w:val="24"/>
            <w:szCs w:val="24"/>
            <w:rPrChange w:id="441" w:author="Tre" w:date="2012-11-19T09:04:00Z">
              <w:rPr>
                <w:i/>
                <w:color w:val="0000FF"/>
                <w:u w:val="single"/>
              </w:rPr>
            </w:rPrChange>
          </w:rPr>
          <w:fldChar w:fldCharType="separate"/>
        </w:r>
        <w:r w:rsidRPr="00EE27B1">
          <w:rPr>
            <w:i/>
            <w:noProof/>
            <w:sz w:val="24"/>
            <w:szCs w:val="24"/>
            <w:rPrChange w:id="442" w:author="Tre" w:date="2012-11-19T09:04:00Z">
              <w:rPr>
                <w:i/>
                <w:noProof/>
                <w:color w:val="0000FF"/>
                <w:u w:val="single"/>
              </w:rPr>
            </w:rPrChange>
          </w:rPr>
          <w:t>Ballroom dancing, club dancing, ballet, stage performance, etc.</w:t>
        </w:r>
        <w:r w:rsidRPr="00EE27B1">
          <w:rPr>
            <w:i/>
            <w:sz w:val="24"/>
            <w:szCs w:val="24"/>
            <w:rPrChange w:id="443" w:author="Tre" w:date="2012-11-19T09:04:00Z">
              <w:rPr>
                <w:i/>
                <w:color w:val="0000FF"/>
                <w:u w:val="single"/>
              </w:rPr>
            </w:rPrChange>
          </w:rPr>
          <w:fldChar w:fldCharType="end"/>
        </w:r>
        <w:r w:rsidRPr="00EE27B1">
          <w:rPr>
            <w:b/>
            <w:sz w:val="24"/>
            <w:szCs w:val="24"/>
            <w:rPrChange w:id="444" w:author="Tre" w:date="2012-11-19T09:04:00Z">
              <w:rPr>
                <w:b/>
                <w:color w:val="0000FF"/>
                <w:u w:val="single"/>
              </w:rPr>
            </w:rPrChange>
          </w:rPr>
          <w:t xml:space="preserve"> </w:t>
        </w:r>
        <w:r w:rsidRPr="00EE27B1">
          <w:rPr>
            <w:b/>
            <w:sz w:val="24"/>
            <w:szCs w:val="24"/>
            <w:rPrChange w:id="445" w:author="Tre" w:date="2012-11-19T09:04:00Z">
              <w:rPr>
                <w:b/>
                <w:color w:val="0000FF"/>
                <w:u w:val="single"/>
              </w:rPr>
            </w:rPrChange>
          </w:rPr>
          <w:fldChar w:fldCharType="begin"/>
        </w:r>
        <w:r w:rsidRPr="00EE27B1">
          <w:rPr>
            <w:b/>
            <w:sz w:val="24"/>
            <w:szCs w:val="24"/>
            <w:rPrChange w:id="446" w:author="Tre" w:date="2012-11-19T09:04:00Z">
              <w:rPr>
                <w:b/>
                <w:color w:val="0000FF"/>
                <w:u w:val="single"/>
              </w:rPr>
            </w:rPrChange>
          </w:rPr>
          <w:instrText xml:space="preserve"> NEXT  \* MERGEFORMAT </w:instrText>
        </w:r>
        <w:r w:rsidRPr="00EE27B1">
          <w:rPr>
            <w:b/>
            <w:sz w:val="24"/>
            <w:szCs w:val="24"/>
            <w:rPrChange w:id="447" w:author="Tre" w:date="2012-11-19T09:04:00Z">
              <w:rPr>
                <w:b/>
                <w:color w:val="0000FF"/>
                <w:u w:val="single"/>
              </w:rPr>
            </w:rPrChange>
          </w:rPr>
          <w:fldChar w:fldCharType="end"/>
        </w:r>
      </w:ins>
    </w:p>
    <w:p w:rsidR="00C606DA" w:rsidRPr="00C91AA7" w:rsidRDefault="00C606DA" w:rsidP="00C606DA">
      <w:pPr>
        <w:pStyle w:val="MatrixSuperfluous"/>
        <w:rPr>
          <w:ins w:id="448" w:author="Tre" w:date="2012-11-16T11:30:00Z"/>
          <w:b/>
          <w:sz w:val="24"/>
          <w:szCs w:val="24"/>
          <w:rPrChange w:id="449" w:author="Tre" w:date="2012-11-19T09:04:00Z">
            <w:rPr>
              <w:ins w:id="450" w:author="Tre" w:date="2012-11-16T11:30:00Z"/>
              <w:b/>
            </w:rPr>
          </w:rPrChange>
        </w:rPr>
      </w:pPr>
    </w:p>
    <w:p w:rsidR="00C606DA" w:rsidRPr="00C91AA7" w:rsidRDefault="00EE27B1" w:rsidP="00C606DA">
      <w:pPr>
        <w:pStyle w:val="MatrixSuperfluous"/>
        <w:rPr>
          <w:ins w:id="451" w:author="Tre" w:date="2012-11-16T11:30:00Z"/>
          <w:i/>
          <w:sz w:val="24"/>
          <w:szCs w:val="24"/>
          <w:rPrChange w:id="452" w:author="Tre" w:date="2012-11-19T09:04:00Z">
            <w:rPr>
              <w:ins w:id="453" w:author="Tre" w:date="2012-11-16T11:30:00Z"/>
              <w:i/>
            </w:rPr>
          </w:rPrChange>
        </w:rPr>
      </w:pPr>
      <w:ins w:id="454" w:author="Tre" w:date="2012-11-16T11:30:00Z">
        <w:r w:rsidRPr="00EE27B1">
          <w:rPr>
            <w:b/>
            <w:sz w:val="24"/>
            <w:szCs w:val="24"/>
            <w:rPrChange w:id="455" w:author="Tre" w:date="2012-11-19T09:04:00Z">
              <w:rPr>
                <w:b/>
                <w:color w:val="0000FF"/>
                <w:u w:val="single"/>
              </w:rPr>
            </w:rPrChange>
          </w:rPr>
          <w:fldChar w:fldCharType="begin"/>
        </w:r>
        <w:r w:rsidRPr="00EE27B1">
          <w:rPr>
            <w:b/>
            <w:sz w:val="24"/>
            <w:szCs w:val="24"/>
            <w:rPrChange w:id="456" w:author="Tre" w:date="2012-11-19T09:04:00Z">
              <w:rPr>
                <w:b/>
                <w:color w:val="0000FF"/>
                <w:u w:val="single"/>
              </w:rPr>
            </w:rPrChange>
          </w:rPr>
          <w:instrText xml:space="preserve"> MERGEFIELD Skill </w:instrText>
        </w:r>
        <w:r w:rsidRPr="00EE27B1">
          <w:rPr>
            <w:b/>
            <w:sz w:val="24"/>
            <w:szCs w:val="24"/>
            <w:rPrChange w:id="457" w:author="Tre" w:date="2012-11-19T09:04:00Z">
              <w:rPr>
                <w:b/>
                <w:color w:val="0000FF"/>
                <w:u w:val="single"/>
              </w:rPr>
            </w:rPrChange>
          </w:rPr>
          <w:fldChar w:fldCharType="separate"/>
        </w:r>
        <w:r w:rsidRPr="00EE27B1">
          <w:rPr>
            <w:b/>
            <w:noProof/>
            <w:sz w:val="24"/>
            <w:szCs w:val="24"/>
            <w:rPrChange w:id="458" w:author="Tre" w:date="2012-11-19T09:04:00Z">
              <w:rPr>
                <w:b/>
                <w:noProof/>
                <w:color w:val="0000FF"/>
                <w:u w:val="single"/>
              </w:rPr>
            </w:rPrChange>
          </w:rPr>
          <w:t>Driving</w:t>
        </w:r>
        <w:r w:rsidRPr="00EE27B1">
          <w:rPr>
            <w:b/>
            <w:sz w:val="24"/>
            <w:szCs w:val="24"/>
            <w:rPrChange w:id="459" w:author="Tre" w:date="2012-11-19T09:04:00Z">
              <w:rPr>
                <w:b/>
                <w:color w:val="0000FF"/>
                <w:u w:val="single"/>
              </w:rPr>
            </w:rPrChange>
          </w:rPr>
          <w:fldChar w:fldCharType="end"/>
        </w:r>
        <w:r w:rsidRPr="00EE27B1">
          <w:rPr>
            <w:i/>
            <w:sz w:val="24"/>
            <w:szCs w:val="24"/>
            <w:rPrChange w:id="460" w:author="Tre" w:date="2012-11-19T09:04:00Z">
              <w:rPr>
                <w:i/>
                <w:color w:val="0000FF"/>
                <w:u w:val="single"/>
              </w:rPr>
            </w:rPrChange>
          </w:rPr>
          <w:t xml:space="preserve"> - </w:t>
        </w:r>
        <w:r w:rsidRPr="00EE27B1">
          <w:rPr>
            <w:sz w:val="24"/>
            <w:szCs w:val="24"/>
            <w:rPrChange w:id="461" w:author="Tre" w:date="2012-11-19T09:04:00Z">
              <w:rPr>
                <w:color w:val="0000FF"/>
                <w:u w:val="single"/>
              </w:rPr>
            </w:rPrChange>
          </w:rPr>
          <w:t>[</w:t>
        </w:r>
        <w:r w:rsidRPr="00EE27B1">
          <w:rPr>
            <w:sz w:val="24"/>
            <w:szCs w:val="24"/>
            <w:rPrChange w:id="462" w:author="Tre" w:date="2012-11-19T09:04:00Z">
              <w:rPr>
                <w:color w:val="0000FF"/>
                <w:u w:val="single"/>
              </w:rPr>
            </w:rPrChange>
          </w:rPr>
          <w:fldChar w:fldCharType="begin"/>
        </w:r>
        <w:r w:rsidRPr="00EE27B1">
          <w:rPr>
            <w:sz w:val="24"/>
            <w:szCs w:val="24"/>
            <w:rPrChange w:id="463" w:author="Tre" w:date="2012-11-19T09:04:00Z">
              <w:rPr>
                <w:color w:val="0000FF"/>
                <w:u w:val="single"/>
              </w:rPr>
            </w:rPrChange>
          </w:rPr>
          <w:instrText xml:space="preserve"> MERGEFIELD Default_Attribute </w:instrText>
        </w:r>
        <w:r w:rsidRPr="00EE27B1">
          <w:rPr>
            <w:sz w:val="24"/>
            <w:szCs w:val="24"/>
            <w:rPrChange w:id="464" w:author="Tre" w:date="2012-11-19T09:04:00Z">
              <w:rPr>
                <w:color w:val="0000FF"/>
                <w:u w:val="single"/>
              </w:rPr>
            </w:rPrChange>
          </w:rPr>
          <w:fldChar w:fldCharType="separate"/>
        </w:r>
        <w:r w:rsidRPr="00EE27B1">
          <w:rPr>
            <w:noProof/>
            <w:sz w:val="24"/>
            <w:szCs w:val="24"/>
            <w:rPrChange w:id="465" w:author="Tre" w:date="2012-11-19T09:04:00Z">
              <w:rPr>
                <w:noProof/>
                <w:color w:val="0000FF"/>
                <w:u w:val="single"/>
              </w:rPr>
            </w:rPrChange>
          </w:rPr>
          <w:t>Agility</w:t>
        </w:r>
        <w:r w:rsidRPr="00EE27B1">
          <w:rPr>
            <w:sz w:val="24"/>
            <w:szCs w:val="24"/>
            <w:rPrChange w:id="466" w:author="Tre" w:date="2012-11-19T09:04:00Z">
              <w:rPr>
                <w:color w:val="0000FF"/>
                <w:u w:val="single"/>
              </w:rPr>
            </w:rPrChange>
          </w:rPr>
          <w:fldChar w:fldCharType="end"/>
        </w:r>
        <w:r w:rsidRPr="00EE27B1">
          <w:rPr>
            <w:sz w:val="24"/>
            <w:szCs w:val="24"/>
            <w:rPrChange w:id="467" w:author="Tre" w:date="2012-11-19T09:04:00Z">
              <w:rPr>
                <w:color w:val="0000FF"/>
                <w:u w:val="single"/>
              </w:rPr>
            </w:rPrChange>
          </w:rPr>
          <w:t>]</w:t>
        </w:r>
      </w:ins>
    </w:p>
    <w:p w:rsidR="00C606DA" w:rsidRPr="00C91AA7" w:rsidRDefault="00EE27B1" w:rsidP="00C606DA">
      <w:pPr>
        <w:pStyle w:val="MatrixSuperfluous"/>
        <w:rPr>
          <w:ins w:id="468" w:author="Tre" w:date="2012-11-16T11:30:00Z"/>
          <w:b/>
          <w:sz w:val="24"/>
          <w:szCs w:val="24"/>
          <w:rPrChange w:id="469" w:author="Tre" w:date="2012-11-19T09:04:00Z">
            <w:rPr>
              <w:ins w:id="470" w:author="Tre" w:date="2012-11-16T11:30:00Z"/>
              <w:b/>
            </w:rPr>
          </w:rPrChange>
        </w:rPr>
      </w:pPr>
      <w:ins w:id="471" w:author="Tre" w:date="2012-11-16T11:30:00Z">
        <w:r w:rsidRPr="00EE27B1">
          <w:rPr>
            <w:b/>
            <w:sz w:val="24"/>
            <w:szCs w:val="24"/>
            <w:rPrChange w:id="472" w:author="Tre" w:date="2012-11-19T09:04:00Z">
              <w:rPr>
                <w:b/>
                <w:color w:val="0000FF"/>
                <w:u w:val="single"/>
              </w:rPr>
            </w:rPrChange>
          </w:rPr>
          <w:t xml:space="preserve">Description - </w:t>
        </w:r>
        <w:r w:rsidRPr="00EE27B1">
          <w:rPr>
            <w:i/>
            <w:sz w:val="24"/>
            <w:szCs w:val="24"/>
            <w:rPrChange w:id="473" w:author="Tre" w:date="2012-11-19T09:04:00Z">
              <w:rPr>
                <w:i/>
                <w:color w:val="0000FF"/>
                <w:u w:val="single"/>
              </w:rPr>
            </w:rPrChange>
          </w:rPr>
          <w:fldChar w:fldCharType="begin"/>
        </w:r>
        <w:r w:rsidRPr="00EE27B1">
          <w:rPr>
            <w:i/>
            <w:sz w:val="24"/>
            <w:szCs w:val="24"/>
            <w:rPrChange w:id="474" w:author="Tre" w:date="2012-11-19T09:04:00Z">
              <w:rPr>
                <w:i/>
                <w:color w:val="0000FF"/>
                <w:u w:val="single"/>
              </w:rPr>
            </w:rPrChange>
          </w:rPr>
          <w:instrText xml:space="preserve"> MERGEFIELD "Description" </w:instrText>
        </w:r>
        <w:r w:rsidRPr="00EE27B1">
          <w:rPr>
            <w:i/>
            <w:sz w:val="24"/>
            <w:szCs w:val="24"/>
            <w:rPrChange w:id="475" w:author="Tre" w:date="2012-11-19T09:04:00Z">
              <w:rPr>
                <w:i/>
                <w:color w:val="0000FF"/>
                <w:u w:val="single"/>
              </w:rPr>
            </w:rPrChange>
          </w:rPr>
          <w:fldChar w:fldCharType="separate"/>
        </w:r>
        <w:r w:rsidRPr="00EE27B1">
          <w:rPr>
            <w:i/>
            <w:noProof/>
            <w:sz w:val="24"/>
            <w:szCs w:val="24"/>
            <w:rPrChange w:id="476" w:author="Tre" w:date="2012-11-19T09:04:00Z">
              <w:rPr>
                <w:i/>
                <w:noProof/>
                <w:color w:val="0000FF"/>
                <w:u w:val="single"/>
              </w:rPr>
            </w:rPrChange>
          </w:rPr>
          <w:t>See groundcraft piloting.</w:t>
        </w:r>
        <w:r w:rsidRPr="00EE27B1">
          <w:rPr>
            <w:i/>
            <w:sz w:val="24"/>
            <w:szCs w:val="24"/>
            <w:rPrChange w:id="477" w:author="Tre" w:date="2012-11-19T09:04:00Z">
              <w:rPr>
                <w:i/>
                <w:color w:val="0000FF"/>
                <w:u w:val="single"/>
              </w:rPr>
            </w:rPrChange>
          </w:rPr>
          <w:fldChar w:fldCharType="end"/>
        </w:r>
        <w:r w:rsidRPr="00EE27B1">
          <w:rPr>
            <w:b/>
            <w:sz w:val="24"/>
            <w:szCs w:val="24"/>
            <w:rPrChange w:id="478" w:author="Tre" w:date="2012-11-19T09:04:00Z">
              <w:rPr>
                <w:b/>
                <w:color w:val="0000FF"/>
                <w:u w:val="single"/>
              </w:rPr>
            </w:rPrChange>
          </w:rPr>
          <w:t xml:space="preserve"> </w:t>
        </w:r>
        <w:r w:rsidRPr="00EE27B1">
          <w:rPr>
            <w:b/>
            <w:sz w:val="24"/>
            <w:szCs w:val="24"/>
            <w:rPrChange w:id="479" w:author="Tre" w:date="2012-11-19T09:04:00Z">
              <w:rPr>
                <w:b/>
                <w:color w:val="0000FF"/>
                <w:u w:val="single"/>
              </w:rPr>
            </w:rPrChange>
          </w:rPr>
          <w:fldChar w:fldCharType="begin"/>
        </w:r>
        <w:r w:rsidRPr="00EE27B1">
          <w:rPr>
            <w:b/>
            <w:sz w:val="24"/>
            <w:szCs w:val="24"/>
            <w:rPrChange w:id="480" w:author="Tre" w:date="2012-11-19T09:04:00Z">
              <w:rPr>
                <w:b/>
                <w:color w:val="0000FF"/>
                <w:u w:val="single"/>
              </w:rPr>
            </w:rPrChange>
          </w:rPr>
          <w:instrText xml:space="preserve"> NEXT  \* MERGEFORMAT </w:instrText>
        </w:r>
        <w:r w:rsidRPr="00EE27B1">
          <w:rPr>
            <w:b/>
            <w:sz w:val="24"/>
            <w:szCs w:val="24"/>
            <w:rPrChange w:id="481" w:author="Tre" w:date="2012-11-19T09:04:00Z">
              <w:rPr>
                <w:b/>
                <w:color w:val="0000FF"/>
                <w:u w:val="single"/>
              </w:rPr>
            </w:rPrChange>
          </w:rPr>
          <w:fldChar w:fldCharType="end"/>
        </w:r>
      </w:ins>
    </w:p>
    <w:p w:rsidR="00C606DA" w:rsidRPr="00C91AA7" w:rsidRDefault="00C606DA" w:rsidP="00C606DA">
      <w:pPr>
        <w:pStyle w:val="MatrixSuperfluous"/>
        <w:rPr>
          <w:ins w:id="482" w:author="Tre" w:date="2012-11-16T11:30:00Z"/>
          <w:b/>
          <w:sz w:val="24"/>
          <w:szCs w:val="24"/>
          <w:rPrChange w:id="483" w:author="Tre" w:date="2012-11-19T09:04:00Z">
            <w:rPr>
              <w:ins w:id="484" w:author="Tre" w:date="2012-11-16T11:30:00Z"/>
              <w:b/>
            </w:rPr>
          </w:rPrChange>
        </w:rPr>
      </w:pPr>
    </w:p>
    <w:p w:rsidR="00C606DA" w:rsidRPr="00C91AA7" w:rsidRDefault="00EE27B1" w:rsidP="00C606DA">
      <w:pPr>
        <w:pStyle w:val="MatrixSuperfluous"/>
        <w:rPr>
          <w:ins w:id="485" w:author="Tre" w:date="2012-11-16T11:30:00Z"/>
          <w:i/>
          <w:sz w:val="24"/>
          <w:szCs w:val="24"/>
          <w:rPrChange w:id="486" w:author="Tre" w:date="2012-11-19T09:04:00Z">
            <w:rPr>
              <w:ins w:id="487" w:author="Tre" w:date="2012-11-16T11:30:00Z"/>
              <w:i/>
            </w:rPr>
          </w:rPrChange>
        </w:rPr>
      </w:pPr>
      <w:ins w:id="488" w:author="Tre" w:date="2012-11-16T11:30:00Z">
        <w:r w:rsidRPr="00EE27B1">
          <w:rPr>
            <w:b/>
            <w:sz w:val="24"/>
            <w:szCs w:val="24"/>
            <w:rPrChange w:id="489" w:author="Tre" w:date="2012-11-19T09:04:00Z">
              <w:rPr>
                <w:b/>
                <w:color w:val="0000FF"/>
                <w:u w:val="single"/>
              </w:rPr>
            </w:rPrChange>
          </w:rPr>
          <w:fldChar w:fldCharType="begin"/>
        </w:r>
        <w:r w:rsidRPr="00EE27B1">
          <w:rPr>
            <w:b/>
            <w:sz w:val="24"/>
            <w:szCs w:val="24"/>
            <w:rPrChange w:id="490" w:author="Tre" w:date="2012-11-19T09:04:00Z">
              <w:rPr>
                <w:b/>
                <w:color w:val="0000FF"/>
                <w:u w:val="single"/>
              </w:rPr>
            </w:rPrChange>
          </w:rPr>
          <w:instrText xml:space="preserve"> MERGEFIELD Skill </w:instrText>
        </w:r>
        <w:r w:rsidRPr="00EE27B1">
          <w:rPr>
            <w:b/>
            <w:sz w:val="24"/>
            <w:szCs w:val="24"/>
            <w:rPrChange w:id="491" w:author="Tre" w:date="2012-11-19T09:04:00Z">
              <w:rPr>
                <w:b/>
                <w:color w:val="0000FF"/>
                <w:u w:val="single"/>
              </w:rPr>
            </w:rPrChange>
          </w:rPr>
          <w:fldChar w:fldCharType="separate"/>
        </w:r>
        <w:r w:rsidRPr="00EE27B1">
          <w:rPr>
            <w:b/>
            <w:noProof/>
            <w:sz w:val="24"/>
            <w:szCs w:val="24"/>
            <w:rPrChange w:id="492" w:author="Tre" w:date="2012-11-19T09:04:00Z">
              <w:rPr>
                <w:b/>
                <w:noProof/>
                <w:color w:val="0000FF"/>
                <w:u w:val="single"/>
              </w:rPr>
            </w:rPrChange>
          </w:rPr>
          <w:t>Ground Craft Piloting</w:t>
        </w:r>
        <w:r w:rsidRPr="00EE27B1">
          <w:rPr>
            <w:b/>
            <w:sz w:val="24"/>
            <w:szCs w:val="24"/>
            <w:rPrChange w:id="493" w:author="Tre" w:date="2012-11-19T09:04:00Z">
              <w:rPr>
                <w:b/>
                <w:color w:val="0000FF"/>
                <w:u w:val="single"/>
              </w:rPr>
            </w:rPrChange>
          </w:rPr>
          <w:fldChar w:fldCharType="end"/>
        </w:r>
        <w:r w:rsidRPr="00EE27B1">
          <w:rPr>
            <w:i/>
            <w:sz w:val="24"/>
            <w:szCs w:val="24"/>
            <w:rPrChange w:id="494" w:author="Tre" w:date="2012-11-19T09:04:00Z">
              <w:rPr>
                <w:i/>
                <w:color w:val="0000FF"/>
                <w:u w:val="single"/>
              </w:rPr>
            </w:rPrChange>
          </w:rPr>
          <w:t xml:space="preserve"> - </w:t>
        </w:r>
        <w:r w:rsidRPr="00EE27B1">
          <w:rPr>
            <w:sz w:val="24"/>
            <w:szCs w:val="24"/>
            <w:rPrChange w:id="495" w:author="Tre" w:date="2012-11-19T09:04:00Z">
              <w:rPr>
                <w:color w:val="0000FF"/>
                <w:u w:val="single"/>
              </w:rPr>
            </w:rPrChange>
          </w:rPr>
          <w:t>[</w:t>
        </w:r>
        <w:r w:rsidRPr="00EE27B1">
          <w:rPr>
            <w:sz w:val="24"/>
            <w:szCs w:val="24"/>
            <w:rPrChange w:id="496" w:author="Tre" w:date="2012-11-19T09:04:00Z">
              <w:rPr>
                <w:color w:val="0000FF"/>
                <w:u w:val="single"/>
              </w:rPr>
            </w:rPrChange>
          </w:rPr>
          <w:fldChar w:fldCharType="begin"/>
        </w:r>
        <w:r w:rsidRPr="00EE27B1">
          <w:rPr>
            <w:sz w:val="24"/>
            <w:szCs w:val="24"/>
            <w:rPrChange w:id="497" w:author="Tre" w:date="2012-11-19T09:04:00Z">
              <w:rPr>
                <w:color w:val="0000FF"/>
                <w:u w:val="single"/>
              </w:rPr>
            </w:rPrChange>
          </w:rPr>
          <w:instrText xml:space="preserve"> MERGEFIELD Default_Attribute </w:instrText>
        </w:r>
        <w:r w:rsidRPr="00EE27B1">
          <w:rPr>
            <w:sz w:val="24"/>
            <w:szCs w:val="24"/>
            <w:rPrChange w:id="498" w:author="Tre" w:date="2012-11-19T09:04:00Z">
              <w:rPr>
                <w:color w:val="0000FF"/>
                <w:u w:val="single"/>
              </w:rPr>
            </w:rPrChange>
          </w:rPr>
          <w:fldChar w:fldCharType="separate"/>
        </w:r>
        <w:r w:rsidRPr="00EE27B1">
          <w:rPr>
            <w:noProof/>
            <w:sz w:val="24"/>
            <w:szCs w:val="24"/>
            <w:rPrChange w:id="499" w:author="Tre" w:date="2012-11-19T09:04:00Z">
              <w:rPr>
                <w:noProof/>
                <w:color w:val="0000FF"/>
                <w:u w:val="single"/>
              </w:rPr>
            </w:rPrChange>
          </w:rPr>
          <w:t>Agility</w:t>
        </w:r>
        <w:r w:rsidRPr="00EE27B1">
          <w:rPr>
            <w:sz w:val="24"/>
            <w:szCs w:val="24"/>
            <w:rPrChange w:id="500" w:author="Tre" w:date="2012-11-19T09:04:00Z">
              <w:rPr>
                <w:color w:val="0000FF"/>
                <w:u w:val="single"/>
              </w:rPr>
            </w:rPrChange>
          </w:rPr>
          <w:fldChar w:fldCharType="end"/>
        </w:r>
        <w:r w:rsidRPr="00EE27B1">
          <w:rPr>
            <w:sz w:val="24"/>
            <w:szCs w:val="24"/>
            <w:rPrChange w:id="501" w:author="Tre" w:date="2012-11-19T09:04:00Z">
              <w:rPr>
                <w:color w:val="0000FF"/>
                <w:u w:val="single"/>
              </w:rPr>
            </w:rPrChange>
          </w:rPr>
          <w:t>]</w:t>
        </w:r>
      </w:ins>
    </w:p>
    <w:p w:rsidR="00C606DA" w:rsidRPr="00C91AA7" w:rsidRDefault="00EE27B1" w:rsidP="00C606DA">
      <w:pPr>
        <w:pStyle w:val="MatrixSuperfluous"/>
        <w:rPr>
          <w:ins w:id="502" w:author="Tre" w:date="2012-11-16T11:30:00Z"/>
          <w:b/>
          <w:sz w:val="24"/>
          <w:szCs w:val="24"/>
          <w:rPrChange w:id="503" w:author="Tre" w:date="2012-11-19T09:04:00Z">
            <w:rPr>
              <w:ins w:id="504" w:author="Tre" w:date="2012-11-16T11:30:00Z"/>
              <w:b/>
            </w:rPr>
          </w:rPrChange>
        </w:rPr>
      </w:pPr>
      <w:ins w:id="505" w:author="Tre" w:date="2012-11-16T11:30:00Z">
        <w:r w:rsidRPr="00EE27B1">
          <w:rPr>
            <w:b/>
            <w:sz w:val="24"/>
            <w:szCs w:val="24"/>
            <w:rPrChange w:id="506" w:author="Tre" w:date="2012-11-19T09:04:00Z">
              <w:rPr>
                <w:b/>
                <w:color w:val="0000FF"/>
                <w:u w:val="single"/>
              </w:rPr>
            </w:rPrChange>
          </w:rPr>
          <w:t xml:space="preserve">Description - </w:t>
        </w:r>
        <w:r w:rsidRPr="00EE27B1">
          <w:rPr>
            <w:i/>
            <w:sz w:val="24"/>
            <w:szCs w:val="24"/>
            <w:rPrChange w:id="507" w:author="Tre" w:date="2012-11-19T09:04:00Z">
              <w:rPr>
                <w:i/>
                <w:color w:val="0000FF"/>
                <w:u w:val="single"/>
              </w:rPr>
            </w:rPrChange>
          </w:rPr>
          <w:fldChar w:fldCharType="begin"/>
        </w:r>
        <w:r w:rsidRPr="00EE27B1">
          <w:rPr>
            <w:i/>
            <w:sz w:val="24"/>
            <w:szCs w:val="24"/>
            <w:rPrChange w:id="508" w:author="Tre" w:date="2012-11-19T09:04:00Z">
              <w:rPr>
                <w:i/>
                <w:color w:val="0000FF"/>
                <w:u w:val="single"/>
              </w:rPr>
            </w:rPrChange>
          </w:rPr>
          <w:instrText xml:space="preserve"> MERGEFIELD "Description" </w:instrText>
        </w:r>
        <w:r w:rsidRPr="00EE27B1">
          <w:rPr>
            <w:i/>
            <w:sz w:val="24"/>
            <w:szCs w:val="24"/>
            <w:rPrChange w:id="509" w:author="Tre" w:date="2012-11-19T09:04:00Z">
              <w:rPr>
                <w:i/>
                <w:color w:val="0000FF"/>
                <w:u w:val="single"/>
              </w:rPr>
            </w:rPrChange>
          </w:rPr>
          <w:fldChar w:fldCharType="separate"/>
        </w:r>
        <w:r w:rsidRPr="00EE27B1">
          <w:rPr>
            <w:i/>
            <w:noProof/>
            <w:sz w:val="24"/>
            <w:szCs w:val="24"/>
            <w:rPrChange w:id="510" w:author="Tre" w:date="2012-11-19T09:04:00Z">
              <w:rPr>
                <w:i/>
                <w:noProof/>
                <w:color w:val="0000FF"/>
                <w:u w:val="single"/>
              </w:rPr>
            </w:rPrChange>
          </w:rPr>
          <w:t>There are still some wheeled and tracked vehicles in use. This skill represents the ability to control and pilot such craft.</w:t>
        </w:r>
        <w:r w:rsidRPr="00EE27B1">
          <w:rPr>
            <w:i/>
            <w:sz w:val="24"/>
            <w:szCs w:val="24"/>
            <w:rPrChange w:id="511" w:author="Tre" w:date="2012-11-19T09:04:00Z">
              <w:rPr>
                <w:i/>
                <w:color w:val="0000FF"/>
                <w:u w:val="single"/>
              </w:rPr>
            </w:rPrChange>
          </w:rPr>
          <w:fldChar w:fldCharType="end"/>
        </w:r>
        <w:r w:rsidRPr="00EE27B1">
          <w:rPr>
            <w:b/>
            <w:sz w:val="24"/>
            <w:szCs w:val="24"/>
            <w:rPrChange w:id="512" w:author="Tre" w:date="2012-11-19T09:04:00Z">
              <w:rPr>
                <w:b/>
                <w:color w:val="0000FF"/>
                <w:u w:val="single"/>
              </w:rPr>
            </w:rPrChange>
          </w:rPr>
          <w:t xml:space="preserve"> </w:t>
        </w:r>
        <w:r w:rsidRPr="00EE27B1">
          <w:rPr>
            <w:b/>
            <w:sz w:val="24"/>
            <w:szCs w:val="24"/>
            <w:rPrChange w:id="513" w:author="Tre" w:date="2012-11-19T09:04:00Z">
              <w:rPr>
                <w:b/>
                <w:color w:val="0000FF"/>
                <w:u w:val="single"/>
              </w:rPr>
            </w:rPrChange>
          </w:rPr>
          <w:fldChar w:fldCharType="begin"/>
        </w:r>
        <w:r w:rsidRPr="00EE27B1">
          <w:rPr>
            <w:b/>
            <w:sz w:val="24"/>
            <w:szCs w:val="24"/>
            <w:rPrChange w:id="514" w:author="Tre" w:date="2012-11-19T09:04:00Z">
              <w:rPr>
                <w:b/>
                <w:color w:val="0000FF"/>
                <w:u w:val="single"/>
              </w:rPr>
            </w:rPrChange>
          </w:rPr>
          <w:instrText xml:space="preserve"> NEXT  \* MERGEFORMAT </w:instrText>
        </w:r>
        <w:r w:rsidRPr="00EE27B1">
          <w:rPr>
            <w:b/>
            <w:sz w:val="24"/>
            <w:szCs w:val="24"/>
            <w:rPrChange w:id="515" w:author="Tre" w:date="2012-11-19T09:04:00Z">
              <w:rPr>
                <w:b/>
                <w:color w:val="0000FF"/>
                <w:u w:val="single"/>
              </w:rPr>
            </w:rPrChange>
          </w:rPr>
          <w:fldChar w:fldCharType="end"/>
        </w:r>
      </w:ins>
    </w:p>
    <w:p w:rsidR="00C606DA" w:rsidRPr="00C91AA7" w:rsidRDefault="00C606DA" w:rsidP="00C606DA">
      <w:pPr>
        <w:pStyle w:val="MatrixSuperfluous"/>
        <w:rPr>
          <w:ins w:id="516" w:author="Tre" w:date="2012-11-16T11:30:00Z"/>
          <w:b/>
          <w:sz w:val="24"/>
          <w:szCs w:val="24"/>
          <w:rPrChange w:id="517" w:author="Tre" w:date="2012-11-19T09:04:00Z">
            <w:rPr>
              <w:ins w:id="518" w:author="Tre" w:date="2012-11-16T11:30:00Z"/>
              <w:b/>
            </w:rPr>
          </w:rPrChange>
        </w:rPr>
      </w:pPr>
    </w:p>
    <w:p w:rsidR="00C606DA" w:rsidRPr="00C91AA7" w:rsidRDefault="00EE27B1" w:rsidP="00C606DA">
      <w:pPr>
        <w:pStyle w:val="MatrixSuperfluous"/>
        <w:rPr>
          <w:ins w:id="519" w:author="Tre" w:date="2012-11-16T11:30:00Z"/>
          <w:i/>
          <w:sz w:val="24"/>
          <w:szCs w:val="24"/>
          <w:rPrChange w:id="520" w:author="Tre" w:date="2012-11-19T09:04:00Z">
            <w:rPr>
              <w:ins w:id="521" w:author="Tre" w:date="2012-11-16T11:30:00Z"/>
              <w:i/>
            </w:rPr>
          </w:rPrChange>
        </w:rPr>
      </w:pPr>
      <w:ins w:id="522" w:author="Tre" w:date="2012-11-16T11:30:00Z">
        <w:r w:rsidRPr="00EE27B1">
          <w:rPr>
            <w:b/>
            <w:sz w:val="24"/>
            <w:szCs w:val="24"/>
            <w:rPrChange w:id="523" w:author="Tre" w:date="2012-11-19T09:04:00Z">
              <w:rPr>
                <w:b/>
                <w:color w:val="0000FF"/>
                <w:u w:val="single"/>
              </w:rPr>
            </w:rPrChange>
          </w:rPr>
          <w:fldChar w:fldCharType="begin"/>
        </w:r>
        <w:r w:rsidRPr="00EE27B1">
          <w:rPr>
            <w:b/>
            <w:sz w:val="24"/>
            <w:szCs w:val="24"/>
            <w:rPrChange w:id="524" w:author="Tre" w:date="2012-11-19T09:04:00Z">
              <w:rPr>
                <w:b/>
                <w:color w:val="0000FF"/>
                <w:u w:val="single"/>
              </w:rPr>
            </w:rPrChange>
          </w:rPr>
          <w:instrText xml:space="preserve"> MERGEFIELD Skill </w:instrText>
        </w:r>
        <w:r w:rsidRPr="00EE27B1">
          <w:rPr>
            <w:b/>
            <w:sz w:val="24"/>
            <w:szCs w:val="24"/>
            <w:rPrChange w:id="525" w:author="Tre" w:date="2012-11-19T09:04:00Z">
              <w:rPr>
                <w:b/>
                <w:color w:val="0000FF"/>
                <w:u w:val="single"/>
              </w:rPr>
            </w:rPrChange>
          </w:rPr>
          <w:fldChar w:fldCharType="separate"/>
        </w:r>
        <w:r w:rsidRPr="00EE27B1">
          <w:rPr>
            <w:b/>
            <w:noProof/>
            <w:sz w:val="24"/>
            <w:szCs w:val="24"/>
            <w:rPrChange w:id="526" w:author="Tre" w:date="2012-11-19T09:04:00Z">
              <w:rPr>
                <w:b/>
                <w:noProof/>
                <w:color w:val="0000FF"/>
                <w:u w:val="single"/>
              </w:rPr>
            </w:rPrChange>
          </w:rPr>
          <w:t>Gun Fighting</w:t>
        </w:r>
        <w:r w:rsidRPr="00EE27B1">
          <w:rPr>
            <w:b/>
            <w:sz w:val="24"/>
            <w:szCs w:val="24"/>
            <w:rPrChange w:id="527" w:author="Tre" w:date="2012-11-19T09:04:00Z">
              <w:rPr>
                <w:b/>
                <w:color w:val="0000FF"/>
                <w:u w:val="single"/>
              </w:rPr>
            </w:rPrChange>
          </w:rPr>
          <w:fldChar w:fldCharType="end"/>
        </w:r>
        <w:r w:rsidRPr="00EE27B1">
          <w:rPr>
            <w:i/>
            <w:sz w:val="24"/>
            <w:szCs w:val="24"/>
            <w:rPrChange w:id="528" w:author="Tre" w:date="2012-11-19T09:04:00Z">
              <w:rPr>
                <w:i/>
                <w:color w:val="0000FF"/>
                <w:u w:val="single"/>
              </w:rPr>
            </w:rPrChange>
          </w:rPr>
          <w:t xml:space="preserve"> - </w:t>
        </w:r>
        <w:r w:rsidRPr="00EE27B1">
          <w:rPr>
            <w:sz w:val="24"/>
            <w:szCs w:val="24"/>
            <w:rPrChange w:id="529" w:author="Tre" w:date="2012-11-19T09:04:00Z">
              <w:rPr>
                <w:color w:val="0000FF"/>
                <w:u w:val="single"/>
              </w:rPr>
            </w:rPrChange>
          </w:rPr>
          <w:t>[</w:t>
        </w:r>
        <w:r w:rsidRPr="00EE27B1">
          <w:rPr>
            <w:sz w:val="24"/>
            <w:szCs w:val="24"/>
            <w:rPrChange w:id="530" w:author="Tre" w:date="2012-11-19T09:04:00Z">
              <w:rPr>
                <w:color w:val="0000FF"/>
                <w:u w:val="single"/>
              </w:rPr>
            </w:rPrChange>
          </w:rPr>
          <w:fldChar w:fldCharType="begin"/>
        </w:r>
        <w:r w:rsidRPr="00EE27B1">
          <w:rPr>
            <w:sz w:val="24"/>
            <w:szCs w:val="24"/>
            <w:rPrChange w:id="531" w:author="Tre" w:date="2012-11-19T09:04:00Z">
              <w:rPr>
                <w:color w:val="0000FF"/>
                <w:u w:val="single"/>
              </w:rPr>
            </w:rPrChange>
          </w:rPr>
          <w:instrText xml:space="preserve"> MERGEFIELD Default_Attribute </w:instrText>
        </w:r>
        <w:r w:rsidRPr="00EE27B1">
          <w:rPr>
            <w:sz w:val="24"/>
            <w:szCs w:val="24"/>
            <w:rPrChange w:id="532" w:author="Tre" w:date="2012-11-19T09:04:00Z">
              <w:rPr>
                <w:color w:val="0000FF"/>
                <w:u w:val="single"/>
              </w:rPr>
            </w:rPrChange>
          </w:rPr>
          <w:fldChar w:fldCharType="separate"/>
        </w:r>
        <w:r w:rsidRPr="00EE27B1">
          <w:rPr>
            <w:noProof/>
            <w:sz w:val="24"/>
            <w:szCs w:val="24"/>
            <w:rPrChange w:id="533" w:author="Tre" w:date="2012-11-19T09:04:00Z">
              <w:rPr>
                <w:noProof/>
                <w:color w:val="0000FF"/>
                <w:u w:val="single"/>
              </w:rPr>
            </w:rPrChange>
          </w:rPr>
          <w:t>Agility</w:t>
        </w:r>
        <w:r w:rsidRPr="00EE27B1">
          <w:rPr>
            <w:sz w:val="24"/>
            <w:szCs w:val="24"/>
            <w:rPrChange w:id="534" w:author="Tre" w:date="2012-11-19T09:04:00Z">
              <w:rPr>
                <w:color w:val="0000FF"/>
                <w:u w:val="single"/>
              </w:rPr>
            </w:rPrChange>
          </w:rPr>
          <w:fldChar w:fldCharType="end"/>
        </w:r>
        <w:r w:rsidRPr="00EE27B1">
          <w:rPr>
            <w:sz w:val="24"/>
            <w:szCs w:val="24"/>
            <w:rPrChange w:id="535" w:author="Tre" w:date="2012-11-19T09:04:00Z">
              <w:rPr>
                <w:color w:val="0000FF"/>
                <w:u w:val="single"/>
              </w:rPr>
            </w:rPrChange>
          </w:rPr>
          <w:t>]</w:t>
        </w:r>
      </w:ins>
    </w:p>
    <w:p w:rsidR="00C606DA" w:rsidRPr="00C91AA7" w:rsidRDefault="00EE27B1" w:rsidP="00C606DA">
      <w:pPr>
        <w:pStyle w:val="MatrixSuperfluous"/>
        <w:rPr>
          <w:ins w:id="536" w:author="Tre" w:date="2012-11-16T11:30:00Z"/>
          <w:b/>
          <w:sz w:val="24"/>
          <w:szCs w:val="24"/>
          <w:rPrChange w:id="537" w:author="Tre" w:date="2012-11-19T09:04:00Z">
            <w:rPr>
              <w:ins w:id="538" w:author="Tre" w:date="2012-11-16T11:30:00Z"/>
              <w:b/>
            </w:rPr>
          </w:rPrChange>
        </w:rPr>
      </w:pPr>
      <w:ins w:id="539" w:author="Tre" w:date="2012-11-16T11:30:00Z">
        <w:r w:rsidRPr="00EE27B1">
          <w:rPr>
            <w:b/>
            <w:sz w:val="24"/>
            <w:szCs w:val="24"/>
            <w:rPrChange w:id="540" w:author="Tre" w:date="2012-11-19T09:04:00Z">
              <w:rPr>
                <w:b/>
                <w:color w:val="0000FF"/>
                <w:u w:val="single"/>
              </w:rPr>
            </w:rPrChange>
          </w:rPr>
          <w:t xml:space="preserve">Description - </w:t>
        </w:r>
        <w:r w:rsidRPr="00EE27B1">
          <w:rPr>
            <w:i/>
            <w:sz w:val="24"/>
            <w:szCs w:val="24"/>
            <w:rPrChange w:id="541" w:author="Tre" w:date="2012-11-19T09:04:00Z">
              <w:rPr>
                <w:i/>
                <w:color w:val="0000FF"/>
                <w:u w:val="single"/>
              </w:rPr>
            </w:rPrChange>
          </w:rPr>
          <w:fldChar w:fldCharType="begin"/>
        </w:r>
        <w:r w:rsidRPr="00EE27B1">
          <w:rPr>
            <w:i/>
            <w:sz w:val="24"/>
            <w:szCs w:val="24"/>
            <w:rPrChange w:id="542" w:author="Tre" w:date="2012-11-19T09:04:00Z">
              <w:rPr>
                <w:i/>
                <w:color w:val="0000FF"/>
                <w:u w:val="single"/>
              </w:rPr>
            </w:rPrChange>
          </w:rPr>
          <w:instrText xml:space="preserve"> MERGEFIELD "Description" </w:instrText>
        </w:r>
        <w:r w:rsidRPr="00EE27B1">
          <w:rPr>
            <w:i/>
            <w:sz w:val="24"/>
            <w:szCs w:val="24"/>
            <w:rPrChange w:id="543" w:author="Tre" w:date="2012-11-19T09:04:00Z">
              <w:rPr>
                <w:i/>
                <w:color w:val="0000FF"/>
                <w:u w:val="single"/>
              </w:rPr>
            </w:rPrChange>
          </w:rPr>
          <w:fldChar w:fldCharType="separate"/>
        </w:r>
        <w:r w:rsidRPr="00EE27B1">
          <w:rPr>
            <w:i/>
            <w:noProof/>
            <w:sz w:val="24"/>
            <w:szCs w:val="24"/>
            <w:rPrChange w:id="544" w:author="Tre" w:date="2012-11-19T09:04:00Z">
              <w:rPr>
                <w:i/>
                <w:noProof/>
                <w:color w:val="0000FF"/>
                <w:u w:val="single"/>
              </w:rPr>
            </w:rPrChange>
          </w:rPr>
          <w:t>Weapons that use gunpowder, or explosives, to propel a metal slug at your target. Most of this class of weapon has a trigger button of some sort. Examples of guns covered by this skill are Handguns, Rifles, Shotguns, Submachine Guns, Assault Rifles, Artillery Guns, and Machine Guns.</w:t>
        </w:r>
        <w:r w:rsidRPr="00EE27B1">
          <w:rPr>
            <w:i/>
            <w:sz w:val="24"/>
            <w:szCs w:val="24"/>
            <w:rPrChange w:id="545" w:author="Tre" w:date="2012-11-19T09:04:00Z">
              <w:rPr>
                <w:i/>
                <w:color w:val="0000FF"/>
                <w:u w:val="single"/>
              </w:rPr>
            </w:rPrChange>
          </w:rPr>
          <w:fldChar w:fldCharType="end"/>
        </w:r>
        <w:r w:rsidRPr="00EE27B1">
          <w:rPr>
            <w:b/>
            <w:sz w:val="24"/>
            <w:szCs w:val="24"/>
            <w:rPrChange w:id="546" w:author="Tre" w:date="2012-11-19T09:04:00Z">
              <w:rPr>
                <w:b/>
                <w:color w:val="0000FF"/>
                <w:u w:val="single"/>
              </w:rPr>
            </w:rPrChange>
          </w:rPr>
          <w:t xml:space="preserve"> </w:t>
        </w:r>
        <w:r w:rsidRPr="00EE27B1">
          <w:rPr>
            <w:b/>
            <w:sz w:val="24"/>
            <w:szCs w:val="24"/>
            <w:rPrChange w:id="547" w:author="Tre" w:date="2012-11-19T09:04:00Z">
              <w:rPr>
                <w:b/>
                <w:color w:val="0000FF"/>
                <w:u w:val="single"/>
              </w:rPr>
            </w:rPrChange>
          </w:rPr>
          <w:fldChar w:fldCharType="begin"/>
        </w:r>
        <w:r w:rsidRPr="00EE27B1">
          <w:rPr>
            <w:b/>
            <w:sz w:val="24"/>
            <w:szCs w:val="24"/>
            <w:rPrChange w:id="548" w:author="Tre" w:date="2012-11-19T09:04:00Z">
              <w:rPr>
                <w:b/>
                <w:color w:val="0000FF"/>
                <w:u w:val="single"/>
              </w:rPr>
            </w:rPrChange>
          </w:rPr>
          <w:instrText xml:space="preserve"> NEXT  \* MERGEFORMAT </w:instrText>
        </w:r>
        <w:r w:rsidRPr="00EE27B1">
          <w:rPr>
            <w:b/>
            <w:sz w:val="24"/>
            <w:szCs w:val="24"/>
            <w:rPrChange w:id="549" w:author="Tre" w:date="2012-11-19T09:04:00Z">
              <w:rPr>
                <w:b/>
                <w:color w:val="0000FF"/>
                <w:u w:val="single"/>
              </w:rPr>
            </w:rPrChange>
          </w:rPr>
          <w:fldChar w:fldCharType="end"/>
        </w:r>
      </w:ins>
    </w:p>
    <w:p w:rsidR="00C606DA" w:rsidRPr="00C91AA7" w:rsidRDefault="00C606DA" w:rsidP="00C606DA">
      <w:pPr>
        <w:pStyle w:val="MatrixSuperfluous"/>
        <w:rPr>
          <w:ins w:id="550" w:author="Tre" w:date="2012-11-16T11:30:00Z"/>
          <w:b/>
          <w:sz w:val="24"/>
          <w:szCs w:val="24"/>
          <w:rPrChange w:id="551" w:author="Tre" w:date="2012-11-19T09:04:00Z">
            <w:rPr>
              <w:ins w:id="552" w:author="Tre" w:date="2012-11-16T11:30:00Z"/>
              <w:b/>
            </w:rPr>
          </w:rPrChange>
        </w:rPr>
      </w:pPr>
    </w:p>
    <w:p w:rsidR="00C606DA" w:rsidRPr="00C91AA7" w:rsidRDefault="00EE27B1" w:rsidP="00C606DA">
      <w:pPr>
        <w:pStyle w:val="MatrixSuperfluous"/>
        <w:rPr>
          <w:ins w:id="553" w:author="Tre" w:date="2012-11-16T11:30:00Z"/>
          <w:i/>
          <w:sz w:val="24"/>
          <w:szCs w:val="24"/>
          <w:rPrChange w:id="554" w:author="Tre" w:date="2012-11-19T09:04:00Z">
            <w:rPr>
              <w:ins w:id="555" w:author="Tre" w:date="2012-11-16T11:30:00Z"/>
              <w:i/>
            </w:rPr>
          </w:rPrChange>
        </w:rPr>
      </w:pPr>
      <w:ins w:id="556" w:author="Tre" w:date="2012-11-16T11:30:00Z">
        <w:r w:rsidRPr="00EE27B1">
          <w:rPr>
            <w:b/>
            <w:sz w:val="24"/>
            <w:szCs w:val="24"/>
            <w:rPrChange w:id="557" w:author="Tre" w:date="2012-11-19T09:04:00Z">
              <w:rPr>
                <w:b/>
                <w:color w:val="0000FF"/>
                <w:u w:val="single"/>
              </w:rPr>
            </w:rPrChange>
          </w:rPr>
          <w:fldChar w:fldCharType="begin"/>
        </w:r>
        <w:r w:rsidRPr="00EE27B1">
          <w:rPr>
            <w:b/>
            <w:sz w:val="24"/>
            <w:szCs w:val="24"/>
            <w:rPrChange w:id="558" w:author="Tre" w:date="2012-11-19T09:04:00Z">
              <w:rPr>
                <w:b/>
                <w:color w:val="0000FF"/>
                <w:u w:val="single"/>
              </w:rPr>
            </w:rPrChange>
          </w:rPr>
          <w:instrText xml:space="preserve"> MERGEFIELD Skill </w:instrText>
        </w:r>
        <w:r w:rsidRPr="00EE27B1">
          <w:rPr>
            <w:b/>
            <w:sz w:val="24"/>
            <w:szCs w:val="24"/>
            <w:rPrChange w:id="559" w:author="Tre" w:date="2012-11-19T09:04:00Z">
              <w:rPr>
                <w:b/>
                <w:color w:val="0000FF"/>
                <w:u w:val="single"/>
              </w:rPr>
            </w:rPrChange>
          </w:rPr>
          <w:fldChar w:fldCharType="separate"/>
        </w:r>
        <w:r w:rsidRPr="00EE27B1">
          <w:rPr>
            <w:b/>
            <w:noProof/>
            <w:sz w:val="24"/>
            <w:szCs w:val="24"/>
            <w:rPrChange w:id="560" w:author="Tre" w:date="2012-11-19T09:04:00Z">
              <w:rPr>
                <w:b/>
                <w:noProof/>
                <w:color w:val="0000FF"/>
                <w:u w:val="single"/>
              </w:rPr>
            </w:rPrChange>
          </w:rPr>
          <w:t>Knife Fighting</w:t>
        </w:r>
        <w:r w:rsidRPr="00EE27B1">
          <w:rPr>
            <w:b/>
            <w:sz w:val="24"/>
            <w:szCs w:val="24"/>
            <w:rPrChange w:id="561" w:author="Tre" w:date="2012-11-19T09:04:00Z">
              <w:rPr>
                <w:b/>
                <w:color w:val="0000FF"/>
                <w:u w:val="single"/>
              </w:rPr>
            </w:rPrChange>
          </w:rPr>
          <w:fldChar w:fldCharType="end"/>
        </w:r>
        <w:r w:rsidRPr="00EE27B1">
          <w:rPr>
            <w:i/>
            <w:sz w:val="24"/>
            <w:szCs w:val="24"/>
            <w:rPrChange w:id="562" w:author="Tre" w:date="2012-11-19T09:04:00Z">
              <w:rPr>
                <w:i/>
                <w:color w:val="0000FF"/>
                <w:u w:val="single"/>
              </w:rPr>
            </w:rPrChange>
          </w:rPr>
          <w:t xml:space="preserve"> - </w:t>
        </w:r>
        <w:r w:rsidRPr="00EE27B1">
          <w:rPr>
            <w:sz w:val="24"/>
            <w:szCs w:val="24"/>
            <w:rPrChange w:id="563" w:author="Tre" w:date="2012-11-19T09:04:00Z">
              <w:rPr>
                <w:color w:val="0000FF"/>
                <w:u w:val="single"/>
              </w:rPr>
            </w:rPrChange>
          </w:rPr>
          <w:t>[</w:t>
        </w:r>
        <w:r w:rsidRPr="00EE27B1">
          <w:rPr>
            <w:sz w:val="24"/>
            <w:szCs w:val="24"/>
            <w:rPrChange w:id="564" w:author="Tre" w:date="2012-11-19T09:04:00Z">
              <w:rPr>
                <w:color w:val="0000FF"/>
                <w:u w:val="single"/>
              </w:rPr>
            </w:rPrChange>
          </w:rPr>
          <w:fldChar w:fldCharType="begin"/>
        </w:r>
        <w:r w:rsidRPr="00EE27B1">
          <w:rPr>
            <w:sz w:val="24"/>
            <w:szCs w:val="24"/>
            <w:rPrChange w:id="565" w:author="Tre" w:date="2012-11-19T09:04:00Z">
              <w:rPr>
                <w:color w:val="0000FF"/>
                <w:u w:val="single"/>
              </w:rPr>
            </w:rPrChange>
          </w:rPr>
          <w:instrText xml:space="preserve"> MERGEFIELD Default_Attribute </w:instrText>
        </w:r>
        <w:r w:rsidRPr="00EE27B1">
          <w:rPr>
            <w:sz w:val="24"/>
            <w:szCs w:val="24"/>
            <w:rPrChange w:id="566" w:author="Tre" w:date="2012-11-19T09:04:00Z">
              <w:rPr>
                <w:color w:val="0000FF"/>
                <w:u w:val="single"/>
              </w:rPr>
            </w:rPrChange>
          </w:rPr>
          <w:fldChar w:fldCharType="separate"/>
        </w:r>
        <w:r w:rsidRPr="00EE27B1">
          <w:rPr>
            <w:noProof/>
            <w:sz w:val="24"/>
            <w:szCs w:val="24"/>
            <w:rPrChange w:id="567" w:author="Tre" w:date="2012-11-19T09:04:00Z">
              <w:rPr>
                <w:noProof/>
                <w:color w:val="0000FF"/>
                <w:u w:val="single"/>
              </w:rPr>
            </w:rPrChange>
          </w:rPr>
          <w:t>Agility</w:t>
        </w:r>
        <w:r w:rsidRPr="00EE27B1">
          <w:rPr>
            <w:sz w:val="24"/>
            <w:szCs w:val="24"/>
            <w:rPrChange w:id="568" w:author="Tre" w:date="2012-11-19T09:04:00Z">
              <w:rPr>
                <w:color w:val="0000FF"/>
                <w:u w:val="single"/>
              </w:rPr>
            </w:rPrChange>
          </w:rPr>
          <w:fldChar w:fldCharType="end"/>
        </w:r>
        <w:r w:rsidRPr="00EE27B1">
          <w:rPr>
            <w:sz w:val="24"/>
            <w:szCs w:val="24"/>
            <w:rPrChange w:id="569" w:author="Tre" w:date="2012-11-19T09:04:00Z">
              <w:rPr>
                <w:color w:val="0000FF"/>
                <w:u w:val="single"/>
              </w:rPr>
            </w:rPrChange>
          </w:rPr>
          <w:t>]</w:t>
        </w:r>
      </w:ins>
    </w:p>
    <w:p w:rsidR="00C606DA" w:rsidRPr="00C91AA7" w:rsidRDefault="00EE27B1" w:rsidP="00C606DA">
      <w:pPr>
        <w:pStyle w:val="MatrixSuperfluous"/>
        <w:rPr>
          <w:ins w:id="570" w:author="Tre" w:date="2012-11-16T11:30:00Z"/>
          <w:b/>
          <w:sz w:val="24"/>
          <w:szCs w:val="24"/>
          <w:rPrChange w:id="571" w:author="Tre" w:date="2012-11-19T09:04:00Z">
            <w:rPr>
              <w:ins w:id="572" w:author="Tre" w:date="2012-11-16T11:30:00Z"/>
              <w:b/>
            </w:rPr>
          </w:rPrChange>
        </w:rPr>
      </w:pPr>
      <w:ins w:id="573" w:author="Tre" w:date="2012-11-16T11:30:00Z">
        <w:r w:rsidRPr="00EE27B1">
          <w:rPr>
            <w:b/>
            <w:sz w:val="24"/>
            <w:szCs w:val="24"/>
            <w:rPrChange w:id="574" w:author="Tre" w:date="2012-11-19T09:04:00Z">
              <w:rPr>
                <w:b/>
                <w:color w:val="0000FF"/>
                <w:u w:val="single"/>
              </w:rPr>
            </w:rPrChange>
          </w:rPr>
          <w:t xml:space="preserve">Description - </w:t>
        </w:r>
        <w:r w:rsidRPr="00EE27B1">
          <w:rPr>
            <w:i/>
            <w:sz w:val="24"/>
            <w:szCs w:val="24"/>
            <w:rPrChange w:id="575" w:author="Tre" w:date="2012-11-19T09:04:00Z">
              <w:rPr>
                <w:i/>
                <w:color w:val="0000FF"/>
                <w:u w:val="single"/>
              </w:rPr>
            </w:rPrChange>
          </w:rPr>
          <w:fldChar w:fldCharType="begin"/>
        </w:r>
        <w:r w:rsidRPr="00EE27B1">
          <w:rPr>
            <w:i/>
            <w:sz w:val="24"/>
            <w:szCs w:val="24"/>
            <w:rPrChange w:id="576" w:author="Tre" w:date="2012-11-19T09:04:00Z">
              <w:rPr>
                <w:i/>
                <w:color w:val="0000FF"/>
                <w:u w:val="single"/>
              </w:rPr>
            </w:rPrChange>
          </w:rPr>
          <w:instrText xml:space="preserve"> MERGEFIELD "Description" </w:instrText>
        </w:r>
        <w:r w:rsidRPr="00EE27B1">
          <w:rPr>
            <w:i/>
            <w:sz w:val="24"/>
            <w:szCs w:val="24"/>
            <w:rPrChange w:id="577" w:author="Tre" w:date="2012-11-19T09:04:00Z">
              <w:rPr>
                <w:i/>
                <w:color w:val="0000FF"/>
                <w:u w:val="single"/>
              </w:rPr>
            </w:rPrChange>
          </w:rPr>
          <w:fldChar w:fldCharType="separate"/>
        </w:r>
        <w:r w:rsidRPr="00EE27B1">
          <w:rPr>
            <w:i/>
            <w:noProof/>
            <w:sz w:val="24"/>
            <w:szCs w:val="24"/>
            <w:rPrChange w:id="578" w:author="Tre" w:date="2012-11-19T09:04:00Z">
              <w:rPr>
                <w:i/>
                <w:noProof/>
                <w:color w:val="0000FF"/>
                <w:u w:val="single"/>
              </w:rPr>
            </w:rPrChange>
          </w:rPr>
          <w:t>Fighting with knives using martial fighting skills like Eskrima, Esgrima Criolla, The Andalusian legacy, or Scherma di Stiletto Siciliano. This is an athletic, close combat form of fighting.</w:t>
        </w:r>
        <w:r w:rsidRPr="00EE27B1">
          <w:rPr>
            <w:i/>
            <w:sz w:val="24"/>
            <w:szCs w:val="24"/>
            <w:rPrChange w:id="579" w:author="Tre" w:date="2012-11-19T09:04:00Z">
              <w:rPr>
                <w:i/>
                <w:color w:val="0000FF"/>
                <w:u w:val="single"/>
              </w:rPr>
            </w:rPrChange>
          </w:rPr>
          <w:fldChar w:fldCharType="end"/>
        </w:r>
        <w:r w:rsidRPr="00EE27B1">
          <w:rPr>
            <w:b/>
            <w:sz w:val="24"/>
            <w:szCs w:val="24"/>
            <w:rPrChange w:id="580" w:author="Tre" w:date="2012-11-19T09:04:00Z">
              <w:rPr>
                <w:b/>
                <w:color w:val="0000FF"/>
                <w:u w:val="single"/>
              </w:rPr>
            </w:rPrChange>
          </w:rPr>
          <w:t xml:space="preserve"> </w:t>
        </w:r>
        <w:r w:rsidRPr="00EE27B1">
          <w:rPr>
            <w:b/>
            <w:sz w:val="24"/>
            <w:szCs w:val="24"/>
            <w:rPrChange w:id="581" w:author="Tre" w:date="2012-11-19T09:04:00Z">
              <w:rPr>
                <w:b/>
                <w:color w:val="0000FF"/>
                <w:u w:val="single"/>
              </w:rPr>
            </w:rPrChange>
          </w:rPr>
          <w:fldChar w:fldCharType="begin"/>
        </w:r>
        <w:r w:rsidRPr="00EE27B1">
          <w:rPr>
            <w:b/>
            <w:sz w:val="24"/>
            <w:szCs w:val="24"/>
            <w:rPrChange w:id="582" w:author="Tre" w:date="2012-11-19T09:04:00Z">
              <w:rPr>
                <w:b/>
                <w:color w:val="0000FF"/>
                <w:u w:val="single"/>
              </w:rPr>
            </w:rPrChange>
          </w:rPr>
          <w:instrText xml:space="preserve"> NEXT  \* MERGEFORMAT </w:instrText>
        </w:r>
        <w:r w:rsidRPr="00EE27B1">
          <w:rPr>
            <w:b/>
            <w:sz w:val="24"/>
            <w:szCs w:val="24"/>
            <w:rPrChange w:id="583" w:author="Tre" w:date="2012-11-19T09:04:00Z">
              <w:rPr>
                <w:b/>
                <w:color w:val="0000FF"/>
                <w:u w:val="single"/>
              </w:rPr>
            </w:rPrChange>
          </w:rPr>
          <w:fldChar w:fldCharType="end"/>
        </w:r>
      </w:ins>
    </w:p>
    <w:p w:rsidR="00C606DA" w:rsidRPr="00C91AA7" w:rsidRDefault="00C606DA" w:rsidP="00C606DA">
      <w:pPr>
        <w:pStyle w:val="MatrixSuperfluous"/>
        <w:rPr>
          <w:ins w:id="584" w:author="Tre" w:date="2012-11-16T11:30:00Z"/>
          <w:b/>
          <w:sz w:val="24"/>
          <w:szCs w:val="24"/>
          <w:rPrChange w:id="585" w:author="Tre" w:date="2012-11-19T09:04:00Z">
            <w:rPr>
              <w:ins w:id="586" w:author="Tre" w:date="2012-11-16T11:30:00Z"/>
              <w:b/>
            </w:rPr>
          </w:rPrChange>
        </w:rPr>
      </w:pPr>
    </w:p>
    <w:p w:rsidR="00C606DA" w:rsidRPr="00C91AA7" w:rsidRDefault="00EE27B1" w:rsidP="00C606DA">
      <w:pPr>
        <w:pStyle w:val="MatrixSuperfluous"/>
        <w:rPr>
          <w:ins w:id="587" w:author="Tre" w:date="2012-11-16T11:30:00Z"/>
          <w:i/>
          <w:sz w:val="24"/>
          <w:szCs w:val="24"/>
          <w:rPrChange w:id="588" w:author="Tre" w:date="2012-11-19T09:04:00Z">
            <w:rPr>
              <w:ins w:id="589" w:author="Tre" w:date="2012-11-16T11:30:00Z"/>
              <w:i/>
            </w:rPr>
          </w:rPrChange>
        </w:rPr>
      </w:pPr>
      <w:ins w:id="590" w:author="Tre" w:date="2012-11-16T11:30:00Z">
        <w:r w:rsidRPr="00EE27B1">
          <w:rPr>
            <w:b/>
            <w:sz w:val="24"/>
            <w:szCs w:val="24"/>
            <w:rPrChange w:id="591" w:author="Tre" w:date="2012-11-19T09:04:00Z">
              <w:rPr>
                <w:b/>
                <w:color w:val="0000FF"/>
                <w:u w:val="single"/>
              </w:rPr>
            </w:rPrChange>
          </w:rPr>
          <w:fldChar w:fldCharType="begin"/>
        </w:r>
        <w:r w:rsidRPr="00EE27B1">
          <w:rPr>
            <w:b/>
            <w:sz w:val="24"/>
            <w:szCs w:val="24"/>
            <w:rPrChange w:id="592" w:author="Tre" w:date="2012-11-19T09:04:00Z">
              <w:rPr>
                <w:b/>
                <w:color w:val="0000FF"/>
                <w:u w:val="single"/>
              </w:rPr>
            </w:rPrChange>
          </w:rPr>
          <w:instrText xml:space="preserve"> MERGEFIELD Skill </w:instrText>
        </w:r>
        <w:r w:rsidRPr="00EE27B1">
          <w:rPr>
            <w:b/>
            <w:sz w:val="24"/>
            <w:szCs w:val="24"/>
            <w:rPrChange w:id="593" w:author="Tre" w:date="2012-11-19T09:04:00Z">
              <w:rPr>
                <w:b/>
                <w:color w:val="0000FF"/>
                <w:u w:val="single"/>
              </w:rPr>
            </w:rPrChange>
          </w:rPr>
          <w:fldChar w:fldCharType="separate"/>
        </w:r>
        <w:r w:rsidRPr="00EE27B1">
          <w:rPr>
            <w:b/>
            <w:noProof/>
            <w:sz w:val="24"/>
            <w:szCs w:val="24"/>
            <w:rPrChange w:id="594" w:author="Tre" w:date="2012-11-19T09:04:00Z">
              <w:rPr>
                <w:b/>
                <w:noProof/>
                <w:color w:val="0000FF"/>
                <w:u w:val="single"/>
              </w:rPr>
            </w:rPrChange>
          </w:rPr>
          <w:t>Martial Arts</w:t>
        </w:r>
        <w:r w:rsidRPr="00EE27B1">
          <w:rPr>
            <w:b/>
            <w:sz w:val="24"/>
            <w:szCs w:val="24"/>
            <w:rPrChange w:id="595" w:author="Tre" w:date="2012-11-19T09:04:00Z">
              <w:rPr>
                <w:b/>
                <w:color w:val="0000FF"/>
                <w:u w:val="single"/>
              </w:rPr>
            </w:rPrChange>
          </w:rPr>
          <w:fldChar w:fldCharType="end"/>
        </w:r>
        <w:r w:rsidRPr="00EE27B1">
          <w:rPr>
            <w:i/>
            <w:sz w:val="24"/>
            <w:szCs w:val="24"/>
            <w:rPrChange w:id="596" w:author="Tre" w:date="2012-11-19T09:04:00Z">
              <w:rPr>
                <w:i/>
                <w:color w:val="0000FF"/>
                <w:u w:val="single"/>
              </w:rPr>
            </w:rPrChange>
          </w:rPr>
          <w:t xml:space="preserve"> - </w:t>
        </w:r>
        <w:r w:rsidRPr="00EE27B1">
          <w:rPr>
            <w:sz w:val="24"/>
            <w:szCs w:val="24"/>
            <w:rPrChange w:id="597" w:author="Tre" w:date="2012-11-19T09:04:00Z">
              <w:rPr>
                <w:color w:val="0000FF"/>
                <w:u w:val="single"/>
              </w:rPr>
            </w:rPrChange>
          </w:rPr>
          <w:t>[</w:t>
        </w:r>
        <w:r w:rsidRPr="00EE27B1">
          <w:rPr>
            <w:sz w:val="24"/>
            <w:szCs w:val="24"/>
            <w:rPrChange w:id="598" w:author="Tre" w:date="2012-11-19T09:04:00Z">
              <w:rPr>
                <w:color w:val="0000FF"/>
                <w:u w:val="single"/>
              </w:rPr>
            </w:rPrChange>
          </w:rPr>
          <w:fldChar w:fldCharType="begin"/>
        </w:r>
        <w:r w:rsidRPr="00EE27B1">
          <w:rPr>
            <w:sz w:val="24"/>
            <w:szCs w:val="24"/>
            <w:rPrChange w:id="599" w:author="Tre" w:date="2012-11-19T09:04:00Z">
              <w:rPr>
                <w:color w:val="0000FF"/>
                <w:u w:val="single"/>
              </w:rPr>
            </w:rPrChange>
          </w:rPr>
          <w:instrText xml:space="preserve"> MERGEFIELD Default_Attribute </w:instrText>
        </w:r>
        <w:r w:rsidRPr="00EE27B1">
          <w:rPr>
            <w:sz w:val="24"/>
            <w:szCs w:val="24"/>
            <w:rPrChange w:id="600" w:author="Tre" w:date="2012-11-19T09:04:00Z">
              <w:rPr>
                <w:color w:val="0000FF"/>
                <w:u w:val="single"/>
              </w:rPr>
            </w:rPrChange>
          </w:rPr>
          <w:fldChar w:fldCharType="separate"/>
        </w:r>
        <w:r w:rsidRPr="00EE27B1">
          <w:rPr>
            <w:noProof/>
            <w:sz w:val="24"/>
            <w:szCs w:val="24"/>
            <w:rPrChange w:id="601" w:author="Tre" w:date="2012-11-19T09:04:00Z">
              <w:rPr>
                <w:noProof/>
                <w:color w:val="0000FF"/>
                <w:u w:val="single"/>
              </w:rPr>
            </w:rPrChange>
          </w:rPr>
          <w:t>Agility</w:t>
        </w:r>
        <w:r w:rsidRPr="00EE27B1">
          <w:rPr>
            <w:sz w:val="24"/>
            <w:szCs w:val="24"/>
            <w:rPrChange w:id="602" w:author="Tre" w:date="2012-11-19T09:04:00Z">
              <w:rPr>
                <w:color w:val="0000FF"/>
                <w:u w:val="single"/>
              </w:rPr>
            </w:rPrChange>
          </w:rPr>
          <w:fldChar w:fldCharType="end"/>
        </w:r>
        <w:r w:rsidRPr="00EE27B1">
          <w:rPr>
            <w:sz w:val="24"/>
            <w:szCs w:val="24"/>
            <w:rPrChange w:id="603" w:author="Tre" w:date="2012-11-19T09:04:00Z">
              <w:rPr>
                <w:color w:val="0000FF"/>
                <w:u w:val="single"/>
              </w:rPr>
            </w:rPrChange>
          </w:rPr>
          <w:t>]</w:t>
        </w:r>
      </w:ins>
    </w:p>
    <w:p w:rsidR="00C606DA" w:rsidRPr="00C91AA7" w:rsidRDefault="00EE27B1" w:rsidP="00C606DA">
      <w:pPr>
        <w:pStyle w:val="MatrixSuperfluous"/>
        <w:rPr>
          <w:ins w:id="604" w:author="Tre" w:date="2012-11-16T11:30:00Z"/>
          <w:b/>
          <w:sz w:val="24"/>
          <w:szCs w:val="24"/>
          <w:rPrChange w:id="605" w:author="Tre" w:date="2012-11-19T09:04:00Z">
            <w:rPr>
              <w:ins w:id="606" w:author="Tre" w:date="2012-11-16T11:30:00Z"/>
              <w:b/>
            </w:rPr>
          </w:rPrChange>
        </w:rPr>
      </w:pPr>
      <w:ins w:id="607" w:author="Tre" w:date="2012-11-16T11:30:00Z">
        <w:r w:rsidRPr="00EE27B1">
          <w:rPr>
            <w:b/>
            <w:sz w:val="24"/>
            <w:szCs w:val="24"/>
            <w:rPrChange w:id="608" w:author="Tre" w:date="2012-11-19T09:04:00Z">
              <w:rPr>
                <w:b/>
                <w:color w:val="0000FF"/>
                <w:u w:val="single"/>
              </w:rPr>
            </w:rPrChange>
          </w:rPr>
          <w:t xml:space="preserve">Description - </w:t>
        </w:r>
        <w:r w:rsidRPr="00EE27B1">
          <w:rPr>
            <w:i/>
            <w:sz w:val="24"/>
            <w:szCs w:val="24"/>
            <w:rPrChange w:id="609" w:author="Tre" w:date="2012-11-19T09:04:00Z">
              <w:rPr>
                <w:i/>
                <w:color w:val="0000FF"/>
                <w:u w:val="single"/>
              </w:rPr>
            </w:rPrChange>
          </w:rPr>
          <w:fldChar w:fldCharType="begin"/>
        </w:r>
        <w:r w:rsidRPr="00EE27B1">
          <w:rPr>
            <w:i/>
            <w:sz w:val="24"/>
            <w:szCs w:val="24"/>
            <w:rPrChange w:id="610" w:author="Tre" w:date="2012-11-19T09:04:00Z">
              <w:rPr>
                <w:i/>
                <w:color w:val="0000FF"/>
                <w:u w:val="single"/>
              </w:rPr>
            </w:rPrChange>
          </w:rPr>
          <w:instrText xml:space="preserve"> MERGEFIELD "Description" </w:instrText>
        </w:r>
        <w:r w:rsidRPr="00EE27B1">
          <w:rPr>
            <w:i/>
            <w:sz w:val="24"/>
            <w:szCs w:val="24"/>
            <w:rPrChange w:id="611" w:author="Tre" w:date="2012-11-19T09:04:00Z">
              <w:rPr>
                <w:i/>
                <w:color w:val="0000FF"/>
                <w:u w:val="single"/>
              </w:rPr>
            </w:rPrChange>
          </w:rPr>
          <w:fldChar w:fldCharType="separate"/>
        </w:r>
        <w:r w:rsidRPr="00EE27B1">
          <w:rPr>
            <w:i/>
            <w:noProof/>
            <w:sz w:val="24"/>
            <w:szCs w:val="24"/>
            <w:rPrChange w:id="612" w:author="Tre" w:date="2012-11-19T09:04:00Z">
              <w:rPr>
                <w:i/>
                <w:noProof/>
                <w:color w:val="0000FF"/>
                <w:u w:val="single"/>
              </w:rPr>
            </w:rPrChange>
          </w:rPr>
          <w:t>Formal hand to hand combat techniques, Akido, Karate, Ju Jitsu, Kendo, etc. Please pick individual styles as each of your fighting skills.</w:t>
        </w:r>
        <w:r w:rsidRPr="00EE27B1">
          <w:rPr>
            <w:i/>
            <w:sz w:val="24"/>
            <w:szCs w:val="24"/>
            <w:rPrChange w:id="613" w:author="Tre" w:date="2012-11-19T09:04:00Z">
              <w:rPr>
                <w:i/>
                <w:color w:val="0000FF"/>
                <w:u w:val="single"/>
              </w:rPr>
            </w:rPrChange>
          </w:rPr>
          <w:fldChar w:fldCharType="end"/>
        </w:r>
        <w:r w:rsidRPr="00EE27B1">
          <w:rPr>
            <w:b/>
            <w:sz w:val="24"/>
            <w:szCs w:val="24"/>
            <w:rPrChange w:id="614" w:author="Tre" w:date="2012-11-19T09:04:00Z">
              <w:rPr>
                <w:b/>
                <w:color w:val="0000FF"/>
                <w:u w:val="single"/>
              </w:rPr>
            </w:rPrChange>
          </w:rPr>
          <w:t xml:space="preserve"> </w:t>
        </w:r>
        <w:r w:rsidRPr="00EE27B1">
          <w:rPr>
            <w:b/>
            <w:sz w:val="24"/>
            <w:szCs w:val="24"/>
            <w:rPrChange w:id="615" w:author="Tre" w:date="2012-11-19T09:04:00Z">
              <w:rPr>
                <w:b/>
                <w:color w:val="0000FF"/>
                <w:u w:val="single"/>
              </w:rPr>
            </w:rPrChange>
          </w:rPr>
          <w:fldChar w:fldCharType="begin"/>
        </w:r>
        <w:r w:rsidRPr="00EE27B1">
          <w:rPr>
            <w:b/>
            <w:sz w:val="24"/>
            <w:szCs w:val="24"/>
            <w:rPrChange w:id="616" w:author="Tre" w:date="2012-11-19T09:04:00Z">
              <w:rPr>
                <w:b/>
                <w:color w:val="0000FF"/>
                <w:u w:val="single"/>
              </w:rPr>
            </w:rPrChange>
          </w:rPr>
          <w:instrText xml:space="preserve"> NEXT  \* MERGEFORMAT </w:instrText>
        </w:r>
        <w:r w:rsidRPr="00EE27B1">
          <w:rPr>
            <w:b/>
            <w:sz w:val="24"/>
            <w:szCs w:val="24"/>
            <w:rPrChange w:id="617" w:author="Tre" w:date="2012-11-19T09:04:00Z">
              <w:rPr>
                <w:b/>
                <w:color w:val="0000FF"/>
                <w:u w:val="single"/>
              </w:rPr>
            </w:rPrChange>
          </w:rPr>
          <w:fldChar w:fldCharType="end"/>
        </w:r>
      </w:ins>
    </w:p>
    <w:p w:rsidR="00C606DA" w:rsidRPr="00C91AA7" w:rsidRDefault="00C606DA" w:rsidP="00C606DA">
      <w:pPr>
        <w:pStyle w:val="MatrixSuperfluous"/>
        <w:rPr>
          <w:ins w:id="618" w:author="Tre" w:date="2012-11-16T11:30:00Z"/>
          <w:b/>
          <w:sz w:val="24"/>
          <w:szCs w:val="24"/>
          <w:rPrChange w:id="619" w:author="Tre" w:date="2012-11-19T09:04:00Z">
            <w:rPr>
              <w:ins w:id="620" w:author="Tre" w:date="2012-11-16T11:30:00Z"/>
              <w:b/>
            </w:rPr>
          </w:rPrChange>
        </w:rPr>
      </w:pPr>
    </w:p>
    <w:p w:rsidR="00C606DA" w:rsidRPr="00C91AA7" w:rsidRDefault="00EE27B1" w:rsidP="00C606DA">
      <w:pPr>
        <w:pStyle w:val="MatrixSuperfluous"/>
        <w:rPr>
          <w:ins w:id="621" w:author="Tre" w:date="2012-11-16T11:30:00Z"/>
          <w:i/>
          <w:sz w:val="24"/>
          <w:szCs w:val="24"/>
          <w:rPrChange w:id="622" w:author="Tre" w:date="2012-11-19T09:04:00Z">
            <w:rPr>
              <w:ins w:id="623" w:author="Tre" w:date="2012-11-16T11:30:00Z"/>
              <w:i/>
            </w:rPr>
          </w:rPrChange>
        </w:rPr>
      </w:pPr>
      <w:ins w:id="624" w:author="Tre" w:date="2012-11-16T11:30:00Z">
        <w:r w:rsidRPr="00EE27B1">
          <w:rPr>
            <w:b/>
            <w:sz w:val="24"/>
            <w:szCs w:val="24"/>
            <w:rPrChange w:id="625" w:author="Tre" w:date="2012-11-19T09:04:00Z">
              <w:rPr>
                <w:b/>
                <w:color w:val="0000FF"/>
                <w:u w:val="single"/>
              </w:rPr>
            </w:rPrChange>
          </w:rPr>
          <w:fldChar w:fldCharType="begin"/>
        </w:r>
        <w:r w:rsidRPr="00EE27B1">
          <w:rPr>
            <w:b/>
            <w:sz w:val="24"/>
            <w:szCs w:val="24"/>
            <w:rPrChange w:id="626" w:author="Tre" w:date="2012-11-19T09:04:00Z">
              <w:rPr>
                <w:b/>
                <w:color w:val="0000FF"/>
                <w:u w:val="single"/>
              </w:rPr>
            </w:rPrChange>
          </w:rPr>
          <w:instrText xml:space="preserve"> MERGEFIELD Skill </w:instrText>
        </w:r>
        <w:r w:rsidRPr="00EE27B1">
          <w:rPr>
            <w:b/>
            <w:sz w:val="24"/>
            <w:szCs w:val="24"/>
            <w:rPrChange w:id="627" w:author="Tre" w:date="2012-11-19T09:04:00Z">
              <w:rPr>
                <w:b/>
                <w:color w:val="0000FF"/>
                <w:u w:val="single"/>
              </w:rPr>
            </w:rPrChange>
          </w:rPr>
          <w:fldChar w:fldCharType="separate"/>
        </w:r>
        <w:r w:rsidRPr="00EE27B1">
          <w:rPr>
            <w:b/>
            <w:noProof/>
            <w:sz w:val="24"/>
            <w:szCs w:val="24"/>
            <w:rPrChange w:id="628" w:author="Tre" w:date="2012-11-19T09:04:00Z">
              <w:rPr>
                <w:b/>
                <w:noProof/>
                <w:color w:val="0000FF"/>
                <w:u w:val="single"/>
              </w:rPr>
            </w:rPrChange>
          </w:rPr>
          <w:t>Polearm fighting</w:t>
        </w:r>
        <w:r w:rsidRPr="00EE27B1">
          <w:rPr>
            <w:b/>
            <w:sz w:val="24"/>
            <w:szCs w:val="24"/>
            <w:rPrChange w:id="629" w:author="Tre" w:date="2012-11-19T09:04:00Z">
              <w:rPr>
                <w:b/>
                <w:color w:val="0000FF"/>
                <w:u w:val="single"/>
              </w:rPr>
            </w:rPrChange>
          </w:rPr>
          <w:fldChar w:fldCharType="end"/>
        </w:r>
        <w:r w:rsidRPr="00EE27B1">
          <w:rPr>
            <w:i/>
            <w:sz w:val="24"/>
            <w:szCs w:val="24"/>
            <w:rPrChange w:id="630" w:author="Tre" w:date="2012-11-19T09:04:00Z">
              <w:rPr>
                <w:i/>
                <w:color w:val="0000FF"/>
                <w:u w:val="single"/>
              </w:rPr>
            </w:rPrChange>
          </w:rPr>
          <w:t xml:space="preserve"> - </w:t>
        </w:r>
        <w:r w:rsidRPr="00EE27B1">
          <w:rPr>
            <w:sz w:val="24"/>
            <w:szCs w:val="24"/>
            <w:rPrChange w:id="631" w:author="Tre" w:date="2012-11-19T09:04:00Z">
              <w:rPr>
                <w:color w:val="0000FF"/>
                <w:u w:val="single"/>
              </w:rPr>
            </w:rPrChange>
          </w:rPr>
          <w:t>[</w:t>
        </w:r>
        <w:r w:rsidRPr="00EE27B1">
          <w:rPr>
            <w:sz w:val="24"/>
            <w:szCs w:val="24"/>
            <w:rPrChange w:id="632" w:author="Tre" w:date="2012-11-19T09:04:00Z">
              <w:rPr>
                <w:color w:val="0000FF"/>
                <w:u w:val="single"/>
              </w:rPr>
            </w:rPrChange>
          </w:rPr>
          <w:fldChar w:fldCharType="begin"/>
        </w:r>
        <w:r w:rsidRPr="00EE27B1">
          <w:rPr>
            <w:sz w:val="24"/>
            <w:szCs w:val="24"/>
            <w:rPrChange w:id="633" w:author="Tre" w:date="2012-11-19T09:04:00Z">
              <w:rPr>
                <w:color w:val="0000FF"/>
                <w:u w:val="single"/>
              </w:rPr>
            </w:rPrChange>
          </w:rPr>
          <w:instrText xml:space="preserve"> MERGEFIELD Default_Attribute </w:instrText>
        </w:r>
        <w:r w:rsidRPr="00EE27B1">
          <w:rPr>
            <w:sz w:val="24"/>
            <w:szCs w:val="24"/>
            <w:rPrChange w:id="634" w:author="Tre" w:date="2012-11-19T09:04:00Z">
              <w:rPr>
                <w:color w:val="0000FF"/>
                <w:u w:val="single"/>
              </w:rPr>
            </w:rPrChange>
          </w:rPr>
          <w:fldChar w:fldCharType="separate"/>
        </w:r>
        <w:r w:rsidRPr="00EE27B1">
          <w:rPr>
            <w:noProof/>
            <w:sz w:val="24"/>
            <w:szCs w:val="24"/>
            <w:rPrChange w:id="635" w:author="Tre" w:date="2012-11-19T09:04:00Z">
              <w:rPr>
                <w:noProof/>
                <w:color w:val="0000FF"/>
                <w:u w:val="single"/>
              </w:rPr>
            </w:rPrChange>
          </w:rPr>
          <w:t>Agility</w:t>
        </w:r>
        <w:r w:rsidRPr="00EE27B1">
          <w:rPr>
            <w:sz w:val="24"/>
            <w:szCs w:val="24"/>
            <w:rPrChange w:id="636" w:author="Tre" w:date="2012-11-19T09:04:00Z">
              <w:rPr>
                <w:color w:val="0000FF"/>
                <w:u w:val="single"/>
              </w:rPr>
            </w:rPrChange>
          </w:rPr>
          <w:fldChar w:fldCharType="end"/>
        </w:r>
        <w:r w:rsidRPr="00EE27B1">
          <w:rPr>
            <w:sz w:val="24"/>
            <w:szCs w:val="24"/>
            <w:rPrChange w:id="637" w:author="Tre" w:date="2012-11-19T09:04:00Z">
              <w:rPr>
                <w:color w:val="0000FF"/>
                <w:u w:val="single"/>
              </w:rPr>
            </w:rPrChange>
          </w:rPr>
          <w:t>]</w:t>
        </w:r>
      </w:ins>
    </w:p>
    <w:p w:rsidR="00C606DA" w:rsidRPr="00C91AA7" w:rsidRDefault="00EE27B1" w:rsidP="00C606DA">
      <w:pPr>
        <w:pStyle w:val="MatrixSuperfluous"/>
        <w:rPr>
          <w:ins w:id="638" w:author="Tre" w:date="2012-11-16T11:30:00Z"/>
          <w:b/>
          <w:sz w:val="24"/>
          <w:szCs w:val="24"/>
          <w:rPrChange w:id="639" w:author="Tre" w:date="2012-11-19T09:04:00Z">
            <w:rPr>
              <w:ins w:id="640" w:author="Tre" w:date="2012-11-16T11:30:00Z"/>
              <w:b/>
            </w:rPr>
          </w:rPrChange>
        </w:rPr>
      </w:pPr>
      <w:ins w:id="641" w:author="Tre" w:date="2012-11-16T11:30:00Z">
        <w:r w:rsidRPr="00EE27B1">
          <w:rPr>
            <w:b/>
            <w:sz w:val="24"/>
            <w:szCs w:val="24"/>
            <w:rPrChange w:id="642" w:author="Tre" w:date="2012-11-19T09:04:00Z">
              <w:rPr>
                <w:b/>
                <w:color w:val="0000FF"/>
                <w:u w:val="single"/>
              </w:rPr>
            </w:rPrChange>
          </w:rPr>
          <w:lastRenderedPageBreak/>
          <w:t xml:space="preserve">Description - </w:t>
        </w:r>
        <w:r w:rsidRPr="00EE27B1">
          <w:rPr>
            <w:i/>
            <w:sz w:val="24"/>
            <w:szCs w:val="24"/>
            <w:rPrChange w:id="643" w:author="Tre" w:date="2012-11-19T09:04:00Z">
              <w:rPr>
                <w:i/>
                <w:color w:val="0000FF"/>
                <w:u w:val="single"/>
              </w:rPr>
            </w:rPrChange>
          </w:rPr>
          <w:fldChar w:fldCharType="begin"/>
        </w:r>
        <w:r w:rsidRPr="00EE27B1">
          <w:rPr>
            <w:i/>
            <w:sz w:val="24"/>
            <w:szCs w:val="24"/>
            <w:rPrChange w:id="644" w:author="Tre" w:date="2012-11-19T09:04:00Z">
              <w:rPr>
                <w:i/>
                <w:color w:val="0000FF"/>
                <w:u w:val="single"/>
              </w:rPr>
            </w:rPrChange>
          </w:rPr>
          <w:instrText xml:space="preserve"> MERGEFIELD "Description" </w:instrText>
        </w:r>
        <w:r w:rsidRPr="00EE27B1">
          <w:rPr>
            <w:i/>
            <w:sz w:val="24"/>
            <w:szCs w:val="24"/>
            <w:rPrChange w:id="645" w:author="Tre" w:date="2012-11-19T09:04:00Z">
              <w:rPr>
                <w:i/>
                <w:color w:val="0000FF"/>
                <w:u w:val="single"/>
              </w:rPr>
            </w:rPrChange>
          </w:rPr>
          <w:fldChar w:fldCharType="separate"/>
        </w:r>
        <w:r w:rsidRPr="00EE27B1">
          <w:rPr>
            <w:i/>
            <w:noProof/>
            <w:sz w:val="24"/>
            <w:szCs w:val="24"/>
            <w:rPrChange w:id="646" w:author="Tre" w:date="2012-11-19T09:04:00Z">
              <w:rPr>
                <w:i/>
                <w:noProof/>
                <w:color w:val="0000FF"/>
                <w:u w:val="single"/>
              </w:rPr>
            </w:rPrChange>
          </w:rPr>
          <w:t>Fighting with close combat weapons in which the main fighting part of the weapon is on the end of a long shaft. Axes, maces, and morning stars are considered polearms.</w:t>
        </w:r>
        <w:r w:rsidRPr="00EE27B1">
          <w:rPr>
            <w:i/>
            <w:sz w:val="24"/>
            <w:szCs w:val="24"/>
            <w:rPrChange w:id="647" w:author="Tre" w:date="2012-11-19T09:04:00Z">
              <w:rPr>
                <w:i/>
                <w:color w:val="0000FF"/>
                <w:u w:val="single"/>
              </w:rPr>
            </w:rPrChange>
          </w:rPr>
          <w:fldChar w:fldCharType="end"/>
        </w:r>
        <w:r w:rsidRPr="00EE27B1">
          <w:rPr>
            <w:b/>
            <w:sz w:val="24"/>
            <w:szCs w:val="24"/>
            <w:rPrChange w:id="648" w:author="Tre" w:date="2012-11-19T09:04:00Z">
              <w:rPr>
                <w:b/>
                <w:color w:val="0000FF"/>
                <w:u w:val="single"/>
              </w:rPr>
            </w:rPrChange>
          </w:rPr>
          <w:t xml:space="preserve"> </w:t>
        </w:r>
        <w:r w:rsidRPr="00EE27B1">
          <w:rPr>
            <w:b/>
            <w:sz w:val="24"/>
            <w:szCs w:val="24"/>
            <w:rPrChange w:id="649" w:author="Tre" w:date="2012-11-19T09:04:00Z">
              <w:rPr>
                <w:b/>
                <w:color w:val="0000FF"/>
                <w:u w:val="single"/>
              </w:rPr>
            </w:rPrChange>
          </w:rPr>
          <w:fldChar w:fldCharType="begin"/>
        </w:r>
        <w:r w:rsidRPr="00EE27B1">
          <w:rPr>
            <w:b/>
            <w:sz w:val="24"/>
            <w:szCs w:val="24"/>
            <w:rPrChange w:id="650" w:author="Tre" w:date="2012-11-19T09:04:00Z">
              <w:rPr>
                <w:b/>
                <w:color w:val="0000FF"/>
                <w:u w:val="single"/>
              </w:rPr>
            </w:rPrChange>
          </w:rPr>
          <w:instrText xml:space="preserve"> NEXT  \* MERGEFORMAT </w:instrText>
        </w:r>
        <w:r w:rsidRPr="00EE27B1">
          <w:rPr>
            <w:b/>
            <w:sz w:val="24"/>
            <w:szCs w:val="24"/>
            <w:rPrChange w:id="651" w:author="Tre" w:date="2012-11-19T09:04:00Z">
              <w:rPr>
                <w:b/>
                <w:color w:val="0000FF"/>
                <w:u w:val="single"/>
              </w:rPr>
            </w:rPrChange>
          </w:rPr>
          <w:fldChar w:fldCharType="end"/>
        </w:r>
      </w:ins>
    </w:p>
    <w:p w:rsidR="00C606DA" w:rsidRPr="00C91AA7" w:rsidRDefault="00C606DA" w:rsidP="00C606DA">
      <w:pPr>
        <w:pStyle w:val="MatrixSuperfluous"/>
        <w:rPr>
          <w:ins w:id="652" w:author="Tre" w:date="2012-11-16T11:30:00Z"/>
          <w:b/>
          <w:sz w:val="24"/>
          <w:szCs w:val="24"/>
          <w:rPrChange w:id="653" w:author="Tre" w:date="2012-11-19T09:04:00Z">
            <w:rPr>
              <w:ins w:id="654" w:author="Tre" w:date="2012-11-16T11:30:00Z"/>
              <w:b/>
            </w:rPr>
          </w:rPrChange>
        </w:rPr>
      </w:pPr>
    </w:p>
    <w:p w:rsidR="00C606DA" w:rsidRPr="00C91AA7" w:rsidRDefault="00EE27B1" w:rsidP="00C606DA">
      <w:pPr>
        <w:pStyle w:val="MatrixSuperfluous"/>
        <w:rPr>
          <w:ins w:id="655" w:author="Tre" w:date="2012-11-16T11:30:00Z"/>
          <w:i/>
          <w:sz w:val="24"/>
          <w:szCs w:val="24"/>
          <w:rPrChange w:id="656" w:author="Tre" w:date="2012-11-19T09:04:00Z">
            <w:rPr>
              <w:ins w:id="657" w:author="Tre" w:date="2012-11-16T11:30:00Z"/>
              <w:i/>
            </w:rPr>
          </w:rPrChange>
        </w:rPr>
      </w:pPr>
      <w:ins w:id="658" w:author="Tre" w:date="2012-11-16T11:30:00Z">
        <w:r w:rsidRPr="00EE27B1">
          <w:rPr>
            <w:b/>
            <w:sz w:val="24"/>
            <w:szCs w:val="24"/>
            <w:rPrChange w:id="659" w:author="Tre" w:date="2012-11-19T09:04:00Z">
              <w:rPr>
                <w:b/>
                <w:color w:val="0000FF"/>
                <w:u w:val="single"/>
              </w:rPr>
            </w:rPrChange>
          </w:rPr>
          <w:fldChar w:fldCharType="begin"/>
        </w:r>
        <w:r w:rsidRPr="00EE27B1">
          <w:rPr>
            <w:b/>
            <w:sz w:val="24"/>
            <w:szCs w:val="24"/>
            <w:rPrChange w:id="660" w:author="Tre" w:date="2012-11-19T09:04:00Z">
              <w:rPr>
                <w:b/>
                <w:color w:val="0000FF"/>
                <w:u w:val="single"/>
              </w:rPr>
            </w:rPrChange>
          </w:rPr>
          <w:instrText xml:space="preserve"> MERGEFIELD Skill </w:instrText>
        </w:r>
        <w:r w:rsidRPr="00EE27B1">
          <w:rPr>
            <w:b/>
            <w:sz w:val="24"/>
            <w:szCs w:val="24"/>
            <w:rPrChange w:id="661" w:author="Tre" w:date="2012-11-19T09:04:00Z">
              <w:rPr>
                <w:b/>
                <w:color w:val="0000FF"/>
                <w:u w:val="single"/>
              </w:rPr>
            </w:rPrChange>
          </w:rPr>
          <w:fldChar w:fldCharType="separate"/>
        </w:r>
        <w:r w:rsidRPr="00EE27B1">
          <w:rPr>
            <w:b/>
            <w:noProof/>
            <w:sz w:val="24"/>
            <w:szCs w:val="24"/>
            <w:rPrChange w:id="662" w:author="Tre" w:date="2012-11-19T09:04:00Z">
              <w:rPr>
                <w:b/>
                <w:noProof/>
                <w:color w:val="0000FF"/>
                <w:u w:val="single"/>
              </w:rPr>
            </w:rPrChange>
          </w:rPr>
          <w:t>Sl</w:t>
        </w:r>
      </w:ins>
      <w:ins w:id="663" w:author="Tre" w:date="2013-08-13T14:34:00Z">
        <w:r w:rsidR="003C29B0">
          <w:rPr>
            <w:b/>
            <w:noProof/>
            <w:sz w:val="24"/>
            <w:szCs w:val="24"/>
          </w:rPr>
          <w:t>e</w:t>
        </w:r>
      </w:ins>
      <w:ins w:id="664" w:author="Tre" w:date="2012-11-16T11:30:00Z">
        <w:r w:rsidRPr="00EE27B1">
          <w:rPr>
            <w:b/>
            <w:noProof/>
            <w:sz w:val="24"/>
            <w:szCs w:val="24"/>
            <w:rPrChange w:id="665" w:author="Tre" w:date="2012-11-19T09:04:00Z">
              <w:rPr>
                <w:b/>
                <w:noProof/>
                <w:color w:val="0000FF"/>
                <w:u w:val="single"/>
              </w:rPr>
            </w:rPrChange>
          </w:rPr>
          <w:t>ight of hand</w:t>
        </w:r>
        <w:r w:rsidRPr="00EE27B1">
          <w:rPr>
            <w:b/>
            <w:sz w:val="24"/>
            <w:szCs w:val="24"/>
            <w:rPrChange w:id="666" w:author="Tre" w:date="2012-11-19T09:04:00Z">
              <w:rPr>
                <w:b/>
                <w:color w:val="0000FF"/>
                <w:u w:val="single"/>
              </w:rPr>
            </w:rPrChange>
          </w:rPr>
          <w:fldChar w:fldCharType="end"/>
        </w:r>
        <w:r w:rsidRPr="00EE27B1">
          <w:rPr>
            <w:i/>
            <w:sz w:val="24"/>
            <w:szCs w:val="24"/>
            <w:rPrChange w:id="667" w:author="Tre" w:date="2012-11-19T09:04:00Z">
              <w:rPr>
                <w:i/>
                <w:color w:val="0000FF"/>
                <w:u w:val="single"/>
              </w:rPr>
            </w:rPrChange>
          </w:rPr>
          <w:t xml:space="preserve"> - </w:t>
        </w:r>
        <w:r w:rsidRPr="00EE27B1">
          <w:rPr>
            <w:sz w:val="24"/>
            <w:szCs w:val="24"/>
            <w:rPrChange w:id="668" w:author="Tre" w:date="2012-11-19T09:04:00Z">
              <w:rPr>
                <w:color w:val="0000FF"/>
                <w:u w:val="single"/>
              </w:rPr>
            </w:rPrChange>
          </w:rPr>
          <w:t>[</w:t>
        </w:r>
        <w:r w:rsidRPr="00EE27B1">
          <w:rPr>
            <w:sz w:val="24"/>
            <w:szCs w:val="24"/>
            <w:rPrChange w:id="669" w:author="Tre" w:date="2012-11-19T09:04:00Z">
              <w:rPr>
                <w:color w:val="0000FF"/>
                <w:u w:val="single"/>
              </w:rPr>
            </w:rPrChange>
          </w:rPr>
          <w:fldChar w:fldCharType="begin"/>
        </w:r>
        <w:r w:rsidRPr="00EE27B1">
          <w:rPr>
            <w:sz w:val="24"/>
            <w:szCs w:val="24"/>
            <w:rPrChange w:id="670" w:author="Tre" w:date="2012-11-19T09:04:00Z">
              <w:rPr>
                <w:color w:val="0000FF"/>
                <w:u w:val="single"/>
              </w:rPr>
            </w:rPrChange>
          </w:rPr>
          <w:instrText xml:space="preserve"> MERGEFIELD Default_Attribute </w:instrText>
        </w:r>
        <w:r w:rsidRPr="00EE27B1">
          <w:rPr>
            <w:sz w:val="24"/>
            <w:szCs w:val="24"/>
            <w:rPrChange w:id="671" w:author="Tre" w:date="2012-11-19T09:04:00Z">
              <w:rPr>
                <w:color w:val="0000FF"/>
                <w:u w:val="single"/>
              </w:rPr>
            </w:rPrChange>
          </w:rPr>
          <w:fldChar w:fldCharType="separate"/>
        </w:r>
        <w:r w:rsidRPr="00EE27B1">
          <w:rPr>
            <w:noProof/>
            <w:sz w:val="24"/>
            <w:szCs w:val="24"/>
            <w:rPrChange w:id="672" w:author="Tre" w:date="2012-11-19T09:04:00Z">
              <w:rPr>
                <w:noProof/>
                <w:color w:val="0000FF"/>
                <w:u w:val="single"/>
              </w:rPr>
            </w:rPrChange>
          </w:rPr>
          <w:t>Agility</w:t>
        </w:r>
        <w:r w:rsidRPr="00EE27B1">
          <w:rPr>
            <w:sz w:val="24"/>
            <w:szCs w:val="24"/>
            <w:rPrChange w:id="673" w:author="Tre" w:date="2012-11-19T09:04:00Z">
              <w:rPr>
                <w:color w:val="0000FF"/>
                <w:u w:val="single"/>
              </w:rPr>
            </w:rPrChange>
          </w:rPr>
          <w:fldChar w:fldCharType="end"/>
        </w:r>
        <w:r w:rsidRPr="00EE27B1">
          <w:rPr>
            <w:sz w:val="24"/>
            <w:szCs w:val="24"/>
            <w:rPrChange w:id="674" w:author="Tre" w:date="2012-11-19T09:04:00Z">
              <w:rPr>
                <w:color w:val="0000FF"/>
                <w:u w:val="single"/>
              </w:rPr>
            </w:rPrChange>
          </w:rPr>
          <w:t>]</w:t>
        </w:r>
      </w:ins>
    </w:p>
    <w:p w:rsidR="00C606DA" w:rsidRPr="00C91AA7" w:rsidRDefault="00EE27B1" w:rsidP="00C606DA">
      <w:pPr>
        <w:pStyle w:val="MatrixSuperfluous"/>
        <w:rPr>
          <w:ins w:id="675" w:author="Tre" w:date="2012-11-16T11:30:00Z"/>
          <w:b/>
          <w:sz w:val="24"/>
          <w:szCs w:val="24"/>
          <w:rPrChange w:id="676" w:author="Tre" w:date="2012-11-19T09:04:00Z">
            <w:rPr>
              <w:ins w:id="677" w:author="Tre" w:date="2012-11-16T11:30:00Z"/>
              <w:b/>
            </w:rPr>
          </w:rPrChange>
        </w:rPr>
      </w:pPr>
      <w:ins w:id="678" w:author="Tre" w:date="2012-11-16T11:30:00Z">
        <w:r w:rsidRPr="00EE27B1">
          <w:rPr>
            <w:b/>
            <w:sz w:val="24"/>
            <w:szCs w:val="24"/>
            <w:rPrChange w:id="679" w:author="Tre" w:date="2012-11-19T09:04:00Z">
              <w:rPr>
                <w:b/>
                <w:color w:val="0000FF"/>
                <w:u w:val="single"/>
              </w:rPr>
            </w:rPrChange>
          </w:rPr>
          <w:t xml:space="preserve">Description - </w:t>
        </w:r>
        <w:r w:rsidRPr="00EE27B1">
          <w:rPr>
            <w:i/>
            <w:sz w:val="24"/>
            <w:szCs w:val="24"/>
            <w:rPrChange w:id="680" w:author="Tre" w:date="2012-11-19T09:04:00Z">
              <w:rPr>
                <w:i/>
                <w:color w:val="0000FF"/>
                <w:u w:val="single"/>
              </w:rPr>
            </w:rPrChange>
          </w:rPr>
          <w:fldChar w:fldCharType="begin"/>
        </w:r>
        <w:r w:rsidRPr="00EE27B1">
          <w:rPr>
            <w:i/>
            <w:sz w:val="24"/>
            <w:szCs w:val="24"/>
            <w:rPrChange w:id="681" w:author="Tre" w:date="2012-11-19T09:04:00Z">
              <w:rPr>
                <w:i/>
                <w:color w:val="0000FF"/>
                <w:u w:val="single"/>
              </w:rPr>
            </w:rPrChange>
          </w:rPr>
          <w:instrText xml:space="preserve"> MERGEFIELD "Description" </w:instrText>
        </w:r>
        <w:r w:rsidRPr="00EE27B1">
          <w:rPr>
            <w:i/>
            <w:sz w:val="24"/>
            <w:szCs w:val="24"/>
            <w:rPrChange w:id="682" w:author="Tre" w:date="2012-11-19T09:04:00Z">
              <w:rPr>
                <w:i/>
                <w:color w:val="0000FF"/>
                <w:u w:val="single"/>
              </w:rPr>
            </w:rPrChange>
          </w:rPr>
          <w:fldChar w:fldCharType="separate"/>
        </w:r>
        <w:r w:rsidRPr="00EE27B1">
          <w:rPr>
            <w:i/>
            <w:noProof/>
            <w:sz w:val="24"/>
            <w:szCs w:val="24"/>
            <w:rPrChange w:id="683" w:author="Tre" w:date="2012-11-19T09:04:00Z">
              <w:rPr>
                <w:i/>
                <w:noProof/>
                <w:color w:val="0000FF"/>
                <w:u w:val="single"/>
              </w:rPr>
            </w:rPrChange>
          </w:rPr>
          <w:t>Tricking the eye to see or not see a hand gesture through deception, magic tricks.</w:t>
        </w:r>
        <w:r w:rsidRPr="00EE27B1">
          <w:rPr>
            <w:i/>
            <w:sz w:val="24"/>
            <w:szCs w:val="24"/>
            <w:rPrChange w:id="684" w:author="Tre" w:date="2012-11-19T09:04:00Z">
              <w:rPr>
                <w:i/>
                <w:color w:val="0000FF"/>
                <w:u w:val="single"/>
              </w:rPr>
            </w:rPrChange>
          </w:rPr>
          <w:fldChar w:fldCharType="end"/>
        </w:r>
        <w:r w:rsidRPr="00EE27B1">
          <w:rPr>
            <w:b/>
            <w:sz w:val="24"/>
            <w:szCs w:val="24"/>
            <w:rPrChange w:id="685" w:author="Tre" w:date="2012-11-19T09:04:00Z">
              <w:rPr>
                <w:b/>
                <w:color w:val="0000FF"/>
                <w:u w:val="single"/>
              </w:rPr>
            </w:rPrChange>
          </w:rPr>
          <w:t xml:space="preserve"> </w:t>
        </w:r>
        <w:r w:rsidRPr="00EE27B1">
          <w:rPr>
            <w:b/>
            <w:sz w:val="24"/>
            <w:szCs w:val="24"/>
            <w:rPrChange w:id="686" w:author="Tre" w:date="2012-11-19T09:04:00Z">
              <w:rPr>
                <w:b/>
                <w:color w:val="0000FF"/>
                <w:u w:val="single"/>
              </w:rPr>
            </w:rPrChange>
          </w:rPr>
          <w:fldChar w:fldCharType="begin"/>
        </w:r>
        <w:r w:rsidRPr="00EE27B1">
          <w:rPr>
            <w:b/>
            <w:sz w:val="24"/>
            <w:szCs w:val="24"/>
            <w:rPrChange w:id="687" w:author="Tre" w:date="2012-11-19T09:04:00Z">
              <w:rPr>
                <w:b/>
                <w:color w:val="0000FF"/>
                <w:u w:val="single"/>
              </w:rPr>
            </w:rPrChange>
          </w:rPr>
          <w:instrText xml:space="preserve"> NEXT  \* MERGEFORMAT </w:instrText>
        </w:r>
        <w:r w:rsidRPr="00EE27B1">
          <w:rPr>
            <w:b/>
            <w:sz w:val="24"/>
            <w:szCs w:val="24"/>
            <w:rPrChange w:id="688" w:author="Tre" w:date="2012-11-19T09:04:00Z">
              <w:rPr>
                <w:b/>
                <w:color w:val="0000FF"/>
                <w:u w:val="single"/>
              </w:rPr>
            </w:rPrChange>
          </w:rPr>
          <w:fldChar w:fldCharType="end"/>
        </w:r>
      </w:ins>
    </w:p>
    <w:p w:rsidR="00C606DA" w:rsidRPr="00C91AA7" w:rsidRDefault="00C606DA" w:rsidP="00C606DA">
      <w:pPr>
        <w:pStyle w:val="MatrixSuperfluous"/>
        <w:rPr>
          <w:ins w:id="689" w:author="Tre" w:date="2012-11-16T11:30:00Z"/>
          <w:b/>
          <w:sz w:val="24"/>
          <w:szCs w:val="24"/>
          <w:rPrChange w:id="690" w:author="Tre" w:date="2012-11-19T09:04:00Z">
            <w:rPr>
              <w:ins w:id="691" w:author="Tre" w:date="2012-11-16T11:30:00Z"/>
              <w:b/>
            </w:rPr>
          </w:rPrChange>
        </w:rPr>
      </w:pPr>
    </w:p>
    <w:p w:rsidR="00C606DA" w:rsidRPr="00C91AA7" w:rsidRDefault="00EE27B1" w:rsidP="00C606DA">
      <w:pPr>
        <w:pStyle w:val="MatrixSuperfluous"/>
        <w:rPr>
          <w:ins w:id="692" w:author="Tre" w:date="2012-11-16T11:30:00Z"/>
          <w:i/>
          <w:sz w:val="24"/>
          <w:szCs w:val="24"/>
          <w:rPrChange w:id="693" w:author="Tre" w:date="2012-11-19T09:04:00Z">
            <w:rPr>
              <w:ins w:id="694" w:author="Tre" w:date="2012-11-16T11:30:00Z"/>
              <w:i/>
            </w:rPr>
          </w:rPrChange>
        </w:rPr>
      </w:pPr>
      <w:ins w:id="695" w:author="Tre" w:date="2012-11-16T11:30:00Z">
        <w:r w:rsidRPr="00EE27B1">
          <w:rPr>
            <w:b/>
            <w:sz w:val="24"/>
            <w:szCs w:val="24"/>
            <w:rPrChange w:id="696" w:author="Tre" w:date="2012-11-19T09:04:00Z">
              <w:rPr>
                <w:b/>
                <w:color w:val="0000FF"/>
                <w:u w:val="single"/>
              </w:rPr>
            </w:rPrChange>
          </w:rPr>
          <w:fldChar w:fldCharType="begin"/>
        </w:r>
        <w:r w:rsidRPr="00EE27B1">
          <w:rPr>
            <w:b/>
            <w:sz w:val="24"/>
            <w:szCs w:val="24"/>
            <w:rPrChange w:id="697" w:author="Tre" w:date="2012-11-19T09:04:00Z">
              <w:rPr>
                <w:b/>
                <w:color w:val="0000FF"/>
                <w:u w:val="single"/>
              </w:rPr>
            </w:rPrChange>
          </w:rPr>
          <w:instrText xml:space="preserve"> MERGEFIELD Skill </w:instrText>
        </w:r>
        <w:r w:rsidRPr="00EE27B1">
          <w:rPr>
            <w:b/>
            <w:sz w:val="24"/>
            <w:szCs w:val="24"/>
            <w:rPrChange w:id="698" w:author="Tre" w:date="2012-11-19T09:04:00Z">
              <w:rPr>
                <w:b/>
                <w:color w:val="0000FF"/>
                <w:u w:val="single"/>
              </w:rPr>
            </w:rPrChange>
          </w:rPr>
          <w:fldChar w:fldCharType="separate"/>
        </w:r>
        <w:r w:rsidRPr="00EE27B1">
          <w:rPr>
            <w:b/>
            <w:noProof/>
            <w:sz w:val="24"/>
            <w:szCs w:val="24"/>
            <w:rPrChange w:id="699" w:author="Tre" w:date="2012-11-19T09:04:00Z">
              <w:rPr>
                <w:b/>
                <w:noProof/>
                <w:color w:val="0000FF"/>
                <w:u w:val="single"/>
              </w:rPr>
            </w:rPrChange>
          </w:rPr>
          <w:t>Blade Fighting</w:t>
        </w:r>
        <w:r w:rsidRPr="00EE27B1">
          <w:rPr>
            <w:b/>
            <w:sz w:val="24"/>
            <w:szCs w:val="24"/>
            <w:rPrChange w:id="700" w:author="Tre" w:date="2012-11-19T09:04:00Z">
              <w:rPr>
                <w:b/>
                <w:color w:val="0000FF"/>
                <w:u w:val="single"/>
              </w:rPr>
            </w:rPrChange>
          </w:rPr>
          <w:fldChar w:fldCharType="end"/>
        </w:r>
        <w:r w:rsidRPr="00EE27B1">
          <w:rPr>
            <w:i/>
            <w:sz w:val="24"/>
            <w:szCs w:val="24"/>
            <w:rPrChange w:id="701" w:author="Tre" w:date="2012-11-19T09:04:00Z">
              <w:rPr>
                <w:i/>
                <w:color w:val="0000FF"/>
                <w:u w:val="single"/>
              </w:rPr>
            </w:rPrChange>
          </w:rPr>
          <w:t xml:space="preserve"> - </w:t>
        </w:r>
        <w:r w:rsidRPr="00EE27B1">
          <w:rPr>
            <w:sz w:val="24"/>
            <w:szCs w:val="24"/>
            <w:rPrChange w:id="702" w:author="Tre" w:date="2012-11-19T09:04:00Z">
              <w:rPr>
                <w:color w:val="0000FF"/>
                <w:u w:val="single"/>
              </w:rPr>
            </w:rPrChange>
          </w:rPr>
          <w:t>[</w:t>
        </w:r>
        <w:r w:rsidRPr="00EE27B1">
          <w:rPr>
            <w:sz w:val="24"/>
            <w:szCs w:val="24"/>
            <w:rPrChange w:id="703" w:author="Tre" w:date="2012-11-19T09:04:00Z">
              <w:rPr>
                <w:color w:val="0000FF"/>
                <w:u w:val="single"/>
              </w:rPr>
            </w:rPrChange>
          </w:rPr>
          <w:fldChar w:fldCharType="begin"/>
        </w:r>
        <w:r w:rsidRPr="00EE27B1">
          <w:rPr>
            <w:sz w:val="24"/>
            <w:szCs w:val="24"/>
            <w:rPrChange w:id="704" w:author="Tre" w:date="2012-11-19T09:04:00Z">
              <w:rPr>
                <w:color w:val="0000FF"/>
                <w:u w:val="single"/>
              </w:rPr>
            </w:rPrChange>
          </w:rPr>
          <w:instrText xml:space="preserve"> MERGEFIELD Default_Attribute </w:instrText>
        </w:r>
        <w:r w:rsidRPr="00EE27B1">
          <w:rPr>
            <w:sz w:val="24"/>
            <w:szCs w:val="24"/>
            <w:rPrChange w:id="705" w:author="Tre" w:date="2012-11-19T09:04:00Z">
              <w:rPr>
                <w:color w:val="0000FF"/>
                <w:u w:val="single"/>
              </w:rPr>
            </w:rPrChange>
          </w:rPr>
          <w:fldChar w:fldCharType="separate"/>
        </w:r>
        <w:r w:rsidRPr="00EE27B1">
          <w:rPr>
            <w:noProof/>
            <w:sz w:val="24"/>
            <w:szCs w:val="24"/>
            <w:rPrChange w:id="706" w:author="Tre" w:date="2012-11-19T09:04:00Z">
              <w:rPr>
                <w:noProof/>
                <w:color w:val="0000FF"/>
                <w:u w:val="single"/>
              </w:rPr>
            </w:rPrChange>
          </w:rPr>
          <w:t>Agility</w:t>
        </w:r>
        <w:r w:rsidRPr="00EE27B1">
          <w:rPr>
            <w:sz w:val="24"/>
            <w:szCs w:val="24"/>
            <w:rPrChange w:id="707" w:author="Tre" w:date="2012-11-19T09:04:00Z">
              <w:rPr>
                <w:color w:val="0000FF"/>
                <w:u w:val="single"/>
              </w:rPr>
            </w:rPrChange>
          </w:rPr>
          <w:fldChar w:fldCharType="end"/>
        </w:r>
        <w:r w:rsidRPr="00EE27B1">
          <w:rPr>
            <w:sz w:val="24"/>
            <w:szCs w:val="24"/>
            <w:rPrChange w:id="708" w:author="Tre" w:date="2012-11-19T09:04:00Z">
              <w:rPr>
                <w:color w:val="0000FF"/>
                <w:u w:val="single"/>
              </w:rPr>
            </w:rPrChange>
          </w:rPr>
          <w:t>]</w:t>
        </w:r>
      </w:ins>
    </w:p>
    <w:p w:rsidR="00C606DA" w:rsidRPr="00C91AA7" w:rsidRDefault="00EE27B1" w:rsidP="00C606DA">
      <w:pPr>
        <w:pStyle w:val="MatrixSuperfluous"/>
        <w:rPr>
          <w:ins w:id="709" w:author="Tre" w:date="2012-11-16T11:30:00Z"/>
          <w:b/>
          <w:sz w:val="24"/>
          <w:szCs w:val="24"/>
          <w:rPrChange w:id="710" w:author="Tre" w:date="2012-11-19T09:04:00Z">
            <w:rPr>
              <w:ins w:id="711" w:author="Tre" w:date="2012-11-16T11:30:00Z"/>
              <w:b/>
            </w:rPr>
          </w:rPrChange>
        </w:rPr>
      </w:pPr>
      <w:ins w:id="712" w:author="Tre" w:date="2012-11-16T11:30:00Z">
        <w:r w:rsidRPr="00EE27B1">
          <w:rPr>
            <w:b/>
            <w:sz w:val="24"/>
            <w:szCs w:val="24"/>
            <w:rPrChange w:id="713" w:author="Tre" w:date="2012-11-19T09:04:00Z">
              <w:rPr>
                <w:b/>
                <w:color w:val="0000FF"/>
                <w:u w:val="single"/>
              </w:rPr>
            </w:rPrChange>
          </w:rPr>
          <w:t xml:space="preserve">Description - </w:t>
        </w:r>
        <w:r w:rsidRPr="00EE27B1">
          <w:rPr>
            <w:i/>
            <w:sz w:val="24"/>
            <w:szCs w:val="24"/>
            <w:rPrChange w:id="714" w:author="Tre" w:date="2012-11-19T09:04:00Z">
              <w:rPr>
                <w:i/>
                <w:color w:val="0000FF"/>
                <w:u w:val="single"/>
              </w:rPr>
            </w:rPrChange>
          </w:rPr>
          <w:fldChar w:fldCharType="begin"/>
        </w:r>
        <w:r w:rsidRPr="00EE27B1">
          <w:rPr>
            <w:i/>
            <w:sz w:val="24"/>
            <w:szCs w:val="24"/>
            <w:rPrChange w:id="715" w:author="Tre" w:date="2012-11-19T09:04:00Z">
              <w:rPr>
                <w:i/>
                <w:color w:val="0000FF"/>
                <w:u w:val="single"/>
              </w:rPr>
            </w:rPrChange>
          </w:rPr>
          <w:instrText xml:space="preserve"> MERGEFIELD "Description" </w:instrText>
        </w:r>
        <w:r w:rsidRPr="00EE27B1">
          <w:rPr>
            <w:i/>
            <w:sz w:val="24"/>
            <w:szCs w:val="24"/>
            <w:rPrChange w:id="716" w:author="Tre" w:date="2012-11-19T09:04:00Z">
              <w:rPr>
                <w:i/>
                <w:color w:val="0000FF"/>
                <w:u w:val="single"/>
              </w:rPr>
            </w:rPrChange>
          </w:rPr>
          <w:fldChar w:fldCharType="separate"/>
        </w:r>
        <w:r w:rsidRPr="00EE27B1">
          <w:rPr>
            <w:i/>
            <w:noProof/>
            <w:sz w:val="24"/>
            <w:szCs w:val="24"/>
            <w:rPrChange w:id="717" w:author="Tre" w:date="2012-11-19T09:04:00Z">
              <w:rPr>
                <w:i/>
                <w:noProof/>
                <w:color w:val="0000FF"/>
                <w:u w:val="single"/>
              </w:rPr>
            </w:rPrChange>
          </w:rPr>
          <w:t>Using bladed weapons. Swords are very popular weapons against the Machines in the Real World, because they have been developed to cut through metal.</w:t>
        </w:r>
        <w:r w:rsidRPr="00EE27B1">
          <w:rPr>
            <w:i/>
            <w:sz w:val="24"/>
            <w:szCs w:val="24"/>
            <w:rPrChange w:id="718" w:author="Tre" w:date="2012-11-19T09:04:00Z">
              <w:rPr>
                <w:i/>
                <w:color w:val="0000FF"/>
                <w:u w:val="single"/>
              </w:rPr>
            </w:rPrChange>
          </w:rPr>
          <w:fldChar w:fldCharType="end"/>
        </w:r>
        <w:r w:rsidRPr="00EE27B1">
          <w:rPr>
            <w:b/>
            <w:sz w:val="24"/>
            <w:szCs w:val="24"/>
            <w:rPrChange w:id="719" w:author="Tre" w:date="2012-11-19T09:04:00Z">
              <w:rPr>
                <w:b/>
                <w:color w:val="0000FF"/>
                <w:u w:val="single"/>
              </w:rPr>
            </w:rPrChange>
          </w:rPr>
          <w:t xml:space="preserve"> </w:t>
        </w:r>
        <w:r w:rsidRPr="00EE27B1">
          <w:rPr>
            <w:b/>
            <w:sz w:val="24"/>
            <w:szCs w:val="24"/>
            <w:rPrChange w:id="720" w:author="Tre" w:date="2012-11-19T09:04:00Z">
              <w:rPr>
                <w:b/>
                <w:color w:val="0000FF"/>
                <w:u w:val="single"/>
              </w:rPr>
            </w:rPrChange>
          </w:rPr>
          <w:fldChar w:fldCharType="begin"/>
        </w:r>
        <w:r w:rsidRPr="00EE27B1">
          <w:rPr>
            <w:b/>
            <w:sz w:val="24"/>
            <w:szCs w:val="24"/>
            <w:rPrChange w:id="721" w:author="Tre" w:date="2012-11-19T09:04:00Z">
              <w:rPr>
                <w:b/>
                <w:color w:val="0000FF"/>
                <w:u w:val="single"/>
              </w:rPr>
            </w:rPrChange>
          </w:rPr>
          <w:instrText xml:space="preserve"> NEXT  \* MERGEFORMAT </w:instrText>
        </w:r>
        <w:r w:rsidRPr="00EE27B1">
          <w:rPr>
            <w:b/>
            <w:sz w:val="24"/>
            <w:szCs w:val="24"/>
            <w:rPrChange w:id="722" w:author="Tre" w:date="2012-11-19T09:04:00Z">
              <w:rPr>
                <w:b/>
                <w:color w:val="0000FF"/>
                <w:u w:val="single"/>
              </w:rPr>
            </w:rPrChange>
          </w:rPr>
          <w:fldChar w:fldCharType="end"/>
        </w:r>
      </w:ins>
    </w:p>
    <w:p w:rsidR="00C606DA" w:rsidRPr="00C91AA7" w:rsidRDefault="00C606DA" w:rsidP="00C606DA">
      <w:pPr>
        <w:pStyle w:val="MatrixSuperfluous"/>
        <w:rPr>
          <w:ins w:id="723" w:author="Tre" w:date="2012-11-16T11:30:00Z"/>
          <w:b/>
          <w:sz w:val="24"/>
          <w:szCs w:val="24"/>
          <w:rPrChange w:id="724" w:author="Tre" w:date="2012-11-19T09:04:00Z">
            <w:rPr>
              <w:ins w:id="725" w:author="Tre" w:date="2012-11-16T11:30:00Z"/>
              <w:b/>
            </w:rPr>
          </w:rPrChange>
        </w:rPr>
      </w:pPr>
    </w:p>
    <w:p w:rsidR="00C606DA" w:rsidRPr="00C91AA7" w:rsidRDefault="00EE27B1" w:rsidP="00C606DA">
      <w:pPr>
        <w:pStyle w:val="MatrixSuperfluous"/>
        <w:rPr>
          <w:ins w:id="726" w:author="Tre" w:date="2012-11-16T11:30:00Z"/>
          <w:i/>
          <w:sz w:val="24"/>
          <w:szCs w:val="24"/>
          <w:rPrChange w:id="727" w:author="Tre" w:date="2012-11-19T09:04:00Z">
            <w:rPr>
              <w:ins w:id="728" w:author="Tre" w:date="2012-11-16T11:30:00Z"/>
              <w:i/>
            </w:rPr>
          </w:rPrChange>
        </w:rPr>
      </w:pPr>
      <w:ins w:id="729" w:author="Tre" w:date="2012-11-16T11:30:00Z">
        <w:r w:rsidRPr="00EE27B1">
          <w:rPr>
            <w:b/>
            <w:sz w:val="24"/>
            <w:szCs w:val="24"/>
            <w:rPrChange w:id="730" w:author="Tre" w:date="2012-11-19T09:04:00Z">
              <w:rPr>
                <w:b/>
                <w:color w:val="0000FF"/>
                <w:u w:val="single"/>
              </w:rPr>
            </w:rPrChange>
          </w:rPr>
          <w:fldChar w:fldCharType="begin"/>
        </w:r>
        <w:r w:rsidRPr="00EE27B1">
          <w:rPr>
            <w:b/>
            <w:sz w:val="24"/>
            <w:szCs w:val="24"/>
            <w:rPrChange w:id="731" w:author="Tre" w:date="2012-11-19T09:04:00Z">
              <w:rPr>
                <w:b/>
                <w:color w:val="0000FF"/>
                <w:u w:val="single"/>
              </w:rPr>
            </w:rPrChange>
          </w:rPr>
          <w:instrText xml:space="preserve"> MERGEFIELD Skill </w:instrText>
        </w:r>
        <w:r w:rsidRPr="00EE27B1">
          <w:rPr>
            <w:b/>
            <w:sz w:val="24"/>
            <w:szCs w:val="24"/>
            <w:rPrChange w:id="732" w:author="Tre" w:date="2012-11-19T09:04:00Z">
              <w:rPr>
                <w:b/>
                <w:color w:val="0000FF"/>
                <w:u w:val="single"/>
              </w:rPr>
            </w:rPrChange>
          </w:rPr>
          <w:fldChar w:fldCharType="separate"/>
        </w:r>
        <w:r w:rsidRPr="00EE27B1">
          <w:rPr>
            <w:b/>
            <w:noProof/>
            <w:sz w:val="24"/>
            <w:szCs w:val="24"/>
            <w:rPrChange w:id="733" w:author="Tre" w:date="2012-11-19T09:04:00Z">
              <w:rPr>
                <w:b/>
                <w:noProof/>
                <w:color w:val="0000FF"/>
                <w:u w:val="single"/>
              </w:rPr>
            </w:rPrChange>
          </w:rPr>
          <w:t>Thai Boxing</w:t>
        </w:r>
        <w:r w:rsidRPr="00EE27B1">
          <w:rPr>
            <w:b/>
            <w:sz w:val="24"/>
            <w:szCs w:val="24"/>
            <w:rPrChange w:id="734" w:author="Tre" w:date="2012-11-19T09:04:00Z">
              <w:rPr>
                <w:b/>
                <w:color w:val="0000FF"/>
                <w:u w:val="single"/>
              </w:rPr>
            </w:rPrChange>
          </w:rPr>
          <w:fldChar w:fldCharType="end"/>
        </w:r>
        <w:r w:rsidRPr="00EE27B1">
          <w:rPr>
            <w:i/>
            <w:sz w:val="24"/>
            <w:szCs w:val="24"/>
            <w:rPrChange w:id="735" w:author="Tre" w:date="2012-11-19T09:04:00Z">
              <w:rPr>
                <w:i/>
                <w:color w:val="0000FF"/>
                <w:u w:val="single"/>
              </w:rPr>
            </w:rPrChange>
          </w:rPr>
          <w:t xml:space="preserve"> - </w:t>
        </w:r>
        <w:r w:rsidRPr="00EE27B1">
          <w:rPr>
            <w:sz w:val="24"/>
            <w:szCs w:val="24"/>
            <w:rPrChange w:id="736" w:author="Tre" w:date="2012-11-19T09:04:00Z">
              <w:rPr>
                <w:color w:val="0000FF"/>
                <w:u w:val="single"/>
              </w:rPr>
            </w:rPrChange>
          </w:rPr>
          <w:t>[</w:t>
        </w:r>
        <w:r w:rsidRPr="00EE27B1">
          <w:rPr>
            <w:sz w:val="24"/>
            <w:szCs w:val="24"/>
            <w:rPrChange w:id="737" w:author="Tre" w:date="2012-11-19T09:04:00Z">
              <w:rPr>
                <w:color w:val="0000FF"/>
                <w:u w:val="single"/>
              </w:rPr>
            </w:rPrChange>
          </w:rPr>
          <w:fldChar w:fldCharType="begin"/>
        </w:r>
        <w:r w:rsidRPr="00EE27B1">
          <w:rPr>
            <w:sz w:val="24"/>
            <w:szCs w:val="24"/>
            <w:rPrChange w:id="738" w:author="Tre" w:date="2012-11-19T09:04:00Z">
              <w:rPr>
                <w:color w:val="0000FF"/>
                <w:u w:val="single"/>
              </w:rPr>
            </w:rPrChange>
          </w:rPr>
          <w:instrText xml:space="preserve"> MERGEFIELD Default_Attribute </w:instrText>
        </w:r>
        <w:r w:rsidRPr="00EE27B1">
          <w:rPr>
            <w:sz w:val="24"/>
            <w:szCs w:val="24"/>
            <w:rPrChange w:id="739" w:author="Tre" w:date="2012-11-19T09:04:00Z">
              <w:rPr>
                <w:color w:val="0000FF"/>
                <w:u w:val="single"/>
              </w:rPr>
            </w:rPrChange>
          </w:rPr>
          <w:fldChar w:fldCharType="separate"/>
        </w:r>
        <w:r w:rsidRPr="00EE27B1">
          <w:rPr>
            <w:noProof/>
            <w:sz w:val="24"/>
            <w:szCs w:val="24"/>
            <w:rPrChange w:id="740" w:author="Tre" w:date="2012-11-19T09:04:00Z">
              <w:rPr>
                <w:noProof/>
                <w:color w:val="0000FF"/>
                <w:u w:val="single"/>
              </w:rPr>
            </w:rPrChange>
          </w:rPr>
          <w:t>Agility</w:t>
        </w:r>
        <w:r w:rsidRPr="00EE27B1">
          <w:rPr>
            <w:sz w:val="24"/>
            <w:szCs w:val="24"/>
            <w:rPrChange w:id="741" w:author="Tre" w:date="2012-11-19T09:04:00Z">
              <w:rPr>
                <w:color w:val="0000FF"/>
                <w:u w:val="single"/>
              </w:rPr>
            </w:rPrChange>
          </w:rPr>
          <w:fldChar w:fldCharType="end"/>
        </w:r>
        <w:r w:rsidRPr="00EE27B1">
          <w:rPr>
            <w:sz w:val="24"/>
            <w:szCs w:val="24"/>
            <w:rPrChange w:id="742" w:author="Tre" w:date="2012-11-19T09:04:00Z">
              <w:rPr>
                <w:color w:val="0000FF"/>
                <w:u w:val="single"/>
              </w:rPr>
            </w:rPrChange>
          </w:rPr>
          <w:t>]</w:t>
        </w:r>
      </w:ins>
    </w:p>
    <w:p w:rsidR="00C606DA" w:rsidRPr="00C91AA7" w:rsidRDefault="00EE27B1" w:rsidP="00C606DA">
      <w:pPr>
        <w:pStyle w:val="MatrixSuperfluous"/>
        <w:rPr>
          <w:ins w:id="743" w:author="Tre" w:date="2012-11-16T11:30:00Z"/>
          <w:b/>
          <w:sz w:val="24"/>
          <w:szCs w:val="24"/>
          <w:rPrChange w:id="744" w:author="Tre" w:date="2012-11-19T09:04:00Z">
            <w:rPr>
              <w:ins w:id="745" w:author="Tre" w:date="2012-11-16T11:30:00Z"/>
              <w:b/>
            </w:rPr>
          </w:rPrChange>
        </w:rPr>
      </w:pPr>
      <w:ins w:id="746" w:author="Tre" w:date="2012-11-16T11:30:00Z">
        <w:r w:rsidRPr="00EE27B1">
          <w:rPr>
            <w:b/>
            <w:sz w:val="24"/>
            <w:szCs w:val="24"/>
            <w:rPrChange w:id="747" w:author="Tre" w:date="2012-11-19T09:04:00Z">
              <w:rPr>
                <w:b/>
                <w:color w:val="0000FF"/>
                <w:u w:val="single"/>
              </w:rPr>
            </w:rPrChange>
          </w:rPr>
          <w:t xml:space="preserve">Description - </w:t>
        </w:r>
        <w:r w:rsidRPr="00EE27B1">
          <w:rPr>
            <w:i/>
            <w:sz w:val="24"/>
            <w:szCs w:val="24"/>
            <w:rPrChange w:id="748" w:author="Tre" w:date="2012-11-19T09:04:00Z">
              <w:rPr>
                <w:i/>
                <w:color w:val="0000FF"/>
                <w:u w:val="single"/>
              </w:rPr>
            </w:rPrChange>
          </w:rPr>
          <w:fldChar w:fldCharType="begin"/>
        </w:r>
        <w:r w:rsidRPr="00EE27B1">
          <w:rPr>
            <w:i/>
            <w:sz w:val="24"/>
            <w:szCs w:val="24"/>
            <w:rPrChange w:id="749" w:author="Tre" w:date="2012-11-19T09:04:00Z">
              <w:rPr>
                <w:i/>
                <w:color w:val="0000FF"/>
                <w:u w:val="single"/>
              </w:rPr>
            </w:rPrChange>
          </w:rPr>
          <w:instrText xml:space="preserve"> MERGEFIELD "Description" </w:instrText>
        </w:r>
        <w:r w:rsidRPr="00EE27B1">
          <w:rPr>
            <w:i/>
            <w:sz w:val="24"/>
            <w:szCs w:val="24"/>
            <w:rPrChange w:id="750" w:author="Tre" w:date="2012-11-19T09:04:00Z">
              <w:rPr>
                <w:i/>
                <w:color w:val="0000FF"/>
                <w:u w:val="single"/>
              </w:rPr>
            </w:rPrChange>
          </w:rPr>
          <w:fldChar w:fldCharType="separate"/>
        </w:r>
        <w:r w:rsidRPr="00EE27B1">
          <w:rPr>
            <w:i/>
            <w:noProof/>
            <w:sz w:val="24"/>
            <w:szCs w:val="24"/>
            <w:rPrChange w:id="751" w:author="Tre" w:date="2012-11-19T09:04:00Z">
              <w:rPr>
                <w:i/>
                <w:noProof/>
                <w:color w:val="0000FF"/>
                <w:u w:val="single"/>
              </w:rPr>
            </w:rPrChange>
          </w:rPr>
          <w:t>Thai boxing, a form of hand to hand combat.</w:t>
        </w:r>
        <w:r w:rsidRPr="00EE27B1">
          <w:rPr>
            <w:i/>
            <w:sz w:val="24"/>
            <w:szCs w:val="24"/>
            <w:rPrChange w:id="752" w:author="Tre" w:date="2012-11-19T09:04:00Z">
              <w:rPr>
                <w:i/>
                <w:color w:val="0000FF"/>
                <w:u w:val="single"/>
              </w:rPr>
            </w:rPrChange>
          </w:rPr>
          <w:fldChar w:fldCharType="end"/>
        </w:r>
        <w:r w:rsidRPr="00EE27B1">
          <w:rPr>
            <w:b/>
            <w:sz w:val="24"/>
            <w:szCs w:val="24"/>
            <w:rPrChange w:id="753" w:author="Tre" w:date="2012-11-19T09:04:00Z">
              <w:rPr>
                <w:b/>
                <w:color w:val="0000FF"/>
                <w:u w:val="single"/>
              </w:rPr>
            </w:rPrChange>
          </w:rPr>
          <w:t xml:space="preserve"> </w:t>
        </w:r>
        <w:r w:rsidRPr="00EE27B1">
          <w:rPr>
            <w:b/>
            <w:sz w:val="24"/>
            <w:szCs w:val="24"/>
            <w:rPrChange w:id="754" w:author="Tre" w:date="2012-11-19T09:04:00Z">
              <w:rPr>
                <w:b/>
                <w:color w:val="0000FF"/>
                <w:u w:val="single"/>
              </w:rPr>
            </w:rPrChange>
          </w:rPr>
          <w:fldChar w:fldCharType="begin"/>
        </w:r>
        <w:r w:rsidRPr="00EE27B1">
          <w:rPr>
            <w:b/>
            <w:sz w:val="24"/>
            <w:szCs w:val="24"/>
            <w:rPrChange w:id="755" w:author="Tre" w:date="2012-11-19T09:04:00Z">
              <w:rPr>
                <w:b/>
                <w:color w:val="0000FF"/>
                <w:u w:val="single"/>
              </w:rPr>
            </w:rPrChange>
          </w:rPr>
          <w:instrText xml:space="preserve"> NEXT  \* MERGEFORMAT </w:instrText>
        </w:r>
        <w:r w:rsidRPr="00EE27B1">
          <w:rPr>
            <w:b/>
            <w:sz w:val="24"/>
            <w:szCs w:val="24"/>
            <w:rPrChange w:id="756" w:author="Tre" w:date="2012-11-19T09:04:00Z">
              <w:rPr>
                <w:b/>
                <w:color w:val="0000FF"/>
                <w:u w:val="single"/>
              </w:rPr>
            </w:rPrChange>
          </w:rPr>
          <w:fldChar w:fldCharType="end"/>
        </w:r>
      </w:ins>
    </w:p>
    <w:p w:rsidR="00C606DA" w:rsidRPr="00C91AA7" w:rsidRDefault="00C606DA" w:rsidP="00C606DA">
      <w:pPr>
        <w:pStyle w:val="MatrixSuperfluous"/>
        <w:rPr>
          <w:ins w:id="757" w:author="Tre" w:date="2012-11-16T11:30:00Z"/>
          <w:b/>
          <w:sz w:val="24"/>
          <w:szCs w:val="24"/>
          <w:rPrChange w:id="758" w:author="Tre" w:date="2012-11-19T09:04:00Z">
            <w:rPr>
              <w:ins w:id="759" w:author="Tre" w:date="2012-11-16T11:30:00Z"/>
              <w:b/>
            </w:rPr>
          </w:rPrChange>
        </w:rPr>
      </w:pPr>
    </w:p>
    <w:p w:rsidR="00C606DA" w:rsidRPr="00C91AA7" w:rsidRDefault="00EE27B1" w:rsidP="00C606DA">
      <w:pPr>
        <w:pStyle w:val="MatrixSuperfluous"/>
        <w:rPr>
          <w:ins w:id="760" w:author="Tre" w:date="2012-11-16T11:30:00Z"/>
          <w:i/>
          <w:sz w:val="24"/>
          <w:szCs w:val="24"/>
          <w:rPrChange w:id="761" w:author="Tre" w:date="2012-11-19T09:04:00Z">
            <w:rPr>
              <w:ins w:id="762" w:author="Tre" w:date="2012-11-16T11:30:00Z"/>
              <w:i/>
            </w:rPr>
          </w:rPrChange>
        </w:rPr>
      </w:pPr>
      <w:ins w:id="763" w:author="Tre" w:date="2012-11-16T11:30:00Z">
        <w:r w:rsidRPr="00EE27B1">
          <w:rPr>
            <w:b/>
            <w:sz w:val="24"/>
            <w:szCs w:val="24"/>
            <w:rPrChange w:id="764" w:author="Tre" w:date="2012-11-19T09:04:00Z">
              <w:rPr>
                <w:b/>
                <w:color w:val="0000FF"/>
                <w:u w:val="single"/>
              </w:rPr>
            </w:rPrChange>
          </w:rPr>
          <w:fldChar w:fldCharType="begin"/>
        </w:r>
        <w:r w:rsidRPr="00EE27B1">
          <w:rPr>
            <w:b/>
            <w:sz w:val="24"/>
            <w:szCs w:val="24"/>
            <w:rPrChange w:id="765" w:author="Tre" w:date="2012-11-19T09:04:00Z">
              <w:rPr>
                <w:b/>
                <w:color w:val="0000FF"/>
                <w:u w:val="single"/>
              </w:rPr>
            </w:rPrChange>
          </w:rPr>
          <w:instrText xml:space="preserve"> MERGEFIELD Skill </w:instrText>
        </w:r>
        <w:r w:rsidRPr="00EE27B1">
          <w:rPr>
            <w:b/>
            <w:sz w:val="24"/>
            <w:szCs w:val="24"/>
            <w:rPrChange w:id="766" w:author="Tre" w:date="2012-11-19T09:04:00Z">
              <w:rPr>
                <w:b/>
                <w:color w:val="0000FF"/>
                <w:u w:val="single"/>
              </w:rPr>
            </w:rPrChange>
          </w:rPr>
          <w:fldChar w:fldCharType="separate"/>
        </w:r>
        <w:r w:rsidRPr="00EE27B1">
          <w:rPr>
            <w:b/>
            <w:noProof/>
            <w:sz w:val="24"/>
            <w:szCs w:val="24"/>
            <w:rPrChange w:id="767" w:author="Tre" w:date="2012-11-19T09:04:00Z">
              <w:rPr>
                <w:b/>
                <w:noProof/>
                <w:color w:val="0000FF"/>
                <w:u w:val="single"/>
              </w:rPr>
            </w:rPrChange>
          </w:rPr>
          <w:t>Throwing Weapons</w:t>
        </w:r>
        <w:r w:rsidRPr="00EE27B1">
          <w:rPr>
            <w:b/>
            <w:sz w:val="24"/>
            <w:szCs w:val="24"/>
            <w:rPrChange w:id="768" w:author="Tre" w:date="2012-11-19T09:04:00Z">
              <w:rPr>
                <w:b/>
                <w:color w:val="0000FF"/>
                <w:u w:val="single"/>
              </w:rPr>
            </w:rPrChange>
          </w:rPr>
          <w:fldChar w:fldCharType="end"/>
        </w:r>
        <w:r w:rsidRPr="00EE27B1">
          <w:rPr>
            <w:i/>
            <w:sz w:val="24"/>
            <w:szCs w:val="24"/>
            <w:rPrChange w:id="769" w:author="Tre" w:date="2012-11-19T09:04:00Z">
              <w:rPr>
                <w:i/>
                <w:color w:val="0000FF"/>
                <w:u w:val="single"/>
              </w:rPr>
            </w:rPrChange>
          </w:rPr>
          <w:t xml:space="preserve"> - </w:t>
        </w:r>
        <w:r w:rsidRPr="00EE27B1">
          <w:rPr>
            <w:sz w:val="24"/>
            <w:szCs w:val="24"/>
            <w:rPrChange w:id="770" w:author="Tre" w:date="2012-11-19T09:04:00Z">
              <w:rPr>
                <w:color w:val="0000FF"/>
                <w:u w:val="single"/>
              </w:rPr>
            </w:rPrChange>
          </w:rPr>
          <w:t>[</w:t>
        </w:r>
        <w:r w:rsidRPr="00EE27B1">
          <w:rPr>
            <w:sz w:val="24"/>
            <w:szCs w:val="24"/>
            <w:rPrChange w:id="771" w:author="Tre" w:date="2012-11-19T09:04:00Z">
              <w:rPr>
                <w:color w:val="0000FF"/>
                <w:u w:val="single"/>
              </w:rPr>
            </w:rPrChange>
          </w:rPr>
          <w:fldChar w:fldCharType="begin"/>
        </w:r>
        <w:r w:rsidRPr="00EE27B1">
          <w:rPr>
            <w:sz w:val="24"/>
            <w:szCs w:val="24"/>
            <w:rPrChange w:id="772" w:author="Tre" w:date="2012-11-19T09:04:00Z">
              <w:rPr>
                <w:color w:val="0000FF"/>
                <w:u w:val="single"/>
              </w:rPr>
            </w:rPrChange>
          </w:rPr>
          <w:instrText xml:space="preserve"> MERGEFIELD Default_Attribute </w:instrText>
        </w:r>
        <w:r w:rsidRPr="00EE27B1">
          <w:rPr>
            <w:sz w:val="24"/>
            <w:szCs w:val="24"/>
            <w:rPrChange w:id="773" w:author="Tre" w:date="2012-11-19T09:04:00Z">
              <w:rPr>
                <w:color w:val="0000FF"/>
                <w:u w:val="single"/>
              </w:rPr>
            </w:rPrChange>
          </w:rPr>
          <w:fldChar w:fldCharType="separate"/>
        </w:r>
        <w:r w:rsidRPr="00EE27B1">
          <w:rPr>
            <w:noProof/>
            <w:sz w:val="24"/>
            <w:szCs w:val="24"/>
            <w:rPrChange w:id="774" w:author="Tre" w:date="2012-11-19T09:04:00Z">
              <w:rPr>
                <w:noProof/>
                <w:color w:val="0000FF"/>
                <w:u w:val="single"/>
              </w:rPr>
            </w:rPrChange>
          </w:rPr>
          <w:t>Agility</w:t>
        </w:r>
        <w:r w:rsidRPr="00EE27B1">
          <w:rPr>
            <w:sz w:val="24"/>
            <w:szCs w:val="24"/>
            <w:rPrChange w:id="775" w:author="Tre" w:date="2012-11-19T09:04:00Z">
              <w:rPr>
                <w:color w:val="0000FF"/>
                <w:u w:val="single"/>
              </w:rPr>
            </w:rPrChange>
          </w:rPr>
          <w:fldChar w:fldCharType="end"/>
        </w:r>
        <w:r w:rsidRPr="00EE27B1">
          <w:rPr>
            <w:sz w:val="24"/>
            <w:szCs w:val="24"/>
            <w:rPrChange w:id="776" w:author="Tre" w:date="2012-11-19T09:04:00Z">
              <w:rPr>
                <w:color w:val="0000FF"/>
                <w:u w:val="single"/>
              </w:rPr>
            </w:rPrChange>
          </w:rPr>
          <w:t>]</w:t>
        </w:r>
      </w:ins>
    </w:p>
    <w:p w:rsidR="00C606DA" w:rsidRPr="00C91AA7" w:rsidRDefault="00EE27B1" w:rsidP="00C606DA">
      <w:pPr>
        <w:pStyle w:val="MatrixSuperfluous"/>
        <w:rPr>
          <w:ins w:id="777" w:author="Tre" w:date="2012-11-16T11:30:00Z"/>
          <w:b/>
          <w:sz w:val="24"/>
          <w:szCs w:val="24"/>
          <w:rPrChange w:id="778" w:author="Tre" w:date="2012-11-19T09:04:00Z">
            <w:rPr>
              <w:ins w:id="779" w:author="Tre" w:date="2012-11-16T11:30:00Z"/>
              <w:b/>
            </w:rPr>
          </w:rPrChange>
        </w:rPr>
      </w:pPr>
      <w:ins w:id="780" w:author="Tre" w:date="2012-11-16T11:30:00Z">
        <w:r w:rsidRPr="00EE27B1">
          <w:rPr>
            <w:b/>
            <w:sz w:val="24"/>
            <w:szCs w:val="24"/>
            <w:rPrChange w:id="781" w:author="Tre" w:date="2012-11-19T09:04:00Z">
              <w:rPr>
                <w:b/>
                <w:color w:val="0000FF"/>
                <w:u w:val="single"/>
              </w:rPr>
            </w:rPrChange>
          </w:rPr>
          <w:t xml:space="preserve">Description - </w:t>
        </w:r>
        <w:r w:rsidRPr="00EE27B1">
          <w:rPr>
            <w:i/>
            <w:sz w:val="24"/>
            <w:szCs w:val="24"/>
            <w:rPrChange w:id="782" w:author="Tre" w:date="2012-11-19T09:04:00Z">
              <w:rPr>
                <w:i/>
                <w:color w:val="0000FF"/>
                <w:u w:val="single"/>
              </w:rPr>
            </w:rPrChange>
          </w:rPr>
          <w:fldChar w:fldCharType="begin"/>
        </w:r>
        <w:r w:rsidRPr="00EE27B1">
          <w:rPr>
            <w:i/>
            <w:sz w:val="24"/>
            <w:szCs w:val="24"/>
            <w:rPrChange w:id="783" w:author="Tre" w:date="2012-11-19T09:04:00Z">
              <w:rPr>
                <w:i/>
                <w:color w:val="0000FF"/>
                <w:u w:val="single"/>
              </w:rPr>
            </w:rPrChange>
          </w:rPr>
          <w:instrText xml:space="preserve"> MERGEFIELD "Description" </w:instrText>
        </w:r>
        <w:r w:rsidRPr="00EE27B1">
          <w:rPr>
            <w:i/>
            <w:sz w:val="24"/>
            <w:szCs w:val="24"/>
            <w:rPrChange w:id="784" w:author="Tre" w:date="2012-11-19T09:04:00Z">
              <w:rPr>
                <w:i/>
                <w:color w:val="0000FF"/>
                <w:u w:val="single"/>
              </w:rPr>
            </w:rPrChange>
          </w:rPr>
          <w:fldChar w:fldCharType="separate"/>
        </w:r>
        <w:r w:rsidRPr="00EE27B1">
          <w:rPr>
            <w:i/>
            <w:noProof/>
            <w:sz w:val="24"/>
            <w:szCs w:val="24"/>
            <w:rPrChange w:id="785" w:author="Tre" w:date="2012-11-19T09:04:00Z">
              <w:rPr>
                <w:i/>
                <w:noProof/>
                <w:color w:val="0000FF"/>
                <w:u w:val="single"/>
              </w:rPr>
            </w:rPrChange>
          </w:rPr>
          <w:t>The skill to aim, balance, and throw a weapon with deadly effectiveness. Throwing weapons include knives, spears, shurikens, and rocks.</w:t>
        </w:r>
        <w:r w:rsidRPr="00EE27B1">
          <w:rPr>
            <w:i/>
            <w:sz w:val="24"/>
            <w:szCs w:val="24"/>
            <w:rPrChange w:id="786" w:author="Tre" w:date="2012-11-19T09:04:00Z">
              <w:rPr>
                <w:i/>
                <w:color w:val="0000FF"/>
                <w:u w:val="single"/>
              </w:rPr>
            </w:rPrChange>
          </w:rPr>
          <w:fldChar w:fldCharType="end"/>
        </w:r>
        <w:r w:rsidRPr="00EE27B1">
          <w:rPr>
            <w:b/>
            <w:sz w:val="24"/>
            <w:szCs w:val="24"/>
            <w:rPrChange w:id="787" w:author="Tre" w:date="2012-11-19T09:04:00Z">
              <w:rPr>
                <w:b/>
                <w:color w:val="0000FF"/>
                <w:u w:val="single"/>
              </w:rPr>
            </w:rPrChange>
          </w:rPr>
          <w:t xml:space="preserve"> </w:t>
        </w:r>
        <w:r w:rsidRPr="00EE27B1">
          <w:rPr>
            <w:b/>
            <w:sz w:val="24"/>
            <w:szCs w:val="24"/>
            <w:rPrChange w:id="788" w:author="Tre" w:date="2012-11-19T09:04:00Z">
              <w:rPr>
                <w:b/>
                <w:color w:val="0000FF"/>
                <w:u w:val="single"/>
              </w:rPr>
            </w:rPrChange>
          </w:rPr>
          <w:fldChar w:fldCharType="begin"/>
        </w:r>
        <w:r w:rsidRPr="00EE27B1">
          <w:rPr>
            <w:b/>
            <w:sz w:val="24"/>
            <w:szCs w:val="24"/>
            <w:rPrChange w:id="789" w:author="Tre" w:date="2012-11-19T09:04:00Z">
              <w:rPr>
                <w:b/>
                <w:color w:val="0000FF"/>
                <w:u w:val="single"/>
              </w:rPr>
            </w:rPrChange>
          </w:rPr>
          <w:instrText xml:space="preserve"> NEXT  \* MERGEFORMAT </w:instrText>
        </w:r>
        <w:r w:rsidRPr="00EE27B1">
          <w:rPr>
            <w:b/>
            <w:sz w:val="24"/>
            <w:szCs w:val="24"/>
            <w:rPrChange w:id="790" w:author="Tre" w:date="2012-11-19T09:04:00Z">
              <w:rPr>
                <w:b/>
                <w:color w:val="0000FF"/>
                <w:u w:val="single"/>
              </w:rPr>
            </w:rPrChange>
          </w:rPr>
          <w:fldChar w:fldCharType="end"/>
        </w:r>
      </w:ins>
    </w:p>
    <w:p w:rsidR="00C606DA" w:rsidRPr="00C91AA7" w:rsidRDefault="00C606DA" w:rsidP="00C606DA">
      <w:pPr>
        <w:pStyle w:val="MatrixSuperfluous"/>
        <w:rPr>
          <w:ins w:id="791" w:author="Tre" w:date="2012-11-16T11:30:00Z"/>
          <w:b/>
          <w:sz w:val="24"/>
          <w:szCs w:val="24"/>
          <w:rPrChange w:id="792" w:author="Tre" w:date="2012-11-19T09:04:00Z">
            <w:rPr>
              <w:ins w:id="793" w:author="Tre" w:date="2012-11-16T11:30:00Z"/>
              <w:b/>
            </w:rPr>
          </w:rPrChange>
        </w:rPr>
      </w:pPr>
    </w:p>
    <w:p w:rsidR="00C606DA" w:rsidRPr="00C91AA7" w:rsidRDefault="00EE27B1" w:rsidP="00C606DA">
      <w:pPr>
        <w:pStyle w:val="MatrixSuperfluous"/>
        <w:rPr>
          <w:ins w:id="794" w:author="Tre" w:date="2012-11-16T11:30:00Z"/>
          <w:i/>
          <w:sz w:val="24"/>
          <w:szCs w:val="24"/>
          <w:rPrChange w:id="795" w:author="Tre" w:date="2012-11-19T09:04:00Z">
            <w:rPr>
              <w:ins w:id="796" w:author="Tre" w:date="2012-11-16T11:30:00Z"/>
              <w:i/>
            </w:rPr>
          </w:rPrChange>
        </w:rPr>
      </w:pPr>
      <w:ins w:id="797" w:author="Tre" w:date="2012-11-16T11:30:00Z">
        <w:r w:rsidRPr="00EE27B1">
          <w:rPr>
            <w:b/>
            <w:sz w:val="24"/>
            <w:szCs w:val="24"/>
            <w:rPrChange w:id="798" w:author="Tre" w:date="2012-11-19T09:04:00Z">
              <w:rPr>
                <w:b/>
                <w:color w:val="0000FF"/>
                <w:u w:val="single"/>
              </w:rPr>
            </w:rPrChange>
          </w:rPr>
          <w:fldChar w:fldCharType="begin"/>
        </w:r>
        <w:r w:rsidRPr="00EE27B1">
          <w:rPr>
            <w:b/>
            <w:sz w:val="24"/>
            <w:szCs w:val="24"/>
            <w:rPrChange w:id="799" w:author="Tre" w:date="2012-11-19T09:04:00Z">
              <w:rPr>
                <w:b/>
                <w:color w:val="0000FF"/>
                <w:u w:val="single"/>
              </w:rPr>
            </w:rPrChange>
          </w:rPr>
          <w:instrText xml:space="preserve"> MERGEFIELD Skill </w:instrText>
        </w:r>
        <w:r w:rsidRPr="00EE27B1">
          <w:rPr>
            <w:b/>
            <w:sz w:val="24"/>
            <w:szCs w:val="24"/>
            <w:rPrChange w:id="800" w:author="Tre" w:date="2012-11-19T09:04:00Z">
              <w:rPr>
                <w:b/>
                <w:color w:val="0000FF"/>
                <w:u w:val="single"/>
              </w:rPr>
            </w:rPrChange>
          </w:rPr>
          <w:fldChar w:fldCharType="separate"/>
        </w:r>
        <w:r w:rsidRPr="00EE27B1">
          <w:rPr>
            <w:b/>
            <w:noProof/>
            <w:sz w:val="24"/>
            <w:szCs w:val="24"/>
            <w:rPrChange w:id="801" w:author="Tre" w:date="2012-11-19T09:04:00Z">
              <w:rPr>
                <w:b/>
                <w:noProof/>
                <w:color w:val="0000FF"/>
                <w:u w:val="single"/>
              </w:rPr>
            </w:rPrChange>
          </w:rPr>
          <w:t>Escape Bonds</w:t>
        </w:r>
        <w:r w:rsidRPr="00EE27B1">
          <w:rPr>
            <w:b/>
            <w:sz w:val="24"/>
            <w:szCs w:val="24"/>
            <w:rPrChange w:id="802" w:author="Tre" w:date="2012-11-19T09:04:00Z">
              <w:rPr>
                <w:b/>
                <w:color w:val="0000FF"/>
                <w:u w:val="single"/>
              </w:rPr>
            </w:rPrChange>
          </w:rPr>
          <w:fldChar w:fldCharType="end"/>
        </w:r>
        <w:r w:rsidRPr="00EE27B1">
          <w:rPr>
            <w:i/>
            <w:sz w:val="24"/>
            <w:szCs w:val="24"/>
            <w:rPrChange w:id="803" w:author="Tre" w:date="2012-11-19T09:04:00Z">
              <w:rPr>
                <w:i/>
                <w:color w:val="0000FF"/>
                <w:u w:val="single"/>
              </w:rPr>
            </w:rPrChange>
          </w:rPr>
          <w:t xml:space="preserve"> - </w:t>
        </w:r>
        <w:r w:rsidRPr="00EE27B1">
          <w:rPr>
            <w:sz w:val="24"/>
            <w:szCs w:val="24"/>
            <w:rPrChange w:id="804" w:author="Tre" w:date="2012-11-19T09:04:00Z">
              <w:rPr>
                <w:color w:val="0000FF"/>
                <w:u w:val="single"/>
              </w:rPr>
            </w:rPrChange>
          </w:rPr>
          <w:t>[</w:t>
        </w:r>
        <w:r w:rsidRPr="00EE27B1">
          <w:rPr>
            <w:sz w:val="24"/>
            <w:szCs w:val="24"/>
            <w:rPrChange w:id="805" w:author="Tre" w:date="2012-11-19T09:04:00Z">
              <w:rPr>
                <w:color w:val="0000FF"/>
                <w:u w:val="single"/>
              </w:rPr>
            </w:rPrChange>
          </w:rPr>
          <w:fldChar w:fldCharType="begin"/>
        </w:r>
        <w:r w:rsidRPr="00EE27B1">
          <w:rPr>
            <w:sz w:val="24"/>
            <w:szCs w:val="24"/>
            <w:rPrChange w:id="806" w:author="Tre" w:date="2012-11-19T09:04:00Z">
              <w:rPr>
                <w:color w:val="0000FF"/>
                <w:u w:val="single"/>
              </w:rPr>
            </w:rPrChange>
          </w:rPr>
          <w:instrText xml:space="preserve"> MERGEFIELD Default_Attribute </w:instrText>
        </w:r>
        <w:r w:rsidRPr="00EE27B1">
          <w:rPr>
            <w:sz w:val="24"/>
            <w:szCs w:val="24"/>
            <w:rPrChange w:id="807" w:author="Tre" w:date="2012-11-19T09:04:00Z">
              <w:rPr>
                <w:color w:val="0000FF"/>
                <w:u w:val="single"/>
              </w:rPr>
            </w:rPrChange>
          </w:rPr>
          <w:fldChar w:fldCharType="separate"/>
        </w:r>
        <w:r w:rsidRPr="00EE27B1">
          <w:rPr>
            <w:noProof/>
            <w:sz w:val="24"/>
            <w:szCs w:val="24"/>
            <w:rPrChange w:id="808" w:author="Tre" w:date="2012-11-19T09:04:00Z">
              <w:rPr>
                <w:noProof/>
                <w:color w:val="0000FF"/>
                <w:u w:val="single"/>
              </w:rPr>
            </w:rPrChange>
          </w:rPr>
          <w:t>Agility/Common Sense</w:t>
        </w:r>
        <w:r w:rsidRPr="00EE27B1">
          <w:rPr>
            <w:sz w:val="24"/>
            <w:szCs w:val="24"/>
            <w:rPrChange w:id="809" w:author="Tre" w:date="2012-11-19T09:04:00Z">
              <w:rPr>
                <w:color w:val="0000FF"/>
                <w:u w:val="single"/>
              </w:rPr>
            </w:rPrChange>
          </w:rPr>
          <w:fldChar w:fldCharType="end"/>
        </w:r>
        <w:r w:rsidRPr="00EE27B1">
          <w:rPr>
            <w:sz w:val="24"/>
            <w:szCs w:val="24"/>
            <w:rPrChange w:id="810" w:author="Tre" w:date="2012-11-19T09:04:00Z">
              <w:rPr>
                <w:color w:val="0000FF"/>
                <w:u w:val="single"/>
              </w:rPr>
            </w:rPrChange>
          </w:rPr>
          <w:t>]</w:t>
        </w:r>
      </w:ins>
    </w:p>
    <w:p w:rsidR="00C606DA" w:rsidRPr="00C91AA7" w:rsidRDefault="00EE27B1" w:rsidP="00C606DA">
      <w:pPr>
        <w:pStyle w:val="MatrixSuperfluous"/>
        <w:rPr>
          <w:ins w:id="811" w:author="Tre" w:date="2012-11-16T11:30:00Z"/>
          <w:b/>
          <w:sz w:val="24"/>
          <w:szCs w:val="24"/>
          <w:rPrChange w:id="812" w:author="Tre" w:date="2012-11-19T09:04:00Z">
            <w:rPr>
              <w:ins w:id="813" w:author="Tre" w:date="2012-11-16T11:30:00Z"/>
              <w:b/>
            </w:rPr>
          </w:rPrChange>
        </w:rPr>
      </w:pPr>
      <w:ins w:id="814" w:author="Tre" w:date="2012-11-16T11:30:00Z">
        <w:r w:rsidRPr="00EE27B1">
          <w:rPr>
            <w:b/>
            <w:sz w:val="24"/>
            <w:szCs w:val="24"/>
            <w:rPrChange w:id="815" w:author="Tre" w:date="2012-11-19T09:04:00Z">
              <w:rPr>
                <w:b/>
                <w:color w:val="0000FF"/>
                <w:u w:val="single"/>
              </w:rPr>
            </w:rPrChange>
          </w:rPr>
          <w:t xml:space="preserve">Description - </w:t>
        </w:r>
        <w:r w:rsidRPr="00EE27B1">
          <w:rPr>
            <w:i/>
            <w:sz w:val="24"/>
            <w:szCs w:val="24"/>
            <w:rPrChange w:id="816" w:author="Tre" w:date="2012-11-19T09:04:00Z">
              <w:rPr>
                <w:i/>
                <w:color w:val="0000FF"/>
                <w:u w:val="single"/>
              </w:rPr>
            </w:rPrChange>
          </w:rPr>
          <w:fldChar w:fldCharType="begin"/>
        </w:r>
        <w:r w:rsidRPr="00EE27B1">
          <w:rPr>
            <w:i/>
            <w:sz w:val="24"/>
            <w:szCs w:val="24"/>
            <w:rPrChange w:id="817" w:author="Tre" w:date="2012-11-19T09:04:00Z">
              <w:rPr>
                <w:i/>
                <w:color w:val="0000FF"/>
                <w:u w:val="single"/>
              </w:rPr>
            </w:rPrChange>
          </w:rPr>
          <w:instrText xml:space="preserve"> MERGEFIELD "Description" </w:instrText>
        </w:r>
        <w:r w:rsidRPr="00EE27B1">
          <w:rPr>
            <w:i/>
            <w:sz w:val="24"/>
            <w:szCs w:val="24"/>
            <w:rPrChange w:id="818" w:author="Tre" w:date="2012-11-19T09:04:00Z">
              <w:rPr>
                <w:i/>
                <w:color w:val="0000FF"/>
                <w:u w:val="single"/>
              </w:rPr>
            </w:rPrChange>
          </w:rPr>
          <w:fldChar w:fldCharType="separate"/>
        </w:r>
        <w:r w:rsidRPr="00EE27B1">
          <w:rPr>
            <w:i/>
            <w:noProof/>
            <w:sz w:val="24"/>
            <w:szCs w:val="24"/>
            <w:rPrChange w:id="819" w:author="Tre" w:date="2012-11-19T09:04:00Z">
              <w:rPr>
                <w:i/>
                <w:noProof/>
                <w:color w:val="0000FF"/>
                <w:u w:val="single"/>
              </w:rPr>
            </w:rPrChange>
          </w:rPr>
          <w:t>The ability to get out of handcuffs, ropes, and avoid being held.</w:t>
        </w:r>
        <w:r w:rsidRPr="00EE27B1">
          <w:rPr>
            <w:i/>
            <w:sz w:val="24"/>
            <w:szCs w:val="24"/>
            <w:rPrChange w:id="820" w:author="Tre" w:date="2012-11-19T09:04:00Z">
              <w:rPr>
                <w:i/>
                <w:color w:val="0000FF"/>
                <w:u w:val="single"/>
              </w:rPr>
            </w:rPrChange>
          </w:rPr>
          <w:fldChar w:fldCharType="end"/>
        </w:r>
        <w:r w:rsidRPr="00EE27B1">
          <w:rPr>
            <w:b/>
            <w:sz w:val="24"/>
            <w:szCs w:val="24"/>
            <w:rPrChange w:id="821" w:author="Tre" w:date="2012-11-19T09:04:00Z">
              <w:rPr>
                <w:b/>
                <w:color w:val="0000FF"/>
                <w:u w:val="single"/>
              </w:rPr>
            </w:rPrChange>
          </w:rPr>
          <w:t xml:space="preserve"> </w:t>
        </w:r>
        <w:r w:rsidRPr="00EE27B1">
          <w:rPr>
            <w:b/>
            <w:sz w:val="24"/>
            <w:szCs w:val="24"/>
            <w:rPrChange w:id="822" w:author="Tre" w:date="2012-11-19T09:04:00Z">
              <w:rPr>
                <w:b/>
                <w:color w:val="0000FF"/>
                <w:u w:val="single"/>
              </w:rPr>
            </w:rPrChange>
          </w:rPr>
          <w:fldChar w:fldCharType="begin"/>
        </w:r>
        <w:r w:rsidRPr="00EE27B1">
          <w:rPr>
            <w:b/>
            <w:sz w:val="24"/>
            <w:szCs w:val="24"/>
            <w:rPrChange w:id="823" w:author="Tre" w:date="2012-11-19T09:04:00Z">
              <w:rPr>
                <w:b/>
                <w:color w:val="0000FF"/>
                <w:u w:val="single"/>
              </w:rPr>
            </w:rPrChange>
          </w:rPr>
          <w:instrText xml:space="preserve"> NEXT  \* MERGEFORMAT </w:instrText>
        </w:r>
        <w:r w:rsidRPr="00EE27B1">
          <w:rPr>
            <w:b/>
            <w:sz w:val="24"/>
            <w:szCs w:val="24"/>
            <w:rPrChange w:id="824" w:author="Tre" w:date="2012-11-19T09:04:00Z">
              <w:rPr>
                <w:b/>
                <w:color w:val="0000FF"/>
                <w:u w:val="single"/>
              </w:rPr>
            </w:rPrChange>
          </w:rPr>
          <w:fldChar w:fldCharType="end"/>
        </w:r>
      </w:ins>
    </w:p>
    <w:p w:rsidR="00C606DA" w:rsidRPr="00C91AA7" w:rsidRDefault="00C606DA" w:rsidP="00C606DA">
      <w:pPr>
        <w:pStyle w:val="MatrixSuperfluous"/>
        <w:rPr>
          <w:ins w:id="825" w:author="Tre" w:date="2012-11-16T11:30:00Z"/>
          <w:b/>
          <w:sz w:val="24"/>
          <w:szCs w:val="24"/>
          <w:rPrChange w:id="826" w:author="Tre" w:date="2012-11-19T09:04:00Z">
            <w:rPr>
              <w:ins w:id="827" w:author="Tre" w:date="2012-11-16T11:30:00Z"/>
              <w:b/>
            </w:rPr>
          </w:rPrChange>
        </w:rPr>
      </w:pPr>
    </w:p>
    <w:p w:rsidR="00C606DA" w:rsidRPr="00C91AA7" w:rsidRDefault="00EE27B1" w:rsidP="00C606DA">
      <w:pPr>
        <w:pStyle w:val="MatrixSuperfluous"/>
        <w:rPr>
          <w:ins w:id="828" w:author="Tre" w:date="2012-11-16T11:30:00Z"/>
          <w:i/>
          <w:sz w:val="24"/>
          <w:szCs w:val="24"/>
          <w:rPrChange w:id="829" w:author="Tre" w:date="2012-11-19T09:04:00Z">
            <w:rPr>
              <w:ins w:id="830" w:author="Tre" w:date="2012-11-16T11:30:00Z"/>
              <w:i/>
            </w:rPr>
          </w:rPrChange>
        </w:rPr>
      </w:pPr>
      <w:ins w:id="831" w:author="Tre" w:date="2012-11-16T11:30:00Z">
        <w:r w:rsidRPr="00EE27B1">
          <w:rPr>
            <w:b/>
            <w:sz w:val="24"/>
            <w:szCs w:val="24"/>
            <w:rPrChange w:id="832" w:author="Tre" w:date="2012-11-19T09:04:00Z">
              <w:rPr>
                <w:b/>
                <w:color w:val="0000FF"/>
                <w:u w:val="single"/>
              </w:rPr>
            </w:rPrChange>
          </w:rPr>
          <w:fldChar w:fldCharType="begin"/>
        </w:r>
        <w:r w:rsidRPr="00EE27B1">
          <w:rPr>
            <w:b/>
            <w:sz w:val="24"/>
            <w:szCs w:val="24"/>
            <w:rPrChange w:id="833" w:author="Tre" w:date="2012-11-19T09:04:00Z">
              <w:rPr>
                <w:b/>
                <w:color w:val="0000FF"/>
                <w:u w:val="single"/>
              </w:rPr>
            </w:rPrChange>
          </w:rPr>
          <w:instrText xml:space="preserve"> MERGEFIELD Skill </w:instrText>
        </w:r>
        <w:r w:rsidRPr="00EE27B1">
          <w:rPr>
            <w:b/>
            <w:sz w:val="24"/>
            <w:szCs w:val="24"/>
            <w:rPrChange w:id="834" w:author="Tre" w:date="2012-11-19T09:04:00Z">
              <w:rPr>
                <w:b/>
                <w:color w:val="0000FF"/>
                <w:u w:val="single"/>
              </w:rPr>
            </w:rPrChange>
          </w:rPr>
          <w:fldChar w:fldCharType="separate"/>
        </w:r>
        <w:r w:rsidRPr="00EE27B1">
          <w:rPr>
            <w:b/>
            <w:noProof/>
            <w:sz w:val="24"/>
            <w:szCs w:val="24"/>
            <w:rPrChange w:id="835" w:author="Tre" w:date="2012-11-19T09:04:00Z">
              <w:rPr>
                <w:b/>
                <w:noProof/>
                <w:color w:val="0000FF"/>
                <w:u w:val="single"/>
              </w:rPr>
            </w:rPrChange>
          </w:rPr>
          <w:t>Sci Fi Weapons</w:t>
        </w:r>
        <w:r w:rsidRPr="00EE27B1">
          <w:rPr>
            <w:b/>
            <w:sz w:val="24"/>
            <w:szCs w:val="24"/>
            <w:rPrChange w:id="836" w:author="Tre" w:date="2012-11-19T09:04:00Z">
              <w:rPr>
                <w:b/>
                <w:color w:val="0000FF"/>
                <w:u w:val="single"/>
              </w:rPr>
            </w:rPrChange>
          </w:rPr>
          <w:fldChar w:fldCharType="end"/>
        </w:r>
        <w:r w:rsidRPr="00EE27B1">
          <w:rPr>
            <w:i/>
            <w:sz w:val="24"/>
            <w:szCs w:val="24"/>
            <w:rPrChange w:id="837" w:author="Tre" w:date="2012-11-19T09:04:00Z">
              <w:rPr>
                <w:i/>
                <w:color w:val="0000FF"/>
                <w:u w:val="single"/>
              </w:rPr>
            </w:rPrChange>
          </w:rPr>
          <w:t xml:space="preserve"> - </w:t>
        </w:r>
        <w:r w:rsidRPr="00EE27B1">
          <w:rPr>
            <w:sz w:val="24"/>
            <w:szCs w:val="24"/>
            <w:rPrChange w:id="838" w:author="Tre" w:date="2012-11-19T09:04:00Z">
              <w:rPr>
                <w:color w:val="0000FF"/>
                <w:u w:val="single"/>
              </w:rPr>
            </w:rPrChange>
          </w:rPr>
          <w:t>[</w:t>
        </w:r>
        <w:r w:rsidRPr="00EE27B1">
          <w:rPr>
            <w:sz w:val="24"/>
            <w:szCs w:val="24"/>
            <w:rPrChange w:id="839" w:author="Tre" w:date="2012-11-19T09:04:00Z">
              <w:rPr>
                <w:color w:val="0000FF"/>
                <w:u w:val="single"/>
              </w:rPr>
            </w:rPrChange>
          </w:rPr>
          <w:fldChar w:fldCharType="begin"/>
        </w:r>
        <w:r w:rsidRPr="00EE27B1">
          <w:rPr>
            <w:sz w:val="24"/>
            <w:szCs w:val="24"/>
            <w:rPrChange w:id="840" w:author="Tre" w:date="2012-11-19T09:04:00Z">
              <w:rPr>
                <w:color w:val="0000FF"/>
                <w:u w:val="single"/>
              </w:rPr>
            </w:rPrChange>
          </w:rPr>
          <w:instrText xml:space="preserve"> MERGEFIELD Default_Attribute </w:instrText>
        </w:r>
        <w:r w:rsidRPr="00EE27B1">
          <w:rPr>
            <w:sz w:val="24"/>
            <w:szCs w:val="24"/>
            <w:rPrChange w:id="841" w:author="Tre" w:date="2012-11-19T09:04:00Z">
              <w:rPr>
                <w:color w:val="0000FF"/>
                <w:u w:val="single"/>
              </w:rPr>
            </w:rPrChange>
          </w:rPr>
          <w:fldChar w:fldCharType="separate"/>
        </w:r>
        <w:r w:rsidRPr="00EE27B1">
          <w:rPr>
            <w:noProof/>
            <w:sz w:val="24"/>
            <w:szCs w:val="24"/>
            <w:rPrChange w:id="842" w:author="Tre" w:date="2012-11-19T09:04:00Z">
              <w:rPr>
                <w:noProof/>
                <w:color w:val="0000FF"/>
                <w:u w:val="single"/>
              </w:rPr>
            </w:rPrChange>
          </w:rPr>
          <w:t>Agility/Focus</w:t>
        </w:r>
        <w:r w:rsidRPr="00EE27B1">
          <w:rPr>
            <w:sz w:val="24"/>
            <w:szCs w:val="24"/>
            <w:rPrChange w:id="843" w:author="Tre" w:date="2012-11-19T09:04:00Z">
              <w:rPr>
                <w:color w:val="0000FF"/>
                <w:u w:val="single"/>
              </w:rPr>
            </w:rPrChange>
          </w:rPr>
          <w:fldChar w:fldCharType="end"/>
        </w:r>
        <w:r w:rsidRPr="00EE27B1">
          <w:rPr>
            <w:sz w:val="24"/>
            <w:szCs w:val="24"/>
            <w:rPrChange w:id="844" w:author="Tre" w:date="2012-11-19T09:04:00Z">
              <w:rPr>
                <w:color w:val="0000FF"/>
                <w:u w:val="single"/>
              </w:rPr>
            </w:rPrChange>
          </w:rPr>
          <w:t>]</w:t>
        </w:r>
      </w:ins>
    </w:p>
    <w:p w:rsidR="00C606DA" w:rsidRPr="00C91AA7" w:rsidRDefault="00EE27B1" w:rsidP="00C606DA">
      <w:pPr>
        <w:pStyle w:val="MatrixSuperfluous"/>
        <w:rPr>
          <w:ins w:id="845" w:author="Tre" w:date="2012-11-16T11:30:00Z"/>
          <w:b/>
          <w:sz w:val="24"/>
          <w:szCs w:val="24"/>
          <w:rPrChange w:id="846" w:author="Tre" w:date="2012-11-19T09:04:00Z">
            <w:rPr>
              <w:ins w:id="847" w:author="Tre" w:date="2012-11-16T11:30:00Z"/>
              <w:b/>
            </w:rPr>
          </w:rPrChange>
        </w:rPr>
      </w:pPr>
      <w:ins w:id="848" w:author="Tre" w:date="2012-11-16T11:30:00Z">
        <w:r w:rsidRPr="00EE27B1">
          <w:rPr>
            <w:b/>
            <w:sz w:val="24"/>
            <w:szCs w:val="24"/>
            <w:rPrChange w:id="849" w:author="Tre" w:date="2012-11-19T09:04:00Z">
              <w:rPr>
                <w:b/>
                <w:color w:val="0000FF"/>
                <w:u w:val="single"/>
              </w:rPr>
            </w:rPrChange>
          </w:rPr>
          <w:t xml:space="preserve">Description - </w:t>
        </w:r>
        <w:r w:rsidRPr="00EE27B1">
          <w:rPr>
            <w:i/>
            <w:sz w:val="24"/>
            <w:szCs w:val="24"/>
            <w:rPrChange w:id="850" w:author="Tre" w:date="2012-11-19T09:04:00Z">
              <w:rPr>
                <w:i/>
                <w:color w:val="0000FF"/>
                <w:u w:val="single"/>
              </w:rPr>
            </w:rPrChange>
          </w:rPr>
          <w:fldChar w:fldCharType="begin"/>
        </w:r>
        <w:r w:rsidRPr="00EE27B1">
          <w:rPr>
            <w:i/>
            <w:sz w:val="24"/>
            <w:szCs w:val="24"/>
            <w:rPrChange w:id="851" w:author="Tre" w:date="2012-11-19T09:04:00Z">
              <w:rPr>
                <w:i/>
                <w:color w:val="0000FF"/>
                <w:u w:val="single"/>
              </w:rPr>
            </w:rPrChange>
          </w:rPr>
          <w:instrText xml:space="preserve"> MERGEFIELD "Description" </w:instrText>
        </w:r>
        <w:r w:rsidRPr="00EE27B1">
          <w:rPr>
            <w:i/>
            <w:sz w:val="24"/>
            <w:szCs w:val="24"/>
            <w:rPrChange w:id="852" w:author="Tre" w:date="2012-11-19T09:04:00Z">
              <w:rPr>
                <w:i/>
                <w:color w:val="0000FF"/>
                <w:u w:val="single"/>
              </w:rPr>
            </w:rPrChange>
          </w:rPr>
          <w:fldChar w:fldCharType="separate"/>
        </w:r>
        <w:r w:rsidRPr="00EE27B1">
          <w:rPr>
            <w:i/>
            <w:noProof/>
            <w:sz w:val="24"/>
            <w:szCs w:val="24"/>
            <w:rPrChange w:id="853" w:author="Tre" w:date="2012-11-19T09:04:00Z">
              <w:rPr>
                <w:i/>
                <w:noProof/>
                <w:color w:val="0000FF"/>
                <w:u w:val="single"/>
              </w:rPr>
            </w:rPrChange>
          </w:rPr>
          <w:t>This skill is specific to the weapon the character is using, such as a Plasma Cannon or Laser Rifle. These types of weapons are so unique that a person has to learn each one individually.</w:t>
        </w:r>
        <w:r w:rsidRPr="00EE27B1">
          <w:rPr>
            <w:i/>
            <w:sz w:val="24"/>
            <w:szCs w:val="24"/>
            <w:rPrChange w:id="854" w:author="Tre" w:date="2012-11-19T09:04:00Z">
              <w:rPr>
                <w:i/>
                <w:color w:val="0000FF"/>
                <w:u w:val="single"/>
              </w:rPr>
            </w:rPrChange>
          </w:rPr>
          <w:fldChar w:fldCharType="end"/>
        </w:r>
        <w:r w:rsidRPr="00EE27B1">
          <w:rPr>
            <w:b/>
            <w:sz w:val="24"/>
            <w:szCs w:val="24"/>
            <w:rPrChange w:id="855" w:author="Tre" w:date="2012-11-19T09:04:00Z">
              <w:rPr>
                <w:b/>
                <w:color w:val="0000FF"/>
                <w:u w:val="single"/>
              </w:rPr>
            </w:rPrChange>
          </w:rPr>
          <w:t xml:space="preserve"> </w:t>
        </w:r>
        <w:r w:rsidRPr="00EE27B1">
          <w:rPr>
            <w:b/>
            <w:sz w:val="24"/>
            <w:szCs w:val="24"/>
            <w:rPrChange w:id="856" w:author="Tre" w:date="2012-11-19T09:04:00Z">
              <w:rPr>
                <w:b/>
                <w:color w:val="0000FF"/>
                <w:u w:val="single"/>
              </w:rPr>
            </w:rPrChange>
          </w:rPr>
          <w:fldChar w:fldCharType="begin"/>
        </w:r>
        <w:r w:rsidRPr="00EE27B1">
          <w:rPr>
            <w:b/>
            <w:sz w:val="24"/>
            <w:szCs w:val="24"/>
            <w:rPrChange w:id="857" w:author="Tre" w:date="2012-11-19T09:04:00Z">
              <w:rPr>
                <w:b/>
                <w:color w:val="0000FF"/>
                <w:u w:val="single"/>
              </w:rPr>
            </w:rPrChange>
          </w:rPr>
          <w:instrText xml:space="preserve"> NEXT  \* MERGEFORMAT </w:instrText>
        </w:r>
        <w:r w:rsidRPr="00EE27B1">
          <w:rPr>
            <w:b/>
            <w:sz w:val="24"/>
            <w:szCs w:val="24"/>
            <w:rPrChange w:id="858" w:author="Tre" w:date="2012-11-19T09:04:00Z">
              <w:rPr>
                <w:b/>
                <w:color w:val="0000FF"/>
                <w:u w:val="single"/>
              </w:rPr>
            </w:rPrChange>
          </w:rPr>
          <w:fldChar w:fldCharType="end"/>
        </w:r>
      </w:ins>
    </w:p>
    <w:p w:rsidR="00C606DA" w:rsidRPr="00C91AA7" w:rsidRDefault="00C606DA" w:rsidP="00C606DA">
      <w:pPr>
        <w:pStyle w:val="MatrixSuperfluous"/>
        <w:rPr>
          <w:ins w:id="859" w:author="Tre" w:date="2012-11-16T11:30:00Z"/>
          <w:b/>
          <w:sz w:val="24"/>
          <w:szCs w:val="24"/>
          <w:rPrChange w:id="860" w:author="Tre" w:date="2012-11-19T09:04:00Z">
            <w:rPr>
              <w:ins w:id="861" w:author="Tre" w:date="2012-11-16T11:30:00Z"/>
              <w:b/>
            </w:rPr>
          </w:rPrChange>
        </w:rPr>
      </w:pPr>
    </w:p>
    <w:p w:rsidR="00C606DA" w:rsidRPr="00C91AA7" w:rsidRDefault="00EE27B1" w:rsidP="00C606DA">
      <w:pPr>
        <w:pStyle w:val="MatrixSuperfluous"/>
        <w:rPr>
          <w:ins w:id="862" w:author="Tre" w:date="2012-11-16T11:30:00Z"/>
          <w:i/>
          <w:sz w:val="24"/>
          <w:szCs w:val="24"/>
          <w:rPrChange w:id="863" w:author="Tre" w:date="2012-11-19T09:04:00Z">
            <w:rPr>
              <w:ins w:id="864" w:author="Tre" w:date="2012-11-16T11:30:00Z"/>
              <w:i/>
            </w:rPr>
          </w:rPrChange>
        </w:rPr>
      </w:pPr>
      <w:ins w:id="865" w:author="Tre" w:date="2012-11-16T11:30:00Z">
        <w:r w:rsidRPr="00EE27B1">
          <w:rPr>
            <w:b/>
            <w:sz w:val="24"/>
            <w:szCs w:val="24"/>
            <w:rPrChange w:id="866" w:author="Tre" w:date="2012-11-19T09:04:00Z">
              <w:rPr>
                <w:b/>
                <w:color w:val="0000FF"/>
                <w:u w:val="single"/>
              </w:rPr>
            </w:rPrChange>
          </w:rPr>
          <w:fldChar w:fldCharType="begin"/>
        </w:r>
        <w:r w:rsidRPr="00EE27B1">
          <w:rPr>
            <w:b/>
            <w:sz w:val="24"/>
            <w:szCs w:val="24"/>
            <w:rPrChange w:id="867" w:author="Tre" w:date="2012-11-19T09:04:00Z">
              <w:rPr>
                <w:b/>
                <w:color w:val="0000FF"/>
                <w:u w:val="single"/>
              </w:rPr>
            </w:rPrChange>
          </w:rPr>
          <w:instrText xml:space="preserve"> MERGEFIELD Skill </w:instrText>
        </w:r>
        <w:r w:rsidRPr="00EE27B1">
          <w:rPr>
            <w:b/>
            <w:sz w:val="24"/>
            <w:szCs w:val="24"/>
            <w:rPrChange w:id="868" w:author="Tre" w:date="2012-11-19T09:04:00Z">
              <w:rPr>
                <w:b/>
                <w:color w:val="0000FF"/>
                <w:u w:val="single"/>
              </w:rPr>
            </w:rPrChange>
          </w:rPr>
          <w:fldChar w:fldCharType="separate"/>
        </w:r>
        <w:r w:rsidRPr="00EE27B1">
          <w:rPr>
            <w:b/>
            <w:noProof/>
            <w:sz w:val="24"/>
            <w:szCs w:val="24"/>
            <w:rPrChange w:id="869" w:author="Tre" w:date="2012-11-19T09:04:00Z">
              <w:rPr>
                <w:b/>
                <w:noProof/>
                <w:color w:val="0000FF"/>
                <w:u w:val="single"/>
              </w:rPr>
            </w:rPrChange>
          </w:rPr>
          <w:t>Acrobatics</w:t>
        </w:r>
        <w:r w:rsidRPr="00EE27B1">
          <w:rPr>
            <w:b/>
            <w:sz w:val="24"/>
            <w:szCs w:val="24"/>
            <w:rPrChange w:id="870" w:author="Tre" w:date="2012-11-19T09:04:00Z">
              <w:rPr>
                <w:b/>
                <w:color w:val="0000FF"/>
                <w:u w:val="single"/>
              </w:rPr>
            </w:rPrChange>
          </w:rPr>
          <w:fldChar w:fldCharType="end"/>
        </w:r>
        <w:r w:rsidRPr="00EE27B1">
          <w:rPr>
            <w:i/>
            <w:sz w:val="24"/>
            <w:szCs w:val="24"/>
            <w:rPrChange w:id="871" w:author="Tre" w:date="2012-11-19T09:04:00Z">
              <w:rPr>
                <w:i/>
                <w:color w:val="0000FF"/>
                <w:u w:val="single"/>
              </w:rPr>
            </w:rPrChange>
          </w:rPr>
          <w:t xml:space="preserve"> - </w:t>
        </w:r>
        <w:r w:rsidRPr="00EE27B1">
          <w:rPr>
            <w:sz w:val="24"/>
            <w:szCs w:val="24"/>
            <w:rPrChange w:id="872" w:author="Tre" w:date="2012-11-19T09:04:00Z">
              <w:rPr>
                <w:color w:val="0000FF"/>
                <w:u w:val="single"/>
              </w:rPr>
            </w:rPrChange>
          </w:rPr>
          <w:t>[</w:t>
        </w:r>
        <w:r w:rsidRPr="00EE27B1">
          <w:rPr>
            <w:sz w:val="24"/>
            <w:szCs w:val="24"/>
            <w:rPrChange w:id="873" w:author="Tre" w:date="2012-11-19T09:04:00Z">
              <w:rPr>
                <w:color w:val="0000FF"/>
                <w:u w:val="single"/>
              </w:rPr>
            </w:rPrChange>
          </w:rPr>
          <w:fldChar w:fldCharType="begin"/>
        </w:r>
        <w:r w:rsidRPr="00EE27B1">
          <w:rPr>
            <w:sz w:val="24"/>
            <w:szCs w:val="24"/>
            <w:rPrChange w:id="874" w:author="Tre" w:date="2012-11-19T09:04:00Z">
              <w:rPr>
                <w:color w:val="0000FF"/>
                <w:u w:val="single"/>
              </w:rPr>
            </w:rPrChange>
          </w:rPr>
          <w:instrText xml:space="preserve"> MERGEFIELD Default_Attribute </w:instrText>
        </w:r>
        <w:r w:rsidRPr="00EE27B1">
          <w:rPr>
            <w:sz w:val="24"/>
            <w:szCs w:val="24"/>
            <w:rPrChange w:id="875" w:author="Tre" w:date="2012-11-19T09:04:00Z">
              <w:rPr>
                <w:color w:val="0000FF"/>
                <w:u w:val="single"/>
              </w:rPr>
            </w:rPrChange>
          </w:rPr>
          <w:fldChar w:fldCharType="separate"/>
        </w:r>
        <w:r w:rsidRPr="00EE27B1">
          <w:rPr>
            <w:noProof/>
            <w:sz w:val="24"/>
            <w:szCs w:val="24"/>
            <w:rPrChange w:id="876" w:author="Tre" w:date="2012-11-19T09:04:00Z">
              <w:rPr>
                <w:noProof/>
                <w:color w:val="0000FF"/>
                <w:u w:val="single"/>
              </w:rPr>
            </w:rPrChange>
          </w:rPr>
          <w:t>Agility/Strength</w:t>
        </w:r>
        <w:r w:rsidRPr="00EE27B1">
          <w:rPr>
            <w:sz w:val="24"/>
            <w:szCs w:val="24"/>
            <w:rPrChange w:id="877" w:author="Tre" w:date="2012-11-19T09:04:00Z">
              <w:rPr>
                <w:color w:val="0000FF"/>
                <w:u w:val="single"/>
              </w:rPr>
            </w:rPrChange>
          </w:rPr>
          <w:fldChar w:fldCharType="end"/>
        </w:r>
        <w:r w:rsidRPr="00EE27B1">
          <w:rPr>
            <w:sz w:val="24"/>
            <w:szCs w:val="24"/>
            <w:rPrChange w:id="878" w:author="Tre" w:date="2012-11-19T09:04:00Z">
              <w:rPr>
                <w:color w:val="0000FF"/>
                <w:u w:val="single"/>
              </w:rPr>
            </w:rPrChange>
          </w:rPr>
          <w:t>]</w:t>
        </w:r>
      </w:ins>
    </w:p>
    <w:p w:rsidR="00C606DA" w:rsidRPr="00C91AA7" w:rsidRDefault="00EE27B1" w:rsidP="00C606DA">
      <w:pPr>
        <w:pStyle w:val="MatrixSuperfluous"/>
        <w:rPr>
          <w:ins w:id="879" w:author="Tre" w:date="2012-11-16T11:30:00Z"/>
          <w:b/>
          <w:sz w:val="24"/>
          <w:szCs w:val="24"/>
          <w:rPrChange w:id="880" w:author="Tre" w:date="2012-11-19T09:04:00Z">
            <w:rPr>
              <w:ins w:id="881" w:author="Tre" w:date="2012-11-16T11:30:00Z"/>
              <w:b/>
            </w:rPr>
          </w:rPrChange>
        </w:rPr>
      </w:pPr>
      <w:ins w:id="882" w:author="Tre" w:date="2012-11-16T11:30:00Z">
        <w:r w:rsidRPr="00EE27B1">
          <w:rPr>
            <w:b/>
            <w:sz w:val="24"/>
            <w:szCs w:val="24"/>
            <w:rPrChange w:id="883" w:author="Tre" w:date="2012-11-19T09:04:00Z">
              <w:rPr>
                <w:b/>
                <w:color w:val="0000FF"/>
                <w:u w:val="single"/>
              </w:rPr>
            </w:rPrChange>
          </w:rPr>
          <w:t xml:space="preserve">Description - </w:t>
        </w:r>
        <w:r w:rsidRPr="00EE27B1">
          <w:rPr>
            <w:i/>
            <w:sz w:val="24"/>
            <w:szCs w:val="24"/>
            <w:rPrChange w:id="884" w:author="Tre" w:date="2012-11-19T09:04:00Z">
              <w:rPr>
                <w:i/>
                <w:color w:val="0000FF"/>
                <w:u w:val="single"/>
              </w:rPr>
            </w:rPrChange>
          </w:rPr>
          <w:fldChar w:fldCharType="begin"/>
        </w:r>
        <w:r w:rsidRPr="00EE27B1">
          <w:rPr>
            <w:i/>
            <w:sz w:val="24"/>
            <w:szCs w:val="24"/>
            <w:rPrChange w:id="885" w:author="Tre" w:date="2012-11-19T09:04:00Z">
              <w:rPr>
                <w:i/>
                <w:color w:val="0000FF"/>
                <w:u w:val="single"/>
              </w:rPr>
            </w:rPrChange>
          </w:rPr>
          <w:instrText xml:space="preserve"> MERGEFIELD "Description" </w:instrText>
        </w:r>
        <w:r w:rsidRPr="00EE27B1">
          <w:rPr>
            <w:i/>
            <w:sz w:val="24"/>
            <w:szCs w:val="24"/>
            <w:rPrChange w:id="886" w:author="Tre" w:date="2012-11-19T09:04:00Z">
              <w:rPr>
                <w:i/>
                <w:color w:val="0000FF"/>
                <w:u w:val="single"/>
              </w:rPr>
            </w:rPrChange>
          </w:rPr>
          <w:fldChar w:fldCharType="separate"/>
        </w:r>
        <w:r w:rsidRPr="00EE27B1">
          <w:rPr>
            <w:i/>
            <w:noProof/>
            <w:sz w:val="24"/>
            <w:szCs w:val="24"/>
            <w:rPrChange w:id="887" w:author="Tre" w:date="2012-11-19T09:04:00Z">
              <w:rPr>
                <w:i/>
                <w:noProof/>
                <w:color w:val="0000FF"/>
                <w:u w:val="single"/>
              </w:rPr>
            </w:rPrChange>
          </w:rPr>
          <w:t>Flips, vaults, rolls, and tumbling.</w:t>
        </w:r>
        <w:r w:rsidRPr="00EE27B1">
          <w:rPr>
            <w:i/>
            <w:sz w:val="24"/>
            <w:szCs w:val="24"/>
            <w:rPrChange w:id="888" w:author="Tre" w:date="2012-11-19T09:04:00Z">
              <w:rPr>
                <w:i/>
                <w:color w:val="0000FF"/>
                <w:u w:val="single"/>
              </w:rPr>
            </w:rPrChange>
          </w:rPr>
          <w:fldChar w:fldCharType="end"/>
        </w:r>
        <w:r w:rsidRPr="00EE27B1">
          <w:rPr>
            <w:b/>
            <w:sz w:val="24"/>
            <w:szCs w:val="24"/>
            <w:rPrChange w:id="889" w:author="Tre" w:date="2012-11-19T09:04:00Z">
              <w:rPr>
                <w:b/>
                <w:color w:val="0000FF"/>
                <w:u w:val="single"/>
              </w:rPr>
            </w:rPrChange>
          </w:rPr>
          <w:t xml:space="preserve"> </w:t>
        </w:r>
        <w:r w:rsidRPr="00EE27B1">
          <w:rPr>
            <w:b/>
            <w:sz w:val="24"/>
            <w:szCs w:val="24"/>
            <w:rPrChange w:id="890" w:author="Tre" w:date="2012-11-19T09:04:00Z">
              <w:rPr>
                <w:b/>
                <w:color w:val="0000FF"/>
                <w:u w:val="single"/>
              </w:rPr>
            </w:rPrChange>
          </w:rPr>
          <w:fldChar w:fldCharType="begin"/>
        </w:r>
        <w:r w:rsidRPr="00EE27B1">
          <w:rPr>
            <w:b/>
            <w:sz w:val="24"/>
            <w:szCs w:val="24"/>
            <w:rPrChange w:id="891" w:author="Tre" w:date="2012-11-19T09:04:00Z">
              <w:rPr>
                <w:b/>
                <w:color w:val="0000FF"/>
                <w:u w:val="single"/>
              </w:rPr>
            </w:rPrChange>
          </w:rPr>
          <w:instrText xml:space="preserve"> NEXT  \* MERGEFORMAT </w:instrText>
        </w:r>
        <w:r w:rsidRPr="00EE27B1">
          <w:rPr>
            <w:b/>
            <w:sz w:val="24"/>
            <w:szCs w:val="24"/>
            <w:rPrChange w:id="892" w:author="Tre" w:date="2012-11-19T09:04:00Z">
              <w:rPr>
                <w:b/>
                <w:color w:val="0000FF"/>
                <w:u w:val="single"/>
              </w:rPr>
            </w:rPrChange>
          </w:rPr>
          <w:fldChar w:fldCharType="end"/>
        </w:r>
      </w:ins>
    </w:p>
    <w:p w:rsidR="00C606DA" w:rsidRPr="00C91AA7" w:rsidRDefault="00C606DA" w:rsidP="00C606DA">
      <w:pPr>
        <w:pStyle w:val="MatrixSuperfluous"/>
        <w:rPr>
          <w:ins w:id="893" w:author="Tre" w:date="2012-11-16T11:30:00Z"/>
          <w:b/>
          <w:sz w:val="24"/>
          <w:szCs w:val="24"/>
          <w:rPrChange w:id="894" w:author="Tre" w:date="2012-11-19T09:04:00Z">
            <w:rPr>
              <w:ins w:id="895" w:author="Tre" w:date="2012-11-16T11:30:00Z"/>
              <w:b/>
            </w:rPr>
          </w:rPrChange>
        </w:rPr>
      </w:pPr>
    </w:p>
    <w:p w:rsidR="00C606DA" w:rsidRPr="00C91AA7" w:rsidRDefault="00EE27B1" w:rsidP="00C606DA">
      <w:pPr>
        <w:pStyle w:val="MatrixSuperfluous"/>
        <w:rPr>
          <w:ins w:id="896" w:author="Tre" w:date="2012-11-16T11:30:00Z"/>
          <w:i/>
          <w:sz w:val="24"/>
          <w:szCs w:val="24"/>
          <w:rPrChange w:id="897" w:author="Tre" w:date="2012-11-19T09:04:00Z">
            <w:rPr>
              <w:ins w:id="898" w:author="Tre" w:date="2012-11-16T11:30:00Z"/>
              <w:i/>
            </w:rPr>
          </w:rPrChange>
        </w:rPr>
      </w:pPr>
      <w:ins w:id="899" w:author="Tre" w:date="2012-11-16T11:30:00Z">
        <w:r w:rsidRPr="00EE27B1">
          <w:rPr>
            <w:b/>
            <w:sz w:val="24"/>
            <w:szCs w:val="24"/>
            <w:rPrChange w:id="900" w:author="Tre" w:date="2012-11-19T09:04:00Z">
              <w:rPr>
                <w:b/>
                <w:color w:val="0000FF"/>
                <w:u w:val="single"/>
              </w:rPr>
            </w:rPrChange>
          </w:rPr>
          <w:fldChar w:fldCharType="begin"/>
        </w:r>
        <w:r w:rsidRPr="00EE27B1">
          <w:rPr>
            <w:b/>
            <w:sz w:val="24"/>
            <w:szCs w:val="24"/>
            <w:rPrChange w:id="901" w:author="Tre" w:date="2012-11-19T09:04:00Z">
              <w:rPr>
                <w:b/>
                <w:color w:val="0000FF"/>
                <w:u w:val="single"/>
              </w:rPr>
            </w:rPrChange>
          </w:rPr>
          <w:instrText xml:space="preserve"> MERGEFIELD Skill </w:instrText>
        </w:r>
        <w:r w:rsidRPr="00EE27B1">
          <w:rPr>
            <w:b/>
            <w:sz w:val="24"/>
            <w:szCs w:val="24"/>
            <w:rPrChange w:id="902" w:author="Tre" w:date="2012-11-19T09:04:00Z">
              <w:rPr>
                <w:b/>
                <w:color w:val="0000FF"/>
                <w:u w:val="single"/>
              </w:rPr>
            </w:rPrChange>
          </w:rPr>
          <w:fldChar w:fldCharType="separate"/>
        </w:r>
        <w:r w:rsidRPr="00EE27B1">
          <w:rPr>
            <w:b/>
            <w:noProof/>
            <w:sz w:val="24"/>
            <w:szCs w:val="24"/>
            <w:rPrChange w:id="903" w:author="Tre" w:date="2012-11-19T09:04:00Z">
              <w:rPr>
                <w:b/>
                <w:noProof/>
                <w:color w:val="0000FF"/>
                <w:u w:val="single"/>
              </w:rPr>
            </w:rPrChange>
          </w:rPr>
          <w:t>Acting</w:t>
        </w:r>
        <w:r w:rsidRPr="00EE27B1">
          <w:rPr>
            <w:b/>
            <w:sz w:val="24"/>
            <w:szCs w:val="24"/>
            <w:rPrChange w:id="904" w:author="Tre" w:date="2012-11-19T09:04:00Z">
              <w:rPr>
                <w:b/>
                <w:color w:val="0000FF"/>
                <w:u w:val="single"/>
              </w:rPr>
            </w:rPrChange>
          </w:rPr>
          <w:fldChar w:fldCharType="end"/>
        </w:r>
        <w:r w:rsidRPr="00EE27B1">
          <w:rPr>
            <w:i/>
            <w:sz w:val="24"/>
            <w:szCs w:val="24"/>
            <w:rPrChange w:id="905" w:author="Tre" w:date="2012-11-19T09:04:00Z">
              <w:rPr>
                <w:i/>
                <w:color w:val="0000FF"/>
                <w:u w:val="single"/>
              </w:rPr>
            </w:rPrChange>
          </w:rPr>
          <w:t xml:space="preserve"> - </w:t>
        </w:r>
        <w:r w:rsidRPr="00EE27B1">
          <w:rPr>
            <w:sz w:val="24"/>
            <w:szCs w:val="24"/>
            <w:rPrChange w:id="906" w:author="Tre" w:date="2012-11-19T09:04:00Z">
              <w:rPr>
                <w:color w:val="0000FF"/>
                <w:u w:val="single"/>
              </w:rPr>
            </w:rPrChange>
          </w:rPr>
          <w:t>[</w:t>
        </w:r>
        <w:r w:rsidRPr="00EE27B1">
          <w:rPr>
            <w:sz w:val="24"/>
            <w:szCs w:val="24"/>
            <w:rPrChange w:id="907" w:author="Tre" w:date="2012-11-19T09:04:00Z">
              <w:rPr>
                <w:color w:val="0000FF"/>
                <w:u w:val="single"/>
              </w:rPr>
            </w:rPrChange>
          </w:rPr>
          <w:fldChar w:fldCharType="begin"/>
        </w:r>
        <w:r w:rsidRPr="00EE27B1">
          <w:rPr>
            <w:sz w:val="24"/>
            <w:szCs w:val="24"/>
            <w:rPrChange w:id="908" w:author="Tre" w:date="2012-11-19T09:04:00Z">
              <w:rPr>
                <w:color w:val="0000FF"/>
                <w:u w:val="single"/>
              </w:rPr>
            </w:rPrChange>
          </w:rPr>
          <w:instrText xml:space="preserve"> MERGEFIELD Default_Attribute </w:instrText>
        </w:r>
        <w:r w:rsidRPr="00EE27B1">
          <w:rPr>
            <w:sz w:val="24"/>
            <w:szCs w:val="24"/>
            <w:rPrChange w:id="909" w:author="Tre" w:date="2012-11-19T09:04:00Z">
              <w:rPr>
                <w:color w:val="0000FF"/>
                <w:u w:val="single"/>
              </w:rPr>
            </w:rPrChange>
          </w:rPr>
          <w:fldChar w:fldCharType="separate"/>
        </w:r>
        <w:r w:rsidRPr="00EE27B1">
          <w:rPr>
            <w:noProof/>
            <w:sz w:val="24"/>
            <w:szCs w:val="24"/>
            <w:rPrChange w:id="910" w:author="Tre" w:date="2012-11-19T09:04:00Z">
              <w:rPr>
                <w:noProof/>
                <w:color w:val="0000FF"/>
                <w:u w:val="single"/>
              </w:rPr>
            </w:rPrChange>
          </w:rPr>
          <w:t>Common Sense</w:t>
        </w:r>
        <w:r w:rsidRPr="00EE27B1">
          <w:rPr>
            <w:sz w:val="24"/>
            <w:szCs w:val="24"/>
            <w:rPrChange w:id="911" w:author="Tre" w:date="2012-11-19T09:04:00Z">
              <w:rPr>
                <w:color w:val="0000FF"/>
                <w:u w:val="single"/>
              </w:rPr>
            </w:rPrChange>
          </w:rPr>
          <w:fldChar w:fldCharType="end"/>
        </w:r>
        <w:r w:rsidRPr="00EE27B1">
          <w:rPr>
            <w:sz w:val="24"/>
            <w:szCs w:val="24"/>
            <w:rPrChange w:id="912" w:author="Tre" w:date="2012-11-19T09:04:00Z">
              <w:rPr>
                <w:color w:val="0000FF"/>
                <w:u w:val="single"/>
              </w:rPr>
            </w:rPrChange>
          </w:rPr>
          <w:t>]</w:t>
        </w:r>
      </w:ins>
    </w:p>
    <w:p w:rsidR="00C606DA" w:rsidRPr="00C91AA7" w:rsidRDefault="00EE27B1" w:rsidP="00C606DA">
      <w:pPr>
        <w:pStyle w:val="MatrixSuperfluous"/>
        <w:rPr>
          <w:ins w:id="913" w:author="Tre" w:date="2012-11-16T11:30:00Z"/>
          <w:b/>
          <w:sz w:val="24"/>
          <w:szCs w:val="24"/>
          <w:rPrChange w:id="914" w:author="Tre" w:date="2012-11-19T09:04:00Z">
            <w:rPr>
              <w:ins w:id="915" w:author="Tre" w:date="2012-11-16T11:30:00Z"/>
              <w:b/>
            </w:rPr>
          </w:rPrChange>
        </w:rPr>
      </w:pPr>
      <w:ins w:id="916" w:author="Tre" w:date="2012-11-16T11:30:00Z">
        <w:r w:rsidRPr="00EE27B1">
          <w:rPr>
            <w:b/>
            <w:sz w:val="24"/>
            <w:szCs w:val="24"/>
            <w:rPrChange w:id="917" w:author="Tre" w:date="2012-11-19T09:04:00Z">
              <w:rPr>
                <w:b/>
                <w:color w:val="0000FF"/>
                <w:u w:val="single"/>
              </w:rPr>
            </w:rPrChange>
          </w:rPr>
          <w:t xml:space="preserve">Description - </w:t>
        </w:r>
        <w:r w:rsidRPr="00EE27B1">
          <w:rPr>
            <w:i/>
            <w:sz w:val="24"/>
            <w:szCs w:val="24"/>
            <w:rPrChange w:id="918" w:author="Tre" w:date="2012-11-19T09:04:00Z">
              <w:rPr>
                <w:i/>
                <w:color w:val="0000FF"/>
                <w:u w:val="single"/>
              </w:rPr>
            </w:rPrChange>
          </w:rPr>
          <w:fldChar w:fldCharType="begin"/>
        </w:r>
        <w:r w:rsidRPr="00EE27B1">
          <w:rPr>
            <w:i/>
            <w:sz w:val="24"/>
            <w:szCs w:val="24"/>
            <w:rPrChange w:id="919" w:author="Tre" w:date="2012-11-19T09:04:00Z">
              <w:rPr>
                <w:i/>
                <w:color w:val="0000FF"/>
                <w:u w:val="single"/>
              </w:rPr>
            </w:rPrChange>
          </w:rPr>
          <w:instrText xml:space="preserve"> MERGEFIELD "Description" </w:instrText>
        </w:r>
        <w:r w:rsidRPr="00EE27B1">
          <w:rPr>
            <w:i/>
            <w:sz w:val="24"/>
            <w:szCs w:val="24"/>
            <w:rPrChange w:id="920" w:author="Tre" w:date="2012-11-19T09:04:00Z">
              <w:rPr>
                <w:i/>
                <w:color w:val="0000FF"/>
                <w:u w:val="single"/>
              </w:rPr>
            </w:rPrChange>
          </w:rPr>
          <w:fldChar w:fldCharType="separate"/>
        </w:r>
        <w:r w:rsidRPr="00EE27B1">
          <w:rPr>
            <w:i/>
            <w:noProof/>
            <w:sz w:val="24"/>
            <w:szCs w:val="24"/>
            <w:rPrChange w:id="921" w:author="Tre" w:date="2012-11-19T09:04:00Z">
              <w:rPr>
                <w:i/>
                <w:noProof/>
                <w:color w:val="0000FF"/>
                <w:u w:val="single"/>
              </w:rPr>
            </w:rPrChange>
          </w:rPr>
          <w:t>Pretending to be someone else, creating emotions at will.</w:t>
        </w:r>
        <w:r w:rsidRPr="00EE27B1">
          <w:rPr>
            <w:i/>
            <w:sz w:val="24"/>
            <w:szCs w:val="24"/>
            <w:rPrChange w:id="922" w:author="Tre" w:date="2012-11-19T09:04:00Z">
              <w:rPr>
                <w:i/>
                <w:color w:val="0000FF"/>
                <w:u w:val="single"/>
              </w:rPr>
            </w:rPrChange>
          </w:rPr>
          <w:fldChar w:fldCharType="end"/>
        </w:r>
        <w:r w:rsidRPr="00EE27B1">
          <w:rPr>
            <w:b/>
            <w:sz w:val="24"/>
            <w:szCs w:val="24"/>
            <w:rPrChange w:id="923" w:author="Tre" w:date="2012-11-19T09:04:00Z">
              <w:rPr>
                <w:b/>
                <w:color w:val="0000FF"/>
                <w:u w:val="single"/>
              </w:rPr>
            </w:rPrChange>
          </w:rPr>
          <w:t xml:space="preserve"> </w:t>
        </w:r>
        <w:r w:rsidRPr="00EE27B1">
          <w:rPr>
            <w:b/>
            <w:sz w:val="24"/>
            <w:szCs w:val="24"/>
            <w:rPrChange w:id="924" w:author="Tre" w:date="2012-11-19T09:04:00Z">
              <w:rPr>
                <w:b/>
                <w:color w:val="0000FF"/>
                <w:u w:val="single"/>
              </w:rPr>
            </w:rPrChange>
          </w:rPr>
          <w:fldChar w:fldCharType="begin"/>
        </w:r>
        <w:r w:rsidRPr="00EE27B1">
          <w:rPr>
            <w:b/>
            <w:sz w:val="24"/>
            <w:szCs w:val="24"/>
            <w:rPrChange w:id="925" w:author="Tre" w:date="2012-11-19T09:04:00Z">
              <w:rPr>
                <w:b/>
                <w:color w:val="0000FF"/>
                <w:u w:val="single"/>
              </w:rPr>
            </w:rPrChange>
          </w:rPr>
          <w:instrText xml:space="preserve"> NEXT  \* MERGEFORMAT </w:instrText>
        </w:r>
        <w:r w:rsidRPr="00EE27B1">
          <w:rPr>
            <w:b/>
            <w:sz w:val="24"/>
            <w:szCs w:val="24"/>
            <w:rPrChange w:id="926" w:author="Tre" w:date="2012-11-19T09:04:00Z">
              <w:rPr>
                <w:b/>
                <w:color w:val="0000FF"/>
                <w:u w:val="single"/>
              </w:rPr>
            </w:rPrChange>
          </w:rPr>
          <w:fldChar w:fldCharType="end"/>
        </w:r>
      </w:ins>
    </w:p>
    <w:p w:rsidR="00C606DA" w:rsidRPr="00C91AA7" w:rsidRDefault="00C606DA" w:rsidP="00C606DA">
      <w:pPr>
        <w:pStyle w:val="MatrixSuperfluous"/>
        <w:rPr>
          <w:ins w:id="927" w:author="Tre" w:date="2012-11-16T11:30:00Z"/>
          <w:b/>
          <w:sz w:val="24"/>
          <w:szCs w:val="24"/>
          <w:rPrChange w:id="928" w:author="Tre" w:date="2012-11-19T09:04:00Z">
            <w:rPr>
              <w:ins w:id="929" w:author="Tre" w:date="2012-11-16T11:30:00Z"/>
              <w:b/>
            </w:rPr>
          </w:rPrChange>
        </w:rPr>
      </w:pPr>
    </w:p>
    <w:p w:rsidR="00C606DA" w:rsidRPr="00C91AA7" w:rsidRDefault="00EE27B1" w:rsidP="00C606DA">
      <w:pPr>
        <w:pStyle w:val="MatrixSuperfluous"/>
        <w:rPr>
          <w:ins w:id="930" w:author="Tre" w:date="2012-11-16T11:30:00Z"/>
          <w:i/>
          <w:sz w:val="24"/>
          <w:szCs w:val="24"/>
          <w:rPrChange w:id="931" w:author="Tre" w:date="2012-11-19T09:04:00Z">
            <w:rPr>
              <w:ins w:id="932" w:author="Tre" w:date="2012-11-16T11:30:00Z"/>
              <w:i/>
            </w:rPr>
          </w:rPrChange>
        </w:rPr>
      </w:pPr>
      <w:ins w:id="933" w:author="Tre" w:date="2012-11-16T11:30:00Z">
        <w:r w:rsidRPr="00EE27B1">
          <w:rPr>
            <w:b/>
            <w:sz w:val="24"/>
            <w:szCs w:val="24"/>
            <w:rPrChange w:id="934" w:author="Tre" w:date="2012-11-19T09:04:00Z">
              <w:rPr>
                <w:b/>
                <w:color w:val="0000FF"/>
                <w:u w:val="single"/>
              </w:rPr>
            </w:rPrChange>
          </w:rPr>
          <w:fldChar w:fldCharType="begin"/>
        </w:r>
        <w:r w:rsidRPr="00EE27B1">
          <w:rPr>
            <w:b/>
            <w:sz w:val="24"/>
            <w:szCs w:val="24"/>
            <w:rPrChange w:id="935" w:author="Tre" w:date="2012-11-19T09:04:00Z">
              <w:rPr>
                <w:b/>
                <w:color w:val="0000FF"/>
                <w:u w:val="single"/>
              </w:rPr>
            </w:rPrChange>
          </w:rPr>
          <w:instrText xml:space="preserve"> MERGEFIELD Skill </w:instrText>
        </w:r>
        <w:r w:rsidRPr="00EE27B1">
          <w:rPr>
            <w:b/>
            <w:sz w:val="24"/>
            <w:szCs w:val="24"/>
            <w:rPrChange w:id="936" w:author="Tre" w:date="2012-11-19T09:04:00Z">
              <w:rPr>
                <w:b/>
                <w:color w:val="0000FF"/>
                <w:u w:val="single"/>
              </w:rPr>
            </w:rPrChange>
          </w:rPr>
          <w:fldChar w:fldCharType="separate"/>
        </w:r>
        <w:r w:rsidRPr="00EE27B1">
          <w:rPr>
            <w:b/>
            <w:noProof/>
            <w:sz w:val="24"/>
            <w:szCs w:val="24"/>
            <w:rPrChange w:id="937" w:author="Tre" w:date="2012-11-19T09:04:00Z">
              <w:rPr>
                <w:b/>
                <w:noProof/>
                <w:color w:val="0000FF"/>
                <w:u w:val="single"/>
              </w:rPr>
            </w:rPrChange>
          </w:rPr>
          <w:t>Animal Training/Handling</w:t>
        </w:r>
        <w:r w:rsidRPr="00EE27B1">
          <w:rPr>
            <w:b/>
            <w:sz w:val="24"/>
            <w:szCs w:val="24"/>
            <w:rPrChange w:id="938" w:author="Tre" w:date="2012-11-19T09:04:00Z">
              <w:rPr>
                <w:b/>
                <w:color w:val="0000FF"/>
                <w:u w:val="single"/>
              </w:rPr>
            </w:rPrChange>
          </w:rPr>
          <w:fldChar w:fldCharType="end"/>
        </w:r>
        <w:r w:rsidRPr="00EE27B1">
          <w:rPr>
            <w:i/>
            <w:sz w:val="24"/>
            <w:szCs w:val="24"/>
            <w:rPrChange w:id="939" w:author="Tre" w:date="2012-11-19T09:04:00Z">
              <w:rPr>
                <w:i/>
                <w:color w:val="0000FF"/>
                <w:u w:val="single"/>
              </w:rPr>
            </w:rPrChange>
          </w:rPr>
          <w:t xml:space="preserve"> - </w:t>
        </w:r>
        <w:r w:rsidRPr="00EE27B1">
          <w:rPr>
            <w:sz w:val="24"/>
            <w:szCs w:val="24"/>
            <w:rPrChange w:id="940" w:author="Tre" w:date="2012-11-19T09:04:00Z">
              <w:rPr>
                <w:color w:val="0000FF"/>
                <w:u w:val="single"/>
              </w:rPr>
            </w:rPrChange>
          </w:rPr>
          <w:t>[</w:t>
        </w:r>
        <w:r w:rsidRPr="00EE27B1">
          <w:rPr>
            <w:sz w:val="24"/>
            <w:szCs w:val="24"/>
            <w:rPrChange w:id="941" w:author="Tre" w:date="2012-11-19T09:04:00Z">
              <w:rPr>
                <w:color w:val="0000FF"/>
                <w:u w:val="single"/>
              </w:rPr>
            </w:rPrChange>
          </w:rPr>
          <w:fldChar w:fldCharType="begin"/>
        </w:r>
        <w:r w:rsidRPr="00EE27B1">
          <w:rPr>
            <w:sz w:val="24"/>
            <w:szCs w:val="24"/>
            <w:rPrChange w:id="942" w:author="Tre" w:date="2012-11-19T09:04:00Z">
              <w:rPr>
                <w:color w:val="0000FF"/>
                <w:u w:val="single"/>
              </w:rPr>
            </w:rPrChange>
          </w:rPr>
          <w:instrText xml:space="preserve"> MERGEFIELD Default_Attribute </w:instrText>
        </w:r>
        <w:r w:rsidRPr="00EE27B1">
          <w:rPr>
            <w:sz w:val="24"/>
            <w:szCs w:val="24"/>
            <w:rPrChange w:id="943" w:author="Tre" w:date="2012-11-19T09:04:00Z">
              <w:rPr>
                <w:color w:val="0000FF"/>
                <w:u w:val="single"/>
              </w:rPr>
            </w:rPrChange>
          </w:rPr>
          <w:fldChar w:fldCharType="separate"/>
        </w:r>
        <w:r w:rsidRPr="00EE27B1">
          <w:rPr>
            <w:noProof/>
            <w:sz w:val="24"/>
            <w:szCs w:val="24"/>
            <w:rPrChange w:id="944" w:author="Tre" w:date="2012-11-19T09:04:00Z">
              <w:rPr>
                <w:noProof/>
                <w:color w:val="0000FF"/>
                <w:u w:val="single"/>
              </w:rPr>
            </w:rPrChange>
          </w:rPr>
          <w:t>Common Sense</w:t>
        </w:r>
        <w:r w:rsidRPr="00EE27B1">
          <w:rPr>
            <w:sz w:val="24"/>
            <w:szCs w:val="24"/>
            <w:rPrChange w:id="945" w:author="Tre" w:date="2012-11-19T09:04:00Z">
              <w:rPr>
                <w:color w:val="0000FF"/>
                <w:u w:val="single"/>
              </w:rPr>
            </w:rPrChange>
          </w:rPr>
          <w:fldChar w:fldCharType="end"/>
        </w:r>
        <w:r w:rsidRPr="00EE27B1">
          <w:rPr>
            <w:sz w:val="24"/>
            <w:szCs w:val="24"/>
            <w:rPrChange w:id="946" w:author="Tre" w:date="2012-11-19T09:04:00Z">
              <w:rPr>
                <w:color w:val="0000FF"/>
                <w:u w:val="single"/>
              </w:rPr>
            </w:rPrChange>
          </w:rPr>
          <w:t>]</w:t>
        </w:r>
      </w:ins>
    </w:p>
    <w:p w:rsidR="00C606DA" w:rsidRPr="00C91AA7" w:rsidRDefault="00EE27B1" w:rsidP="00C606DA">
      <w:pPr>
        <w:pStyle w:val="MatrixSuperfluous"/>
        <w:rPr>
          <w:ins w:id="947" w:author="Tre" w:date="2012-11-16T11:30:00Z"/>
          <w:b/>
          <w:sz w:val="24"/>
          <w:szCs w:val="24"/>
          <w:rPrChange w:id="948" w:author="Tre" w:date="2012-11-19T09:04:00Z">
            <w:rPr>
              <w:ins w:id="949" w:author="Tre" w:date="2012-11-16T11:30:00Z"/>
              <w:b/>
            </w:rPr>
          </w:rPrChange>
        </w:rPr>
      </w:pPr>
      <w:ins w:id="950" w:author="Tre" w:date="2012-11-16T11:30:00Z">
        <w:r w:rsidRPr="00EE27B1">
          <w:rPr>
            <w:b/>
            <w:sz w:val="24"/>
            <w:szCs w:val="24"/>
            <w:rPrChange w:id="951" w:author="Tre" w:date="2012-11-19T09:04:00Z">
              <w:rPr>
                <w:b/>
                <w:color w:val="0000FF"/>
                <w:u w:val="single"/>
              </w:rPr>
            </w:rPrChange>
          </w:rPr>
          <w:t xml:space="preserve">Description - </w:t>
        </w:r>
        <w:r w:rsidRPr="00EE27B1">
          <w:rPr>
            <w:i/>
            <w:sz w:val="24"/>
            <w:szCs w:val="24"/>
            <w:rPrChange w:id="952" w:author="Tre" w:date="2012-11-19T09:04:00Z">
              <w:rPr>
                <w:i/>
                <w:color w:val="0000FF"/>
                <w:u w:val="single"/>
              </w:rPr>
            </w:rPrChange>
          </w:rPr>
          <w:fldChar w:fldCharType="begin"/>
        </w:r>
        <w:r w:rsidRPr="00EE27B1">
          <w:rPr>
            <w:i/>
            <w:sz w:val="24"/>
            <w:szCs w:val="24"/>
            <w:rPrChange w:id="953" w:author="Tre" w:date="2012-11-19T09:04:00Z">
              <w:rPr>
                <w:i/>
                <w:color w:val="0000FF"/>
                <w:u w:val="single"/>
              </w:rPr>
            </w:rPrChange>
          </w:rPr>
          <w:instrText xml:space="preserve"> MERGEFIELD "Description" </w:instrText>
        </w:r>
        <w:r w:rsidRPr="00EE27B1">
          <w:rPr>
            <w:i/>
            <w:sz w:val="24"/>
            <w:szCs w:val="24"/>
            <w:rPrChange w:id="954" w:author="Tre" w:date="2012-11-19T09:04:00Z">
              <w:rPr>
                <w:i/>
                <w:color w:val="0000FF"/>
                <w:u w:val="single"/>
              </w:rPr>
            </w:rPrChange>
          </w:rPr>
          <w:fldChar w:fldCharType="separate"/>
        </w:r>
        <w:r w:rsidRPr="00EE27B1">
          <w:rPr>
            <w:i/>
            <w:noProof/>
            <w:sz w:val="24"/>
            <w:szCs w:val="24"/>
            <w:rPrChange w:id="955" w:author="Tre" w:date="2012-11-19T09:04:00Z">
              <w:rPr>
                <w:i/>
                <w:noProof/>
                <w:color w:val="0000FF"/>
                <w:u w:val="single"/>
              </w:rPr>
            </w:rPrChange>
          </w:rPr>
          <w:t>Training animals to listen to commands, domesticating animals.</w:t>
        </w:r>
        <w:r w:rsidRPr="00EE27B1">
          <w:rPr>
            <w:i/>
            <w:sz w:val="24"/>
            <w:szCs w:val="24"/>
            <w:rPrChange w:id="956" w:author="Tre" w:date="2012-11-19T09:04:00Z">
              <w:rPr>
                <w:i/>
                <w:color w:val="0000FF"/>
                <w:u w:val="single"/>
              </w:rPr>
            </w:rPrChange>
          </w:rPr>
          <w:fldChar w:fldCharType="end"/>
        </w:r>
        <w:r w:rsidRPr="00EE27B1">
          <w:rPr>
            <w:b/>
            <w:sz w:val="24"/>
            <w:szCs w:val="24"/>
            <w:rPrChange w:id="957" w:author="Tre" w:date="2012-11-19T09:04:00Z">
              <w:rPr>
                <w:b/>
                <w:color w:val="0000FF"/>
                <w:u w:val="single"/>
              </w:rPr>
            </w:rPrChange>
          </w:rPr>
          <w:t xml:space="preserve"> </w:t>
        </w:r>
        <w:r w:rsidRPr="00EE27B1">
          <w:rPr>
            <w:b/>
            <w:sz w:val="24"/>
            <w:szCs w:val="24"/>
            <w:rPrChange w:id="958" w:author="Tre" w:date="2012-11-19T09:04:00Z">
              <w:rPr>
                <w:b/>
                <w:color w:val="0000FF"/>
                <w:u w:val="single"/>
              </w:rPr>
            </w:rPrChange>
          </w:rPr>
          <w:fldChar w:fldCharType="begin"/>
        </w:r>
        <w:r w:rsidRPr="00EE27B1">
          <w:rPr>
            <w:b/>
            <w:sz w:val="24"/>
            <w:szCs w:val="24"/>
            <w:rPrChange w:id="959" w:author="Tre" w:date="2012-11-19T09:04:00Z">
              <w:rPr>
                <w:b/>
                <w:color w:val="0000FF"/>
                <w:u w:val="single"/>
              </w:rPr>
            </w:rPrChange>
          </w:rPr>
          <w:instrText xml:space="preserve"> NEXT  \* MERGEFORMAT </w:instrText>
        </w:r>
        <w:r w:rsidRPr="00EE27B1">
          <w:rPr>
            <w:b/>
            <w:sz w:val="24"/>
            <w:szCs w:val="24"/>
            <w:rPrChange w:id="960" w:author="Tre" w:date="2012-11-19T09:04:00Z">
              <w:rPr>
                <w:b/>
                <w:color w:val="0000FF"/>
                <w:u w:val="single"/>
              </w:rPr>
            </w:rPrChange>
          </w:rPr>
          <w:fldChar w:fldCharType="end"/>
        </w:r>
      </w:ins>
    </w:p>
    <w:p w:rsidR="00C606DA" w:rsidRPr="00C91AA7" w:rsidRDefault="00C606DA" w:rsidP="00C606DA">
      <w:pPr>
        <w:pStyle w:val="MatrixSuperfluous"/>
        <w:rPr>
          <w:ins w:id="961" w:author="Tre" w:date="2012-11-16T11:30:00Z"/>
          <w:b/>
          <w:sz w:val="24"/>
          <w:szCs w:val="24"/>
          <w:rPrChange w:id="962" w:author="Tre" w:date="2012-11-19T09:04:00Z">
            <w:rPr>
              <w:ins w:id="963" w:author="Tre" w:date="2012-11-16T11:30:00Z"/>
              <w:b/>
            </w:rPr>
          </w:rPrChange>
        </w:rPr>
      </w:pPr>
    </w:p>
    <w:p w:rsidR="00C606DA" w:rsidRPr="00C91AA7" w:rsidRDefault="00EE27B1" w:rsidP="00C606DA">
      <w:pPr>
        <w:pStyle w:val="MatrixSuperfluous"/>
        <w:rPr>
          <w:ins w:id="964" w:author="Tre" w:date="2012-11-16T11:30:00Z"/>
          <w:i/>
          <w:sz w:val="24"/>
          <w:szCs w:val="24"/>
          <w:rPrChange w:id="965" w:author="Tre" w:date="2012-11-19T09:04:00Z">
            <w:rPr>
              <w:ins w:id="966" w:author="Tre" w:date="2012-11-16T11:30:00Z"/>
              <w:i/>
            </w:rPr>
          </w:rPrChange>
        </w:rPr>
      </w:pPr>
      <w:ins w:id="967" w:author="Tre" w:date="2012-11-16T11:30:00Z">
        <w:r w:rsidRPr="00EE27B1">
          <w:rPr>
            <w:b/>
            <w:sz w:val="24"/>
            <w:szCs w:val="24"/>
            <w:rPrChange w:id="968" w:author="Tre" w:date="2012-11-19T09:04:00Z">
              <w:rPr>
                <w:b/>
                <w:color w:val="0000FF"/>
                <w:u w:val="single"/>
              </w:rPr>
            </w:rPrChange>
          </w:rPr>
          <w:fldChar w:fldCharType="begin"/>
        </w:r>
        <w:r w:rsidRPr="00EE27B1">
          <w:rPr>
            <w:b/>
            <w:sz w:val="24"/>
            <w:szCs w:val="24"/>
            <w:rPrChange w:id="969" w:author="Tre" w:date="2012-11-19T09:04:00Z">
              <w:rPr>
                <w:b/>
                <w:color w:val="0000FF"/>
                <w:u w:val="single"/>
              </w:rPr>
            </w:rPrChange>
          </w:rPr>
          <w:instrText xml:space="preserve"> MERGEFIELD Skill </w:instrText>
        </w:r>
        <w:r w:rsidRPr="00EE27B1">
          <w:rPr>
            <w:b/>
            <w:sz w:val="24"/>
            <w:szCs w:val="24"/>
            <w:rPrChange w:id="970" w:author="Tre" w:date="2012-11-19T09:04:00Z">
              <w:rPr>
                <w:b/>
                <w:color w:val="0000FF"/>
                <w:u w:val="single"/>
              </w:rPr>
            </w:rPrChange>
          </w:rPr>
          <w:fldChar w:fldCharType="separate"/>
        </w:r>
        <w:r w:rsidRPr="00EE27B1">
          <w:rPr>
            <w:b/>
            <w:noProof/>
            <w:sz w:val="24"/>
            <w:szCs w:val="24"/>
            <w:rPrChange w:id="971" w:author="Tre" w:date="2012-11-19T09:04:00Z">
              <w:rPr>
                <w:b/>
                <w:noProof/>
                <w:color w:val="0000FF"/>
                <w:u w:val="single"/>
              </w:rPr>
            </w:rPrChange>
          </w:rPr>
          <w:t>Bartering</w:t>
        </w:r>
        <w:r w:rsidRPr="00EE27B1">
          <w:rPr>
            <w:b/>
            <w:sz w:val="24"/>
            <w:szCs w:val="24"/>
            <w:rPrChange w:id="972" w:author="Tre" w:date="2012-11-19T09:04:00Z">
              <w:rPr>
                <w:b/>
                <w:color w:val="0000FF"/>
                <w:u w:val="single"/>
              </w:rPr>
            </w:rPrChange>
          </w:rPr>
          <w:fldChar w:fldCharType="end"/>
        </w:r>
        <w:r w:rsidRPr="00EE27B1">
          <w:rPr>
            <w:i/>
            <w:sz w:val="24"/>
            <w:szCs w:val="24"/>
            <w:rPrChange w:id="973" w:author="Tre" w:date="2012-11-19T09:04:00Z">
              <w:rPr>
                <w:i/>
                <w:color w:val="0000FF"/>
                <w:u w:val="single"/>
              </w:rPr>
            </w:rPrChange>
          </w:rPr>
          <w:t xml:space="preserve"> - </w:t>
        </w:r>
        <w:r w:rsidRPr="00EE27B1">
          <w:rPr>
            <w:sz w:val="24"/>
            <w:szCs w:val="24"/>
            <w:rPrChange w:id="974" w:author="Tre" w:date="2012-11-19T09:04:00Z">
              <w:rPr>
                <w:color w:val="0000FF"/>
                <w:u w:val="single"/>
              </w:rPr>
            </w:rPrChange>
          </w:rPr>
          <w:t>[</w:t>
        </w:r>
        <w:r w:rsidRPr="00EE27B1">
          <w:rPr>
            <w:sz w:val="24"/>
            <w:szCs w:val="24"/>
            <w:rPrChange w:id="975" w:author="Tre" w:date="2012-11-19T09:04:00Z">
              <w:rPr>
                <w:color w:val="0000FF"/>
                <w:u w:val="single"/>
              </w:rPr>
            </w:rPrChange>
          </w:rPr>
          <w:fldChar w:fldCharType="begin"/>
        </w:r>
        <w:r w:rsidRPr="00EE27B1">
          <w:rPr>
            <w:sz w:val="24"/>
            <w:szCs w:val="24"/>
            <w:rPrChange w:id="976" w:author="Tre" w:date="2012-11-19T09:04:00Z">
              <w:rPr>
                <w:color w:val="0000FF"/>
                <w:u w:val="single"/>
              </w:rPr>
            </w:rPrChange>
          </w:rPr>
          <w:instrText xml:space="preserve"> MERGEFIELD Default_Attribute </w:instrText>
        </w:r>
        <w:r w:rsidRPr="00EE27B1">
          <w:rPr>
            <w:sz w:val="24"/>
            <w:szCs w:val="24"/>
            <w:rPrChange w:id="977" w:author="Tre" w:date="2012-11-19T09:04:00Z">
              <w:rPr>
                <w:color w:val="0000FF"/>
                <w:u w:val="single"/>
              </w:rPr>
            </w:rPrChange>
          </w:rPr>
          <w:fldChar w:fldCharType="separate"/>
        </w:r>
        <w:r w:rsidRPr="00EE27B1">
          <w:rPr>
            <w:noProof/>
            <w:sz w:val="24"/>
            <w:szCs w:val="24"/>
            <w:rPrChange w:id="978" w:author="Tre" w:date="2012-11-19T09:04:00Z">
              <w:rPr>
                <w:noProof/>
                <w:color w:val="0000FF"/>
                <w:u w:val="single"/>
              </w:rPr>
            </w:rPrChange>
          </w:rPr>
          <w:t>Common Sense</w:t>
        </w:r>
        <w:r w:rsidRPr="00EE27B1">
          <w:rPr>
            <w:sz w:val="24"/>
            <w:szCs w:val="24"/>
            <w:rPrChange w:id="979" w:author="Tre" w:date="2012-11-19T09:04:00Z">
              <w:rPr>
                <w:color w:val="0000FF"/>
                <w:u w:val="single"/>
              </w:rPr>
            </w:rPrChange>
          </w:rPr>
          <w:fldChar w:fldCharType="end"/>
        </w:r>
        <w:r w:rsidRPr="00EE27B1">
          <w:rPr>
            <w:sz w:val="24"/>
            <w:szCs w:val="24"/>
            <w:rPrChange w:id="980" w:author="Tre" w:date="2012-11-19T09:04:00Z">
              <w:rPr>
                <w:color w:val="0000FF"/>
                <w:u w:val="single"/>
              </w:rPr>
            </w:rPrChange>
          </w:rPr>
          <w:t>]</w:t>
        </w:r>
      </w:ins>
    </w:p>
    <w:p w:rsidR="00C606DA" w:rsidRPr="00C91AA7" w:rsidRDefault="00EE27B1" w:rsidP="00C606DA">
      <w:pPr>
        <w:pStyle w:val="MatrixSuperfluous"/>
        <w:rPr>
          <w:ins w:id="981" w:author="Tre" w:date="2012-11-16T11:30:00Z"/>
          <w:b/>
          <w:sz w:val="24"/>
          <w:szCs w:val="24"/>
          <w:rPrChange w:id="982" w:author="Tre" w:date="2012-11-19T09:04:00Z">
            <w:rPr>
              <w:ins w:id="983" w:author="Tre" w:date="2012-11-16T11:30:00Z"/>
              <w:b/>
            </w:rPr>
          </w:rPrChange>
        </w:rPr>
      </w:pPr>
      <w:ins w:id="984" w:author="Tre" w:date="2012-11-16T11:30:00Z">
        <w:r w:rsidRPr="00EE27B1">
          <w:rPr>
            <w:b/>
            <w:sz w:val="24"/>
            <w:szCs w:val="24"/>
            <w:rPrChange w:id="985" w:author="Tre" w:date="2012-11-19T09:04:00Z">
              <w:rPr>
                <w:b/>
                <w:color w:val="0000FF"/>
                <w:u w:val="single"/>
              </w:rPr>
            </w:rPrChange>
          </w:rPr>
          <w:t xml:space="preserve">Description - </w:t>
        </w:r>
        <w:r w:rsidRPr="00EE27B1">
          <w:rPr>
            <w:i/>
            <w:sz w:val="24"/>
            <w:szCs w:val="24"/>
            <w:rPrChange w:id="986" w:author="Tre" w:date="2012-11-19T09:04:00Z">
              <w:rPr>
                <w:i/>
                <w:color w:val="0000FF"/>
                <w:u w:val="single"/>
              </w:rPr>
            </w:rPrChange>
          </w:rPr>
          <w:fldChar w:fldCharType="begin"/>
        </w:r>
        <w:r w:rsidRPr="00EE27B1">
          <w:rPr>
            <w:i/>
            <w:sz w:val="24"/>
            <w:szCs w:val="24"/>
            <w:rPrChange w:id="987" w:author="Tre" w:date="2012-11-19T09:04:00Z">
              <w:rPr>
                <w:i/>
                <w:color w:val="0000FF"/>
                <w:u w:val="single"/>
              </w:rPr>
            </w:rPrChange>
          </w:rPr>
          <w:instrText xml:space="preserve"> MERGEFIELD "Description" </w:instrText>
        </w:r>
        <w:r w:rsidRPr="00EE27B1">
          <w:rPr>
            <w:i/>
            <w:sz w:val="24"/>
            <w:szCs w:val="24"/>
            <w:rPrChange w:id="988" w:author="Tre" w:date="2012-11-19T09:04:00Z">
              <w:rPr>
                <w:i/>
                <w:color w:val="0000FF"/>
                <w:u w:val="single"/>
              </w:rPr>
            </w:rPrChange>
          </w:rPr>
          <w:fldChar w:fldCharType="separate"/>
        </w:r>
        <w:r w:rsidRPr="00EE27B1">
          <w:rPr>
            <w:i/>
            <w:noProof/>
            <w:sz w:val="24"/>
            <w:szCs w:val="24"/>
            <w:rPrChange w:id="989" w:author="Tre" w:date="2012-11-19T09:04:00Z">
              <w:rPr>
                <w:i/>
                <w:noProof/>
                <w:color w:val="0000FF"/>
                <w:u w:val="single"/>
              </w:rPr>
            </w:rPrChange>
          </w:rPr>
          <w:t>Used to levy better deals in trades. General knowledge of an item's value.</w:t>
        </w:r>
        <w:r w:rsidRPr="00EE27B1">
          <w:rPr>
            <w:i/>
            <w:sz w:val="24"/>
            <w:szCs w:val="24"/>
            <w:rPrChange w:id="990" w:author="Tre" w:date="2012-11-19T09:04:00Z">
              <w:rPr>
                <w:i/>
                <w:color w:val="0000FF"/>
                <w:u w:val="single"/>
              </w:rPr>
            </w:rPrChange>
          </w:rPr>
          <w:fldChar w:fldCharType="end"/>
        </w:r>
        <w:r w:rsidRPr="00EE27B1">
          <w:rPr>
            <w:b/>
            <w:sz w:val="24"/>
            <w:szCs w:val="24"/>
            <w:rPrChange w:id="991" w:author="Tre" w:date="2012-11-19T09:04:00Z">
              <w:rPr>
                <w:b/>
                <w:color w:val="0000FF"/>
                <w:u w:val="single"/>
              </w:rPr>
            </w:rPrChange>
          </w:rPr>
          <w:t xml:space="preserve"> </w:t>
        </w:r>
        <w:r w:rsidRPr="00EE27B1">
          <w:rPr>
            <w:b/>
            <w:sz w:val="24"/>
            <w:szCs w:val="24"/>
            <w:rPrChange w:id="992" w:author="Tre" w:date="2012-11-19T09:04:00Z">
              <w:rPr>
                <w:b/>
                <w:color w:val="0000FF"/>
                <w:u w:val="single"/>
              </w:rPr>
            </w:rPrChange>
          </w:rPr>
          <w:fldChar w:fldCharType="begin"/>
        </w:r>
        <w:r w:rsidRPr="00EE27B1">
          <w:rPr>
            <w:b/>
            <w:sz w:val="24"/>
            <w:szCs w:val="24"/>
            <w:rPrChange w:id="993" w:author="Tre" w:date="2012-11-19T09:04:00Z">
              <w:rPr>
                <w:b/>
                <w:color w:val="0000FF"/>
                <w:u w:val="single"/>
              </w:rPr>
            </w:rPrChange>
          </w:rPr>
          <w:instrText xml:space="preserve"> NEXT  \* MERGEFORMAT </w:instrText>
        </w:r>
        <w:r w:rsidRPr="00EE27B1">
          <w:rPr>
            <w:b/>
            <w:sz w:val="24"/>
            <w:szCs w:val="24"/>
            <w:rPrChange w:id="994" w:author="Tre" w:date="2012-11-19T09:04:00Z">
              <w:rPr>
                <w:b/>
                <w:color w:val="0000FF"/>
                <w:u w:val="single"/>
              </w:rPr>
            </w:rPrChange>
          </w:rPr>
          <w:fldChar w:fldCharType="end"/>
        </w:r>
      </w:ins>
    </w:p>
    <w:p w:rsidR="00C606DA" w:rsidRPr="00C91AA7" w:rsidRDefault="00C606DA" w:rsidP="00C606DA">
      <w:pPr>
        <w:pStyle w:val="MatrixSuperfluous"/>
        <w:rPr>
          <w:ins w:id="995" w:author="Tre" w:date="2012-11-16T11:30:00Z"/>
          <w:b/>
          <w:sz w:val="24"/>
          <w:szCs w:val="24"/>
          <w:rPrChange w:id="996" w:author="Tre" w:date="2012-11-19T09:04:00Z">
            <w:rPr>
              <w:ins w:id="997" w:author="Tre" w:date="2012-11-16T11:30:00Z"/>
              <w:b/>
            </w:rPr>
          </w:rPrChange>
        </w:rPr>
      </w:pPr>
    </w:p>
    <w:p w:rsidR="00C606DA" w:rsidRPr="00C91AA7" w:rsidRDefault="00EE27B1" w:rsidP="00C606DA">
      <w:pPr>
        <w:pStyle w:val="MatrixSuperfluous"/>
        <w:rPr>
          <w:ins w:id="998" w:author="Tre" w:date="2012-11-16T11:30:00Z"/>
          <w:i/>
          <w:sz w:val="24"/>
          <w:szCs w:val="24"/>
          <w:rPrChange w:id="999" w:author="Tre" w:date="2012-11-19T09:04:00Z">
            <w:rPr>
              <w:ins w:id="1000" w:author="Tre" w:date="2012-11-16T11:30:00Z"/>
              <w:i/>
            </w:rPr>
          </w:rPrChange>
        </w:rPr>
      </w:pPr>
      <w:ins w:id="1001" w:author="Tre" w:date="2012-11-16T11:30:00Z">
        <w:r w:rsidRPr="00EE27B1">
          <w:rPr>
            <w:b/>
            <w:sz w:val="24"/>
            <w:szCs w:val="24"/>
            <w:rPrChange w:id="1002" w:author="Tre" w:date="2012-11-19T09:04:00Z">
              <w:rPr>
                <w:b/>
                <w:color w:val="0000FF"/>
                <w:u w:val="single"/>
              </w:rPr>
            </w:rPrChange>
          </w:rPr>
          <w:fldChar w:fldCharType="begin"/>
        </w:r>
        <w:r w:rsidRPr="00EE27B1">
          <w:rPr>
            <w:b/>
            <w:sz w:val="24"/>
            <w:szCs w:val="24"/>
            <w:rPrChange w:id="1003" w:author="Tre" w:date="2012-11-19T09:04:00Z">
              <w:rPr>
                <w:b/>
                <w:color w:val="0000FF"/>
                <w:u w:val="single"/>
              </w:rPr>
            </w:rPrChange>
          </w:rPr>
          <w:instrText xml:space="preserve"> MERGEFIELD Skill </w:instrText>
        </w:r>
        <w:r w:rsidRPr="00EE27B1">
          <w:rPr>
            <w:b/>
            <w:sz w:val="24"/>
            <w:szCs w:val="24"/>
            <w:rPrChange w:id="1004" w:author="Tre" w:date="2012-11-19T09:04:00Z">
              <w:rPr>
                <w:b/>
                <w:color w:val="0000FF"/>
                <w:u w:val="single"/>
              </w:rPr>
            </w:rPrChange>
          </w:rPr>
          <w:fldChar w:fldCharType="separate"/>
        </w:r>
        <w:r w:rsidRPr="00EE27B1">
          <w:rPr>
            <w:b/>
            <w:noProof/>
            <w:sz w:val="24"/>
            <w:szCs w:val="24"/>
            <w:rPrChange w:id="1005" w:author="Tre" w:date="2012-11-19T09:04:00Z">
              <w:rPr>
                <w:b/>
                <w:noProof/>
                <w:color w:val="0000FF"/>
                <w:u w:val="single"/>
              </w:rPr>
            </w:rPrChange>
          </w:rPr>
          <w:t>Blackmarket</w:t>
        </w:r>
        <w:r w:rsidRPr="00EE27B1">
          <w:rPr>
            <w:b/>
            <w:sz w:val="24"/>
            <w:szCs w:val="24"/>
            <w:rPrChange w:id="1006" w:author="Tre" w:date="2012-11-19T09:04:00Z">
              <w:rPr>
                <w:b/>
                <w:color w:val="0000FF"/>
                <w:u w:val="single"/>
              </w:rPr>
            </w:rPrChange>
          </w:rPr>
          <w:fldChar w:fldCharType="end"/>
        </w:r>
        <w:r w:rsidRPr="00EE27B1">
          <w:rPr>
            <w:i/>
            <w:sz w:val="24"/>
            <w:szCs w:val="24"/>
            <w:rPrChange w:id="1007" w:author="Tre" w:date="2012-11-19T09:04:00Z">
              <w:rPr>
                <w:i/>
                <w:color w:val="0000FF"/>
                <w:u w:val="single"/>
              </w:rPr>
            </w:rPrChange>
          </w:rPr>
          <w:t xml:space="preserve"> - </w:t>
        </w:r>
        <w:r w:rsidRPr="00EE27B1">
          <w:rPr>
            <w:sz w:val="24"/>
            <w:szCs w:val="24"/>
            <w:rPrChange w:id="1008" w:author="Tre" w:date="2012-11-19T09:04:00Z">
              <w:rPr>
                <w:color w:val="0000FF"/>
                <w:u w:val="single"/>
              </w:rPr>
            </w:rPrChange>
          </w:rPr>
          <w:t>[</w:t>
        </w:r>
        <w:r w:rsidRPr="00EE27B1">
          <w:rPr>
            <w:sz w:val="24"/>
            <w:szCs w:val="24"/>
            <w:rPrChange w:id="1009" w:author="Tre" w:date="2012-11-19T09:04:00Z">
              <w:rPr>
                <w:color w:val="0000FF"/>
                <w:u w:val="single"/>
              </w:rPr>
            </w:rPrChange>
          </w:rPr>
          <w:fldChar w:fldCharType="begin"/>
        </w:r>
        <w:r w:rsidRPr="00EE27B1">
          <w:rPr>
            <w:sz w:val="24"/>
            <w:szCs w:val="24"/>
            <w:rPrChange w:id="1010" w:author="Tre" w:date="2012-11-19T09:04:00Z">
              <w:rPr>
                <w:color w:val="0000FF"/>
                <w:u w:val="single"/>
              </w:rPr>
            </w:rPrChange>
          </w:rPr>
          <w:instrText xml:space="preserve"> MERGEFIELD Default_Attribute </w:instrText>
        </w:r>
        <w:r w:rsidRPr="00EE27B1">
          <w:rPr>
            <w:sz w:val="24"/>
            <w:szCs w:val="24"/>
            <w:rPrChange w:id="1011" w:author="Tre" w:date="2012-11-19T09:04:00Z">
              <w:rPr>
                <w:color w:val="0000FF"/>
                <w:u w:val="single"/>
              </w:rPr>
            </w:rPrChange>
          </w:rPr>
          <w:fldChar w:fldCharType="separate"/>
        </w:r>
        <w:r w:rsidRPr="00EE27B1">
          <w:rPr>
            <w:noProof/>
            <w:sz w:val="24"/>
            <w:szCs w:val="24"/>
            <w:rPrChange w:id="1012" w:author="Tre" w:date="2012-11-19T09:04:00Z">
              <w:rPr>
                <w:noProof/>
                <w:color w:val="0000FF"/>
                <w:u w:val="single"/>
              </w:rPr>
            </w:rPrChange>
          </w:rPr>
          <w:t>Common Sense</w:t>
        </w:r>
        <w:r w:rsidRPr="00EE27B1">
          <w:rPr>
            <w:sz w:val="24"/>
            <w:szCs w:val="24"/>
            <w:rPrChange w:id="1013" w:author="Tre" w:date="2012-11-19T09:04:00Z">
              <w:rPr>
                <w:color w:val="0000FF"/>
                <w:u w:val="single"/>
              </w:rPr>
            </w:rPrChange>
          </w:rPr>
          <w:fldChar w:fldCharType="end"/>
        </w:r>
        <w:r w:rsidRPr="00EE27B1">
          <w:rPr>
            <w:sz w:val="24"/>
            <w:szCs w:val="24"/>
            <w:rPrChange w:id="1014" w:author="Tre" w:date="2012-11-19T09:04:00Z">
              <w:rPr>
                <w:color w:val="0000FF"/>
                <w:u w:val="single"/>
              </w:rPr>
            </w:rPrChange>
          </w:rPr>
          <w:t>]</w:t>
        </w:r>
      </w:ins>
    </w:p>
    <w:p w:rsidR="00C606DA" w:rsidRPr="00C91AA7" w:rsidRDefault="00EE27B1" w:rsidP="00C606DA">
      <w:pPr>
        <w:pStyle w:val="MatrixSuperfluous"/>
        <w:rPr>
          <w:ins w:id="1015" w:author="Tre" w:date="2012-11-16T11:30:00Z"/>
          <w:b/>
          <w:sz w:val="24"/>
          <w:szCs w:val="24"/>
          <w:rPrChange w:id="1016" w:author="Tre" w:date="2012-11-19T09:04:00Z">
            <w:rPr>
              <w:ins w:id="1017" w:author="Tre" w:date="2012-11-16T11:30:00Z"/>
              <w:b/>
            </w:rPr>
          </w:rPrChange>
        </w:rPr>
      </w:pPr>
      <w:ins w:id="1018" w:author="Tre" w:date="2012-11-16T11:30:00Z">
        <w:r w:rsidRPr="00EE27B1">
          <w:rPr>
            <w:b/>
            <w:sz w:val="24"/>
            <w:szCs w:val="24"/>
            <w:rPrChange w:id="1019" w:author="Tre" w:date="2012-11-19T09:04:00Z">
              <w:rPr>
                <w:b/>
                <w:color w:val="0000FF"/>
                <w:u w:val="single"/>
              </w:rPr>
            </w:rPrChange>
          </w:rPr>
          <w:t xml:space="preserve">Description - </w:t>
        </w:r>
        <w:r w:rsidRPr="00EE27B1">
          <w:rPr>
            <w:i/>
            <w:sz w:val="24"/>
            <w:szCs w:val="24"/>
            <w:rPrChange w:id="1020" w:author="Tre" w:date="2012-11-19T09:04:00Z">
              <w:rPr>
                <w:i/>
                <w:color w:val="0000FF"/>
                <w:u w:val="single"/>
              </w:rPr>
            </w:rPrChange>
          </w:rPr>
          <w:fldChar w:fldCharType="begin"/>
        </w:r>
        <w:r w:rsidRPr="00EE27B1">
          <w:rPr>
            <w:i/>
            <w:sz w:val="24"/>
            <w:szCs w:val="24"/>
            <w:rPrChange w:id="1021" w:author="Tre" w:date="2012-11-19T09:04:00Z">
              <w:rPr>
                <w:i/>
                <w:color w:val="0000FF"/>
                <w:u w:val="single"/>
              </w:rPr>
            </w:rPrChange>
          </w:rPr>
          <w:instrText xml:space="preserve"> MERGEFIELD "Description" </w:instrText>
        </w:r>
        <w:r w:rsidRPr="00EE27B1">
          <w:rPr>
            <w:i/>
            <w:sz w:val="24"/>
            <w:szCs w:val="24"/>
            <w:rPrChange w:id="1022" w:author="Tre" w:date="2012-11-19T09:04:00Z">
              <w:rPr>
                <w:i/>
                <w:color w:val="0000FF"/>
                <w:u w:val="single"/>
              </w:rPr>
            </w:rPrChange>
          </w:rPr>
          <w:fldChar w:fldCharType="separate"/>
        </w:r>
        <w:r w:rsidRPr="00EE27B1">
          <w:rPr>
            <w:i/>
            <w:noProof/>
            <w:sz w:val="24"/>
            <w:szCs w:val="24"/>
            <w:rPrChange w:id="1023" w:author="Tre" w:date="2012-11-19T09:04:00Z">
              <w:rPr>
                <w:i/>
                <w:noProof/>
                <w:color w:val="0000FF"/>
                <w:u w:val="single"/>
              </w:rPr>
            </w:rPrChange>
          </w:rPr>
          <w:t>Locating and bargaining in the black market. The character knows who to talk to and what to say to find or sell on the black market.</w:t>
        </w:r>
        <w:r w:rsidRPr="00EE27B1">
          <w:rPr>
            <w:i/>
            <w:sz w:val="24"/>
            <w:szCs w:val="24"/>
            <w:rPrChange w:id="1024" w:author="Tre" w:date="2012-11-19T09:04:00Z">
              <w:rPr>
                <w:i/>
                <w:color w:val="0000FF"/>
                <w:u w:val="single"/>
              </w:rPr>
            </w:rPrChange>
          </w:rPr>
          <w:fldChar w:fldCharType="end"/>
        </w:r>
        <w:r w:rsidRPr="00EE27B1">
          <w:rPr>
            <w:b/>
            <w:sz w:val="24"/>
            <w:szCs w:val="24"/>
            <w:rPrChange w:id="1025" w:author="Tre" w:date="2012-11-19T09:04:00Z">
              <w:rPr>
                <w:b/>
                <w:color w:val="0000FF"/>
                <w:u w:val="single"/>
              </w:rPr>
            </w:rPrChange>
          </w:rPr>
          <w:t xml:space="preserve"> </w:t>
        </w:r>
        <w:r w:rsidRPr="00EE27B1">
          <w:rPr>
            <w:b/>
            <w:sz w:val="24"/>
            <w:szCs w:val="24"/>
            <w:rPrChange w:id="1026" w:author="Tre" w:date="2012-11-19T09:04:00Z">
              <w:rPr>
                <w:b/>
                <w:color w:val="0000FF"/>
                <w:u w:val="single"/>
              </w:rPr>
            </w:rPrChange>
          </w:rPr>
          <w:fldChar w:fldCharType="begin"/>
        </w:r>
        <w:r w:rsidRPr="00EE27B1">
          <w:rPr>
            <w:b/>
            <w:sz w:val="24"/>
            <w:szCs w:val="24"/>
            <w:rPrChange w:id="1027" w:author="Tre" w:date="2012-11-19T09:04:00Z">
              <w:rPr>
                <w:b/>
                <w:color w:val="0000FF"/>
                <w:u w:val="single"/>
              </w:rPr>
            </w:rPrChange>
          </w:rPr>
          <w:instrText xml:space="preserve"> NEXT  \* MERGEFORMAT </w:instrText>
        </w:r>
        <w:r w:rsidRPr="00EE27B1">
          <w:rPr>
            <w:b/>
            <w:sz w:val="24"/>
            <w:szCs w:val="24"/>
            <w:rPrChange w:id="1028" w:author="Tre" w:date="2012-11-19T09:04:00Z">
              <w:rPr>
                <w:b/>
                <w:color w:val="0000FF"/>
                <w:u w:val="single"/>
              </w:rPr>
            </w:rPrChange>
          </w:rPr>
          <w:fldChar w:fldCharType="end"/>
        </w:r>
      </w:ins>
    </w:p>
    <w:p w:rsidR="00C606DA" w:rsidRPr="00C91AA7" w:rsidRDefault="00C606DA" w:rsidP="00C606DA">
      <w:pPr>
        <w:pStyle w:val="MatrixSuperfluous"/>
        <w:rPr>
          <w:ins w:id="1029" w:author="Tre" w:date="2012-11-16T11:30:00Z"/>
          <w:b/>
          <w:sz w:val="24"/>
          <w:szCs w:val="24"/>
          <w:rPrChange w:id="1030" w:author="Tre" w:date="2012-11-19T09:04:00Z">
            <w:rPr>
              <w:ins w:id="1031" w:author="Tre" w:date="2012-11-16T11:30:00Z"/>
              <w:b/>
            </w:rPr>
          </w:rPrChange>
        </w:rPr>
      </w:pPr>
    </w:p>
    <w:p w:rsidR="00C606DA" w:rsidRPr="00C91AA7" w:rsidRDefault="00EE27B1" w:rsidP="00C606DA">
      <w:pPr>
        <w:pStyle w:val="MatrixSuperfluous"/>
        <w:rPr>
          <w:ins w:id="1032" w:author="Tre" w:date="2012-11-16T11:30:00Z"/>
          <w:i/>
          <w:sz w:val="24"/>
          <w:szCs w:val="24"/>
          <w:rPrChange w:id="1033" w:author="Tre" w:date="2012-11-19T09:04:00Z">
            <w:rPr>
              <w:ins w:id="1034" w:author="Tre" w:date="2012-11-16T11:30:00Z"/>
              <w:i/>
            </w:rPr>
          </w:rPrChange>
        </w:rPr>
      </w:pPr>
      <w:ins w:id="1035" w:author="Tre" w:date="2012-11-16T11:30:00Z">
        <w:r w:rsidRPr="00EE27B1">
          <w:rPr>
            <w:b/>
            <w:sz w:val="24"/>
            <w:szCs w:val="24"/>
            <w:rPrChange w:id="1036" w:author="Tre" w:date="2012-11-19T09:04:00Z">
              <w:rPr>
                <w:b/>
                <w:color w:val="0000FF"/>
                <w:u w:val="single"/>
              </w:rPr>
            </w:rPrChange>
          </w:rPr>
          <w:fldChar w:fldCharType="begin"/>
        </w:r>
        <w:r w:rsidRPr="00EE27B1">
          <w:rPr>
            <w:b/>
            <w:sz w:val="24"/>
            <w:szCs w:val="24"/>
            <w:rPrChange w:id="1037" w:author="Tre" w:date="2012-11-19T09:04:00Z">
              <w:rPr>
                <w:b/>
                <w:color w:val="0000FF"/>
                <w:u w:val="single"/>
              </w:rPr>
            </w:rPrChange>
          </w:rPr>
          <w:instrText xml:space="preserve"> MERGEFIELD Skill </w:instrText>
        </w:r>
        <w:r w:rsidRPr="00EE27B1">
          <w:rPr>
            <w:b/>
            <w:sz w:val="24"/>
            <w:szCs w:val="24"/>
            <w:rPrChange w:id="1038" w:author="Tre" w:date="2012-11-19T09:04:00Z">
              <w:rPr>
                <w:b/>
                <w:color w:val="0000FF"/>
                <w:u w:val="single"/>
              </w:rPr>
            </w:rPrChange>
          </w:rPr>
          <w:fldChar w:fldCharType="separate"/>
        </w:r>
        <w:r w:rsidRPr="00EE27B1">
          <w:rPr>
            <w:b/>
            <w:noProof/>
            <w:sz w:val="24"/>
            <w:szCs w:val="24"/>
            <w:rPrChange w:id="1039" w:author="Tre" w:date="2012-11-19T09:04:00Z">
              <w:rPr>
                <w:b/>
                <w:noProof/>
                <w:color w:val="0000FF"/>
                <w:u w:val="single"/>
              </w:rPr>
            </w:rPrChange>
          </w:rPr>
          <w:t>Coercion</w:t>
        </w:r>
        <w:r w:rsidRPr="00EE27B1">
          <w:rPr>
            <w:b/>
            <w:sz w:val="24"/>
            <w:szCs w:val="24"/>
            <w:rPrChange w:id="1040" w:author="Tre" w:date="2012-11-19T09:04:00Z">
              <w:rPr>
                <w:b/>
                <w:color w:val="0000FF"/>
                <w:u w:val="single"/>
              </w:rPr>
            </w:rPrChange>
          </w:rPr>
          <w:fldChar w:fldCharType="end"/>
        </w:r>
        <w:r w:rsidRPr="00EE27B1">
          <w:rPr>
            <w:i/>
            <w:sz w:val="24"/>
            <w:szCs w:val="24"/>
            <w:rPrChange w:id="1041" w:author="Tre" w:date="2012-11-19T09:04:00Z">
              <w:rPr>
                <w:i/>
                <w:color w:val="0000FF"/>
                <w:u w:val="single"/>
              </w:rPr>
            </w:rPrChange>
          </w:rPr>
          <w:t xml:space="preserve"> - </w:t>
        </w:r>
        <w:r w:rsidRPr="00EE27B1">
          <w:rPr>
            <w:sz w:val="24"/>
            <w:szCs w:val="24"/>
            <w:rPrChange w:id="1042" w:author="Tre" w:date="2012-11-19T09:04:00Z">
              <w:rPr>
                <w:color w:val="0000FF"/>
                <w:u w:val="single"/>
              </w:rPr>
            </w:rPrChange>
          </w:rPr>
          <w:t>[</w:t>
        </w:r>
        <w:r w:rsidRPr="00EE27B1">
          <w:rPr>
            <w:sz w:val="24"/>
            <w:szCs w:val="24"/>
            <w:rPrChange w:id="1043" w:author="Tre" w:date="2012-11-19T09:04:00Z">
              <w:rPr>
                <w:color w:val="0000FF"/>
                <w:u w:val="single"/>
              </w:rPr>
            </w:rPrChange>
          </w:rPr>
          <w:fldChar w:fldCharType="begin"/>
        </w:r>
        <w:r w:rsidRPr="00EE27B1">
          <w:rPr>
            <w:sz w:val="24"/>
            <w:szCs w:val="24"/>
            <w:rPrChange w:id="1044" w:author="Tre" w:date="2012-11-19T09:04:00Z">
              <w:rPr>
                <w:color w:val="0000FF"/>
                <w:u w:val="single"/>
              </w:rPr>
            </w:rPrChange>
          </w:rPr>
          <w:instrText xml:space="preserve"> MERGEFIELD Default_Attribute </w:instrText>
        </w:r>
        <w:r w:rsidRPr="00EE27B1">
          <w:rPr>
            <w:sz w:val="24"/>
            <w:szCs w:val="24"/>
            <w:rPrChange w:id="1045" w:author="Tre" w:date="2012-11-19T09:04:00Z">
              <w:rPr>
                <w:color w:val="0000FF"/>
                <w:u w:val="single"/>
              </w:rPr>
            </w:rPrChange>
          </w:rPr>
          <w:fldChar w:fldCharType="separate"/>
        </w:r>
        <w:r w:rsidRPr="00EE27B1">
          <w:rPr>
            <w:noProof/>
            <w:sz w:val="24"/>
            <w:szCs w:val="24"/>
            <w:rPrChange w:id="1046" w:author="Tre" w:date="2012-11-19T09:04:00Z">
              <w:rPr>
                <w:noProof/>
                <w:color w:val="0000FF"/>
                <w:u w:val="single"/>
              </w:rPr>
            </w:rPrChange>
          </w:rPr>
          <w:t>Common Sense</w:t>
        </w:r>
        <w:r w:rsidRPr="00EE27B1">
          <w:rPr>
            <w:sz w:val="24"/>
            <w:szCs w:val="24"/>
            <w:rPrChange w:id="1047" w:author="Tre" w:date="2012-11-19T09:04:00Z">
              <w:rPr>
                <w:color w:val="0000FF"/>
                <w:u w:val="single"/>
              </w:rPr>
            </w:rPrChange>
          </w:rPr>
          <w:fldChar w:fldCharType="end"/>
        </w:r>
        <w:r w:rsidRPr="00EE27B1">
          <w:rPr>
            <w:sz w:val="24"/>
            <w:szCs w:val="24"/>
            <w:rPrChange w:id="1048" w:author="Tre" w:date="2012-11-19T09:04:00Z">
              <w:rPr>
                <w:color w:val="0000FF"/>
                <w:u w:val="single"/>
              </w:rPr>
            </w:rPrChange>
          </w:rPr>
          <w:t>]</w:t>
        </w:r>
      </w:ins>
    </w:p>
    <w:p w:rsidR="00C606DA" w:rsidRPr="00C91AA7" w:rsidRDefault="00EE27B1" w:rsidP="00C606DA">
      <w:pPr>
        <w:pStyle w:val="MatrixSuperfluous"/>
        <w:rPr>
          <w:ins w:id="1049" w:author="Tre" w:date="2012-11-16T11:30:00Z"/>
          <w:b/>
          <w:sz w:val="24"/>
          <w:szCs w:val="24"/>
          <w:rPrChange w:id="1050" w:author="Tre" w:date="2012-11-19T09:04:00Z">
            <w:rPr>
              <w:ins w:id="1051" w:author="Tre" w:date="2012-11-16T11:30:00Z"/>
              <w:b/>
            </w:rPr>
          </w:rPrChange>
        </w:rPr>
      </w:pPr>
      <w:ins w:id="1052" w:author="Tre" w:date="2012-11-16T11:30:00Z">
        <w:r w:rsidRPr="00EE27B1">
          <w:rPr>
            <w:b/>
            <w:sz w:val="24"/>
            <w:szCs w:val="24"/>
            <w:rPrChange w:id="1053" w:author="Tre" w:date="2012-11-19T09:04:00Z">
              <w:rPr>
                <w:b/>
                <w:color w:val="0000FF"/>
                <w:u w:val="single"/>
              </w:rPr>
            </w:rPrChange>
          </w:rPr>
          <w:t xml:space="preserve">Description - </w:t>
        </w:r>
        <w:r w:rsidRPr="00EE27B1">
          <w:rPr>
            <w:i/>
            <w:sz w:val="24"/>
            <w:szCs w:val="24"/>
            <w:rPrChange w:id="1054" w:author="Tre" w:date="2012-11-19T09:04:00Z">
              <w:rPr>
                <w:i/>
                <w:color w:val="0000FF"/>
                <w:u w:val="single"/>
              </w:rPr>
            </w:rPrChange>
          </w:rPr>
          <w:fldChar w:fldCharType="begin"/>
        </w:r>
        <w:r w:rsidRPr="00EE27B1">
          <w:rPr>
            <w:i/>
            <w:sz w:val="24"/>
            <w:szCs w:val="24"/>
            <w:rPrChange w:id="1055" w:author="Tre" w:date="2012-11-19T09:04:00Z">
              <w:rPr>
                <w:i/>
                <w:color w:val="0000FF"/>
                <w:u w:val="single"/>
              </w:rPr>
            </w:rPrChange>
          </w:rPr>
          <w:instrText xml:space="preserve"> MERGEFIELD "Description" </w:instrText>
        </w:r>
        <w:r w:rsidRPr="00EE27B1">
          <w:rPr>
            <w:i/>
            <w:sz w:val="24"/>
            <w:szCs w:val="24"/>
            <w:rPrChange w:id="1056" w:author="Tre" w:date="2012-11-19T09:04:00Z">
              <w:rPr>
                <w:i/>
                <w:color w:val="0000FF"/>
                <w:u w:val="single"/>
              </w:rPr>
            </w:rPrChange>
          </w:rPr>
          <w:fldChar w:fldCharType="separate"/>
        </w:r>
        <w:r w:rsidRPr="00EE27B1">
          <w:rPr>
            <w:i/>
            <w:noProof/>
            <w:sz w:val="24"/>
            <w:szCs w:val="24"/>
            <w:rPrChange w:id="1057" w:author="Tre" w:date="2012-11-19T09:04:00Z">
              <w:rPr>
                <w:i/>
                <w:noProof/>
                <w:color w:val="0000FF"/>
                <w:u w:val="single"/>
              </w:rPr>
            </w:rPrChange>
          </w:rPr>
          <w:t>Seduction, manipulation, scamming, intimidation, bluffing to get what they want.</w:t>
        </w:r>
        <w:r w:rsidRPr="00EE27B1">
          <w:rPr>
            <w:i/>
            <w:sz w:val="24"/>
            <w:szCs w:val="24"/>
            <w:rPrChange w:id="1058" w:author="Tre" w:date="2012-11-19T09:04:00Z">
              <w:rPr>
                <w:i/>
                <w:color w:val="0000FF"/>
                <w:u w:val="single"/>
              </w:rPr>
            </w:rPrChange>
          </w:rPr>
          <w:fldChar w:fldCharType="end"/>
        </w:r>
        <w:r w:rsidRPr="00EE27B1">
          <w:rPr>
            <w:b/>
            <w:sz w:val="24"/>
            <w:szCs w:val="24"/>
            <w:rPrChange w:id="1059" w:author="Tre" w:date="2012-11-19T09:04:00Z">
              <w:rPr>
                <w:b/>
                <w:color w:val="0000FF"/>
                <w:u w:val="single"/>
              </w:rPr>
            </w:rPrChange>
          </w:rPr>
          <w:t xml:space="preserve"> </w:t>
        </w:r>
        <w:r w:rsidRPr="00EE27B1">
          <w:rPr>
            <w:b/>
            <w:sz w:val="24"/>
            <w:szCs w:val="24"/>
            <w:rPrChange w:id="1060" w:author="Tre" w:date="2012-11-19T09:04:00Z">
              <w:rPr>
                <w:b/>
                <w:color w:val="0000FF"/>
                <w:u w:val="single"/>
              </w:rPr>
            </w:rPrChange>
          </w:rPr>
          <w:fldChar w:fldCharType="begin"/>
        </w:r>
        <w:r w:rsidRPr="00EE27B1">
          <w:rPr>
            <w:b/>
            <w:sz w:val="24"/>
            <w:szCs w:val="24"/>
            <w:rPrChange w:id="1061" w:author="Tre" w:date="2012-11-19T09:04:00Z">
              <w:rPr>
                <w:b/>
                <w:color w:val="0000FF"/>
                <w:u w:val="single"/>
              </w:rPr>
            </w:rPrChange>
          </w:rPr>
          <w:instrText xml:space="preserve"> NEXT  \* MERGEFORMAT </w:instrText>
        </w:r>
        <w:r w:rsidRPr="00EE27B1">
          <w:rPr>
            <w:b/>
            <w:sz w:val="24"/>
            <w:szCs w:val="24"/>
            <w:rPrChange w:id="1062" w:author="Tre" w:date="2012-11-19T09:04:00Z">
              <w:rPr>
                <w:b/>
                <w:color w:val="0000FF"/>
                <w:u w:val="single"/>
              </w:rPr>
            </w:rPrChange>
          </w:rPr>
          <w:fldChar w:fldCharType="end"/>
        </w:r>
      </w:ins>
    </w:p>
    <w:p w:rsidR="00C606DA" w:rsidRPr="00C91AA7" w:rsidRDefault="00C606DA" w:rsidP="00C606DA">
      <w:pPr>
        <w:pStyle w:val="MatrixSuperfluous"/>
        <w:rPr>
          <w:ins w:id="1063" w:author="Tre" w:date="2012-11-16T11:30:00Z"/>
          <w:b/>
          <w:sz w:val="24"/>
          <w:szCs w:val="24"/>
          <w:rPrChange w:id="1064" w:author="Tre" w:date="2012-11-19T09:04:00Z">
            <w:rPr>
              <w:ins w:id="1065" w:author="Tre" w:date="2012-11-16T11:30:00Z"/>
              <w:b/>
            </w:rPr>
          </w:rPrChange>
        </w:rPr>
      </w:pPr>
    </w:p>
    <w:p w:rsidR="00C606DA" w:rsidRPr="00C91AA7" w:rsidRDefault="00EE27B1" w:rsidP="00C606DA">
      <w:pPr>
        <w:pStyle w:val="MatrixSuperfluous"/>
        <w:rPr>
          <w:ins w:id="1066" w:author="Tre" w:date="2012-11-16T11:30:00Z"/>
          <w:i/>
          <w:sz w:val="24"/>
          <w:szCs w:val="24"/>
          <w:rPrChange w:id="1067" w:author="Tre" w:date="2012-11-19T09:04:00Z">
            <w:rPr>
              <w:ins w:id="1068" w:author="Tre" w:date="2012-11-16T11:30:00Z"/>
              <w:i/>
            </w:rPr>
          </w:rPrChange>
        </w:rPr>
      </w:pPr>
      <w:ins w:id="1069" w:author="Tre" w:date="2012-11-16T11:30:00Z">
        <w:r w:rsidRPr="00EE27B1">
          <w:rPr>
            <w:b/>
            <w:sz w:val="24"/>
            <w:szCs w:val="24"/>
            <w:rPrChange w:id="1070" w:author="Tre" w:date="2012-11-19T09:04:00Z">
              <w:rPr>
                <w:b/>
                <w:color w:val="0000FF"/>
                <w:u w:val="single"/>
              </w:rPr>
            </w:rPrChange>
          </w:rPr>
          <w:fldChar w:fldCharType="begin"/>
        </w:r>
        <w:r w:rsidRPr="00EE27B1">
          <w:rPr>
            <w:b/>
            <w:sz w:val="24"/>
            <w:szCs w:val="24"/>
            <w:rPrChange w:id="1071" w:author="Tre" w:date="2012-11-19T09:04:00Z">
              <w:rPr>
                <w:b/>
                <w:color w:val="0000FF"/>
                <w:u w:val="single"/>
              </w:rPr>
            </w:rPrChange>
          </w:rPr>
          <w:instrText xml:space="preserve"> MERGEFIELD Skill </w:instrText>
        </w:r>
        <w:r w:rsidRPr="00EE27B1">
          <w:rPr>
            <w:b/>
            <w:sz w:val="24"/>
            <w:szCs w:val="24"/>
            <w:rPrChange w:id="1072" w:author="Tre" w:date="2012-11-19T09:04:00Z">
              <w:rPr>
                <w:b/>
                <w:color w:val="0000FF"/>
                <w:u w:val="single"/>
              </w:rPr>
            </w:rPrChange>
          </w:rPr>
          <w:fldChar w:fldCharType="separate"/>
        </w:r>
        <w:r w:rsidRPr="00EE27B1">
          <w:rPr>
            <w:b/>
            <w:noProof/>
            <w:sz w:val="24"/>
            <w:szCs w:val="24"/>
            <w:rPrChange w:id="1073" w:author="Tre" w:date="2012-11-19T09:04:00Z">
              <w:rPr>
                <w:b/>
                <w:noProof/>
                <w:color w:val="0000FF"/>
                <w:u w:val="single"/>
              </w:rPr>
            </w:rPrChange>
          </w:rPr>
          <w:t>Conceal</w:t>
        </w:r>
        <w:r w:rsidRPr="00EE27B1">
          <w:rPr>
            <w:b/>
            <w:sz w:val="24"/>
            <w:szCs w:val="24"/>
            <w:rPrChange w:id="1074" w:author="Tre" w:date="2012-11-19T09:04:00Z">
              <w:rPr>
                <w:b/>
                <w:color w:val="0000FF"/>
                <w:u w:val="single"/>
              </w:rPr>
            </w:rPrChange>
          </w:rPr>
          <w:fldChar w:fldCharType="end"/>
        </w:r>
        <w:r w:rsidRPr="00EE27B1">
          <w:rPr>
            <w:i/>
            <w:sz w:val="24"/>
            <w:szCs w:val="24"/>
            <w:rPrChange w:id="1075" w:author="Tre" w:date="2012-11-19T09:04:00Z">
              <w:rPr>
                <w:i/>
                <w:color w:val="0000FF"/>
                <w:u w:val="single"/>
              </w:rPr>
            </w:rPrChange>
          </w:rPr>
          <w:t xml:space="preserve"> - </w:t>
        </w:r>
        <w:r w:rsidRPr="00EE27B1">
          <w:rPr>
            <w:sz w:val="24"/>
            <w:szCs w:val="24"/>
            <w:rPrChange w:id="1076" w:author="Tre" w:date="2012-11-19T09:04:00Z">
              <w:rPr>
                <w:color w:val="0000FF"/>
                <w:u w:val="single"/>
              </w:rPr>
            </w:rPrChange>
          </w:rPr>
          <w:t>[</w:t>
        </w:r>
        <w:r w:rsidRPr="00EE27B1">
          <w:rPr>
            <w:sz w:val="24"/>
            <w:szCs w:val="24"/>
            <w:rPrChange w:id="1077" w:author="Tre" w:date="2012-11-19T09:04:00Z">
              <w:rPr>
                <w:color w:val="0000FF"/>
                <w:u w:val="single"/>
              </w:rPr>
            </w:rPrChange>
          </w:rPr>
          <w:fldChar w:fldCharType="begin"/>
        </w:r>
        <w:r w:rsidRPr="00EE27B1">
          <w:rPr>
            <w:sz w:val="24"/>
            <w:szCs w:val="24"/>
            <w:rPrChange w:id="1078" w:author="Tre" w:date="2012-11-19T09:04:00Z">
              <w:rPr>
                <w:color w:val="0000FF"/>
                <w:u w:val="single"/>
              </w:rPr>
            </w:rPrChange>
          </w:rPr>
          <w:instrText xml:space="preserve"> MERGEFIELD Default_Attribute </w:instrText>
        </w:r>
        <w:r w:rsidRPr="00EE27B1">
          <w:rPr>
            <w:sz w:val="24"/>
            <w:szCs w:val="24"/>
            <w:rPrChange w:id="1079" w:author="Tre" w:date="2012-11-19T09:04:00Z">
              <w:rPr>
                <w:color w:val="0000FF"/>
                <w:u w:val="single"/>
              </w:rPr>
            </w:rPrChange>
          </w:rPr>
          <w:fldChar w:fldCharType="separate"/>
        </w:r>
        <w:r w:rsidRPr="00EE27B1">
          <w:rPr>
            <w:noProof/>
            <w:sz w:val="24"/>
            <w:szCs w:val="24"/>
            <w:rPrChange w:id="1080" w:author="Tre" w:date="2012-11-19T09:04:00Z">
              <w:rPr>
                <w:noProof/>
                <w:color w:val="0000FF"/>
                <w:u w:val="single"/>
              </w:rPr>
            </w:rPrChange>
          </w:rPr>
          <w:t>Common Sense</w:t>
        </w:r>
        <w:r w:rsidRPr="00EE27B1">
          <w:rPr>
            <w:sz w:val="24"/>
            <w:szCs w:val="24"/>
            <w:rPrChange w:id="1081" w:author="Tre" w:date="2012-11-19T09:04:00Z">
              <w:rPr>
                <w:color w:val="0000FF"/>
                <w:u w:val="single"/>
              </w:rPr>
            </w:rPrChange>
          </w:rPr>
          <w:fldChar w:fldCharType="end"/>
        </w:r>
        <w:r w:rsidRPr="00EE27B1">
          <w:rPr>
            <w:sz w:val="24"/>
            <w:szCs w:val="24"/>
            <w:rPrChange w:id="1082" w:author="Tre" w:date="2012-11-19T09:04:00Z">
              <w:rPr>
                <w:color w:val="0000FF"/>
                <w:u w:val="single"/>
              </w:rPr>
            </w:rPrChange>
          </w:rPr>
          <w:t>]</w:t>
        </w:r>
      </w:ins>
    </w:p>
    <w:p w:rsidR="00C606DA" w:rsidRPr="00C91AA7" w:rsidRDefault="00EE27B1" w:rsidP="00C606DA">
      <w:pPr>
        <w:pStyle w:val="MatrixSuperfluous"/>
        <w:rPr>
          <w:ins w:id="1083" w:author="Tre" w:date="2012-11-16T11:30:00Z"/>
          <w:b/>
          <w:sz w:val="24"/>
          <w:szCs w:val="24"/>
          <w:rPrChange w:id="1084" w:author="Tre" w:date="2012-11-19T09:04:00Z">
            <w:rPr>
              <w:ins w:id="1085" w:author="Tre" w:date="2012-11-16T11:30:00Z"/>
              <w:b/>
            </w:rPr>
          </w:rPrChange>
        </w:rPr>
      </w:pPr>
      <w:ins w:id="1086" w:author="Tre" w:date="2012-11-16T11:30:00Z">
        <w:r w:rsidRPr="00EE27B1">
          <w:rPr>
            <w:b/>
            <w:sz w:val="24"/>
            <w:szCs w:val="24"/>
            <w:rPrChange w:id="1087" w:author="Tre" w:date="2012-11-19T09:04:00Z">
              <w:rPr>
                <w:b/>
                <w:color w:val="0000FF"/>
                <w:u w:val="single"/>
              </w:rPr>
            </w:rPrChange>
          </w:rPr>
          <w:t xml:space="preserve">Description - </w:t>
        </w:r>
        <w:r w:rsidRPr="00EE27B1">
          <w:rPr>
            <w:i/>
            <w:sz w:val="24"/>
            <w:szCs w:val="24"/>
            <w:rPrChange w:id="1088" w:author="Tre" w:date="2012-11-19T09:04:00Z">
              <w:rPr>
                <w:i/>
                <w:color w:val="0000FF"/>
                <w:u w:val="single"/>
              </w:rPr>
            </w:rPrChange>
          </w:rPr>
          <w:fldChar w:fldCharType="begin"/>
        </w:r>
        <w:r w:rsidRPr="00EE27B1">
          <w:rPr>
            <w:i/>
            <w:sz w:val="24"/>
            <w:szCs w:val="24"/>
            <w:rPrChange w:id="1089" w:author="Tre" w:date="2012-11-19T09:04:00Z">
              <w:rPr>
                <w:i/>
                <w:color w:val="0000FF"/>
                <w:u w:val="single"/>
              </w:rPr>
            </w:rPrChange>
          </w:rPr>
          <w:instrText xml:space="preserve"> MERGEFIELD "Description" </w:instrText>
        </w:r>
        <w:r w:rsidRPr="00EE27B1">
          <w:rPr>
            <w:i/>
            <w:sz w:val="24"/>
            <w:szCs w:val="24"/>
            <w:rPrChange w:id="1090" w:author="Tre" w:date="2012-11-19T09:04:00Z">
              <w:rPr>
                <w:i/>
                <w:color w:val="0000FF"/>
                <w:u w:val="single"/>
              </w:rPr>
            </w:rPrChange>
          </w:rPr>
          <w:fldChar w:fldCharType="separate"/>
        </w:r>
        <w:r w:rsidRPr="00EE27B1">
          <w:rPr>
            <w:i/>
            <w:noProof/>
            <w:sz w:val="24"/>
            <w:szCs w:val="24"/>
            <w:rPrChange w:id="1091" w:author="Tre" w:date="2012-11-19T09:04:00Z">
              <w:rPr>
                <w:i/>
                <w:noProof/>
                <w:color w:val="0000FF"/>
                <w:u w:val="single"/>
              </w:rPr>
            </w:rPrChange>
          </w:rPr>
          <w:t>Hiding objects and self.</w:t>
        </w:r>
        <w:r w:rsidRPr="00EE27B1">
          <w:rPr>
            <w:i/>
            <w:sz w:val="24"/>
            <w:szCs w:val="24"/>
            <w:rPrChange w:id="1092" w:author="Tre" w:date="2012-11-19T09:04:00Z">
              <w:rPr>
                <w:i/>
                <w:color w:val="0000FF"/>
                <w:u w:val="single"/>
              </w:rPr>
            </w:rPrChange>
          </w:rPr>
          <w:fldChar w:fldCharType="end"/>
        </w:r>
        <w:r w:rsidRPr="00EE27B1">
          <w:rPr>
            <w:b/>
            <w:sz w:val="24"/>
            <w:szCs w:val="24"/>
            <w:rPrChange w:id="1093" w:author="Tre" w:date="2012-11-19T09:04:00Z">
              <w:rPr>
                <w:b/>
                <w:color w:val="0000FF"/>
                <w:u w:val="single"/>
              </w:rPr>
            </w:rPrChange>
          </w:rPr>
          <w:t xml:space="preserve"> </w:t>
        </w:r>
        <w:r w:rsidRPr="00EE27B1">
          <w:rPr>
            <w:b/>
            <w:sz w:val="24"/>
            <w:szCs w:val="24"/>
            <w:rPrChange w:id="1094" w:author="Tre" w:date="2012-11-19T09:04:00Z">
              <w:rPr>
                <w:b/>
                <w:color w:val="0000FF"/>
                <w:u w:val="single"/>
              </w:rPr>
            </w:rPrChange>
          </w:rPr>
          <w:fldChar w:fldCharType="begin"/>
        </w:r>
        <w:r w:rsidRPr="00EE27B1">
          <w:rPr>
            <w:b/>
            <w:sz w:val="24"/>
            <w:szCs w:val="24"/>
            <w:rPrChange w:id="1095" w:author="Tre" w:date="2012-11-19T09:04:00Z">
              <w:rPr>
                <w:b/>
                <w:color w:val="0000FF"/>
                <w:u w:val="single"/>
              </w:rPr>
            </w:rPrChange>
          </w:rPr>
          <w:instrText xml:space="preserve"> NEXT  \* MERGEFORMAT </w:instrText>
        </w:r>
        <w:r w:rsidRPr="00EE27B1">
          <w:rPr>
            <w:b/>
            <w:sz w:val="24"/>
            <w:szCs w:val="24"/>
            <w:rPrChange w:id="1096" w:author="Tre" w:date="2012-11-19T09:04:00Z">
              <w:rPr>
                <w:b/>
                <w:color w:val="0000FF"/>
                <w:u w:val="single"/>
              </w:rPr>
            </w:rPrChange>
          </w:rPr>
          <w:fldChar w:fldCharType="end"/>
        </w:r>
      </w:ins>
    </w:p>
    <w:p w:rsidR="00C606DA" w:rsidRPr="00C91AA7" w:rsidRDefault="00C606DA" w:rsidP="00C606DA">
      <w:pPr>
        <w:pStyle w:val="MatrixSuperfluous"/>
        <w:rPr>
          <w:ins w:id="1097" w:author="Tre" w:date="2012-11-16T11:30:00Z"/>
          <w:b/>
          <w:sz w:val="24"/>
          <w:szCs w:val="24"/>
          <w:rPrChange w:id="1098" w:author="Tre" w:date="2012-11-19T09:04:00Z">
            <w:rPr>
              <w:ins w:id="1099" w:author="Tre" w:date="2012-11-16T11:30:00Z"/>
              <w:b/>
            </w:rPr>
          </w:rPrChange>
        </w:rPr>
      </w:pPr>
    </w:p>
    <w:p w:rsidR="00C606DA" w:rsidRPr="00C91AA7" w:rsidRDefault="00EE27B1" w:rsidP="00C606DA">
      <w:pPr>
        <w:pStyle w:val="MatrixSuperfluous"/>
        <w:rPr>
          <w:ins w:id="1100" w:author="Tre" w:date="2012-11-16T11:30:00Z"/>
          <w:i/>
          <w:sz w:val="24"/>
          <w:szCs w:val="24"/>
          <w:rPrChange w:id="1101" w:author="Tre" w:date="2012-11-19T09:04:00Z">
            <w:rPr>
              <w:ins w:id="1102" w:author="Tre" w:date="2012-11-16T11:30:00Z"/>
              <w:i/>
            </w:rPr>
          </w:rPrChange>
        </w:rPr>
      </w:pPr>
      <w:ins w:id="1103" w:author="Tre" w:date="2012-11-16T11:30:00Z">
        <w:r w:rsidRPr="00EE27B1">
          <w:rPr>
            <w:b/>
            <w:sz w:val="24"/>
            <w:szCs w:val="24"/>
            <w:rPrChange w:id="1104" w:author="Tre" w:date="2012-11-19T09:04:00Z">
              <w:rPr>
                <w:b/>
                <w:color w:val="0000FF"/>
                <w:u w:val="single"/>
              </w:rPr>
            </w:rPrChange>
          </w:rPr>
          <w:fldChar w:fldCharType="begin"/>
        </w:r>
        <w:r w:rsidRPr="00EE27B1">
          <w:rPr>
            <w:b/>
            <w:sz w:val="24"/>
            <w:szCs w:val="24"/>
            <w:rPrChange w:id="1105" w:author="Tre" w:date="2012-11-19T09:04:00Z">
              <w:rPr>
                <w:b/>
                <w:color w:val="0000FF"/>
                <w:u w:val="single"/>
              </w:rPr>
            </w:rPrChange>
          </w:rPr>
          <w:instrText xml:space="preserve"> MERGEFIELD Skill </w:instrText>
        </w:r>
        <w:r w:rsidRPr="00EE27B1">
          <w:rPr>
            <w:b/>
            <w:sz w:val="24"/>
            <w:szCs w:val="24"/>
            <w:rPrChange w:id="1106" w:author="Tre" w:date="2012-11-19T09:04:00Z">
              <w:rPr>
                <w:b/>
                <w:color w:val="0000FF"/>
                <w:u w:val="single"/>
              </w:rPr>
            </w:rPrChange>
          </w:rPr>
          <w:fldChar w:fldCharType="separate"/>
        </w:r>
        <w:r w:rsidRPr="00EE27B1">
          <w:rPr>
            <w:b/>
            <w:noProof/>
            <w:sz w:val="24"/>
            <w:szCs w:val="24"/>
            <w:rPrChange w:id="1107" w:author="Tre" w:date="2012-11-19T09:04:00Z">
              <w:rPr>
                <w:b/>
                <w:noProof/>
                <w:color w:val="0000FF"/>
                <w:u w:val="single"/>
              </w:rPr>
            </w:rPrChange>
          </w:rPr>
          <w:t>Diplomacy</w:t>
        </w:r>
        <w:r w:rsidRPr="00EE27B1">
          <w:rPr>
            <w:b/>
            <w:sz w:val="24"/>
            <w:szCs w:val="24"/>
            <w:rPrChange w:id="1108" w:author="Tre" w:date="2012-11-19T09:04:00Z">
              <w:rPr>
                <w:b/>
                <w:color w:val="0000FF"/>
                <w:u w:val="single"/>
              </w:rPr>
            </w:rPrChange>
          </w:rPr>
          <w:fldChar w:fldCharType="end"/>
        </w:r>
        <w:r w:rsidRPr="00EE27B1">
          <w:rPr>
            <w:i/>
            <w:sz w:val="24"/>
            <w:szCs w:val="24"/>
            <w:rPrChange w:id="1109" w:author="Tre" w:date="2012-11-19T09:04:00Z">
              <w:rPr>
                <w:i/>
                <w:color w:val="0000FF"/>
                <w:u w:val="single"/>
              </w:rPr>
            </w:rPrChange>
          </w:rPr>
          <w:t xml:space="preserve"> - </w:t>
        </w:r>
        <w:r w:rsidRPr="00EE27B1">
          <w:rPr>
            <w:sz w:val="24"/>
            <w:szCs w:val="24"/>
            <w:rPrChange w:id="1110" w:author="Tre" w:date="2012-11-19T09:04:00Z">
              <w:rPr>
                <w:color w:val="0000FF"/>
                <w:u w:val="single"/>
              </w:rPr>
            </w:rPrChange>
          </w:rPr>
          <w:t>[</w:t>
        </w:r>
        <w:r w:rsidRPr="00EE27B1">
          <w:rPr>
            <w:sz w:val="24"/>
            <w:szCs w:val="24"/>
            <w:rPrChange w:id="1111" w:author="Tre" w:date="2012-11-19T09:04:00Z">
              <w:rPr>
                <w:color w:val="0000FF"/>
                <w:u w:val="single"/>
              </w:rPr>
            </w:rPrChange>
          </w:rPr>
          <w:fldChar w:fldCharType="begin"/>
        </w:r>
        <w:r w:rsidRPr="00EE27B1">
          <w:rPr>
            <w:sz w:val="24"/>
            <w:szCs w:val="24"/>
            <w:rPrChange w:id="1112" w:author="Tre" w:date="2012-11-19T09:04:00Z">
              <w:rPr>
                <w:color w:val="0000FF"/>
                <w:u w:val="single"/>
              </w:rPr>
            </w:rPrChange>
          </w:rPr>
          <w:instrText xml:space="preserve"> MERGEFIELD Default_Attribute </w:instrText>
        </w:r>
        <w:r w:rsidRPr="00EE27B1">
          <w:rPr>
            <w:sz w:val="24"/>
            <w:szCs w:val="24"/>
            <w:rPrChange w:id="1113" w:author="Tre" w:date="2012-11-19T09:04:00Z">
              <w:rPr>
                <w:color w:val="0000FF"/>
                <w:u w:val="single"/>
              </w:rPr>
            </w:rPrChange>
          </w:rPr>
          <w:fldChar w:fldCharType="separate"/>
        </w:r>
        <w:r w:rsidRPr="00EE27B1">
          <w:rPr>
            <w:noProof/>
            <w:sz w:val="24"/>
            <w:szCs w:val="24"/>
            <w:rPrChange w:id="1114" w:author="Tre" w:date="2012-11-19T09:04:00Z">
              <w:rPr>
                <w:noProof/>
                <w:color w:val="0000FF"/>
                <w:u w:val="single"/>
              </w:rPr>
            </w:rPrChange>
          </w:rPr>
          <w:t>Common Sense</w:t>
        </w:r>
        <w:r w:rsidRPr="00EE27B1">
          <w:rPr>
            <w:sz w:val="24"/>
            <w:szCs w:val="24"/>
            <w:rPrChange w:id="1115" w:author="Tre" w:date="2012-11-19T09:04:00Z">
              <w:rPr>
                <w:color w:val="0000FF"/>
                <w:u w:val="single"/>
              </w:rPr>
            </w:rPrChange>
          </w:rPr>
          <w:fldChar w:fldCharType="end"/>
        </w:r>
        <w:r w:rsidRPr="00EE27B1">
          <w:rPr>
            <w:sz w:val="24"/>
            <w:szCs w:val="24"/>
            <w:rPrChange w:id="1116" w:author="Tre" w:date="2012-11-19T09:04:00Z">
              <w:rPr>
                <w:color w:val="0000FF"/>
                <w:u w:val="single"/>
              </w:rPr>
            </w:rPrChange>
          </w:rPr>
          <w:t>]</w:t>
        </w:r>
      </w:ins>
    </w:p>
    <w:p w:rsidR="00C606DA" w:rsidRPr="00C91AA7" w:rsidRDefault="00EE27B1" w:rsidP="00C606DA">
      <w:pPr>
        <w:pStyle w:val="MatrixSuperfluous"/>
        <w:rPr>
          <w:ins w:id="1117" w:author="Tre" w:date="2012-11-16T11:30:00Z"/>
          <w:b/>
          <w:sz w:val="24"/>
          <w:szCs w:val="24"/>
          <w:rPrChange w:id="1118" w:author="Tre" w:date="2012-11-19T09:04:00Z">
            <w:rPr>
              <w:ins w:id="1119" w:author="Tre" w:date="2012-11-16T11:30:00Z"/>
              <w:b/>
            </w:rPr>
          </w:rPrChange>
        </w:rPr>
      </w:pPr>
      <w:ins w:id="1120" w:author="Tre" w:date="2012-11-16T11:30:00Z">
        <w:r w:rsidRPr="00EE27B1">
          <w:rPr>
            <w:b/>
            <w:sz w:val="24"/>
            <w:szCs w:val="24"/>
            <w:rPrChange w:id="1121" w:author="Tre" w:date="2012-11-19T09:04:00Z">
              <w:rPr>
                <w:b/>
                <w:color w:val="0000FF"/>
                <w:u w:val="single"/>
              </w:rPr>
            </w:rPrChange>
          </w:rPr>
          <w:lastRenderedPageBreak/>
          <w:t xml:space="preserve">Description - </w:t>
        </w:r>
        <w:r w:rsidRPr="00EE27B1">
          <w:rPr>
            <w:i/>
            <w:sz w:val="24"/>
            <w:szCs w:val="24"/>
            <w:rPrChange w:id="1122" w:author="Tre" w:date="2012-11-19T09:04:00Z">
              <w:rPr>
                <w:i/>
                <w:color w:val="0000FF"/>
                <w:u w:val="single"/>
              </w:rPr>
            </w:rPrChange>
          </w:rPr>
          <w:fldChar w:fldCharType="begin"/>
        </w:r>
        <w:r w:rsidRPr="00EE27B1">
          <w:rPr>
            <w:i/>
            <w:sz w:val="24"/>
            <w:szCs w:val="24"/>
            <w:rPrChange w:id="1123" w:author="Tre" w:date="2012-11-19T09:04:00Z">
              <w:rPr>
                <w:i/>
                <w:color w:val="0000FF"/>
                <w:u w:val="single"/>
              </w:rPr>
            </w:rPrChange>
          </w:rPr>
          <w:instrText xml:space="preserve"> MERGEFIELD "Description" </w:instrText>
        </w:r>
        <w:r w:rsidRPr="00EE27B1">
          <w:rPr>
            <w:i/>
            <w:sz w:val="24"/>
            <w:szCs w:val="24"/>
            <w:rPrChange w:id="1124" w:author="Tre" w:date="2012-11-19T09:04:00Z">
              <w:rPr>
                <w:i/>
                <w:color w:val="0000FF"/>
                <w:u w:val="single"/>
              </w:rPr>
            </w:rPrChange>
          </w:rPr>
          <w:fldChar w:fldCharType="separate"/>
        </w:r>
        <w:r w:rsidRPr="00EE27B1">
          <w:rPr>
            <w:i/>
            <w:noProof/>
            <w:sz w:val="24"/>
            <w:szCs w:val="24"/>
            <w:rPrChange w:id="1125" w:author="Tre" w:date="2012-11-19T09:04:00Z">
              <w:rPr>
                <w:i/>
                <w:noProof/>
                <w:color w:val="0000FF"/>
                <w:u w:val="single"/>
              </w:rPr>
            </w:rPrChange>
          </w:rPr>
          <w:t>The ability to convince others of seeing another point of view, and to cut through red tape easier than others.</w:t>
        </w:r>
        <w:r w:rsidRPr="00EE27B1">
          <w:rPr>
            <w:i/>
            <w:sz w:val="24"/>
            <w:szCs w:val="24"/>
            <w:rPrChange w:id="1126" w:author="Tre" w:date="2012-11-19T09:04:00Z">
              <w:rPr>
                <w:i/>
                <w:color w:val="0000FF"/>
                <w:u w:val="single"/>
              </w:rPr>
            </w:rPrChange>
          </w:rPr>
          <w:fldChar w:fldCharType="end"/>
        </w:r>
        <w:r w:rsidRPr="00EE27B1">
          <w:rPr>
            <w:b/>
            <w:sz w:val="24"/>
            <w:szCs w:val="24"/>
            <w:rPrChange w:id="1127" w:author="Tre" w:date="2012-11-19T09:04:00Z">
              <w:rPr>
                <w:b/>
                <w:color w:val="0000FF"/>
                <w:u w:val="single"/>
              </w:rPr>
            </w:rPrChange>
          </w:rPr>
          <w:t xml:space="preserve"> </w:t>
        </w:r>
        <w:r w:rsidRPr="00EE27B1">
          <w:rPr>
            <w:b/>
            <w:sz w:val="24"/>
            <w:szCs w:val="24"/>
            <w:rPrChange w:id="1128" w:author="Tre" w:date="2012-11-19T09:04:00Z">
              <w:rPr>
                <w:b/>
                <w:color w:val="0000FF"/>
                <w:u w:val="single"/>
              </w:rPr>
            </w:rPrChange>
          </w:rPr>
          <w:fldChar w:fldCharType="begin"/>
        </w:r>
        <w:r w:rsidRPr="00EE27B1">
          <w:rPr>
            <w:b/>
            <w:sz w:val="24"/>
            <w:szCs w:val="24"/>
            <w:rPrChange w:id="1129" w:author="Tre" w:date="2012-11-19T09:04:00Z">
              <w:rPr>
                <w:b/>
                <w:color w:val="0000FF"/>
                <w:u w:val="single"/>
              </w:rPr>
            </w:rPrChange>
          </w:rPr>
          <w:instrText xml:space="preserve"> NEXT  \* MERGEFORMAT </w:instrText>
        </w:r>
        <w:r w:rsidRPr="00EE27B1">
          <w:rPr>
            <w:b/>
            <w:sz w:val="24"/>
            <w:szCs w:val="24"/>
            <w:rPrChange w:id="1130" w:author="Tre" w:date="2012-11-19T09:04:00Z">
              <w:rPr>
                <w:b/>
                <w:color w:val="0000FF"/>
                <w:u w:val="single"/>
              </w:rPr>
            </w:rPrChange>
          </w:rPr>
          <w:fldChar w:fldCharType="end"/>
        </w:r>
      </w:ins>
    </w:p>
    <w:p w:rsidR="00C606DA" w:rsidRPr="00C91AA7" w:rsidRDefault="00C606DA" w:rsidP="00C606DA">
      <w:pPr>
        <w:pStyle w:val="MatrixSuperfluous"/>
        <w:rPr>
          <w:ins w:id="1131" w:author="Tre" w:date="2012-11-16T11:30:00Z"/>
          <w:b/>
          <w:sz w:val="24"/>
          <w:szCs w:val="24"/>
          <w:rPrChange w:id="1132" w:author="Tre" w:date="2012-11-19T09:04:00Z">
            <w:rPr>
              <w:ins w:id="1133" w:author="Tre" w:date="2012-11-16T11:30:00Z"/>
              <w:b/>
            </w:rPr>
          </w:rPrChange>
        </w:rPr>
      </w:pPr>
    </w:p>
    <w:p w:rsidR="00C606DA" w:rsidRPr="00C91AA7" w:rsidRDefault="00EE27B1" w:rsidP="00C606DA">
      <w:pPr>
        <w:pStyle w:val="MatrixSuperfluous"/>
        <w:rPr>
          <w:ins w:id="1134" w:author="Tre" w:date="2012-11-16T11:30:00Z"/>
          <w:i/>
          <w:sz w:val="24"/>
          <w:szCs w:val="24"/>
          <w:rPrChange w:id="1135" w:author="Tre" w:date="2012-11-19T09:04:00Z">
            <w:rPr>
              <w:ins w:id="1136" w:author="Tre" w:date="2012-11-16T11:30:00Z"/>
              <w:i/>
            </w:rPr>
          </w:rPrChange>
        </w:rPr>
      </w:pPr>
      <w:ins w:id="1137" w:author="Tre" w:date="2012-11-16T11:30:00Z">
        <w:r w:rsidRPr="00EE27B1">
          <w:rPr>
            <w:b/>
            <w:sz w:val="24"/>
            <w:szCs w:val="24"/>
            <w:rPrChange w:id="1138" w:author="Tre" w:date="2012-11-19T09:04:00Z">
              <w:rPr>
                <w:b/>
                <w:color w:val="0000FF"/>
                <w:u w:val="single"/>
              </w:rPr>
            </w:rPrChange>
          </w:rPr>
          <w:fldChar w:fldCharType="begin"/>
        </w:r>
        <w:r w:rsidRPr="00EE27B1">
          <w:rPr>
            <w:b/>
            <w:sz w:val="24"/>
            <w:szCs w:val="24"/>
            <w:rPrChange w:id="1139" w:author="Tre" w:date="2012-11-19T09:04:00Z">
              <w:rPr>
                <w:b/>
                <w:color w:val="0000FF"/>
                <w:u w:val="single"/>
              </w:rPr>
            </w:rPrChange>
          </w:rPr>
          <w:instrText xml:space="preserve"> MERGEFIELD Skill </w:instrText>
        </w:r>
        <w:r w:rsidRPr="00EE27B1">
          <w:rPr>
            <w:b/>
            <w:sz w:val="24"/>
            <w:szCs w:val="24"/>
            <w:rPrChange w:id="1140" w:author="Tre" w:date="2012-11-19T09:04:00Z">
              <w:rPr>
                <w:b/>
                <w:color w:val="0000FF"/>
                <w:u w:val="single"/>
              </w:rPr>
            </w:rPrChange>
          </w:rPr>
          <w:fldChar w:fldCharType="separate"/>
        </w:r>
        <w:r w:rsidRPr="00EE27B1">
          <w:rPr>
            <w:b/>
            <w:noProof/>
            <w:sz w:val="24"/>
            <w:szCs w:val="24"/>
            <w:rPrChange w:id="1141" w:author="Tre" w:date="2012-11-19T09:04:00Z">
              <w:rPr>
                <w:b/>
                <w:noProof/>
                <w:color w:val="0000FF"/>
                <w:u w:val="single"/>
              </w:rPr>
            </w:rPrChange>
          </w:rPr>
          <w:t>Disguises</w:t>
        </w:r>
        <w:r w:rsidRPr="00EE27B1">
          <w:rPr>
            <w:b/>
            <w:sz w:val="24"/>
            <w:szCs w:val="24"/>
            <w:rPrChange w:id="1142" w:author="Tre" w:date="2012-11-19T09:04:00Z">
              <w:rPr>
                <w:b/>
                <w:color w:val="0000FF"/>
                <w:u w:val="single"/>
              </w:rPr>
            </w:rPrChange>
          </w:rPr>
          <w:fldChar w:fldCharType="end"/>
        </w:r>
        <w:r w:rsidRPr="00EE27B1">
          <w:rPr>
            <w:i/>
            <w:sz w:val="24"/>
            <w:szCs w:val="24"/>
            <w:rPrChange w:id="1143" w:author="Tre" w:date="2012-11-19T09:04:00Z">
              <w:rPr>
                <w:i/>
                <w:color w:val="0000FF"/>
                <w:u w:val="single"/>
              </w:rPr>
            </w:rPrChange>
          </w:rPr>
          <w:t xml:space="preserve"> - </w:t>
        </w:r>
        <w:r w:rsidRPr="00EE27B1">
          <w:rPr>
            <w:sz w:val="24"/>
            <w:szCs w:val="24"/>
            <w:rPrChange w:id="1144" w:author="Tre" w:date="2012-11-19T09:04:00Z">
              <w:rPr>
                <w:color w:val="0000FF"/>
                <w:u w:val="single"/>
              </w:rPr>
            </w:rPrChange>
          </w:rPr>
          <w:t>[</w:t>
        </w:r>
        <w:r w:rsidRPr="00EE27B1">
          <w:rPr>
            <w:sz w:val="24"/>
            <w:szCs w:val="24"/>
            <w:rPrChange w:id="1145" w:author="Tre" w:date="2012-11-19T09:04:00Z">
              <w:rPr>
                <w:color w:val="0000FF"/>
                <w:u w:val="single"/>
              </w:rPr>
            </w:rPrChange>
          </w:rPr>
          <w:fldChar w:fldCharType="begin"/>
        </w:r>
        <w:r w:rsidRPr="00EE27B1">
          <w:rPr>
            <w:sz w:val="24"/>
            <w:szCs w:val="24"/>
            <w:rPrChange w:id="1146" w:author="Tre" w:date="2012-11-19T09:04:00Z">
              <w:rPr>
                <w:color w:val="0000FF"/>
                <w:u w:val="single"/>
              </w:rPr>
            </w:rPrChange>
          </w:rPr>
          <w:instrText xml:space="preserve"> MERGEFIELD Default_Attribute </w:instrText>
        </w:r>
        <w:r w:rsidRPr="00EE27B1">
          <w:rPr>
            <w:sz w:val="24"/>
            <w:szCs w:val="24"/>
            <w:rPrChange w:id="1147" w:author="Tre" w:date="2012-11-19T09:04:00Z">
              <w:rPr>
                <w:color w:val="0000FF"/>
                <w:u w:val="single"/>
              </w:rPr>
            </w:rPrChange>
          </w:rPr>
          <w:fldChar w:fldCharType="separate"/>
        </w:r>
        <w:r w:rsidRPr="00EE27B1">
          <w:rPr>
            <w:noProof/>
            <w:sz w:val="24"/>
            <w:szCs w:val="24"/>
            <w:rPrChange w:id="1148" w:author="Tre" w:date="2012-11-19T09:04:00Z">
              <w:rPr>
                <w:noProof/>
                <w:color w:val="0000FF"/>
                <w:u w:val="single"/>
              </w:rPr>
            </w:rPrChange>
          </w:rPr>
          <w:t>Common Sense</w:t>
        </w:r>
        <w:r w:rsidRPr="00EE27B1">
          <w:rPr>
            <w:sz w:val="24"/>
            <w:szCs w:val="24"/>
            <w:rPrChange w:id="1149" w:author="Tre" w:date="2012-11-19T09:04:00Z">
              <w:rPr>
                <w:color w:val="0000FF"/>
                <w:u w:val="single"/>
              </w:rPr>
            </w:rPrChange>
          </w:rPr>
          <w:fldChar w:fldCharType="end"/>
        </w:r>
        <w:r w:rsidRPr="00EE27B1">
          <w:rPr>
            <w:sz w:val="24"/>
            <w:szCs w:val="24"/>
            <w:rPrChange w:id="1150" w:author="Tre" w:date="2012-11-19T09:04:00Z">
              <w:rPr>
                <w:color w:val="0000FF"/>
                <w:u w:val="single"/>
              </w:rPr>
            </w:rPrChange>
          </w:rPr>
          <w:t>]</w:t>
        </w:r>
      </w:ins>
    </w:p>
    <w:p w:rsidR="00C606DA" w:rsidRPr="00C91AA7" w:rsidRDefault="00EE27B1" w:rsidP="00C606DA">
      <w:pPr>
        <w:pStyle w:val="MatrixSuperfluous"/>
        <w:rPr>
          <w:ins w:id="1151" w:author="Tre" w:date="2012-11-16T11:30:00Z"/>
          <w:b/>
          <w:sz w:val="24"/>
          <w:szCs w:val="24"/>
          <w:rPrChange w:id="1152" w:author="Tre" w:date="2012-11-19T09:04:00Z">
            <w:rPr>
              <w:ins w:id="1153" w:author="Tre" w:date="2012-11-16T11:30:00Z"/>
              <w:b/>
            </w:rPr>
          </w:rPrChange>
        </w:rPr>
      </w:pPr>
      <w:ins w:id="1154" w:author="Tre" w:date="2012-11-16T11:30:00Z">
        <w:r w:rsidRPr="00EE27B1">
          <w:rPr>
            <w:b/>
            <w:sz w:val="24"/>
            <w:szCs w:val="24"/>
            <w:rPrChange w:id="1155" w:author="Tre" w:date="2012-11-19T09:04:00Z">
              <w:rPr>
                <w:b/>
                <w:color w:val="0000FF"/>
                <w:u w:val="single"/>
              </w:rPr>
            </w:rPrChange>
          </w:rPr>
          <w:t xml:space="preserve">Description - </w:t>
        </w:r>
        <w:r w:rsidRPr="00EE27B1">
          <w:rPr>
            <w:i/>
            <w:sz w:val="24"/>
            <w:szCs w:val="24"/>
            <w:rPrChange w:id="1156" w:author="Tre" w:date="2012-11-19T09:04:00Z">
              <w:rPr>
                <w:i/>
                <w:color w:val="0000FF"/>
                <w:u w:val="single"/>
              </w:rPr>
            </w:rPrChange>
          </w:rPr>
          <w:fldChar w:fldCharType="begin"/>
        </w:r>
        <w:r w:rsidRPr="00EE27B1">
          <w:rPr>
            <w:i/>
            <w:sz w:val="24"/>
            <w:szCs w:val="24"/>
            <w:rPrChange w:id="1157" w:author="Tre" w:date="2012-11-19T09:04:00Z">
              <w:rPr>
                <w:i/>
                <w:color w:val="0000FF"/>
                <w:u w:val="single"/>
              </w:rPr>
            </w:rPrChange>
          </w:rPr>
          <w:instrText xml:space="preserve"> MERGEFIELD "Description" </w:instrText>
        </w:r>
        <w:r w:rsidRPr="00EE27B1">
          <w:rPr>
            <w:i/>
            <w:sz w:val="24"/>
            <w:szCs w:val="24"/>
            <w:rPrChange w:id="1158" w:author="Tre" w:date="2012-11-19T09:04:00Z">
              <w:rPr>
                <w:i/>
                <w:color w:val="0000FF"/>
                <w:u w:val="single"/>
              </w:rPr>
            </w:rPrChange>
          </w:rPr>
          <w:fldChar w:fldCharType="separate"/>
        </w:r>
        <w:r w:rsidRPr="00EE27B1">
          <w:rPr>
            <w:i/>
            <w:noProof/>
            <w:sz w:val="24"/>
            <w:szCs w:val="24"/>
            <w:rPrChange w:id="1159" w:author="Tre" w:date="2012-11-19T09:04:00Z">
              <w:rPr>
                <w:i/>
                <w:noProof/>
                <w:color w:val="0000FF"/>
                <w:u w:val="single"/>
              </w:rPr>
            </w:rPrChange>
          </w:rPr>
          <w:t>Concealing identity with makeup, clothes, change of appearance.</w:t>
        </w:r>
        <w:r w:rsidRPr="00EE27B1">
          <w:rPr>
            <w:i/>
            <w:sz w:val="24"/>
            <w:szCs w:val="24"/>
            <w:rPrChange w:id="1160" w:author="Tre" w:date="2012-11-19T09:04:00Z">
              <w:rPr>
                <w:i/>
                <w:color w:val="0000FF"/>
                <w:u w:val="single"/>
              </w:rPr>
            </w:rPrChange>
          </w:rPr>
          <w:fldChar w:fldCharType="end"/>
        </w:r>
        <w:r w:rsidRPr="00EE27B1">
          <w:rPr>
            <w:b/>
            <w:sz w:val="24"/>
            <w:szCs w:val="24"/>
            <w:rPrChange w:id="1161" w:author="Tre" w:date="2012-11-19T09:04:00Z">
              <w:rPr>
                <w:b/>
                <w:color w:val="0000FF"/>
                <w:u w:val="single"/>
              </w:rPr>
            </w:rPrChange>
          </w:rPr>
          <w:t xml:space="preserve"> </w:t>
        </w:r>
        <w:r w:rsidRPr="00EE27B1">
          <w:rPr>
            <w:b/>
            <w:sz w:val="24"/>
            <w:szCs w:val="24"/>
            <w:rPrChange w:id="1162" w:author="Tre" w:date="2012-11-19T09:04:00Z">
              <w:rPr>
                <w:b/>
                <w:color w:val="0000FF"/>
                <w:u w:val="single"/>
              </w:rPr>
            </w:rPrChange>
          </w:rPr>
          <w:fldChar w:fldCharType="begin"/>
        </w:r>
        <w:r w:rsidRPr="00EE27B1">
          <w:rPr>
            <w:b/>
            <w:sz w:val="24"/>
            <w:szCs w:val="24"/>
            <w:rPrChange w:id="1163" w:author="Tre" w:date="2012-11-19T09:04:00Z">
              <w:rPr>
                <w:b/>
                <w:color w:val="0000FF"/>
                <w:u w:val="single"/>
              </w:rPr>
            </w:rPrChange>
          </w:rPr>
          <w:instrText xml:space="preserve"> NEXT  \* MERGEFORMAT </w:instrText>
        </w:r>
        <w:r w:rsidRPr="00EE27B1">
          <w:rPr>
            <w:b/>
            <w:sz w:val="24"/>
            <w:szCs w:val="24"/>
            <w:rPrChange w:id="1164" w:author="Tre" w:date="2012-11-19T09:04:00Z">
              <w:rPr>
                <w:b/>
                <w:color w:val="0000FF"/>
                <w:u w:val="single"/>
              </w:rPr>
            </w:rPrChange>
          </w:rPr>
          <w:fldChar w:fldCharType="end"/>
        </w:r>
      </w:ins>
    </w:p>
    <w:p w:rsidR="00C606DA" w:rsidRPr="00C91AA7" w:rsidRDefault="00C606DA" w:rsidP="00C606DA">
      <w:pPr>
        <w:pStyle w:val="MatrixSuperfluous"/>
        <w:rPr>
          <w:ins w:id="1165" w:author="Tre" w:date="2012-11-16T11:30:00Z"/>
          <w:b/>
          <w:sz w:val="24"/>
          <w:szCs w:val="24"/>
          <w:rPrChange w:id="1166" w:author="Tre" w:date="2012-11-19T09:04:00Z">
            <w:rPr>
              <w:ins w:id="1167" w:author="Tre" w:date="2012-11-16T11:30:00Z"/>
              <w:b/>
            </w:rPr>
          </w:rPrChange>
        </w:rPr>
      </w:pPr>
    </w:p>
    <w:p w:rsidR="00C606DA" w:rsidRPr="00C91AA7" w:rsidRDefault="00EE27B1" w:rsidP="00C606DA">
      <w:pPr>
        <w:pStyle w:val="MatrixSuperfluous"/>
        <w:rPr>
          <w:ins w:id="1168" w:author="Tre" w:date="2012-11-16T11:30:00Z"/>
          <w:i/>
          <w:sz w:val="24"/>
          <w:szCs w:val="24"/>
          <w:rPrChange w:id="1169" w:author="Tre" w:date="2012-11-19T09:04:00Z">
            <w:rPr>
              <w:ins w:id="1170" w:author="Tre" w:date="2012-11-16T11:30:00Z"/>
              <w:i/>
            </w:rPr>
          </w:rPrChange>
        </w:rPr>
      </w:pPr>
      <w:ins w:id="1171" w:author="Tre" w:date="2012-11-16T11:30:00Z">
        <w:r w:rsidRPr="00EE27B1">
          <w:rPr>
            <w:b/>
            <w:sz w:val="24"/>
            <w:szCs w:val="24"/>
            <w:rPrChange w:id="1172" w:author="Tre" w:date="2012-11-19T09:04:00Z">
              <w:rPr>
                <w:b/>
                <w:color w:val="0000FF"/>
                <w:u w:val="single"/>
              </w:rPr>
            </w:rPrChange>
          </w:rPr>
          <w:fldChar w:fldCharType="begin"/>
        </w:r>
        <w:r w:rsidRPr="00EE27B1">
          <w:rPr>
            <w:b/>
            <w:sz w:val="24"/>
            <w:szCs w:val="24"/>
            <w:rPrChange w:id="1173" w:author="Tre" w:date="2012-11-19T09:04:00Z">
              <w:rPr>
                <w:b/>
                <w:color w:val="0000FF"/>
                <w:u w:val="single"/>
              </w:rPr>
            </w:rPrChange>
          </w:rPr>
          <w:instrText xml:space="preserve"> MERGEFIELD Skill </w:instrText>
        </w:r>
        <w:r w:rsidRPr="00EE27B1">
          <w:rPr>
            <w:b/>
            <w:sz w:val="24"/>
            <w:szCs w:val="24"/>
            <w:rPrChange w:id="1174" w:author="Tre" w:date="2012-11-19T09:04:00Z">
              <w:rPr>
                <w:b/>
                <w:color w:val="0000FF"/>
                <w:u w:val="single"/>
              </w:rPr>
            </w:rPrChange>
          </w:rPr>
          <w:fldChar w:fldCharType="separate"/>
        </w:r>
        <w:r w:rsidRPr="00EE27B1">
          <w:rPr>
            <w:b/>
            <w:noProof/>
            <w:sz w:val="24"/>
            <w:szCs w:val="24"/>
            <w:rPrChange w:id="1175" w:author="Tre" w:date="2012-11-19T09:04:00Z">
              <w:rPr>
                <w:b/>
                <w:noProof/>
                <w:color w:val="0000FF"/>
                <w:u w:val="single"/>
              </w:rPr>
            </w:rPrChange>
          </w:rPr>
          <w:t>Gambling</w:t>
        </w:r>
        <w:r w:rsidRPr="00EE27B1">
          <w:rPr>
            <w:b/>
            <w:sz w:val="24"/>
            <w:szCs w:val="24"/>
            <w:rPrChange w:id="1176" w:author="Tre" w:date="2012-11-19T09:04:00Z">
              <w:rPr>
                <w:b/>
                <w:color w:val="0000FF"/>
                <w:u w:val="single"/>
              </w:rPr>
            </w:rPrChange>
          </w:rPr>
          <w:fldChar w:fldCharType="end"/>
        </w:r>
        <w:r w:rsidRPr="00EE27B1">
          <w:rPr>
            <w:i/>
            <w:sz w:val="24"/>
            <w:szCs w:val="24"/>
            <w:rPrChange w:id="1177" w:author="Tre" w:date="2012-11-19T09:04:00Z">
              <w:rPr>
                <w:i/>
                <w:color w:val="0000FF"/>
                <w:u w:val="single"/>
              </w:rPr>
            </w:rPrChange>
          </w:rPr>
          <w:t xml:space="preserve"> - </w:t>
        </w:r>
        <w:r w:rsidRPr="00EE27B1">
          <w:rPr>
            <w:sz w:val="24"/>
            <w:szCs w:val="24"/>
            <w:rPrChange w:id="1178" w:author="Tre" w:date="2012-11-19T09:04:00Z">
              <w:rPr>
                <w:color w:val="0000FF"/>
                <w:u w:val="single"/>
              </w:rPr>
            </w:rPrChange>
          </w:rPr>
          <w:t>[</w:t>
        </w:r>
        <w:r w:rsidRPr="00EE27B1">
          <w:rPr>
            <w:sz w:val="24"/>
            <w:szCs w:val="24"/>
            <w:rPrChange w:id="1179" w:author="Tre" w:date="2012-11-19T09:04:00Z">
              <w:rPr>
                <w:color w:val="0000FF"/>
                <w:u w:val="single"/>
              </w:rPr>
            </w:rPrChange>
          </w:rPr>
          <w:fldChar w:fldCharType="begin"/>
        </w:r>
        <w:r w:rsidRPr="00EE27B1">
          <w:rPr>
            <w:sz w:val="24"/>
            <w:szCs w:val="24"/>
            <w:rPrChange w:id="1180" w:author="Tre" w:date="2012-11-19T09:04:00Z">
              <w:rPr>
                <w:color w:val="0000FF"/>
                <w:u w:val="single"/>
              </w:rPr>
            </w:rPrChange>
          </w:rPr>
          <w:instrText xml:space="preserve"> MERGEFIELD Default_Attribute </w:instrText>
        </w:r>
        <w:r w:rsidRPr="00EE27B1">
          <w:rPr>
            <w:sz w:val="24"/>
            <w:szCs w:val="24"/>
            <w:rPrChange w:id="1181" w:author="Tre" w:date="2012-11-19T09:04:00Z">
              <w:rPr>
                <w:color w:val="0000FF"/>
                <w:u w:val="single"/>
              </w:rPr>
            </w:rPrChange>
          </w:rPr>
          <w:fldChar w:fldCharType="separate"/>
        </w:r>
        <w:r w:rsidRPr="00EE27B1">
          <w:rPr>
            <w:noProof/>
            <w:sz w:val="24"/>
            <w:szCs w:val="24"/>
            <w:rPrChange w:id="1182" w:author="Tre" w:date="2012-11-19T09:04:00Z">
              <w:rPr>
                <w:noProof/>
                <w:color w:val="0000FF"/>
                <w:u w:val="single"/>
              </w:rPr>
            </w:rPrChange>
          </w:rPr>
          <w:t>Common Sense</w:t>
        </w:r>
        <w:r w:rsidRPr="00EE27B1">
          <w:rPr>
            <w:sz w:val="24"/>
            <w:szCs w:val="24"/>
            <w:rPrChange w:id="1183" w:author="Tre" w:date="2012-11-19T09:04:00Z">
              <w:rPr>
                <w:color w:val="0000FF"/>
                <w:u w:val="single"/>
              </w:rPr>
            </w:rPrChange>
          </w:rPr>
          <w:fldChar w:fldCharType="end"/>
        </w:r>
        <w:r w:rsidRPr="00EE27B1">
          <w:rPr>
            <w:sz w:val="24"/>
            <w:szCs w:val="24"/>
            <w:rPrChange w:id="1184" w:author="Tre" w:date="2012-11-19T09:04:00Z">
              <w:rPr>
                <w:color w:val="0000FF"/>
                <w:u w:val="single"/>
              </w:rPr>
            </w:rPrChange>
          </w:rPr>
          <w:t>]</w:t>
        </w:r>
      </w:ins>
    </w:p>
    <w:p w:rsidR="00C606DA" w:rsidRPr="00C91AA7" w:rsidRDefault="00EE27B1" w:rsidP="00C606DA">
      <w:pPr>
        <w:pStyle w:val="MatrixSuperfluous"/>
        <w:rPr>
          <w:ins w:id="1185" w:author="Tre" w:date="2012-11-16T11:30:00Z"/>
          <w:b/>
          <w:sz w:val="24"/>
          <w:szCs w:val="24"/>
          <w:rPrChange w:id="1186" w:author="Tre" w:date="2012-11-19T09:04:00Z">
            <w:rPr>
              <w:ins w:id="1187" w:author="Tre" w:date="2012-11-16T11:30:00Z"/>
              <w:b/>
            </w:rPr>
          </w:rPrChange>
        </w:rPr>
      </w:pPr>
      <w:ins w:id="1188" w:author="Tre" w:date="2012-11-16T11:30:00Z">
        <w:r w:rsidRPr="00EE27B1">
          <w:rPr>
            <w:b/>
            <w:sz w:val="24"/>
            <w:szCs w:val="24"/>
            <w:rPrChange w:id="1189" w:author="Tre" w:date="2012-11-19T09:04:00Z">
              <w:rPr>
                <w:b/>
                <w:color w:val="0000FF"/>
                <w:u w:val="single"/>
              </w:rPr>
            </w:rPrChange>
          </w:rPr>
          <w:t xml:space="preserve">Description - </w:t>
        </w:r>
        <w:r w:rsidRPr="00EE27B1">
          <w:rPr>
            <w:i/>
            <w:sz w:val="24"/>
            <w:szCs w:val="24"/>
            <w:rPrChange w:id="1190" w:author="Tre" w:date="2012-11-19T09:04:00Z">
              <w:rPr>
                <w:i/>
                <w:color w:val="0000FF"/>
                <w:u w:val="single"/>
              </w:rPr>
            </w:rPrChange>
          </w:rPr>
          <w:fldChar w:fldCharType="begin"/>
        </w:r>
        <w:r w:rsidRPr="00EE27B1">
          <w:rPr>
            <w:i/>
            <w:sz w:val="24"/>
            <w:szCs w:val="24"/>
            <w:rPrChange w:id="1191" w:author="Tre" w:date="2012-11-19T09:04:00Z">
              <w:rPr>
                <w:i/>
                <w:color w:val="0000FF"/>
                <w:u w:val="single"/>
              </w:rPr>
            </w:rPrChange>
          </w:rPr>
          <w:instrText xml:space="preserve"> MERGEFIELD "Description" </w:instrText>
        </w:r>
        <w:r w:rsidRPr="00EE27B1">
          <w:rPr>
            <w:i/>
            <w:sz w:val="24"/>
            <w:szCs w:val="24"/>
            <w:rPrChange w:id="1192" w:author="Tre" w:date="2012-11-19T09:04:00Z">
              <w:rPr>
                <w:i/>
                <w:color w:val="0000FF"/>
                <w:u w:val="single"/>
              </w:rPr>
            </w:rPrChange>
          </w:rPr>
          <w:fldChar w:fldCharType="separate"/>
        </w:r>
        <w:r w:rsidRPr="00EE27B1">
          <w:rPr>
            <w:i/>
            <w:noProof/>
            <w:sz w:val="24"/>
            <w:szCs w:val="24"/>
            <w:rPrChange w:id="1193" w:author="Tre" w:date="2012-11-19T09:04:00Z">
              <w:rPr>
                <w:i/>
                <w:noProof/>
                <w:color w:val="0000FF"/>
                <w:u w:val="single"/>
              </w:rPr>
            </w:rPrChange>
          </w:rPr>
          <w:t>Statistically improve chances of winning games.</w:t>
        </w:r>
        <w:r w:rsidRPr="00EE27B1">
          <w:rPr>
            <w:i/>
            <w:sz w:val="24"/>
            <w:szCs w:val="24"/>
            <w:rPrChange w:id="1194" w:author="Tre" w:date="2012-11-19T09:04:00Z">
              <w:rPr>
                <w:i/>
                <w:color w:val="0000FF"/>
                <w:u w:val="single"/>
              </w:rPr>
            </w:rPrChange>
          </w:rPr>
          <w:fldChar w:fldCharType="end"/>
        </w:r>
        <w:r w:rsidRPr="00EE27B1">
          <w:rPr>
            <w:b/>
            <w:sz w:val="24"/>
            <w:szCs w:val="24"/>
            <w:rPrChange w:id="1195" w:author="Tre" w:date="2012-11-19T09:04:00Z">
              <w:rPr>
                <w:b/>
                <w:color w:val="0000FF"/>
                <w:u w:val="single"/>
              </w:rPr>
            </w:rPrChange>
          </w:rPr>
          <w:t xml:space="preserve"> </w:t>
        </w:r>
        <w:r w:rsidRPr="00EE27B1">
          <w:rPr>
            <w:b/>
            <w:sz w:val="24"/>
            <w:szCs w:val="24"/>
            <w:rPrChange w:id="1196" w:author="Tre" w:date="2012-11-19T09:04:00Z">
              <w:rPr>
                <w:b/>
                <w:color w:val="0000FF"/>
                <w:u w:val="single"/>
              </w:rPr>
            </w:rPrChange>
          </w:rPr>
          <w:fldChar w:fldCharType="begin"/>
        </w:r>
        <w:r w:rsidRPr="00EE27B1">
          <w:rPr>
            <w:b/>
            <w:sz w:val="24"/>
            <w:szCs w:val="24"/>
            <w:rPrChange w:id="1197" w:author="Tre" w:date="2012-11-19T09:04:00Z">
              <w:rPr>
                <w:b/>
                <w:color w:val="0000FF"/>
                <w:u w:val="single"/>
              </w:rPr>
            </w:rPrChange>
          </w:rPr>
          <w:instrText xml:space="preserve"> NEXT  \* MERGEFORMAT </w:instrText>
        </w:r>
        <w:r w:rsidRPr="00EE27B1">
          <w:rPr>
            <w:b/>
            <w:sz w:val="24"/>
            <w:szCs w:val="24"/>
            <w:rPrChange w:id="1198" w:author="Tre" w:date="2012-11-19T09:04:00Z">
              <w:rPr>
                <w:b/>
                <w:color w:val="0000FF"/>
                <w:u w:val="single"/>
              </w:rPr>
            </w:rPrChange>
          </w:rPr>
          <w:fldChar w:fldCharType="end"/>
        </w:r>
      </w:ins>
    </w:p>
    <w:p w:rsidR="00C606DA" w:rsidRPr="00C91AA7" w:rsidRDefault="00C606DA" w:rsidP="00C606DA">
      <w:pPr>
        <w:pStyle w:val="MatrixSuperfluous"/>
        <w:rPr>
          <w:ins w:id="1199" w:author="Tre" w:date="2012-11-16T11:30:00Z"/>
          <w:b/>
          <w:sz w:val="24"/>
          <w:szCs w:val="24"/>
          <w:rPrChange w:id="1200" w:author="Tre" w:date="2012-11-19T09:04:00Z">
            <w:rPr>
              <w:ins w:id="1201" w:author="Tre" w:date="2012-11-16T11:30:00Z"/>
              <w:b/>
            </w:rPr>
          </w:rPrChange>
        </w:rPr>
      </w:pPr>
    </w:p>
    <w:p w:rsidR="00C606DA" w:rsidRPr="00C91AA7" w:rsidRDefault="00EE27B1" w:rsidP="00C606DA">
      <w:pPr>
        <w:pStyle w:val="MatrixSuperfluous"/>
        <w:rPr>
          <w:ins w:id="1202" w:author="Tre" w:date="2012-11-16T11:30:00Z"/>
          <w:i/>
          <w:sz w:val="24"/>
          <w:szCs w:val="24"/>
          <w:rPrChange w:id="1203" w:author="Tre" w:date="2012-11-19T09:04:00Z">
            <w:rPr>
              <w:ins w:id="1204" w:author="Tre" w:date="2012-11-16T11:30:00Z"/>
              <w:i/>
            </w:rPr>
          </w:rPrChange>
        </w:rPr>
      </w:pPr>
      <w:ins w:id="1205" w:author="Tre" w:date="2012-11-16T11:30:00Z">
        <w:r w:rsidRPr="00EE27B1">
          <w:rPr>
            <w:b/>
            <w:sz w:val="24"/>
            <w:szCs w:val="24"/>
            <w:rPrChange w:id="1206" w:author="Tre" w:date="2012-11-19T09:04:00Z">
              <w:rPr>
                <w:b/>
                <w:color w:val="0000FF"/>
                <w:u w:val="single"/>
              </w:rPr>
            </w:rPrChange>
          </w:rPr>
          <w:fldChar w:fldCharType="begin"/>
        </w:r>
        <w:r w:rsidRPr="00EE27B1">
          <w:rPr>
            <w:b/>
            <w:sz w:val="24"/>
            <w:szCs w:val="24"/>
            <w:rPrChange w:id="1207" w:author="Tre" w:date="2012-11-19T09:04:00Z">
              <w:rPr>
                <w:b/>
                <w:color w:val="0000FF"/>
                <w:u w:val="single"/>
              </w:rPr>
            </w:rPrChange>
          </w:rPr>
          <w:instrText xml:space="preserve"> MERGEFIELD Skill </w:instrText>
        </w:r>
        <w:r w:rsidRPr="00EE27B1">
          <w:rPr>
            <w:b/>
            <w:sz w:val="24"/>
            <w:szCs w:val="24"/>
            <w:rPrChange w:id="1208" w:author="Tre" w:date="2012-11-19T09:04:00Z">
              <w:rPr>
                <w:b/>
                <w:color w:val="0000FF"/>
                <w:u w:val="single"/>
              </w:rPr>
            </w:rPrChange>
          </w:rPr>
          <w:fldChar w:fldCharType="separate"/>
        </w:r>
        <w:r w:rsidRPr="00EE27B1">
          <w:rPr>
            <w:b/>
            <w:noProof/>
            <w:sz w:val="24"/>
            <w:szCs w:val="24"/>
            <w:rPrChange w:id="1209" w:author="Tre" w:date="2012-11-19T09:04:00Z">
              <w:rPr>
                <w:b/>
                <w:noProof/>
                <w:color w:val="0000FF"/>
                <w:u w:val="single"/>
              </w:rPr>
            </w:rPrChange>
          </w:rPr>
          <w:t>Gather Information</w:t>
        </w:r>
        <w:r w:rsidRPr="00EE27B1">
          <w:rPr>
            <w:b/>
            <w:sz w:val="24"/>
            <w:szCs w:val="24"/>
            <w:rPrChange w:id="1210" w:author="Tre" w:date="2012-11-19T09:04:00Z">
              <w:rPr>
                <w:b/>
                <w:color w:val="0000FF"/>
                <w:u w:val="single"/>
              </w:rPr>
            </w:rPrChange>
          </w:rPr>
          <w:fldChar w:fldCharType="end"/>
        </w:r>
        <w:r w:rsidRPr="00EE27B1">
          <w:rPr>
            <w:i/>
            <w:sz w:val="24"/>
            <w:szCs w:val="24"/>
            <w:rPrChange w:id="1211" w:author="Tre" w:date="2012-11-19T09:04:00Z">
              <w:rPr>
                <w:i/>
                <w:color w:val="0000FF"/>
                <w:u w:val="single"/>
              </w:rPr>
            </w:rPrChange>
          </w:rPr>
          <w:t xml:space="preserve"> - </w:t>
        </w:r>
        <w:r w:rsidRPr="00EE27B1">
          <w:rPr>
            <w:sz w:val="24"/>
            <w:szCs w:val="24"/>
            <w:rPrChange w:id="1212" w:author="Tre" w:date="2012-11-19T09:04:00Z">
              <w:rPr>
                <w:color w:val="0000FF"/>
                <w:u w:val="single"/>
              </w:rPr>
            </w:rPrChange>
          </w:rPr>
          <w:t>[</w:t>
        </w:r>
        <w:r w:rsidRPr="00EE27B1">
          <w:rPr>
            <w:sz w:val="24"/>
            <w:szCs w:val="24"/>
            <w:rPrChange w:id="1213" w:author="Tre" w:date="2012-11-19T09:04:00Z">
              <w:rPr>
                <w:color w:val="0000FF"/>
                <w:u w:val="single"/>
              </w:rPr>
            </w:rPrChange>
          </w:rPr>
          <w:fldChar w:fldCharType="begin"/>
        </w:r>
        <w:r w:rsidRPr="00EE27B1">
          <w:rPr>
            <w:sz w:val="24"/>
            <w:szCs w:val="24"/>
            <w:rPrChange w:id="1214" w:author="Tre" w:date="2012-11-19T09:04:00Z">
              <w:rPr>
                <w:color w:val="0000FF"/>
                <w:u w:val="single"/>
              </w:rPr>
            </w:rPrChange>
          </w:rPr>
          <w:instrText xml:space="preserve"> MERGEFIELD Default_Attribute </w:instrText>
        </w:r>
        <w:r w:rsidRPr="00EE27B1">
          <w:rPr>
            <w:sz w:val="24"/>
            <w:szCs w:val="24"/>
            <w:rPrChange w:id="1215" w:author="Tre" w:date="2012-11-19T09:04:00Z">
              <w:rPr>
                <w:color w:val="0000FF"/>
                <w:u w:val="single"/>
              </w:rPr>
            </w:rPrChange>
          </w:rPr>
          <w:fldChar w:fldCharType="separate"/>
        </w:r>
        <w:r w:rsidRPr="00EE27B1">
          <w:rPr>
            <w:noProof/>
            <w:sz w:val="24"/>
            <w:szCs w:val="24"/>
            <w:rPrChange w:id="1216" w:author="Tre" w:date="2012-11-19T09:04:00Z">
              <w:rPr>
                <w:noProof/>
                <w:color w:val="0000FF"/>
                <w:u w:val="single"/>
              </w:rPr>
            </w:rPrChange>
          </w:rPr>
          <w:t>Common Sense</w:t>
        </w:r>
        <w:r w:rsidRPr="00EE27B1">
          <w:rPr>
            <w:sz w:val="24"/>
            <w:szCs w:val="24"/>
            <w:rPrChange w:id="1217" w:author="Tre" w:date="2012-11-19T09:04:00Z">
              <w:rPr>
                <w:color w:val="0000FF"/>
                <w:u w:val="single"/>
              </w:rPr>
            </w:rPrChange>
          </w:rPr>
          <w:fldChar w:fldCharType="end"/>
        </w:r>
        <w:r w:rsidRPr="00EE27B1">
          <w:rPr>
            <w:sz w:val="24"/>
            <w:szCs w:val="24"/>
            <w:rPrChange w:id="1218" w:author="Tre" w:date="2012-11-19T09:04:00Z">
              <w:rPr>
                <w:color w:val="0000FF"/>
                <w:u w:val="single"/>
              </w:rPr>
            </w:rPrChange>
          </w:rPr>
          <w:t>]</w:t>
        </w:r>
      </w:ins>
    </w:p>
    <w:p w:rsidR="00C606DA" w:rsidRPr="00C91AA7" w:rsidRDefault="00EE27B1" w:rsidP="00C606DA">
      <w:pPr>
        <w:pStyle w:val="MatrixSuperfluous"/>
        <w:rPr>
          <w:ins w:id="1219" w:author="Tre" w:date="2012-11-16T11:30:00Z"/>
          <w:b/>
          <w:sz w:val="24"/>
          <w:szCs w:val="24"/>
          <w:rPrChange w:id="1220" w:author="Tre" w:date="2012-11-19T09:04:00Z">
            <w:rPr>
              <w:ins w:id="1221" w:author="Tre" w:date="2012-11-16T11:30:00Z"/>
              <w:b/>
            </w:rPr>
          </w:rPrChange>
        </w:rPr>
      </w:pPr>
      <w:ins w:id="1222" w:author="Tre" w:date="2012-11-16T11:30:00Z">
        <w:r w:rsidRPr="00EE27B1">
          <w:rPr>
            <w:b/>
            <w:sz w:val="24"/>
            <w:szCs w:val="24"/>
            <w:rPrChange w:id="1223" w:author="Tre" w:date="2012-11-19T09:04:00Z">
              <w:rPr>
                <w:b/>
                <w:color w:val="0000FF"/>
                <w:u w:val="single"/>
              </w:rPr>
            </w:rPrChange>
          </w:rPr>
          <w:t xml:space="preserve">Description - </w:t>
        </w:r>
        <w:r w:rsidRPr="00EE27B1">
          <w:rPr>
            <w:i/>
            <w:sz w:val="24"/>
            <w:szCs w:val="24"/>
            <w:rPrChange w:id="1224" w:author="Tre" w:date="2012-11-19T09:04:00Z">
              <w:rPr>
                <w:i/>
                <w:color w:val="0000FF"/>
                <w:u w:val="single"/>
              </w:rPr>
            </w:rPrChange>
          </w:rPr>
          <w:fldChar w:fldCharType="begin"/>
        </w:r>
        <w:r w:rsidRPr="00EE27B1">
          <w:rPr>
            <w:i/>
            <w:sz w:val="24"/>
            <w:szCs w:val="24"/>
            <w:rPrChange w:id="1225" w:author="Tre" w:date="2012-11-19T09:04:00Z">
              <w:rPr>
                <w:i/>
                <w:color w:val="0000FF"/>
                <w:u w:val="single"/>
              </w:rPr>
            </w:rPrChange>
          </w:rPr>
          <w:instrText xml:space="preserve"> MERGEFIELD "Description" </w:instrText>
        </w:r>
        <w:r w:rsidRPr="00EE27B1">
          <w:rPr>
            <w:i/>
            <w:sz w:val="24"/>
            <w:szCs w:val="24"/>
            <w:rPrChange w:id="1226" w:author="Tre" w:date="2012-11-19T09:04:00Z">
              <w:rPr>
                <w:i/>
                <w:color w:val="0000FF"/>
                <w:u w:val="single"/>
              </w:rPr>
            </w:rPrChange>
          </w:rPr>
          <w:fldChar w:fldCharType="separate"/>
        </w:r>
        <w:r w:rsidRPr="00EE27B1">
          <w:rPr>
            <w:i/>
            <w:noProof/>
            <w:sz w:val="24"/>
            <w:szCs w:val="24"/>
            <w:rPrChange w:id="1227" w:author="Tre" w:date="2012-11-19T09:04:00Z">
              <w:rPr>
                <w:i/>
                <w:noProof/>
                <w:color w:val="0000FF"/>
                <w:u w:val="single"/>
              </w:rPr>
            </w:rPrChange>
          </w:rPr>
          <w:t>Conversing with others to collect information without notice.</w:t>
        </w:r>
        <w:r w:rsidRPr="00EE27B1">
          <w:rPr>
            <w:i/>
            <w:sz w:val="24"/>
            <w:szCs w:val="24"/>
            <w:rPrChange w:id="1228" w:author="Tre" w:date="2012-11-19T09:04:00Z">
              <w:rPr>
                <w:i/>
                <w:color w:val="0000FF"/>
                <w:u w:val="single"/>
              </w:rPr>
            </w:rPrChange>
          </w:rPr>
          <w:fldChar w:fldCharType="end"/>
        </w:r>
        <w:r w:rsidRPr="00EE27B1">
          <w:rPr>
            <w:b/>
            <w:sz w:val="24"/>
            <w:szCs w:val="24"/>
            <w:rPrChange w:id="1229" w:author="Tre" w:date="2012-11-19T09:04:00Z">
              <w:rPr>
                <w:b/>
                <w:color w:val="0000FF"/>
                <w:u w:val="single"/>
              </w:rPr>
            </w:rPrChange>
          </w:rPr>
          <w:t xml:space="preserve"> </w:t>
        </w:r>
        <w:r w:rsidRPr="00EE27B1">
          <w:rPr>
            <w:b/>
            <w:sz w:val="24"/>
            <w:szCs w:val="24"/>
            <w:rPrChange w:id="1230" w:author="Tre" w:date="2012-11-19T09:04:00Z">
              <w:rPr>
                <w:b/>
                <w:color w:val="0000FF"/>
                <w:u w:val="single"/>
              </w:rPr>
            </w:rPrChange>
          </w:rPr>
          <w:fldChar w:fldCharType="begin"/>
        </w:r>
        <w:r w:rsidRPr="00EE27B1">
          <w:rPr>
            <w:b/>
            <w:sz w:val="24"/>
            <w:szCs w:val="24"/>
            <w:rPrChange w:id="1231" w:author="Tre" w:date="2012-11-19T09:04:00Z">
              <w:rPr>
                <w:b/>
                <w:color w:val="0000FF"/>
                <w:u w:val="single"/>
              </w:rPr>
            </w:rPrChange>
          </w:rPr>
          <w:instrText xml:space="preserve"> NEXT  \* MERGEFORMAT </w:instrText>
        </w:r>
        <w:r w:rsidRPr="00EE27B1">
          <w:rPr>
            <w:b/>
            <w:sz w:val="24"/>
            <w:szCs w:val="24"/>
            <w:rPrChange w:id="1232" w:author="Tre" w:date="2012-11-19T09:04:00Z">
              <w:rPr>
                <w:b/>
                <w:color w:val="0000FF"/>
                <w:u w:val="single"/>
              </w:rPr>
            </w:rPrChange>
          </w:rPr>
          <w:fldChar w:fldCharType="end"/>
        </w:r>
      </w:ins>
    </w:p>
    <w:p w:rsidR="00C606DA" w:rsidRPr="00C91AA7" w:rsidRDefault="00C606DA" w:rsidP="00C606DA">
      <w:pPr>
        <w:pStyle w:val="MatrixSuperfluous"/>
        <w:rPr>
          <w:ins w:id="1233" w:author="Tre" w:date="2012-11-16T11:30:00Z"/>
          <w:b/>
          <w:sz w:val="24"/>
          <w:szCs w:val="24"/>
          <w:rPrChange w:id="1234" w:author="Tre" w:date="2012-11-19T09:04:00Z">
            <w:rPr>
              <w:ins w:id="1235" w:author="Tre" w:date="2012-11-16T11:30:00Z"/>
              <w:b/>
            </w:rPr>
          </w:rPrChange>
        </w:rPr>
      </w:pPr>
    </w:p>
    <w:p w:rsidR="00C606DA" w:rsidRPr="00C91AA7" w:rsidRDefault="00EE27B1" w:rsidP="00C606DA">
      <w:pPr>
        <w:pStyle w:val="MatrixSuperfluous"/>
        <w:rPr>
          <w:ins w:id="1236" w:author="Tre" w:date="2012-11-16T11:30:00Z"/>
          <w:i/>
          <w:sz w:val="24"/>
          <w:szCs w:val="24"/>
          <w:rPrChange w:id="1237" w:author="Tre" w:date="2012-11-19T09:04:00Z">
            <w:rPr>
              <w:ins w:id="1238" w:author="Tre" w:date="2012-11-16T11:30:00Z"/>
              <w:i/>
            </w:rPr>
          </w:rPrChange>
        </w:rPr>
      </w:pPr>
      <w:ins w:id="1239" w:author="Tre" w:date="2012-11-16T11:30:00Z">
        <w:r w:rsidRPr="00EE27B1">
          <w:rPr>
            <w:b/>
            <w:sz w:val="24"/>
            <w:szCs w:val="24"/>
            <w:rPrChange w:id="1240" w:author="Tre" w:date="2012-11-19T09:04:00Z">
              <w:rPr>
                <w:b/>
                <w:color w:val="0000FF"/>
                <w:u w:val="single"/>
              </w:rPr>
            </w:rPrChange>
          </w:rPr>
          <w:fldChar w:fldCharType="begin"/>
        </w:r>
        <w:r w:rsidRPr="00EE27B1">
          <w:rPr>
            <w:b/>
            <w:sz w:val="24"/>
            <w:szCs w:val="24"/>
            <w:rPrChange w:id="1241" w:author="Tre" w:date="2012-11-19T09:04:00Z">
              <w:rPr>
                <w:b/>
                <w:color w:val="0000FF"/>
                <w:u w:val="single"/>
              </w:rPr>
            </w:rPrChange>
          </w:rPr>
          <w:instrText xml:space="preserve"> MERGEFIELD Skill </w:instrText>
        </w:r>
        <w:r w:rsidRPr="00EE27B1">
          <w:rPr>
            <w:b/>
            <w:sz w:val="24"/>
            <w:szCs w:val="24"/>
            <w:rPrChange w:id="1242" w:author="Tre" w:date="2012-11-19T09:04:00Z">
              <w:rPr>
                <w:b/>
                <w:color w:val="0000FF"/>
                <w:u w:val="single"/>
              </w:rPr>
            </w:rPrChange>
          </w:rPr>
          <w:fldChar w:fldCharType="separate"/>
        </w:r>
        <w:r w:rsidRPr="00EE27B1">
          <w:rPr>
            <w:b/>
            <w:noProof/>
            <w:sz w:val="24"/>
            <w:szCs w:val="24"/>
            <w:rPrChange w:id="1243" w:author="Tre" w:date="2012-11-19T09:04:00Z">
              <w:rPr>
                <w:b/>
                <w:noProof/>
                <w:color w:val="0000FF"/>
                <w:u w:val="single"/>
              </w:rPr>
            </w:rPrChange>
          </w:rPr>
          <w:t>Guerrilla Tactics</w:t>
        </w:r>
        <w:r w:rsidRPr="00EE27B1">
          <w:rPr>
            <w:b/>
            <w:sz w:val="24"/>
            <w:szCs w:val="24"/>
            <w:rPrChange w:id="1244" w:author="Tre" w:date="2012-11-19T09:04:00Z">
              <w:rPr>
                <w:b/>
                <w:color w:val="0000FF"/>
                <w:u w:val="single"/>
              </w:rPr>
            </w:rPrChange>
          </w:rPr>
          <w:fldChar w:fldCharType="end"/>
        </w:r>
        <w:r w:rsidRPr="00EE27B1">
          <w:rPr>
            <w:i/>
            <w:sz w:val="24"/>
            <w:szCs w:val="24"/>
            <w:rPrChange w:id="1245" w:author="Tre" w:date="2012-11-19T09:04:00Z">
              <w:rPr>
                <w:i/>
                <w:color w:val="0000FF"/>
                <w:u w:val="single"/>
              </w:rPr>
            </w:rPrChange>
          </w:rPr>
          <w:t xml:space="preserve"> - </w:t>
        </w:r>
        <w:r w:rsidRPr="00EE27B1">
          <w:rPr>
            <w:sz w:val="24"/>
            <w:szCs w:val="24"/>
            <w:rPrChange w:id="1246" w:author="Tre" w:date="2012-11-19T09:04:00Z">
              <w:rPr>
                <w:color w:val="0000FF"/>
                <w:u w:val="single"/>
              </w:rPr>
            </w:rPrChange>
          </w:rPr>
          <w:t>[</w:t>
        </w:r>
        <w:r w:rsidRPr="00EE27B1">
          <w:rPr>
            <w:sz w:val="24"/>
            <w:szCs w:val="24"/>
            <w:rPrChange w:id="1247" w:author="Tre" w:date="2012-11-19T09:04:00Z">
              <w:rPr>
                <w:color w:val="0000FF"/>
                <w:u w:val="single"/>
              </w:rPr>
            </w:rPrChange>
          </w:rPr>
          <w:fldChar w:fldCharType="begin"/>
        </w:r>
        <w:r w:rsidRPr="00EE27B1">
          <w:rPr>
            <w:sz w:val="24"/>
            <w:szCs w:val="24"/>
            <w:rPrChange w:id="1248" w:author="Tre" w:date="2012-11-19T09:04:00Z">
              <w:rPr>
                <w:color w:val="0000FF"/>
                <w:u w:val="single"/>
              </w:rPr>
            </w:rPrChange>
          </w:rPr>
          <w:instrText xml:space="preserve"> MERGEFIELD Default_Attribute </w:instrText>
        </w:r>
        <w:r w:rsidRPr="00EE27B1">
          <w:rPr>
            <w:sz w:val="24"/>
            <w:szCs w:val="24"/>
            <w:rPrChange w:id="1249" w:author="Tre" w:date="2012-11-19T09:04:00Z">
              <w:rPr>
                <w:color w:val="0000FF"/>
                <w:u w:val="single"/>
              </w:rPr>
            </w:rPrChange>
          </w:rPr>
          <w:fldChar w:fldCharType="separate"/>
        </w:r>
        <w:r w:rsidRPr="00EE27B1">
          <w:rPr>
            <w:noProof/>
            <w:sz w:val="24"/>
            <w:szCs w:val="24"/>
            <w:rPrChange w:id="1250" w:author="Tre" w:date="2012-11-19T09:04:00Z">
              <w:rPr>
                <w:noProof/>
                <w:color w:val="0000FF"/>
                <w:u w:val="single"/>
              </w:rPr>
            </w:rPrChange>
          </w:rPr>
          <w:t>Common Sense</w:t>
        </w:r>
        <w:r w:rsidRPr="00EE27B1">
          <w:rPr>
            <w:sz w:val="24"/>
            <w:szCs w:val="24"/>
            <w:rPrChange w:id="1251" w:author="Tre" w:date="2012-11-19T09:04:00Z">
              <w:rPr>
                <w:color w:val="0000FF"/>
                <w:u w:val="single"/>
              </w:rPr>
            </w:rPrChange>
          </w:rPr>
          <w:fldChar w:fldCharType="end"/>
        </w:r>
        <w:r w:rsidRPr="00EE27B1">
          <w:rPr>
            <w:sz w:val="24"/>
            <w:szCs w:val="24"/>
            <w:rPrChange w:id="1252" w:author="Tre" w:date="2012-11-19T09:04:00Z">
              <w:rPr>
                <w:color w:val="0000FF"/>
                <w:u w:val="single"/>
              </w:rPr>
            </w:rPrChange>
          </w:rPr>
          <w:t>]</w:t>
        </w:r>
      </w:ins>
    </w:p>
    <w:p w:rsidR="00C606DA" w:rsidRPr="00C91AA7" w:rsidRDefault="00EE27B1" w:rsidP="00C606DA">
      <w:pPr>
        <w:pStyle w:val="MatrixSuperfluous"/>
        <w:rPr>
          <w:ins w:id="1253" w:author="Tre" w:date="2012-11-16T11:30:00Z"/>
          <w:b/>
          <w:sz w:val="24"/>
          <w:szCs w:val="24"/>
          <w:rPrChange w:id="1254" w:author="Tre" w:date="2012-11-19T09:04:00Z">
            <w:rPr>
              <w:ins w:id="1255" w:author="Tre" w:date="2012-11-16T11:30:00Z"/>
              <w:b/>
            </w:rPr>
          </w:rPrChange>
        </w:rPr>
      </w:pPr>
      <w:ins w:id="1256" w:author="Tre" w:date="2012-11-16T11:30:00Z">
        <w:r w:rsidRPr="00EE27B1">
          <w:rPr>
            <w:b/>
            <w:sz w:val="24"/>
            <w:szCs w:val="24"/>
            <w:rPrChange w:id="1257" w:author="Tre" w:date="2012-11-19T09:04:00Z">
              <w:rPr>
                <w:b/>
                <w:color w:val="0000FF"/>
                <w:u w:val="single"/>
              </w:rPr>
            </w:rPrChange>
          </w:rPr>
          <w:t xml:space="preserve">Description - </w:t>
        </w:r>
        <w:r w:rsidRPr="00EE27B1">
          <w:rPr>
            <w:i/>
            <w:sz w:val="24"/>
            <w:szCs w:val="24"/>
            <w:rPrChange w:id="1258" w:author="Tre" w:date="2012-11-19T09:04:00Z">
              <w:rPr>
                <w:i/>
                <w:color w:val="0000FF"/>
                <w:u w:val="single"/>
              </w:rPr>
            </w:rPrChange>
          </w:rPr>
          <w:fldChar w:fldCharType="begin"/>
        </w:r>
        <w:r w:rsidRPr="00EE27B1">
          <w:rPr>
            <w:i/>
            <w:sz w:val="24"/>
            <w:szCs w:val="24"/>
            <w:rPrChange w:id="1259" w:author="Tre" w:date="2012-11-19T09:04:00Z">
              <w:rPr>
                <w:i/>
                <w:color w:val="0000FF"/>
                <w:u w:val="single"/>
              </w:rPr>
            </w:rPrChange>
          </w:rPr>
          <w:instrText xml:space="preserve"> MERGEFIELD "Description" </w:instrText>
        </w:r>
        <w:r w:rsidRPr="00EE27B1">
          <w:rPr>
            <w:i/>
            <w:sz w:val="24"/>
            <w:szCs w:val="24"/>
            <w:rPrChange w:id="1260" w:author="Tre" w:date="2012-11-19T09:04:00Z">
              <w:rPr>
                <w:i/>
                <w:color w:val="0000FF"/>
                <w:u w:val="single"/>
              </w:rPr>
            </w:rPrChange>
          </w:rPr>
          <w:fldChar w:fldCharType="separate"/>
        </w:r>
        <w:r w:rsidRPr="00EE27B1">
          <w:rPr>
            <w:i/>
            <w:noProof/>
            <w:sz w:val="24"/>
            <w:szCs w:val="24"/>
            <w:rPrChange w:id="1261" w:author="Tre" w:date="2012-11-19T09:04:00Z">
              <w:rPr>
                <w:i/>
                <w:noProof/>
                <w:color w:val="0000FF"/>
                <w:u w:val="single"/>
              </w:rPr>
            </w:rPrChange>
          </w:rPr>
          <w:t>Irregular warfare with small groups of fighters who use tactics like ambushes, sabotage, element of surprise, and raids.</w:t>
        </w:r>
        <w:r w:rsidRPr="00EE27B1">
          <w:rPr>
            <w:i/>
            <w:sz w:val="24"/>
            <w:szCs w:val="24"/>
            <w:rPrChange w:id="1262" w:author="Tre" w:date="2012-11-19T09:04:00Z">
              <w:rPr>
                <w:i/>
                <w:color w:val="0000FF"/>
                <w:u w:val="single"/>
              </w:rPr>
            </w:rPrChange>
          </w:rPr>
          <w:fldChar w:fldCharType="end"/>
        </w:r>
        <w:r w:rsidRPr="00EE27B1">
          <w:rPr>
            <w:b/>
            <w:sz w:val="24"/>
            <w:szCs w:val="24"/>
            <w:rPrChange w:id="1263" w:author="Tre" w:date="2012-11-19T09:04:00Z">
              <w:rPr>
                <w:b/>
                <w:color w:val="0000FF"/>
                <w:u w:val="single"/>
              </w:rPr>
            </w:rPrChange>
          </w:rPr>
          <w:t xml:space="preserve"> </w:t>
        </w:r>
        <w:r w:rsidRPr="00EE27B1">
          <w:rPr>
            <w:b/>
            <w:sz w:val="24"/>
            <w:szCs w:val="24"/>
            <w:rPrChange w:id="1264" w:author="Tre" w:date="2012-11-19T09:04:00Z">
              <w:rPr>
                <w:b/>
                <w:color w:val="0000FF"/>
                <w:u w:val="single"/>
              </w:rPr>
            </w:rPrChange>
          </w:rPr>
          <w:fldChar w:fldCharType="begin"/>
        </w:r>
        <w:r w:rsidRPr="00EE27B1">
          <w:rPr>
            <w:b/>
            <w:sz w:val="24"/>
            <w:szCs w:val="24"/>
            <w:rPrChange w:id="1265" w:author="Tre" w:date="2012-11-19T09:04:00Z">
              <w:rPr>
                <w:b/>
                <w:color w:val="0000FF"/>
                <w:u w:val="single"/>
              </w:rPr>
            </w:rPrChange>
          </w:rPr>
          <w:instrText xml:space="preserve"> NEXT  \* MERGEFORMAT </w:instrText>
        </w:r>
        <w:r w:rsidRPr="00EE27B1">
          <w:rPr>
            <w:b/>
            <w:sz w:val="24"/>
            <w:szCs w:val="24"/>
            <w:rPrChange w:id="1266" w:author="Tre" w:date="2012-11-19T09:04:00Z">
              <w:rPr>
                <w:b/>
                <w:color w:val="0000FF"/>
                <w:u w:val="single"/>
              </w:rPr>
            </w:rPrChange>
          </w:rPr>
          <w:fldChar w:fldCharType="end"/>
        </w:r>
      </w:ins>
    </w:p>
    <w:p w:rsidR="00C606DA" w:rsidRPr="00C91AA7" w:rsidRDefault="00C606DA" w:rsidP="00C606DA">
      <w:pPr>
        <w:pStyle w:val="MatrixSuperfluous"/>
        <w:rPr>
          <w:ins w:id="1267" w:author="Tre" w:date="2012-11-16T11:30:00Z"/>
          <w:b/>
          <w:sz w:val="24"/>
          <w:szCs w:val="24"/>
          <w:rPrChange w:id="1268" w:author="Tre" w:date="2012-11-19T09:04:00Z">
            <w:rPr>
              <w:ins w:id="1269" w:author="Tre" w:date="2012-11-16T11:30:00Z"/>
              <w:b/>
            </w:rPr>
          </w:rPrChange>
        </w:rPr>
      </w:pPr>
    </w:p>
    <w:p w:rsidR="00C606DA" w:rsidRPr="00C91AA7" w:rsidRDefault="00EE27B1" w:rsidP="00C606DA">
      <w:pPr>
        <w:pStyle w:val="MatrixSuperfluous"/>
        <w:rPr>
          <w:ins w:id="1270" w:author="Tre" w:date="2012-11-16T11:30:00Z"/>
          <w:i/>
          <w:sz w:val="24"/>
          <w:szCs w:val="24"/>
          <w:rPrChange w:id="1271" w:author="Tre" w:date="2012-11-19T09:04:00Z">
            <w:rPr>
              <w:ins w:id="1272" w:author="Tre" w:date="2012-11-16T11:30:00Z"/>
              <w:i/>
            </w:rPr>
          </w:rPrChange>
        </w:rPr>
      </w:pPr>
      <w:ins w:id="1273" w:author="Tre" w:date="2012-11-16T11:30:00Z">
        <w:r w:rsidRPr="00EE27B1">
          <w:rPr>
            <w:b/>
            <w:sz w:val="24"/>
            <w:szCs w:val="24"/>
            <w:rPrChange w:id="1274" w:author="Tre" w:date="2012-11-19T09:04:00Z">
              <w:rPr>
                <w:b/>
                <w:color w:val="0000FF"/>
                <w:u w:val="single"/>
              </w:rPr>
            </w:rPrChange>
          </w:rPr>
          <w:fldChar w:fldCharType="begin"/>
        </w:r>
        <w:r w:rsidRPr="00EE27B1">
          <w:rPr>
            <w:b/>
            <w:sz w:val="24"/>
            <w:szCs w:val="24"/>
            <w:rPrChange w:id="1275" w:author="Tre" w:date="2012-11-19T09:04:00Z">
              <w:rPr>
                <w:b/>
                <w:color w:val="0000FF"/>
                <w:u w:val="single"/>
              </w:rPr>
            </w:rPrChange>
          </w:rPr>
          <w:instrText xml:space="preserve"> MERGEFIELD Skill </w:instrText>
        </w:r>
        <w:r w:rsidRPr="00EE27B1">
          <w:rPr>
            <w:b/>
            <w:sz w:val="24"/>
            <w:szCs w:val="24"/>
            <w:rPrChange w:id="1276" w:author="Tre" w:date="2012-11-19T09:04:00Z">
              <w:rPr>
                <w:b/>
                <w:color w:val="0000FF"/>
                <w:u w:val="single"/>
              </w:rPr>
            </w:rPrChange>
          </w:rPr>
          <w:fldChar w:fldCharType="separate"/>
        </w:r>
        <w:r w:rsidRPr="00EE27B1">
          <w:rPr>
            <w:b/>
            <w:noProof/>
            <w:sz w:val="24"/>
            <w:szCs w:val="24"/>
            <w:rPrChange w:id="1277" w:author="Tre" w:date="2012-11-19T09:04:00Z">
              <w:rPr>
                <w:b/>
                <w:noProof/>
                <w:color w:val="0000FF"/>
                <w:u w:val="single"/>
              </w:rPr>
            </w:rPrChange>
          </w:rPr>
          <w:t>History of Zion</w:t>
        </w:r>
        <w:r w:rsidRPr="00EE27B1">
          <w:rPr>
            <w:b/>
            <w:sz w:val="24"/>
            <w:szCs w:val="24"/>
            <w:rPrChange w:id="1278" w:author="Tre" w:date="2012-11-19T09:04:00Z">
              <w:rPr>
                <w:b/>
                <w:color w:val="0000FF"/>
                <w:u w:val="single"/>
              </w:rPr>
            </w:rPrChange>
          </w:rPr>
          <w:fldChar w:fldCharType="end"/>
        </w:r>
        <w:r w:rsidRPr="00EE27B1">
          <w:rPr>
            <w:i/>
            <w:sz w:val="24"/>
            <w:szCs w:val="24"/>
            <w:rPrChange w:id="1279" w:author="Tre" w:date="2012-11-19T09:04:00Z">
              <w:rPr>
                <w:i/>
                <w:color w:val="0000FF"/>
                <w:u w:val="single"/>
              </w:rPr>
            </w:rPrChange>
          </w:rPr>
          <w:t xml:space="preserve"> - </w:t>
        </w:r>
        <w:r w:rsidRPr="00EE27B1">
          <w:rPr>
            <w:sz w:val="24"/>
            <w:szCs w:val="24"/>
            <w:rPrChange w:id="1280" w:author="Tre" w:date="2012-11-19T09:04:00Z">
              <w:rPr>
                <w:color w:val="0000FF"/>
                <w:u w:val="single"/>
              </w:rPr>
            </w:rPrChange>
          </w:rPr>
          <w:t>[</w:t>
        </w:r>
        <w:r w:rsidRPr="00EE27B1">
          <w:rPr>
            <w:sz w:val="24"/>
            <w:szCs w:val="24"/>
            <w:rPrChange w:id="1281" w:author="Tre" w:date="2012-11-19T09:04:00Z">
              <w:rPr>
                <w:color w:val="0000FF"/>
                <w:u w:val="single"/>
              </w:rPr>
            </w:rPrChange>
          </w:rPr>
          <w:fldChar w:fldCharType="begin"/>
        </w:r>
        <w:r w:rsidRPr="00EE27B1">
          <w:rPr>
            <w:sz w:val="24"/>
            <w:szCs w:val="24"/>
            <w:rPrChange w:id="1282" w:author="Tre" w:date="2012-11-19T09:04:00Z">
              <w:rPr>
                <w:color w:val="0000FF"/>
                <w:u w:val="single"/>
              </w:rPr>
            </w:rPrChange>
          </w:rPr>
          <w:instrText xml:space="preserve"> MERGEFIELD Default_Attribute </w:instrText>
        </w:r>
        <w:r w:rsidRPr="00EE27B1">
          <w:rPr>
            <w:sz w:val="24"/>
            <w:szCs w:val="24"/>
            <w:rPrChange w:id="1283" w:author="Tre" w:date="2012-11-19T09:04:00Z">
              <w:rPr>
                <w:color w:val="0000FF"/>
                <w:u w:val="single"/>
              </w:rPr>
            </w:rPrChange>
          </w:rPr>
          <w:fldChar w:fldCharType="separate"/>
        </w:r>
        <w:r w:rsidRPr="00EE27B1">
          <w:rPr>
            <w:noProof/>
            <w:sz w:val="24"/>
            <w:szCs w:val="24"/>
            <w:rPrChange w:id="1284" w:author="Tre" w:date="2012-11-19T09:04:00Z">
              <w:rPr>
                <w:noProof/>
                <w:color w:val="0000FF"/>
                <w:u w:val="single"/>
              </w:rPr>
            </w:rPrChange>
          </w:rPr>
          <w:t>Common Sense</w:t>
        </w:r>
        <w:r w:rsidRPr="00EE27B1">
          <w:rPr>
            <w:sz w:val="24"/>
            <w:szCs w:val="24"/>
            <w:rPrChange w:id="1285" w:author="Tre" w:date="2012-11-19T09:04:00Z">
              <w:rPr>
                <w:color w:val="0000FF"/>
                <w:u w:val="single"/>
              </w:rPr>
            </w:rPrChange>
          </w:rPr>
          <w:fldChar w:fldCharType="end"/>
        </w:r>
        <w:r w:rsidRPr="00EE27B1">
          <w:rPr>
            <w:sz w:val="24"/>
            <w:szCs w:val="24"/>
            <w:rPrChange w:id="1286" w:author="Tre" w:date="2012-11-19T09:04:00Z">
              <w:rPr>
                <w:color w:val="0000FF"/>
                <w:u w:val="single"/>
              </w:rPr>
            </w:rPrChange>
          </w:rPr>
          <w:t>]</w:t>
        </w:r>
      </w:ins>
    </w:p>
    <w:p w:rsidR="00C606DA" w:rsidRPr="00C91AA7" w:rsidRDefault="00EE27B1" w:rsidP="00C606DA">
      <w:pPr>
        <w:pStyle w:val="MatrixSuperfluous"/>
        <w:rPr>
          <w:ins w:id="1287" w:author="Tre" w:date="2012-11-16T11:30:00Z"/>
          <w:b/>
          <w:sz w:val="24"/>
          <w:szCs w:val="24"/>
          <w:rPrChange w:id="1288" w:author="Tre" w:date="2012-11-19T09:04:00Z">
            <w:rPr>
              <w:ins w:id="1289" w:author="Tre" w:date="2012-11-16T11:30:00Z"/>
              <w:b/>
            </w:rPr>
          </w:rPrChange>
        </w:rPr>
      </w:pPr>
      <w:ins w:id="1290" w:author="Tre" w:date="2012-11-16T11:30:00Z">
        <w:r w:rsidRPr="00EE27B1">
          <w:rPr>
            <w:b/>
            <w:sz w:val="24"/>
            <w:szCs w:val="24"/>
            <w:rPrChange w:id="1291" w:author="Tre" w:date="2012-11-19T09:04:00Z">
              <w:rPr>
                <w:b/>
                <w:color w:val="0000FF"/>
                <w:u w:val="single"/>
              </w:rPr>
            </w:rPrChange>
          </w:rPr>
          <w:t xml:space="preserve">Description - </w:t>
        </w:r>
        <w:r w:rsidRPr="00EE27B1">
          <w:rPr>
            <w:i/>
            <w:sz w:val="24"/>
            <w:szCs w:val="24"/>
            <w:rPrChange w:id="1292" w:author="Tre" w:date="2012-11-19T09:04:00Z">
              <w:rPr>
                <w:i/>
                <w:color w:val="0000FF"/>
                <w:u w:val="single"/>
              </w:rPr>
            </w:rPrChange>
          </w:rPr>
          <w:fldChar w:fldCharType="begin"/>
        </w:r>
        <w:r w:rsidRPr="00EE27B1">
          <w:rPr>
            <w:i/>
            <w:sz w:val="24"/>
            <w:szCs w:val="24"/>
            <w:rPrChange w:id="1293" w:author="Tre" w:date="2012-11-19T09:04:00Z">
              <w:rPr>
                <w:i/>
                <w:color w:val="0000FF"/>
                <w:u w:val="single"/>
              </w:rPr>
            </w:rPrChange>
          </w:rPr>
          <w:instrText xml:space="preserve"> MERGEFIELD "Description" </w:instrText>
        </w:r>
        <w:r w:rsidRPr="00EE27B1">
          <w:rPr>
            <w:i/>
            <w:sz w:val="24"/>
            <w:szCs w:val="24"/>
            <w:rPrChange w:id="1294" w:author="Tre" w:date="2012-11-19T09:04:00Z">
              <w:rPr>
                <w:i/>
                <w:color w:val="0000FF"/>
                <w:u w:val="single"/>
              </w:rPr>
            </w:rPrChange>
          </w:rPr>
          <w:fldChar w:fldCharType="separate"/>
        </w:r>
        <w:r w:rsidRPr="00EE27B1">
          <w:rPr>
            <w:i/>
            <w:noProof/>
            <w:sz w:val="24"/>
            <w:szCs w:val="24"/>
            <w:rPrChange w:id="1295" w:author="Tre" w:date="2012-11-19T09:04:00Z">
              <w:rPr>
                <w:i/>
                <w:noProof/>
                <w:color w:val="0000FF"/>
                <w:u w:val="single"/>
              </w:rPr>
            </w:rPrChange>
          </w:rPr>
          <w:t>A general knowledge of the human history of Zion, or any city or area of choice.</w:t>
        </w:r>
        <w:r w:rsidRPr="00EE27B1">
          <w:rPr>
            <w:i/>
            <w:sz w:val="24"/>
            <w:szCs w:val="24"/>
            <w:rPrChange w:id="1296" w:author="Tre" w:date="2012-11-19T09:04:00Z">
              <w:rPr>
                <w:i/>
                <w:color w:val="0000FF"/>
                <w:u w:val="single"/>
              </w:rPr>
            </w:rPrChange>
          </w:rPr>
          <w:fldChar w:fldCharType="end"/>
        </w:r>
        <w:r w:rsidRPr="00EE27B1">
          <w:rPr>
            <w:b/>
            <w:sz w:val="24"/>
            <w:szCs w:val="24"/>
            <w:rPrChange w:id="1297" w:author="Tre" w:date="2012-11-19T09:04:00Z">
              <w:rPr>
                <w:b/>
                <w:color w:val="0000FF"/>
                <w:u w:val="single"/>
              </w:rPr>
            </w:rPrChange>
          </w:rPr>
          <w:t xml:space="preserve"> </w:t>
        </w:r>
        <w:r w:rsidRPr="00EE27B1">
          <w:rPr>
            <w:b/>
            <w:sz w:val="24"/>
            <w:szCs w:val="24"/>
            <w:rPrChange w:id="1298" w:author="Tre" w:date="2012-11-19T09:04:00Z">
              <w:rPr>
                <w:b/>
                <w:color w:val="0000FF"/>
                <w:u w:val="single"/>
              </w:rPr>
            </w:rPrChange>
          </w:rPr>
          <w:fldChar w:fldCharType="begin"/>
        </w:r>
        <w:r w:rsidRPr="00EE27B1">
          <w:rPr>
            <w:b/>
            <w:sz w:val="24"/>
            <w:szCs w:val="24"/>
            <w:rPrChange w:id="1299" w:author="Tre" w:date="2012-11-19T09:04:00Z">
              <w:rPr>
                <w:b/>
                <w:color w:val="0000FF"/>
                <w:u w:val="single"/>
              </w:rPr>
            </w:rPrChange>
          </w:rPr>
          <w:instrText xml:space="preserve"> NEXT  \* MERGEFORMAT </w:instrText>
        </w:r>
        <w:r w:rsidRPr="00EE27B1">
          <w:rPr>
            <w:b/>
            <w:sz w:val="24"/>
            <w:szCs w:val="24"/>
            <w:rPrChange w:id="1300" w:author="Tre" w:date="2012-11-19T09:04:00Z">
              <w:rPr>
                <w:b/>
                <w:color w:val="0000FF"/>
                <w:u w:val="single"/>
              </w:rPr>
            </w:rPrChange>
          </w:rPr>
          <w:fldChar w:fldCharType="end"/>
        </w:r>
      </w:ins>
    </w:p>
    <w:p w:rsidR="00C606DA" w:rsidRPr="00C91AA7" w:rsidRDefault="00C606DA" w:rsidP="00C606DA">
      <w:pPr>
        <w:pStyle w:val="MatrixSuperfluous"/>
        <w:rPr>
          <w:ins w:id="1301" w:author="Tre" w:date="2012-11-16T11:30:00Z"/>
          <w:b/>
          <w:sz w:val="24"/>
          <w:szCs w:val="24"/>
          <w:rPrChange w:id="1302" w:author="Tre" w:date="2012-11-19T09:04:00Z">
            <w:rPr>
              <w:ins w:id="1303" w:author="Tre" w:date="2012-11-16T11:30:00Z"/>
              <w:b/>
            </w:rPr>
          </w:rPrChange>
        </w:rPr>
      </w:pPr>
    </w:p>
    <w:p w:rsidR="00C606DA" w:rsidRPr="00C91AA7" w:rsidRDefault="00EE27B1" w:rsidP="00C606DA">
      <w:pPr>
        <w:pStyle w:val="MatrixSuperfluous"/>
        <w:rPr>
          <w:ins w:id="1304" w:author="Tre" w:date="2012-11-16T11:30:00Z"/>
          <w:i/>
          <w:sz w:val="24"/>
          <w:szCs w:val="24"/>
          <w:rPrChange w:id="1305" w:author="Tre" w:date="2012-11-19T09:04:00Z">
            <w:rPr>
              <w:ins w:id="1306" w:author="Tre" w:date="2012-11-16T11:30:00Z"/>
              <w:i/>
            </w:rPr>
          </w:rPrChange>
        </w:rPr>
      </w:pPr>
      <w:ins w:id="1307" w:author="Tre" w:date="2012-11-16T11:30:00Z">
        <w:r w:rsidRPr="00EE27B1">
          <w:rPr>
            <w:b/>
            <w:sz w:val="24"/>
            <w:szCs w:val="24"/>
            <w:rPrChange w:id="1308" w:author="Tre" w:date="2012-11-19T09:04:00Z">
              <w:rPr>
                <w:b/>
                <w:color w:val="0000FF"/>
                <w:u w:val="single"/>
              </w:rPr>
            </w:rPrChange>
          </w:rPr>
          <w:fldChar w:fldCharType="begin"/>
        </w:r>
        <w:r w:rsidRPr="00EE27B1">
          <w:rPr>
            <w:b/>
            <w:sz w:val="24"/>
            <w:szCs w:val="24"/>
            <w:rPrChange w:id="1309" w:author="Tre" w:date="2012-11-19T09:04:00Z">
              <w:rPr>
                <w:b/>
                <w:color w:val="0000FF"/>
                <w:u w:val="single"/>
              </w:rPr>
            </w:rPrChange>
          </w:rPr>
          <w:instrText xml:space="preserve"> MERGEFIELD Skill </w:instrText>
        </w:r>
        <w:r w:rsidRPr="00EE27B1">
          <w:rPr>
            <w:b/>
            <w:sz w:val="24"/>
            <w:szCs w:val="24"/>
            <w:rPrChange w:id="1310" w:author="Tre" w:date="2012-11-19T09:04:00Z">
              <w:rPr>
                <w:b/>
                <w:color w:val="0000FF"/>
                <w:u w:val="single"/>
              </w:rPr>
            </w:rPrChange>
          </w:rPr>
          <w:fldChar w:fldCharType="separate"/>
        </w:r>
        <w:r w:rsidRPr="00EE27B1">
          <w:rPr>
            <w:b/>
            <w:noProof/>
            <w:sz w:val="24"/>
            <w:szCs w:val="24"/>
            <w:rPrChange w:id="1311" w:author="Tre" w:date="2012-11-19T09:04:00Z">
              <w:rPr>
                <w:b/>
                <w:noProof/>
                <w:color w:val="0000FF"/>
                <w:u w:val="single"/>
              </w:rPr>
            </w:rPrChange>
          </w:rPr>
          <w:t>Interrogate</w:t>
        </w:r>
        <w:r w:rsidRPr="00EE27B1">
          <w:rPr>
            <w:b/>
            <w:sz w:val="24"/>
            <w:szCs w:val="24"/>
            <w:rPrChange w:id="1312" w:author="Tre" w:date="2012-11-19T09:04:00Z">
              <w:rPr>
                <w:b/>
                <w:color w:val="0000FF"/>
                <w:u w:val="single"/>
              </w:rPr>
            </w:rPrChange>
          </w:rPr>
          <w:fldChar w:fldCharType="end"/>
        </w:r>
        <w:r w:rsidRPr="00EE27B1">
          <w:rPr>
            <w:i/>
            <w:sz w:val="24"/>
            <w:szCs w:val="24"/>
            <w:rPrChange w:id="1313" w:author="Tre" w:date="2012-11-19T09:04:00Z">
              <w:rPr>
                <w:i/>
                <w:color w:val="0000FF"/>
                <w:u w:val="single"/>
              </w:rPr>
            </w:rPrChange>
          </w:rPr>
          <w:t xml:space="preserve"> - </w:t>
        </w:r>
        <w:r w:rsidRPr="00EE27B1">
          <w:rPr>
            <w:sz w:val="24"/>
            <w:szCs w:val="24"/>
            <w:rPrChange w:id="1314" w:author="Tre" w:date="2012-11-19T09:04:00Z">
              <w:rPr>
                <w:color w:val="0000FF"/>
                <w:u w:val="single"/>
              </w:rPr>
            </w:rPrChange>
          </w:rPr>
          <w:t>[</w:t>
        </w:r>
        <w:r w:rsidRPr="00EE27B1">
          <w:rPr>
            <w:sz w:val="24"/>
            <w:szCs w:val="24"/>
            <w:rPrChange w:id="1315" w:author="Tre" w:date="2012-11-19T09:04:00Z">
              <w:rPr>
                <w:color w:val="0000FF"/>
                <w:u w:val="single"/>
              </w:rPr>
            </w:rPrChange>
          </w:rPr>
          <w:fldChar w:fldCharType="begin"/>
        </w:r>
        <w:r w:rsidRPr="00EE27B1">
          <w:rPr>
            <w:sz w:val="24"/>
            <w:szCs w:val="24"/>
            <w:rPrChange w:id="1316" w:author="Tre" w:date="2012-11-19T09:04:00Z">
              <w:rPr>
                <w:color w:val="0000FF"/>
                <w:u w:val="single"/>
              </w:rPr>
            </w:rPrChange>
          </w:rPr>
          <w:instrText xml:space="preserve"> MERGEFIELD Default_Attribute </w:instrText>
        </w:r>
        <w:r w:rsidRPr="00EE27B1">
          <w:rPr>
            <w:sz w:val="24"/>
            <w:szCs w:val="24"/>
            <w:rPrChange w:id="1317" w:author="Tre" w:date="2012-11-19T09:04:00Z">
              <w:rPr>
                <w:color w:val="0000FF"/>
                <w:u w:val="single"/>
              </w:rPr>
            </w:rPrChange>
          </w:rPr>
          <w:fldChar w:fldCharType="separate"/>
        </w:r>
        <w:r w:rsidRPr="00EE27B1">
          <w:rPr>
            <w:noProof/>
            <w:sz w:val="24"/>
            <w:szCs w:val="24"/>
            <w:rPrChange w:id="1318" w:author="Tre" w:date="2012-11-19T09:04:00Z">
              <w:rPr>
                <w:noProof/>
                <w:color w:val="0000FF"/>
                <w:u w:val="single"/>
              </w:rPr>
            </w:rPrChange>
          </w:rPr>
          <w:t>Common Sense</w:t>
        </w:r>
        <w:r w:rsidRPr="00EE27B1">
          <w:rPr>
            <w:sz w:val="24"/>
            <w:szCs w:val="24"/>
            <w:rPrChange w:id="1319" w:author="Tre" w:date="2012-11-19T09:04:00Z">
              <w:rPr>
                <w:color w:val="0000FF"/>
                <w:u w:val="single"/>
              </w:rPr>
            </w:rPrChange>
          </w:rPr>
          <w:fldChar w:fldCharType="end"/>
        </w:r>
        <w:r w:rsidRPr="00EE27B1">
          <w:rPr>
            <w:sz w:val="24"/>
            <w:szCs w:val="24"/>
            <w:rPrChange w:id="1320" w:author="Tre" w:date="2012-11-19T09:04:00Z">
              <w:rPr>
                <w:color w:val="0000FF"/>
                <w:u w:val="single"/>
              </w:rPr>
            </w:rPrChange>
          </w:rPr>
          <w:t>]</w:t>
        </w:r>
      </w:ins>
    </w:p>
    <w:p w:rsidR="00C606DA" w:rsidRPr="00C91AA7" w:rsidRDefault="00EE27B1" w:rsidP="00C606DA">
      <w:pPr>
        <w:pStyle w:val="MatrixSuperfluous"/>
        <w:rPr>
          <w:ins w:id="1321" w:author="Tre" w:date="2012-11-16T11:30:00Z"/>
          <w:b/>
          <w:sz w:val="24"/>
          <w:szCs w:val="24"/>
          <w:rPrChange w:id="1322" w:author="Tre" w:date="2012-11-19T09:04:00Z">
            <w:rPr>
              <w:ins w:id="1323" w:author="Tre" w:date="2012-11-16T11:30:00Z"/>
              <w:b/>
            </w:rPr>
          </w:rPrChange>
        </w:rPr>
      </w:pPr>
      <w:ins w:id="1324" w:author="Tre" w:date="2012-11-16T11:30:00Z">
        <w:r w:rsidRPr="00EE27B1">
          <w:rPr>
            <w:b/>
            <w:sz w:val="24"/>
            <w:szCs w:val="24"/>
            <w:rPrChange w:id="1325" w:author="Tre" w:date="2012-11-19T09:04:00Z">
              <w:rPr>
                <w:b/>
                <w:color w:val="0000FF"/>
                <w:u w:val="single"/>
              </w:rPr>
            </w:rPrChange>
          </w:rPr>
          <w:t xml:space="preserve">Description - </w:t>
        </w:r>
        <w:r w:rsidRPr="00EE27B1">
          <w:rPr>
            <w:i/>
            <w:sz w:val="24"/>
            <w:szCs w:val="24"/>
            <w:rPrChange w:id="1326" w:author="Tre" w:date="2012-11-19T09:04:00Z">
              <w:rPr>
                <w:i/>
                <w:color w:val="0000FF"/>
                <w:u w:val="single"/>
              </w:rPr>
            </w:rPrChange>
          </w:rPr>
          <w:fldChar w:fldCharType="begin"/>
        </w:r>
        <w:r w:rsidRPr="00EE27B1">
          <w:rPr>
            <w:i/>
            <w:sz w:val="24"/>
            <w:szCs w:val="24"/>
            <w:rPrChange w:id="1327" w:author="Tre" w:date="2012-11-19T09:04:00Z">
              <w:rPr>
                <w:i/>
                <w:color w:val="0000FF"/>
                <w:u w:val="single"/>
              </w:rPr>
            </w:rPrChange>
          </w:rPr>
          <w:instrText xml:space="preserve"> MERGEFIELD "Description" </w:instrText>
        </w:r>
        <w:r w:rsidRPr="00EE27B1">
          <w:rPr>
            <w:i/>
            <w:sz w:val="24"/>
            <w:szCs w:val="24"/>
            <w:rPrChange w:id="1328" w:author="Tre" w:date="2012-11-19T09:04:00Z">
              <w:rPr>
                <w:i/>
                <w:color w:val="0000FF"/>
                <w:u w:val="single"/>
              </w:rPr>
            </w:rPrChange>
          </w:rPr>
          <w:fldChar w:fldCharType="separate"/>
        </w:r>
        <w:r w:rsidRPr="00EE27B1">
          <w:rPr>
            <w:i/>
            <w:noProof/>
            <w:sz w:val="24"/>
            <w:szCs w:val="24"/>
            <w:rPrChange w:id="1329" w:author="Tre" w:date="2012-11-19T09:04:00Z">
              <w:rPr>
                <w:i/>
                <w:noProof/>
                <w:color w:val="0000FF"/>
                <w:u w:val="single"/>
              </w:rPr>
            </w:rPrChange>
          </w:rPr>
          <w:t>Using force and/or manipulation to obtain information.</w:t>
        </w:r>
        <w:r w:rsidRPr="00EE27B1">
          <w:rPr>
            <w:i/>
            <w:sz w:val="24"/>
            <w:szCs w:val="24"/>
            <w:rPrChange w:id="1330" w:author="Tre" w:date="2012-11-19T09:04:00Z">
              <w:rPr>
                <w:i/>
                <w:color w:val="0000FF"/>
                <w:u w:val="single"/>
              </w:rPr>
            </w:rPrChange>
          </w:rPr>
          <w:fldChar w:fldCharType="end"/>
        </w:r>
        <w:r w:rsidRPr="00EE27B1">
          <w:rPr>
            <w:b/>
            <w:sz w:val="24"/>
            <w:szCs w:val="24"/>
            <w:rPrChange w:id="1331" w:author="Tre" w:date="2012-11-19T09:04:00Z">
              <w:rPr>
                <w:b/>
                <w:color w:val="0000FF"/>
                <w:u w:val="single"/>
              </w:rPr>
            </w:rPrChange>
          </w:rPr>
          <w:t xml:space="preserve"> </w:t>
        </w:r>
        <w:r w:rsidRPr="00EE27B1">
          <w:rPr>
            <w:b/>
            <w:sz w:val="24"/>
            <w:szCs w:val="24"/>
            <w:rPrChange w:id="1332" w:author="Tre" w:date="2012-11-19T09:04:00Z">
              <w:rPr>
                <w:b/>
                <w:color w:val="0000FF"/>
                <w:u w:val="single"/>
              </w:rPr>
            </w:rPrChange>
          </w:rPr>
          <w:fldChar w:fldCharType="begin"/>
        </w:r>
        <w:r w:rsidRPr="00EE27B1">
          <w:rPr>
            <w:b/>
            <w:sz w:val="24"/>
            <w:szCs w:val="24"/>
            <w:rPrChange w:id="1333" w:author="Tre" w:date="2012-11-19T09:04:00Z">
              <w:rPr>
                <w:b/>
                <w:color w:val="0000FF"/>
                <w:u w:val="single"/>
              </w:rPr>
            </w:rPrChange>
          </w:rPr>
          <w:instrText xml:space="preserve"> NEXT  \* MERGEFORMAT </w:instrText>
        </w:r>
        <w:r w:rsidRPr="00EE27B1">
          <w:rPr>
            <w:b/>
            <w:sz w:val="24"/>
            <w:szCs w:val="24"/>
            <w:rPrChange w:id="1334" w:author="Tre" w:date="2012-11-19T09:04:00Z">
              <w:rPr>
                <w:b/>
                <w:color w:val="0000FF"/>
                <w:u w:val="single"/>
              </w:rPr>
            </w:rPrChange>
          </w:rPr>
          <w:fldChar w:fldCharType="end"/>
        </w:r>
      </w:ins>
    </w:p>
    <w:p w:rsidR="00C606DA" w:rsidRPr="00C91AA7" w:rsidRDefault="00C606DA" w:rsidP="00C606DA">
      <w:pPr>
        <w:pStyle w:val="MatrixSuperfluous"/>
        <w:rPr>
          <w:ins w:id="1335" w:author="Tre" w:date="2012-11-16T11:30:00Z"/>
          <w:b/>
          <w:sz w:val="24"/>
          <w:szCs w:val="24"/>
          <w:rPrChange w:id="1336" w:author="Tre" w:date="2012-11-19T09:04:00Z">
            <w:rPr>
              <w:ins w:id="1337" w:author="Tre" w:date="2012-11-16T11:30:00Z"/>
              <w:b/>
            </w:rPr>
          </w:rPrChange>
        </w:rPr>
      </w:pPr>
    </w:p>
    <w:p w:rsidR="00C606DA" w:rsidRPr="00C91AA7" w:rsidRDefault="00EE27B1" w:rsidP="00C606DA">
      <w:pPr>
        <w:pStyle w:val="MatrixSuperfluous"/>
        <w:rPr>
          <w:ins w:id="1338" w:author="Tre" w:date="2012-11-16T11:30:00Z"/>
          <w:i/>
          <w:sz w:val="24"/>
          <w:szCs w:val="24"/>
          <w:rPrChange w:id="1339" w:author="Tre" w:date="2012-11-19T09:04:00Z">
            <w:rPr>
              <w:ins w:id="1340" w:author="Tre" w:date="2012-11-16T11:30:00Z"/>
              <w:i/>
            </w:rPr>
          </w:rPrChange>
        </w:rPr>
      </w:pPr>
      <w:ins w:id="1341" w:author="Tre" w:date="2012-11-16T11:30:00Z">
        <w:r w:rsidRPr="00EE27B1">
          <w:rPr>
            <w:b/>
            <w:sz w:val="24"/>
            <w:szCs w:val="24"/>
            <w:rPrChange w:id="1342" w:author="Tre" w:date="2012-11-19T09:04:00Z">
              <w:rPr>
                <w:b/>
                <w:color w:val="0000FF"/>
                <w:u w:val="single"/>
              </w:rPr>
            </w:rPrChange>
          </w:rPr>
          <w:fldChar w:fldCharType="begin"/>
        </w:r>
        <w:r w:rsidRPr="00EE27B1">
          <w:rPr>
            <w:b/>
            <w:sz w:val="24"/>
            <w:szCs w:val="24"/>
            <w:rPrChange w:id="1343" w:author="Tre" w:date="2012-11-19T09:04:00Z">
              <w:rPr>
                <w:b/>
                <w:color w:val="0000FF"/>
                <w:u w:val="single"/>
              </w:rPr>
            </w:rPrChange>
          </w:rPr>
          <w:instrText xml:space="preserve"> MERGEFIELD Skill </w:instrText>
        </w:r>
        <w:r w:rsidRPr="00EE27B1">
          <w:rPr>
            <w:b/>
            <w:sz w:val="24"/>
            <w:szCs w:val="24"/>
            <w:rPrChange w:id="1344" w:author="Tre" w:date="2012-11-19T09:04:00Z">
              <w:rPr>
                <w:b/>
                <w:color w:val="0000FF"/>
                <w:u w:val="single"/>
              </w:rPr>
            </w:rPrChange>
          </w:rPr>
          <w:fldChar w:fldCharType="separate"/>
        </w:r>
        <w:r w:rsidRPr="00EE27B1">
          <w:rPr>
            <w:b/>
            <w:noProof/>
            <w:sz w:val="24"/>
            <w:szCs w:val="24"/>
            <w:rPrChange w:id="1345" w:author="Tre" w:date="2012-11-19T09:04:00Z">
              <w:rPr>
                <w:b/>
                <w:noProof/>
                <w:color w:val="0000FF"/>
                <w:u w:val="single"/>
              </w:rPr>
            </w:rPrChange>
          </w:rPr>
          <w:t>Nomad Clan Customs</w:t>
        </w:r>
        <w:r w:rsidRPr="00EE27B1">
          <w:rPr>
            <w:b/>
            <w:sz w:val="24"/>
            <w:szCs w:val="24"/>
            <w:rPrChange w:id="1346" w:author="Tre" w:date="2012-11-19T09:04:00Z">
              <w:rPr>
                <w:b/>
                <w:color w:val="0000FF"/>
                <w:u w:val="single"/>
              </w:rPr>
            </w:rPrChange>
          </w:rPr>
          <w:fldChar w:fldCharType="end"/>
        </w:r>
        <w:r w:rsidRPr="00EE27B1">
          <w:rPr>
            <w:i/>
            <w:sz w:val="24"/>
            <w:szCs w:val="24"/>
            <w:rPrChange w:id="1347" w:author="Tre" w:date="2012-11-19T09:04:00Z">
              <w:rPr>
                <w:i/>
                <w:color w:val="0000FF"/>
                <w:u w:val="single"/>
              </w:rPr>
            </w:rPrChange>
          </w:rPr>
          <w:t xml:space="preserve"> - </w:t>
        </w:r>
        <w:r w:rsidRPr="00EE27B1">
          <w:rPr>
            <w:sz w:val="24"/>
            <w:szCs w:val="24"/>
            <w:rPrChange w:id="1348" w:author="Tre" w:date="2012-11-19T09:04:00Z">
              <w:rPr>
                <w:color w:val="0000FF"/>
                <w:u w:val="single"/>
              </w:rPr>
            </w:rPrChange>
          </w:rPr>
          <w:t>[</w:t>
        </w:r>
        <w:r w:rsidRPr="00EE27B1">
          <w:rPr>
            <w:sz w:val="24"/>
            <w:szCs w:val="24"/>
            <w:rPrChange w:id="1349" w:author="Tre" w:date="2012-11-19T09:04:00Z">
              <w:rPr>
                <w:color w:val="0000FF"/>
                <w:u w:val="single"/>
              </w:rPr>
            </w:rPrChange>
          </w:rPr>
          <w:fldChar w:fldCharType="begin"/>
        </w:r>
        <w:r w:rsidRPr="00EE27B1">
          <w:rPr>
            <w:sz w:val="24"/>
            <w:szCs w:val="24"/>
            <w:rPrChange w:id="1350" w:author="Tre" w:date="2012-11-19T09:04:00Z">
              <w:rPr>
                <w:color w:val="0000FF"/>
                <w:u w:val="single"/>
              </w:rPr>
            </w:rPrChange>
          </w:rPr>
          <w:instrText xml:space="preserve"> MERGEFIELD Default_Attribute </w:instrText>
        </w:r>
        <w:r w:rsidRPr="00EE27B1">
          <w:rPr>
            <w:sz w:val="24"/>
            <w:szCs w:val="24"/>
            <w:rPrChange w:id="1351" w:author="Tre" w:date="2012-11-19T09:04:00Z">
              <w:rPr>
                <w:color w:val="0000FF"/>
                <w:u w:val="single"/>
              </w:rPr>
            </w:rPrChange>
          </w:rPr>
          <w:fldChar w:fldCharType="separate"/>
        </w:r>
        <w:r w:rsidRPr="00EE27B1">
          <w:rPr>
            <w:noProof/>
            <w:sz w:val="24"/>
            <w:szCs w:val="24"/>
            <w:rPrChange w:id="1352" w:author="Tre" w:date="2012-11-19T09:04:00Z">
              <w:rPr>
                <w:noProof/>
                <w:color w:val="0000FF"/>
                <w:u w:val="single"/>
              </w:rPr>
            </w:rPrChange>
          </w:rPr>
          <w:t>Common Sense</w:t>
        </w:r>
        <w:r w:rsidRPr="00EE27B1">
          <w:rPr>
            <w:sz w:val="24"/>
            <w:szCs w:val="24"/>
            <w:rPrChange w:id="1353" w:author="Tre" w:date="2012-11-19T09:04:00Z">
              <w:rPr>
                <w:color w:val="0000FF"/>
                <w:u w:val="single"/>
              </w:rPr>
            </w:rPrChange>
          </w:rPr>
          <w:fldChar w:fldCharType="end"/>
        </w:r>
        <w:r w:rsidRPr="00EE27B1">
          <w:rPr>
            <w:sz w:val="24"/>
            <w:szCs w:val="24"/>
            <w:rPrChange w:id="1354" w:author="Tre" w:date="2012-11-19T09:04:00Z">
              <w:rPr>
                <w:color w:val="0000FF"/>
                <w:u w:val="single"/>
              </w:rPr>
            </w:rPrChange>
          </w:rPr>
          <w:t>]</w:t>
        </w:r>
      </w:ins>
    </w:p>
    <w:p w:rsidR="00C606DA" w:rsidRPr="00C91AA7" w:rsidRDefault="00EE27B1" w:rsidP="00C606DA">
      <w:pPr>
        <w:pStyle w:val="MatrixSuperfluous"/>
        <w:rPr>
          <w:ins w:id="1355" w:author="Tre" w:date="2012-11-16T11:30:00Z"/>
          <w:b/>
          <w:sz w:val="24"/>
          <w:szCs w:val="24"/>
          <w:rPrChange w:id="1356" w:author="Tre" w:date="2012-11-19T09:04:00Z">
            <w:rPr>
              <w:ins w:id="1357" w:author="Tre" w:date="2012-11-16T11:30:00Z"/>
              <w:b/>
            </w:rPr>
          </w:rPrChange>
        </w:rPr>
      </w:pPr>
      <w:ins w:id="1358" w:author="Tre" w:date="2012-11-16T11:30:00Z">
        <w:r w:rsidRPr="00EE27B1">
          <w:rPr>
            <w:b/>
            <w:sz w:val="24"/>
            <w:szCs w:val="24"/>
            <w:rPrChange w:id="1359" w:author="Tre" w:date="2012-11-19T09:04:00Z">
              <w:rPr>
                <w:b/>
                <w:color w:val="0000FF"/>
                <w:u w:val="single"/>
              </w:rPr>
            </w:rPrChange>
          </w:rPr>
          <w:t xml:space="preserve">Description - </w:t>
        </w:r>
        <w:r w:rsidRPr="00EE27B1">
          <w:rPr>
            <w:i/>
            <w:sz w:val="24"/>
            <w:szCs w:val="24"/>
            <w:rPrChange w:id="1360" w:author="Tre" w:date="2012-11-19T09:04:00Z">
              <w:rPr>
                <w:i/>
                <w:color w:val="0000FF"/>
                <w:u w:val="single"/>
              </w:rPr>
            </w:rPrChange>
          </w:rPr>
          <w:fldChar w:fldCharType="begin"/>
        </w:r>
        <w:r w:rsidRPr="00EE27B1">
          <w:rPr>
            <w:i/>
            <w:sz w:val="24"/>
            <w:szCs w:val="24"/>
            <w:rPrChange w:id="1361" w:author="Tre" w:date="2012-11-19T09:04:00Z">
              <w:rPr>
                <w:i/>
                <w:color w:val="0000FF"/>
                <w:u w:val="single"/>
              </w:rPr>
            </w:rPrChange>
          </w:rPr>
          <w:instrText xml:space="preserve"> MERGEFIELD "Description" </w:instrText>
        </w:r>
        <w:r w:rsidRPr="00EE27B1">
          <w:rPr>
            <w:i/>
            <w:sz w:val="24"/>
            <w:szCs w:val="24"/>
            <w:rPrChange w:id="1362" w:author="Tre" w:date="2012-11-19T09:04:00Z">
              <w:rPr>
                <w:i/>
                <w:color w:val="0000FF"/>
                <w:u w:val="single"/>
              </w:rPr>
            </w:rPrChange>
          </w:rPr>
          <w:fldChar w:fldCharType="separate"/>
        </w:r>
        <w:r w:rsidRPr="00EE27B1">
          <w:rPr>
            <w:i/>
            <w:noProof/>
            <w:sz w:val="24"/>
            <w:szCs w:val="24"/>
            <w:rPrChange w:id="1363" w:author="Tre" w:date="2012-11-19T09:04:00Z">
              <w:rPr>
                <w:i/>
                <w:noProof/>
                <w:color w:val="0000FF"/>
                <w:u w:val="single"/>
              </w:rPr>
            </w:rPrChange>
          </w:rPr>
          <w:t>Every nomad clan has special customs and ways of doing things, rituals they must perform, etc. This is a knowledge every clansman must have for her clan. More than likely, the higher a character's skill, the higher placed she is in the clan.</w:t>
        </w:r>
        <w:r w:rsidRPr="00EE27B1">
          <w:rPr>
            <w:i/>
            <w:sz w:val="24"/>
            <w:szCs w:val="24"/>
            <w:rPrChange w:id="1364" w:author="Tre" w:date="2012-11-19T09:04:00Z">
              <w:rPr>
                <w:i/>
                <w:color w:val="0000FF"/>
                <w:u w:val="single"/>
              </w:rPr>
            </w:rPrChange>
          </w:rPr>
          <w:fldChar w:fldCharType="end"/>
        </w:r>
        <w:r w:rsidRPr="00EE27B1">
          <w:rPr>
            <w:b/>
            <w:sz w:val="24"/>
            <w:szCs w:val="24"/>
            <w:rPrChange w:id="1365" w:author="Tre" w:date="2012-11-19T09:04:00Z">
              <w:rPr>
                <w:b/>
                <w:color w:val="0000FF"/>
                <w:u w:val="single"/>
              </w:rPr>
            </w:rPrChange>
          </w:rPr>
          <w:t xml:space="preserve"> </w:t>
        </w:r>
        <w:r w:rsidRPr="00EE27B1">
          <w:rPr>
            <w:b/>
            <w:sz w:val="24"/>
            <w:szCs w:val="24"/>
            <w:rPrChange w:id="1366" w:author="Tre" w:date="2012-11-19T09:04:00Z">
              <w:rPr>
                <w:b/>
                <w:color w:val="0000FF"/>
                <w:u w:val="single"/>
              </w:rPr>
            </w:rPrChange>
          </w:rPr>
          <w:fldChar w:fldCharType="begin"/>
        </w:r>
        <w:r w:rsidRPr="00EE27B1">
          <w:rPr>
            <w:b/>
            <w:sz w:val="24"/>
            <w:szCs w:val="24"/>
            <w:rPrChange w:id="1367" w:author="Tre" w:date="2012-11-19T09:04:00Z">
              <w:rPr>
                <w:b/>
                <w:color w:val="0000FF"/>
                <w:u w:val="single"/>
              </w:rPr>
            </w:rPrChange>
          </w:rPr>
          <w:instrText xml:space="preserve"> NEXT  \* MERGEFORMAT </w:instrText>
        </w:r>
        <w:r w:rsidRPr="00EE27B1">
          <w:rPr>
            <w:b/>
            <w:sz w:val="24"/>
            <w:szCs w:val="24"/>
            <w:rPrChange w:id="1368" w:author="Tre" w:date="2012-11-19T09:04:00Z">
              <w:rPr>
                <w:b/>
                <w:color w:val="0000FF"/>
                <w:u w:val="single"/>
              </w:rPr>
            </w:rPrChange>
          </w:rPr>
          <w:fldChar w:fldCharType="end"/>
        </w:r>
      </w:ins>
    </w:p>
    <w:p w:rsidR="00C606DA" w:rsidRPr="00C91AA7" w:rsidRDefault="00C606DA" w:rsidP="00C606DA">
      <w:pPr>
        <w:pStyle w:val="MatrixSuperfluous"/>
        <w:rPr>
          <w:ins w:id="1369" w:author="Tre" w:date="2012-11-16T11:30:00Z"/>
          <w:b/>
          <w:sz w:val="24"/>
          <w:szCs w:val="24"/>
          <w:rPrChange w:id="1370" w:author="Tre" w:date="2012-11-19T09:04:00Z">
            <w:rPr>
              <w:ins w:id="1371" w:author="Tre" w:date="2012-11-16T11:30:00Z"/>
              <w:b/>
            </w:rPr>
          </w:rPrChange>
        </w:rPr>
      </w:pPr>
    </w:p>
    <w:p w:rsidR="00C606DA" w:rsidRPr="00C91AA7" w:rsidRDefault="00EE27B1" w:rsidP="00C606DA">
      <w:pPr>
        <w:pStyle w:val="MatrixSuperfluous"/>
        <w:rPr>
          <w:ins w:id="1372" w:author="Tre" w:date="2012-11-16T11:30:00Z"/>
          <w:i/>
          <w:sz w:val="24"/>
          <w:szCs w:val="24"/>
          <w:rPrChange w:id="1373" w:author="Tre" w:date="2012-11-19T09:04:00Z">
            <w:rPr>
              <w:ins w:id="1374" w:author="Tre" w:date="2012-11-16T11:30:00Z"/>
              <w:i/>
            </w:rPr>
          </w:rPrChange>
        </w:rPr>
      </w:pPr>
      <w:ins w:id="1375" w:author="Tre" w:date="2012-11-16T11:30:00Z">
        <w:r w:rsidRPr="00EE27B1">
          <w:rPr>
            <w:b/>
            <w:sz w:val="24"/>
            <w:szCs w:val="24"/>
            <w:rPrChange w:id="1376" w:author="Tre" w:date="2012-11-19T09:04:00Z">
              <w:rPr>
                <w:b/>
                <w:color w:val="0000FF"/>
                <w:u w:val="single"/>
              </w:rPr>
            </w:rPrChange>
          </w:rPr>
          <w:fldChar w:fldCharType="begin"/>
        </w:r>
        <w:r w:rsidRPr="00EE27B1">
          <w:rPr>
            <w:b/>
            <w:sz w:val="24"/>
            <w:szCs w:val="24"/>
            <w:rPrChange w:id="1377" w:author="Tre" w:date="2012-11-19T09:04:00Z">
              <w:rPr>
                <w:b/>
                <w:color w:val="0000FF"/>
                <w:u w:val="single"/>
              </w:rPr>
            </w:rPrChange>
          </w:rPr>
          <w:instrText xml:space="preserve"> MERGEFIELD Skill </w:instrText>
        </w:r>
        <w:r w:rsidRPr="00EE27B1">
          <w:rPr>
            <w:b/>
            <w:sz w:val="24"/>
            <w:szCs w:val="24"/>
            <w:rPrChange w:id="1378" w:author="Tre" w:date="2012-11-19T09:04:00Z">
              <w:rPr>
                <w:b/>
                <w:color w:val="0000FF"/>
                <w:u w:val="single"/>
              </w:rPr>
            </w:rPrChange>
          </w:rPr>
          <w:fldChar w:fldCharType="separate"/>
        </w:r>
        <w:r w:rsidRPr="00EE27B1">
          <w:rPr>
            <w:b/>
            <w:noProof/>
            <w:sz w:val="24"/>
            <w:szCs w:val="24"/>
            <w:rPrChange w:id="1379" w:author="Tre" w:date="2012-11-19T09:04:00Z">
              <w:rPr>
                <w:b/>
                <w:noProof/>
                <w:color w:val="0000FF"/>
                <w:u w:val="single"/>
              </w:rPr>
            </w:rPrChange>
          </w:rPr>
          <w:t>Philosophy</w:t>
        </w:r>
        <w:r w:rsidRPr="00EE27B1">
          <w:rPr>
            <w:b/>
            <w:sz w:val="24"/>
            <w:szCs w:val="24"/>
            <w:rPrChange w:id="1380" w:author="Tre" w:date="2012-11-19T09:04:00Z">
              <w:rPr>
                <w:b/>
                <w:color w:val="0000FF"/>
                <w:u w:val="single"/>
              </w:rPr>
            </w:rPrChange>
          </w:rPr>
          <w:fldChar w:fldCharType="end"/>
        </w:r>
        <w:r w:rsidRPr="00EE27B1">
          <w:rPr>
            <w:i/>
            <w:sz w:val="24"/>
            <w:szCs w:val="24"/>
            <w:rPrChange w:id="1381" w:author="Tre" w:date="2012-11-19T09:04:00Z">
              <w:rPr>
                <w:i/>
                <w:color w:val="0000FF"/>
                <w:u w:val="single"/>
              </w:rPr>
            </w:rPrChange>
          </w:rPr>
          <w:t xml:space="preserve"> - </w:t>
        </w:r>
        <w:r w:rsidRPr="00EE27B1">
          <w:rPr>
            <w:sz w:val="24"/>
            <w:szCs w:val="24"/>
            <w:rPrChange w:id="1382" w:author="Tre" w:date="2012-11-19T09:04:00Z">
              <w:rPr>
                <w:color w:val="0000FF"/>
                <w:u w:val="single"/>
              </w:rPr>
            </w:rPrChange>
          </w:rPr>
          <w:t>[</w:t>
        </w:r>
        <w:r w:rsidRPr="00EE27B1">
          <w:rPr>
            <w:sz w:val="24"/>
            <w:szCs w:val="24"/>
            <w:rPrChange w:id="1383" w:author="Tre" w:date="2012-11-19T09:04:00Z">
              <w:rPr>
                <w:color w:val="0000FF"/>
                <w:u w:val="single"/>
              </w:rPr>
            </w:rPrChange>
          </w:rPr>
          <w:fldChar w:fldCharType="begin"/>
        </w:r>
        <w:r w:rsidRPr="00EE27B1">
          <w:rPr>
            <w:sz w:val="24"/>
            <w:szCs w:val="24"/>
            <w:rPrChange w:id="1384" w:author="Tre" w:date="2012-11-19T09:04:00Z">
              <w:rPr>
                <w:color w:val="0000FF"/>
                <w:u w:val="single"/>
              </w:rPr>
            </w:rPrChange>
          </w:rPr>
          <w:instrText xml:space="preserve"> MERGEFIELD Default_Attribute </w:instrText>
        </w:r>
        <w:r w:rsidRPr="00EE27B1">
          <w:rPr>
            <w:sz w:val="24"/>
            <w:szCs w:val="24"/>
            <w:rPrChange w:id="1385" w:author="Tre" w:date="2012-11-19T09:04:00Z">
              <w:rPr>
                <w:color w:val="0000FF"/>
                <w:u w:val="single"/>
              </w:rPr>
            </w:rPrChange>
          </w:rPr>
          <w:fldChar w:fldCharType="separate"/>
        </w:r>
        <w:r w:rsidRPr="00EE27B1">
          <w:rPr>
            <w:noProof/>
            <w:sz w:val="24"/>
            <w:szCs w:val="24"/>
            <w:rPrChange w:id="1386" w:author="Tre" w:date="2012-11-19T09:04:00Z">
              <w:rPr>
                <w:noProof/>
                <w:color w:val="0000FF"/>
                <w:u w:val="single"/>
              </w:rPr>
            </w:rPrChange>
          </w:rPr>
          <w:t>Common Sense</w:t>
        </w:r>
        <w:r w:rsidRPr="00EE27B1">
          <w:rPr>
            <w:sz w:val="24"/>
            <w:szCs w:val="24"/>
            <w:rPrChange w:id="1387" w:author="Tre" w:date="2012-11-19T09:04:00Z">
              <w:rPr>
                <w:color w:val="0000FF"/>
                <w:u w:val="single"/>
              </w:rPr>
            </w:rPrChange>
          </w:rPr>
          <w:fldChar w:fldCharType="end"/>
        </w:r>
        <w:r w:rsidRPr="00EE27B1">
          <w:rPr>
            <w:sz w:val="24"/>
            <w:szCs w:val="24"/>
            <w:rPrChange w:id="1388" w:author="Tre" w:date="2012-11-19T09:04:00Z">
              <w:rPr>
                <w:color w:val="0000FF"/>
                <w:u w:val="single"/>
              </w:rPr>
            </w:rPrChange>
          </w:rPr>
          <w:t>]</w:t>
        </w:r>
      </w:ins>
    </w:p>
    <w:p w:rsidR="00C606DA" w:rsidRPr="00C91AA7" w:rsidRDefault="00EE27B1" w:rsidP="00C606DA">
      <w:pPr>
        <w:pStyle w:val="MatrixSuperfluous"/>
        <w:rPr>
          <w:ins w:id="1389" w:author="Tre" w:date="2012-11-16T11:30:00Z"/>
          <w:b/>
          <w:sz w:val="24"/>
          <w:szCs w:val="24"/>
          <w:rPrChange w:id="1390" w:author="Tre" w:date="2012-11-19T09:04:00Z">
            <w:rPr>
              <w:ins w:id="1391" w:author="Tre" w:date="2012-11-16T11:30:00Z"/>
              <w:b/>
            </w:rPr>
          </w:rPrChange>
        </w:rPr>
      </w:pPr>
      <w:ins w:id="1392" w:author="Tre" w:date="2012-11-16T11:30:00Z">
        <w:r w:rsidRPr="00EE27B1">
          <w:rPr>
            <w:b/>
            <w:sz w:val="24"/>
            <w:szCs w:val="24"/>
            <w:rPrChange w:id="1393" w:author="Tre" w:date="2012-11-19T09:04:00Z">
              <w:rPr>
                <w:b/>
                <w:color w:val="0000FF"/>
                <w:u w:val="single"/>
              </w:rPr>
            </w:rPrChange>
          </w:rPr>
          <w:t xml:space="preserve">Description - </w:t>
        </w:r>
        <w:r w:rsidRPr="00EE27B1">
          <w:rPr>
            <w:i/>
            <w:sz w:val="24"/>
            <w:szCs w:val="24"/>
            <w:rPrChange w:id="1394" w:author="Tre" w:date="2012-11-19T09:04:00Z">
              <w:rPr>
                <w:i/>
                <w:color w:val="0000FF"/>
                <w:u w:val="single"/>
              </w:rPr>
            </w:rPrChange>
          </w:rPr>
          <w:fldChar w:fldCharType="begin"/>
        </w:r>
        <w:r w:rsidRPr="00EE27B1">
          <w:rPr>
            <w:i/>
            <w:sz w:val="24"/>
            <w:szCs w:val="24"/>
            <w:rPrChange w:id="1395" w:author="Tre" w:date="2012-11-19T09:04:00Z">
              <w:rPr>
                <w:i/>
                <w:color w:val="0000FF"/>
                <w:u w:val="single"/>
              </w:rPr>
            </w:rPrChange>
          </w:rPr>
          <w:instrText xml:space="preserve"> MERGEFIELD "Description" </w:instrText>
        </w:r>
        <w:r w:rsidRPr="00EE27B1">
          <w:rPr>
            <w:i/>
            <w:sz w:val="24"/>
            <w:szCs w:val="24"/>
            <w:rPrChange w:id="1396" w:author="Tre" w:date="2012-11-19T09:04:00Z">
              <w:rPr>
                <w:i/>
                <w:color w:val="0000FF"/>
                <w:u w:val="single"/>
              </w:rPr>
            </w:rPrChange>
          </w:rPr>
          <w:fldChar w:fldCharType="separate"/>
        </w:r>
        <w:r w:rsidRPr="00EE27B1">
          <w:rPr>
            <w:i/>
            <w:noProof/>
            <w:sz w:val="24"/>
            <w:szCs w:val="24"/>
            <w:rPrChange w:id="1397" w:author="Tre" w:date="2012-11-19T09:04:00Z">
              <w:rPr>
                <w:i/>
                <w:noProof/>
                <w:color w:val="0000FF"/>
                <w:u w:val="single"/>
              </w:rPr>
            </w:rPrChange>
          </w:rPr>
          <w:t>Study of problems in the fields of knowledge, reality, values, morals, mind, and existence. Philosophers address these problems using critical thinking and logic.</w:t>
        </w:r>
        <w:r w:rsidRPr="00EE27B1">
          <w:rPr>
            <w:i/>
            <w:sz w:val="24"/>
            <w:szCs w:val="24"/>
            <w:rPrChange w:id="1398" w:author="Tre" w:date="2012-11-19T09:04:00Z">
              <w:rPr>
                <w:i/>
                <w:color w:val="0000FF"/>
                <w:u w:val="single"/>
              </w:rPr>
            </w:rPrChange>
          </w:rPr>
          <w:fldChar w:fldCharType="end"/>
        </w:r>
        <w:r w:rsidRPr="00EE27B1">
          <w:rPr>
            <w:b/>
            <w:sz w:val="24"/>
            <w:szCs w:val="24"/>
            <w:rPrChange w:id="1399" w:author="Tre" w:date="2012-11-19T09:04:00Z">
              <w:rPr>
                <w:b/>
                <w:color w:val="0000FF"/>
                <w:u w:val="single"/>
              </w:rPr>
            </w:rPrChange>
          </w:rPr>
          <w:t xml:space="preserve"> </w:t>
        </w:r>
        <w:r w:rsidRPr="00EE27B1">
          <w:rPr>
            <w:b/>
            <w:sz w:val="24"/>
            <w:szCs w:val="24"/>
            <w:rPrChange w:id="1400" w:author="Tre" w:date="2012-11-19T09:04:00Z">
              <w:rPr>
                <w:b/>
                <w:color w:val="0000FF"/>
                <w:u w:val="single"/>
              </w:rPr>
            </w:rPrChange>
          </w:rPr>
          <w:fldChar w:fldCharType="begin"/>
        </w:r>
        <w:r w:rsidRPr="00EE27B1">
          <w:rPr>
            <w:b/>
            <w:sz w:val="24"/>
            <w:szCs w:val="24"/>
            <w:rPrChange w:id="1401" w:author="Tre" w:date="2012-11-19T09:04:00Z">
              <w:rPr>
                <w:b/>
                <w:color w:val="0000FF"/>
                <w:u w:val="single"/>
              </w:rPr>
            </w:rPrChange>
          </w:rPr>
          <w:instrText xml:space="preserve"> NEXT  \* MERGEFORMAT </w:instrText>
        </w:r>
        <w:r w:rsidRPr="00EE27B1">
          <w:rPr>
            <w:b/>
            <w:sz w:val="24"/>
            <w:szCs w:val="24"/>
            <w:rPrChange w:id="1402" w:author="Tre" w:date="2012-11-19T09:04:00Z">
              <w:rPr>
                <w:b/>
                <w:color w:val="0000FF"/>
                <w:u w:val="single"/>
              </w:rPr>
            </w:rPrChange>
          </w:rPr>
          <w:fldChar w:fldCharType="end"/>
        </w:r>
      </w:ins>
    </w:p>
    <w:p w:rsidR="00C606DA" w:rsidRPr="00C91AA7" w:rsidRDefault="00C606DA" w:rsidP="00C606DA">
      <w:pPr>
        <w:pStyle w:val="MatrixSuperfluous"/>
        <w:rPr>
          <w:ins w:id="1403" w:author="Tre" w:date="2012-11-16T11:30:00Z"/>
          <w:b/>
          <w:sz w:val="24"/>
          <w:szCs w:val="24"/>
          <w:rPrChange w:id="1404" w:author="Tre" w:date="2012-11-19T09:04:00Z">
            <w:rPr>
              <w:ins w:id="1405" w:author="Tre" w:date="2012-11-16T11:30:00Z"/>
              <w:b/>
            </w:rPr>
          </w:rPrChange>
        </w:rPr>
      </w:pPr>
    </w:p>
    <w:p w:rsidR="00C606DA" w:rsidRPr="00C91AA7" w:rsidRDefault="00EE27B1" w:rsidP="00C606DA">
      <w:pPr>
        <w:pStyle w:val="MatrixSuperfluous"/>
        <w:rPr>
          <w:ins w:id="1406" w:author="Tre" w:date="2012-11-16T11:30:00Z"/>
          <w:i/>
          <w:sz w:val="24"/>
          <w:szCs w:val="24"/>
          <w:rPrChange w:id="1407" w:author="Tre" w:date="2012-11-19T09:04:00Z">
            <w:rPr>
              <w:ins w:id="1408" w:author="Tre" w:date="2012-11-16T11:30:00Z"/>
              <w:i/>
            </w:rPr>
          </w:rPrChange>
        </w:rPr>
      </w:pPr>
      <w:ins w:id="1409" w:author="Tre" w:date="2012-11-16T11:30:00Z">
        <w:r w:rsidRPr="00EE27B1">
          <w:rPr>
            <w:b/>
            <w:sz w:val="24"/>
            <w:szCs w:val="24"/>
            <w:rPrChange w:id="1410" w:author="Tre" w:date="2012-11-19T09:04:00Z">
              <w:rPr>
                <w:b/>
                <w:color w:val="0000FF"/>
                <w:u w:val="single"/>
              </w:rPr>
            </w:rPrChange>
          </w:rPr>
          <w:fldChar w:fldCharType="begin"/>
        </w:r>
        <w:r w:rsidRPr="00EE27B1">
          <w:rPr>
            <w:b/>
            <w:sz w:val="24"/>
            <w:szCs w:val="24"/>
            <w:rPrChange w:id="1411" w:author="Tre" w:date="2012-11-19T09:04:00Z">
              <w:rPr>
                <w:b/>
                <w:color w:val="0000FF"/>
                <w:u w:val="single"/>
              </w:rPr>
            </w:rPrChange>
          </w:rPr>
          <w:instrText xml:space="preserve"> MERGEFIELD Skill </w:instrText>
        </w:r>
        <w:r w:rsidRPr="00EE27B1">
          <w:rPr>
            <w:b/>
            <w:sz w:val="24"/>
            <w:szCs w:val="24"/>
            <w:rPrChange w:id="1412" w:author="Tre" w:date="2012-11-19T09:04:00Z">
              <w:rPr>
                <w:b/>
                <w:color w:val="0000FF"/>
                <w:u w:val="single"/>
              </w:rPr>
            </w:rPrChange>
          </w:rPr>
          <w:fldChar w:fldCharType="separate"/>
        </w:r>
        <w:r w:rsidRPr="00EE27B1">
          <w:rPr>
            <w:b/>
            <w:noProof/>
            <w:sz w:val="24"/>
            <w:szCs w:val="24"/>
            <w:rPrChange w:id="1413" w:author="Tre" w:date="2012-11-19T09:04:00Z">
              <w:rPr>
                <w:b/>
                <w:noProof/>
                <w:color w:val="0000FF"/>
                <w:u w:val="single"/>
              </w:rPr>
            </w:rPrChange>
          </w:rPr>
          <w:t>Photography</w:t>
        </w:r>
        <w:r w:rsidRPr="00EE27B1">
          <w:rPr>
            <w:b/>
            <w:sz w:val="24"/>
            <w:szCs w:val="24"/>
            <w:rPrChange w:id="1414" w:author="Tre" w:date="2012-11-19T09:04:00Z">
              <w:rPr>
                <w:b/>
                <w:color w:val="0000FF"/>
                <w:u w:val="single"/>
              </w:rPr>
            </w:rPrChange>
          </w:rPr>
          <w:fldChar w:fldCharType="end"/>
        </w:r>
        <w:r w:rsidRPr="00EE27B1">
          <w:rPr>
            <w:i/>
            <w:sz w:val="24"/>
            <w:szCs w:val="24"/>
            <w:rPrChange w:id="1415" w:author="Tre" w:date="2012-11-19T09:04:00Z">
              <w:rPr>
                <w:i/>
                <w:color w:val="0000FF"/>
                <w:u w:val="single"/>
              </w:rPr>
            </w:rPrChange>
          </w:rPr>
          <w:t xml:space="preserve"> - </w:t>
        </w:r>
        <w:r w:rsidRPr="00EE27B1">
          <w:rPr>
            <w:sz w:val="24"/>
            <w:szCs w:val="24"/>
            <w:rPrChange w:id="1416" w:author="Tre" w:date="2012-11-19T09:04:00Z">
              <w:rPr>
                <w:color w:val="0000FF"/>
                <w:u w:val="single"/>
              </w:rPr>
            </w:rPrChange>
          </w:rPr>
          <w:t>[</w:t>
        </w:r>
        <w:r w:rsidRPr="00EE27B1">
          <w:rPr>
            <w:sz w:val="24"/>
            <w:szCs w:val="24"/>
            <w:rPrChange w:id="1417" w:author="Tre" w:date="2012-11-19T09:04:00Z">
              <w:rPr>
                <w:color w:val="0000FF"/>
                <w:u w:val="single"/>
              </w:rPr>
            </w:rPrChange>
          </w:rPr>
          <w:fldChar w:fldCharType="begin"/>
        </w:r>
        <w:r w:rsidRPr="00EE27B1">
          <w:rPr>
            <w:sz w:val="24"/>
            <w:szCs w:val="24"/>
            <w:rPrChange w:id="1418" w:author="Tre" w:date="2012-11-19T09:04:00Z">
              <w:rPr>
                <w:color w:val="0000FF"/>
                <w:u w:val="single"/>
              </w:rPr>
            </w:rPrChange>
          </w:rPr>
          <w:instrText xml:space="preserve"> MERGEFIELD Default_Attribute </w:instrText>
        </w:r>
        <w:r w:rsidRPr="00EE27B1">
          <w:rPr>
            <w:sz w:val="24"/>
            <w:szCs w:val="24"/>
            <w:rPrChange w:id="1419" w:author="Tre" w:date="2012-11-19T09:04:00Z">
              <w:rPr>
                <w:color w:val="0000FF"/>
                <w:u w:val="single"/>
              </w:rPr>
            </w:rPrChange>
          </w:rPr>
          <w:fldChar w:fldCharType="separate"/>
        </w:r>
        <w:r w:rsidRPr="00EE27B1">
          <w:rPr>
            <w:noProof/>
            <w:sz w:val="24"/>
            <w:szCs w:val="24"/>
            <w:rPrChange w:id="1420" w:author="Tre" w:date="2012-11-19T09:04:00Z">
              <w:rPr>
                <w:noProof/>
                <w:color w:val="0000FF"/>
                <w:u w:val="single"/>
              </w:rPr>
            </w:rPrChange>
          </w:rPr>
          <w:t>Common Sense</w:t>
        </w:r>
        <w:r w:rsidRPr="00EE27B1">
          <w:rPr>
            <w:sz w:val="24"/>
            <w:szCs w:val="24"/>
            <w:rPrChange w:id="1421" w:author="Tre" w:date="2012-11-19T09:04:00Z">
              <w:rPr>
                <w:color w:val="0000FF"/>
                <w:u w:val="single"/>
              </w:rPr>
            </w:rPrChange>
          </w:rPr>
          <w:fldChar w:fldCharType="end"/>
        </w:r>
        <w:r w:rsidRPr="00EE27B1">
          <w:rPr>
            <w:sz w:val="24"/>
            <w:szCs w:val="24"/>
            <w:rPrChange w:id="1422" w:author="Tre" w:date="2012-11-19T09:04:00Z">
              <w:rPr>
                <w:color w:val="0000FF"/>
                <w:u w:val="single"/>
              </w:rPr>
            </w:rPrChange>
          </w:rPr>
          <w:t>]</w:t>
        </w:r>
      </w:ins>
    </w:p>
    <w:p w:rsidR="00C606DA" w:rsidRPr="00C91AA7" w:rsidRDefault="00EE27B1" w:rsidP="00C606DA">
      <w:pPr>
        <w:pStyle w:val="MatrixSuperfluous"/>
        <w:rPr>
          <w:ins w:id="1423" w:author="Tre" w:date="2012-11-16T11:30:00Z"/>
          <w:b/>
          <w:sz w:val="24"/>
          <w:szCs w:val="24"/>
          <w:rPrChange w:id="1424" w:author="Tre" w:date="2012-11-19T09:04:00Z">
            <w:rPr>
              <w:ins w:id="1425" w:author="Tre" w:date="2012-11-16T11:30:00Z"/>
              <w:b/>
            </w:rPr>
          </w:rPrChange>
        </w:rPr>
      </w:pPr>
      <w:ins w:id="1426" w:author="Tre" w:date="2012-11-16T11:30:00Z">
        <w:r w:rsidRPr="00EE27B1">
          <w:rPr>
            <w:b/>
            <w:sz w:val="24"/>
            <w:szCs w:val="24"/>
            <w:rPrChange w:id="1427" w:author="Tre" w:date="2012-11-19T09:04:00Z">
              <w:rPr>
                <w:b/>
                <w:color w:val="0000FF"/>
                <w:u w:val="single"/>
              </w:rPr>
            </w:rPrChange>
          </w:rPr>
          <w:t xml:space="preserve">Description - </w:t>
        </w:r>
        <w:r w:rsidRPr="00EE27B1">
          <w:rPr>
            <w:i/>
            <w:sz w:val="24"/>
            <w:szCs w:val="24"/>
            <w:rPrChange w:id="1428" w:author="Tre" w:date="2012-11-19T09:04:00Z">
              <w:rPr>
                <w:i/>
                <w:color w:val="0000FF"/>
                <w:u w:val="single"/>
              </w:rPr>
            </w:rPrChange>
          </w:rPr>
          <w:fldChar w:fldCharType="begin"/>
        </w:r>
        <w:r w:rsidRPr="00EE27B1">
          <w:rPr>
            <w:i/>
            <w:sz w:val="24"/>
            <w:szCs w:val="24"/>
            <w:rPrChange w:id="1429" w:author="Tre" w:date="2012-11-19T09:04:00Z">
              <w:rPr>
                <w:i/>
                <w:color w:val="0000FF"/>
                <w:u w:val="single"/>
              </w:rPr>
            </w:rPrChange>
          </w:rPr>
          <w:instrText xml:space="preserve"> MERGEFIELD "Description" </w:instrText>
        </w:r>
        <w:r w:rsidRPr="00EE27B1">
          <w:rPr>
            <w:i/>
            <w:sz w:val="24"/>
            <w:szCs w:val="24"/>
            <w:rPrChange w:id="1430" w:author="Tre" w:date="2012-11-19T09:04:00Z">
              <w:rPr>
                <w:i/>
                <w:color w:val="0000FF"/>
                <w:u w:val="single"/>
              </w:rPr>
            </w:rPrChange>
          </w:rPr>
          <w:fldChar w:fldCharType="separate"/>
        </w:r>
        <w:r w:rsidRPr="00EE27B1">
          <w:rPr>
            <w:i/>
            <w:noProof/>
            <w:sz w:val="24"/>
            <w:szCs w:val="24"/>
            <w:rPrChange w:id="1431" w:author="Tre" w:date="2012-11-19T09:04:00Z">
              <w:rPr>
                <w:i/>
                <w:noProof/>
                <w:color w:val="0000FF"/>
                <w:u w:val="single"/>
              </w:rPr>
            </w:rPrChange>
          </w:rPr>
          <w:t>Digital or film, journalistic, art, sports, picture composition, and modeling.</w:t>
        </w:r>
        <w:r w:rsidRPr="00EE27B1">
          <w:rPr>
            <w:i/>
            <w:sz w:val="24"/>
            <w:szCs w:val="24"/>
            <w:rPrChange w:id="1432" w:author="Tre" w:date="2012-11-19T09:04:00Z">
              <w:rPr>
                <w:i/>
                <w:color w:val="0000FF"/>
                <w:u w:val="single"/>
              </w:rPr>
            </w:rPrChange>
          </w:rPr>
          <w:fldChar w:fldCharType="end"/>
        </w:r>
        <w:r w:rsidRPr="00EE27B1">
          <w:rPr>
            <w:b/>
            <w:sz w:val="24"/>
            <w:szCs w:val="24"/>
            <w:rPrChange w:id="1433" w:author="Tre" w:date="2012-11-19T09:04:00Z">
              <w:rPr>
                <w:b/>
                <w:color w:val="0000FF"/>
                <w:u w:val="single"/>
              </w:rPr>
            </w:rPrChange>
          </w:rPr>
          <w:t xml:space="preserve"> </w:t>
        </w:r>
        <w:r w:rsidRPr="00EE27B1">
          <w:rPr>
            <w:b/>
            <w:sz w:val="24"/>
            <w:szCs w:val="24"/>
            <w:rPrChange w:id="1434" w:author="Tre" w:date="2012-11-19T09:04:00Z">
              <w:rPr>
                <w:b/>
                <w:color w:val="0000FF"/>
                <w:u w:val="single"/>
              </w:rPr>
            </w:rPrChange>
          </w:rPr>
          <w:fldChar w:fldCharType="begin"/>
        </w:r>
        <w:r w:rsidRPr="00EE27B1">
          <w:rPr>
            <w:b/>
            <w:sz w:val="24"/>
            <w:szCs w:val="24"/>
            <w:rPrChange w:id="1435" w:author="Tre" w:date="2012-11-19T09:04:00Z">
              <w:rPr>
                <w:b/>
                <w:color w:val="0000FF"/>
                <w:u w:val="single"/>
              </w:rPr>
            </w:rPrChange>
          </w:rPr>
          <w:instrText xml:space="preserve"> NEXT  \* MERGEFORMAT </w:instrText>
        </w:r>
        <w:r w:rsidRPr="00EE27B1">
          <w:rPr>
            <w:b/>
            <w:sz w:val="24"/>
            <w:szCs w:val="24"/>
            <w:rPrChange w:id="1436" w:author="Tre" w:date="2012-11-19T09:04:00Z">
              <w:rPr>
                <w:b/>
                <w:color w:val="0000FF"/>
                <w:u w:val="single"/>
              </w:rPr>
            </w:rPrChange>
          </w:rPr>
          <w:fldChar w:fldCharType="end"/>
        </w:r>
      </w:ins>
    </w:p>
    <w:p w:rsidR="00C606DA" w:rsidRPr="00C91AA7" w:rsidRDefault="00C606DA" w:rsidP="00C606DA">
      <w:pPr>
        <w:pStyle w:val="MatrixSuperfluous"/>
        <w:rPr>
          <w:ins w:id="1437" w:author="Tre" w:date="2012-11-16T11:30:00Z"/>
          <w:b/>
          <w:sz w:val="24"/>
          <w:szCs w:val="24"/>
          <w:rPrChange w:id="1438" w:author="Tre" w:date="2012-11-19T09:04:00Z">
            <w:rPr>
              <w:ins w:id="1439" w:author="Tre" w:date="2012-11-16T11:30:00Z"/>
              <w:b/>
            </w:rPr>
          </w:rPrChange>
        </w:rPr>
      </w:pPr>
    </w:p>
    <w:p w:rsidR="00C606DA" w:rsidRPr="00C91AA7" w:rsidRDefault="00EE27B1" w:rsidP="00C606DA">
      <w:pPr>
        <w:pStyle w:val="MatrixSuperfluous"/>
        <w:rPr>
          <w:ins w:id="1440" w:author="Tre" w:date="2012-11-16T11:30:00Z"/>
          <w:i/>
          <w:sz w:val="24"/>
          <w:szCs w:val="24"/>
          <w:rPrChange w:id="1441" w:author="Tre" w:date="2012-11-19T09:04:00Z">
            <w:rPr>
              <w:ins w:id="1442" w:author="Tre" w:date="2012-11-16T11:30:00Z"/>
              <w:i/>
            </w:rPr>
          </w:rPrChange>
        </w:rPr>
      </w:pPr>
      <w:ins w:id="1443" w:author="Tre" w:date="2012-11-16T11:30:00Z">
        <w:r w:rsidRPr="00EE27B1">
          <w:rPr>
            <w:b/>
            <w:sz w:val="24"/>
            <w:szCs w:val="24"/>
            <w:rPrChange w:id="1444" w:author="Tre" w:date="2012-11-19T09:04:00Z">
              <w:rPr>
                <w:b/>
                <w:color w:val="0000FF"/>
                <w:u w:val="single"/>
              </w:rPr>
            </w:rPrChange>
          </w:rPr>
          <w:fldChar w:fldCharType="begin"/>
        </w:r>
        <w:r w:rsidRPr="00EE27B1">
          <w:rPr>
            <w:b/>
            <w:sz w:val="24"/>
            <w:szCs w:val="24"/>
            <w:rPrChange w:id="1445" w:author="Tre" w:date="2012-11-19T09:04:00Z">
              <w:rPr>
                <w:b/>
                <w:color w:val="0000FF"/>
                <w:u w:val="single"/>
              </w:rPr>
            </w:rPrChange>
          </w:rPr>
          <w:instrText xml:space="preserve"> MERGEFIELD Skill </w:instrText>
        </w:r>
        <w:r w:rsidRPr="00EE27B1">
          <w:rPr>
            <w:b/>
            <w:sz w:val="24"/>
            <w:szCs w:val="24"/>
            <w:rPrChange w:id="1446" w:author="Tre" w:date="2012-11-19T09:04:00Z">
              <w:rPr>
                <w:b/>
                <w:color w:val="0000FF"/>
                <w:u w:val="single"/>
              </w:rPr>
            </w:rPrChange>
          </w:rPr>
          <w:fldChar w:fldCharType="separate"/>
        </w:r>
        <w:r w:rsidRPr="00EE27B1">
          <w:rPr>
            <w:b/>
            <w:noProof/>
            <w:sz w:val="24"/>
            <w:szCs w:val="24"/>
            <w:rPrChange w:id="1447" w:author="Tre" w:date="2012-11-19T09:04:00Z">
              <w:rPr>
                <w:b/>
                <w:noProof/>
                <w:color w:val="0000FF"/>
                <w:u w:val="single"/>
              </w:rPr>
            </w:rPrChange>
          </w:rPr>
          <w:t>Religion</w:t>
        </w:r>
        <w:r w:rsidRPr="00EE27B1">
          <w:rPr>
            <w:b/>
            <w:sz w:val="24"/>
            <w:szCs w:val="24"/>
            <w:rPrChange w:id="1448" w:author="Tre" w:date="2012-11-19T09:04:00Z">
              <w:rPr>
                <w:b/>
                <w:color w:val="0000FF"/>
                <w:u w:val="single"/>
              </w:rPr>
            </w:rPrChange>
          </w:rPr>
          <w:fldChar w:fldCharType="end"/>
        </w:r>
        <w:r w:rsidRPr="00EE27B1">
          <w:rPr>
            <w:i/>
            <w:sz w:val="24"/>
            <w:szCs w:val="24"/>
            <w:rPrChange w:id="1449" w:author="Tre" w:date="2012-11-19T09:04:00Z">
              <w:rPr>
                <w:i/>
                <w:color w:val="0000FF"/>
                <w:u w:val="single"/>
              </w:rPr>
            </w:rPrChange>
          </w:rPr>
          <w:t xml:space="preserve"> - </w:t>
        </w:r>
        <w:r w:rsidRPr="00EE27B1">
          <w:rPr>
            <w:sz w:val="24"/>
            <w:szCs w:val="24"/>
            <w:rPrChange w:id="1450" w:author="Tre" w:date="2012-11-19T09:04:00Z">
              <w:rPr>
                <w:color w:val="0000FF"/>
                <w:u w:val="single"/>
              </w:rPr>
            </w:rPrChange>
          </w:rPr>
          <w:t>[</w:t>
        </w:r>
        <w:r w:rsidRPr="00EE27B1">
          <w:rPr>
            <w:sz w:val="24"/>
            <w:szCs w:val="24"/>
            <w:rPrChange w:id="1451" w:author="Tre" w:date="2012-11-19T09:04:00Z">
              <w:rPr>
                <w:color w:val="0000FF"/>
                <w:u w:val="single"/>
              </w:rPr>
            </w:rPrChange>
          </w:rPr>
          <w:fldChar w:fldCharType="begin"/>
        </w:r>
        <w:r w:rsidRPr="00EE27B1">
          <w:rPr>
            <w:sz w:val="24"/>
            <w:szCs w:val="24"/>
            <w:rPrChange w:id="1452" w:author="Tre" w:date="2012-11-19T09:04:00Z">
              <w:rPr>
                <w:color w:val="0000FF"/>
                <w:u w:val="single"/>
              </w:rPr>
            </w:rPrChange>
          </w:rPr>
          <w:instrText xml:space="preserve"> MERGEFIELD Default_Attribute </w:instrText>
        </w:r>
        <w:r w:rsidRPr="00EE27B1">
          <w:rPr>
            <w:sz w:val="24"/>
            <w:szCs w:val="24"/>
            <w:rPrChange w:id="1453" w:author="Tre" w:date="2012-11-19T09:04:00Z">
              <w:rPr>
                <w:color w:val="0000FF"/>
                <w:u w:val="single"/>
              </w:rPr>
            </w:rPrChange>
          </w:rPr>
          <w:fldChar w:fldCharType="separate"/>
        </w:r>
        <w:r w:rsidRPr="00EE27B1">
          <w:rPr>
            <w:noProof/>
            <w:sz w:val="24"/>
            <w:szCs w:val="24"/>
            <w:rPrChange w:id="1454" w:author="Tre" w:date="2012-11-19T09:04:00Z">
              <w:rPr>
                <w:noProof/>
                <w:color w:val="0000FF"/>
                <w:u w:val="single"/>
              </w:rPr>
            </w:rPrChange>
          </w:rPr>
          <w:t>Common Sense</w:t>
        </w:r>
        <w:r w:rsidRPr="00EE27B1">
          <w:rPr>
            <w:sz w:val="24"/>
            <w:szCs w:val="24"/>
            <w:rPrChange w:id="1455" w:author="Tre" w:date="2012-11-19T09:04:00Z">
              <w:rPr>
                <w:color w:val="0000FF"/>
                <w:u w:val="single"/>
              </w:rPr>
            </w:rPrChange>
          </w:rPr>
          <w:fldChar w:fldCharType="end"/>
        </w:r>
        <w:r w:rsidRPr="00EE27B1">
          <w:rPr>
            <w:sz w:val="24"/>
            <w:szCs w:val="24"/>
            <w:rPrChange w:id="1456" w:author="Tre" w:date="2012-11-19T09:04:00Z">
              <w:rPr>
                <w:color w:val="0000FF"/>
                <w:u w:val="single"/>
              </w:rPr>
            </w:rPrChange>
          </w:rPr>
          <w:t>]</w:t>
        </w:r>
      </w:ins>
    </w:p>
    <w:p w:rsidR="00C606DA" w:rsidRPr="00C91AA7" w:rsidRDefault="00EE27B1" w:rsidP="00C606DA">
      <w:pPr>
        <w:pStyle w:val="MatrixSuperfluous"/>
        <w:rPr>
          <w:ins w:id="1457" w:author="Tre" w:date="2012-11-16T11:30:00Z"/>
          <w:b/>
          <w:sz w:val="24"/>
          <w:szCs w:val="24"/>
          <w:rPrChange w:id="1458" w:author="Tre" w:date="2012-11-19T09:04:00Z">
            <w:rPr>
              <w:ins w:id="1459" w:author="Tre" w:date="2012-11-16T11:30:00Z"/>
              <w:b/>
            </w:rPr>
          </w:rPrChange>
        </w:rPr>
      </w:pPr>
      <w:ins w:id="1460" w:author="Tre" w:date="2012-11-16T11:30:00Z">
        <w:r w:rsidRPr="00EE27B1">
          <w:rPr>
            <w:b/>
            <w:sz w:val="24"/>
            <w:szCs w:val="24"/>
            <w:rPrChange w:id="1461" w:author="Tre" w:date="2012-11-19T09:04:00Z">
              <w:rPr>
                <w:b/>
                <w:color w:val="0000FF"/>
                <w:u w:val="single"/>
              </w:rPr>
            </w:rPrChange>
          </w:rPr>
          <w:t xml:space="preserve">Description - </w:t>
        </w:r>
        <w:r w:rsidRPr="00EE27B1">
          <w:rPr>
            <w:i/>
            <w:sz w:val="24"/>
            <w:szCs w:val="24"/>
            <w:rPrChange w:id="1462" w:author="Tre" w:date="2012-11-19T09:04:00Z">
              <w:rPr>
                <w:i/>
                <w:color w:val="0000FF"/>
                <w:u w:val="single"/>
              </w:rPr>
            </w:rPrChange>
          </w:rPr>
          <w:fldChar w:fldCharType="begin"/>
        </w:r>
        <w:r w:rsidRPr="00EE27B1">
          <w:rPr>
            <w:i/>
            <w:sz w:val="24"/>
            <w:szCs w:val="24"/>
            <w:rPrChange w:id="1463" w:author="Tre" w:date="2012-11-19T09:04:00Z">
              <w:rPr>
                <w:i/>
                <w:color w:val="0000FF"/>
                <w:u w:val="single"/>
              </w:rPr>
            </w:rPrChange>
          </w:rPr>
          <w:instrText xml:space="preserve"> MERGEFIELD "Description" </w:instrText>
        </w:r>
        <w:r w:rsidRPr="00EE27B1">
          <w:rPr>
            <w:i/>
            <w:sz w:val="24"/>
            <w:szCs w:val="24"/>
            <w:rPrChange w:id="1464" w:author="Tre" w:date="2012-11-19T09:04:00Z">
              <w:rPr>
                <w:i/>
                <w:color w:val="0000FF"/>
                <w:u w:val="single"/>
              </w:rPr>
            </w:rPrChange>
          </w:rPr>
          <w:fldChar w:fldCharType="separate"/>
        </w:r>
        <w:r w:rsidRPr="00EE27B1">
          <w:rPr>
            <w:i/>
            <w:noProof/>
            <w:sz w:val="24"/>
            <w:szCs w:val="24"/>
            <w:rPrChange w:id="1465" w:author="Tre" w:date="2012-11-19T09:04:00Z">
              <w:rPr>
                <w:i/>
                <w:noProof/>
                <w:color w:val="0000FF"/>
                <w:u w:val="single"/>
              </w:rPr>
            </w:rPrChange>
          </w:rPr>
          <w:t>Study of religious beliefs, behaviors, holidays, traditions, and religious institutions of a specific religion.</w:t>
        </w:r>
        <w:r w:rsidRPr="00EE27B1">
          <w:rPr>
            <w:i/>
            <w:sz w:val="24"/>
            <w:szCs w:val="24"/>
            <w:rPrChange w:id="1466" w:author="Tre" w:date="2012-11-19T09:04:00Z">
              <w:rPr>
                <w:i/>
                <w:color w:val="0000FF"/>
                <w:u w:val="single"/>
              </w:rPr>
            </w:rPrChange>
          </w:rPr>
          <w:fldChar w:fldCharType="end"/>
        </w:r>
        <w:r w:rsidRPr="00EE27B1">
          <w:rPr>
            <w:b/>
            <w:sz w:val="24"/>
            <w:szCs w:val="24"/>
            <w:rPrChange w:id="1467" w:author="Tre" w:date="2012-11-19T09:04:00Z">
              <w:rPr>
                <w:b/>
                <w:color w:val="0000FF"/>
                <w:u w:val="single"/>
              </w:rPr>
            </w:rPrChange>
          </w:rPr>
          <w:t xml:space="preserve"> </w:t>
        </w:r>
        <w:r w:rsidRPr="00EE27B1">
          <w:rPr>
            <w:b/>
            <w:sz w:val="24"/>
            <w:szCs w:val="24"/>
            <w:rPrChange w:id="1468" w:author="Tre" w:date="2012-11-19T09:04:00Z">
              <w:rPr>
                <w:b/>
                <w:color w:val="0000FF"/>
                <w:u w:val="single"/>
              </w:rPr>
            </w:rPrChange>
          </w:rPr>
          <w:fldChar w:fldCharType="begin"/>
        </w:r>
        <w:r w:rsidRPr="00EE27B1">
          <w:rPr>
            <w:b/>
            <w:sz w:val="24"/>
            <w:szCs w:val="24"/>
            <w:rPrChange w:id="1469" w:author="Tre" w:date="2012-11-19T09:04:00Z">
              <w:rPr>
                <w:b/>
                <w:color w:val="0000FF"/>
                <w:u w:val="single"/>
              </w:rPr>
            </w:rPrChange>
          </w:rPr>
          <w:instrText xml:space="preserve"> NEXT  \* MERGEFORMAT </w:instrText>
        </w:r>
        <w:r w:rsidRPr="00EE27B1">
          <w:rPr>
            <w:b/>
            <w:sz w:val="24"/>
            <w:szCs w:val="24"/>
            <w:rPrChange w:id="1470" w:author="Tre" w:date="2012-11-19T09:04:00Z">
              <w:rPr>
                <w:b/>
                <w:color w:val="0000FF"/>
                <w:u w:val="single"/>
              </w:rPr>
            </w:rPrChange>
          </w:rPr>
          <w:fldChar w:fldCharType="end"/>
        </w:r>
      </w:ins>
    </w:p>
    <w:p w:rsidR="00C606DA" w:rsidRPr="00C91AA7" w:rsidRDefault="00C606DA" w:rsidP="00C606DA">
      <w:pPr>
        <w:pStyle w:val="MatrixSuperfluous"/>
        <w:rPr>
          <w:ins w:id="1471" w:author="Tre" w:date="2012-11-16T11:30:00Z"/>
          <w:b/>
          <w:sz w:val="24"/>
          <w:szCs w:val="24"/>
          <w:rPrChange w:id="1472" w:author="Tre" w:date="2012-11-19T09:04:00Z">
            <w:rPr>
              <w:ins w:id="1473" w:author="Tre" w:date="2012-11-16T11:30:00Z"/>
              <w:b/>
            </w:rPr>
          </w:rPrChange>
        </w:rPr>
      </w:pPr>
    </w:p>
    <w:p w:rsidR="00C606DA" w:rsidRPr="00C91AA7" w:rsidRDefault="00EE27B1" w:rsidP="00C606DA">
      <w:pPr>
        <w:pStyle w:val="MatrixSuperfluous"/>
        <w:rPr>
          <w:ins w:id="1474" w:author="Tre" w:date="2012-11-16T11:30:00Z"/>
          <w:i/>
          <w:sz w:val="24"/>
          <w:szCs w:val="24"/>
          <w:rPrChange w:id="1475" w:author="Tre" w:date="2012-11-19T09:04:00Z">
            <w:rPr>
              <w:ins w:id="1476" w:author="Tre" w:date="2012-11-16T11:30:00Z"/>
              <w:i/>
            </w:rPr>
          </w:rPrChange>
        </w:rPr>
      </w:pPr>
      <w:ins w:id="1477" w:author="Tre" w:date="2012-11-16T11:30:00Z">
        <w:r w:rsidRPr="00EE27B1">
          <w:rPr>
            <w:b/>
            <w:sz w:val="24"/>
            <w:szCs w:val="24"/>
            <w:rPrChange w:id="1478" w:author="Tre" w:date="2012-11-19T09:04:00Z">
              <w:rPr>
                <w:b/>
                <w:color w:val="0000FF"/>
                <w:u w:val="single"/>
              </w:rPr>
            </w:rPrChange>
          </w:rPr>
          <w:fldChar w:fldCharType="begin"/>
        </w:r>
        <w:r w:rsidRPr="00EE27B1">
          <w:rPr>
            <w:b/>
            <w:sz w:val="24"/>
            <w:szCs w:val="24"/>
            <w:rPrChange w:id="1479" w:author="Tre" w:date="2012-11-19T09:04:00Z">
              <w:rPr>
                <w:b/>
                <w:color w:val="0000FF"/>
                <w:u w:val="single"/>
              </w:rPr>
            </w:rPrChange>
          </w:rPr>
          <w:instrText xml:space="preserve"> MERGEFIELD Skill </w:instrText>
        </w:r>
        <w:r w:rsidRPr="00EE27B1">
          <w:rPr>
            <w:b/>
            <w:sz w:val="24"/>
            <w:szCs w:val="24"/>
            <w:rPrChange w:id="1480" w:author="Tre" w:date="2012-11-19T09:04:00Z">
              <w:rPr>
                <w:b/>
                <w:color w:val="0000FF"/>
                <w:u w:val="single"/>
              </w:rPr>
            </w:rPrChange>
          </w:rPr>
          <w:fldChar w:fldCharType="separate"/>
        </w:r>
        <w:r w:rsidRPr="00EE27B1">
          <w:rPr>
            <w:b/>
            <w:noProof/>
            <w:sz w:val="24"/>
            <w:szCs w:val="24"/>
            <w:rPrChange w:id="1481" w:author="Tre" w:date="2012-11-19T09:04:00Z">
              <w:rPr>
                <w:b/>
                <w:noProof/>
                <w:color w:val="0000FF"/>
                <w:u w:val="single"/>
              </w:rPr>
            </w:rPrChange>
          </w:rPr>
          <w:t>Remote Piloting</w:t>
        </w:r>
        <w:r w:rsidRPr="00EE27B1">
          <w:rPr>
            <w:b/>
            <w:sz w:val="24"/>
            <w:szCs w:val="24"/>
            <w:rPrChange w:id="1482" w:author="Tre" w:date="2012-11-19T09:04:00Z">
              <w:rPr>
                <w:b/>
                <w:color w:val="0000FF"/>
                <w:u w:val="single"/>
              </w:rPr>
            </w:rPrChange>
          </w:rPr>
          <w:fldChar w:fldCharType="end"/>
        </w:r>
        <w:r w:rsidRPr="00EE27B1">
          <w:rPr>
            <w:i/>
            <w:sz w:val="24"/>
            <w:szCs w:val="24"/>
            <w:rPrChange w:id="1483" w:author="Tre" w:date="2012-11-19T09:04:00Z">
              <w:rPr>
                <w:i/>
                <w:color w:val="0000FF"/>
                <w:u w:val="single"/>
              </w:rPr>
            </w:rPrChange>
          </w:rPr>
          <w:t xml:space="preserve"> - </w:t>
        </w:r>
        <w:r w:rsidRPr="00EE27B1">
          <w:rPr>
            <w:sz w:val="24"/>
            <w:szCs w:val="24"/>
            <w:rPrChange w:id="1484" w:author="Tre" w:date="2012-11-19T09:04:00Z">
              <w:rPr>
                <w:color w:val="0000FF"/>
                <w:u w:val="single"/>
              </w:rPr>
            </w:rPrChange>
          </w:rPr>
          <w:t>[</w:t>
        </w:r>
        <w:r w:rsidRPr="00EE27B1">
          <w:rPr>
            <w:sz w:val="24"/>
            <w:szCs w:val="24"/>
            <w:rPrChange w:id="1485" w:author="Tre" w:date="2012-11-19T09:04:00Z">
              <w:rPr>
                <w:color w:val="0000FF"/>
                <w:u w:val="single"/>
              </w:rPr>
            </w:rPrChange>
          </w:rPr>
          <w:fldChar w:fldCharType="begin"/>
        </w:r>
        <w:r w:rsidRPr="00EE27B1">
          <w:rPr>
            <w:sz w:val="24"/>
            <w:szCs w:val="24"/>
            <w:rPrChange w:id="1486" w:author="Tre" w:date="2012-11-19T09:04:00Z">
              <w:rPr>
                <w:color w:val="0000FF"/>
                <w:u w:val="single"/>
              </w:rPr>
            </w:rPrChange>
          </w:rPr>
          <w:instrText xml:space="preserve"> MERGEFIELD Default_Attribute </w:instrText>
        </w:r>
        <w:r w:rsidRPr="00EE27B1">
          <w:rPr>
            <w:sz w:val="24"/>
            <w:szCs w:val="24"/>
            <w:rPrChange w:id="1487" w:author="Tre" w:date="2012-11-19T09:04:00Z">
              <w:rPr>
                <w:color w:val="0000FF"/>
                <w:u w:val="single"/>
              </w:rPr>
            </w:rPrChange>
          </w:rPr>
          <w:fldChar w:fldCharType="separate"/>
        </w:r>
        <w:r w:rsidRPr="00EE27B1">
          <w:rPr>
            <w:noProof/>
            <w:sz w:val="24"/>
            <w:szCs w:val="24"/>
            <w:rPrChange w:id="1488" w:author="Tre" w:date="2012-11-19T09:04:00Z">
              <w:rPr>
                <w:noProof/>
                <w:color w:val="0000FF"/>
                <w:u w:val="single"/>
              </w:rPr>
            </w:rPrChange>
          </w:rPr>
          <w:t>Common Sense</w:t>
        </w:r>
        <w:r w:rsidRPr="00EE27B1">
          <w:rPr>
            <w:sz w:val="24"/>
            <w:szCs w:val="24"/>
            <w:rPrChange w:id="1489" w:author="Tre" w:date="2012-11-19T09:04:00Z">
              <w:rPr>
                <w:color w:val="0000FF"/>
                <w:u w:val="single"/>
              </w:rPr>
            </w:rPrChange>
          </w:rPr>
          <w:fldChar w:fldCharType="end"/>
        </w:r>
        <w:r w:rsidRPr="00EE27B1">
          <w:rPr>
            <w:sz w:val="24"/>
            <w:szCs w:val="24"/>
            <w:rPrChange w:id="1490" w:author="Tre" w:date="2012-11-19T09:04:00Z">
              <w:rPr>
                <w:color w:val="0000FF"/>
                <w:u w:val="single"/>
              </w:rPr>
            </w:rPrChange>
          </w:rPr>
          <w:t>]</w:t>
        </w:r>
      </w:ins>
    </w:p>
    <w:p w:rsidR="00C606DA" w:rsidRPr="00C91AA7" w:rsidRDefault="00EE27B1" w:rsidP="00C606DA">
      <w:pPr>
        <w:pStyle w:val="MatrixSuperfluous"/>
        <w:rPr>
          <w:ins w:id="1491" w:author="Tre" w:date="2012-11-16T11:30:00Z"/>
          <w:b/>
          <w:sz w:val="24"/>
          <w:szCs w:val="24"/>
          <w:rPrChange w:id="1492" w:author="Tre" w:date="2012-11-19T09:04:00Z">
            <w:rPr>
              <w:ins w:id="1493" w:author="Tre" w:date="2012-11-16T11:30:00Z"/>
              <w:b/>
            </w:rPr>
          </w:rPrChange>
        </w:rPr>
      </w:pPr>
      <w:ins w:id="1494" w:author="Tre" w:date="2012-11-16T11:30:00Z">
        <w:r w:rsidRPr="00EE27B1">
          <w:rPr>
            <w:b/>
            <w:sz w:val="24"/>
            <w:szCs w:val="24"/>
            <w:rPrChange w:id="1495" w:author="Tre" w:date="2012-11-19T09:04:00Z">
              <w:rPr>
                <w:b/>
                <w:color w:val="0000FF"/>
                <w:u w:val="single"/>
              </w:rPr>
            </w:rPrChange>
          </w:rPr>
          <w:t xml:space="preserve">Description - </w:t>
        </w:r>
        <w:r w:rsidRPr="00EE27B1">
          <w:rPr>
            <w:i/>
            <w:sz w:val="24"/>
            <w:szCs w:val="24"/>
            <w:rPrChange w:id="1496" w:author="Tre" w:date="2012-11-19T09:04:00Z">
              <w:rPr>
                <w:i/>
                <w:color w:val="0000FF"/>
                <w:u w:val="single"/>
              </w:rPr>
            </w:rPrChange>
          </w:rPr>
          <w:fldChar w:fldCharType="begin"/>
        </w:r>
        <w:r w:rsidRPr="00EE27B1">
          <w:rPr>
            <w:i/>
            <w:sz w:val="24"/>
            <w:szCs w:val="24"/>
            <w:rPrChange w:id="1497" w:author="Tre" w:date="2012-11-19T09:04:00Z">
              <w:rPr>
                <w:i/>
                <w:color w:val="0000FF"/>
                <w:u w:val="single"/>
              </w:rPr>
            </w:rPrChange>
          </w:rPr>
          <w:instrText xml:space="preserve"> MERGEFIELD "Description" </w:instrText>
        </w:r>
        <w:r w:rsidRPr="00EE27B1">
          <w:rPr>
            <w:i/>
            <w:sz w:val="24"/>
            <w:szCs w:val="24"/>
            <w:rPrChange w:id="1498" w:author="Tre" w:date="2012-11-19T09:04:00Z">
              <w:rPr>
                <w:i/>
                <w:color w:val="0000FF"/>
                <w:u w:val="single"/>
              </w:rPr>
            </w:rPrChange>
          </w:rPr>
          <w:fldChar w:fldCharType="separate"/>
        </w:r>
        <w:r w:rsidRPr="00EE27B1">
          <w:rPr>
            <w:i/>
            <w:noProof/>
            <w:sz w:val="24"/>
            <w:szCs w:val="24"/>
            <w:rPrChange w:id="1499" w:author="Tre" w:date="2012-11-19T09:04:00Z">
              <w:rPr>
                <w:i/>
                <w:noProof/>
                <w:color w:val="0000FF"/>
                <w:u w:val="single"/>
              </w:rPr>
            </w:rPrChange>
          </w:rPr>
          <w:t>Controlling anything mechanized with remote access controls. Vehicles can have remotes, sentinel frames can be augmented (when not occupied by an A.I.) to have remote control capability also. Must have the skills for the vehicle type that is being piloted.</w:t>
        </w:r>
        <w:r w:rsidRPr="00EE27B1">
          <w:rPr>
            <w:i/>
            <w:sz w:val="24"/>
            <w:szCs w:val="24"/>
            <w:rPrChange w:id="1500" w:author="Tre" w:date="2012-11-19T09:04:00Z">
              <w:rPr>
                <w:i/>
                <w:color w:val="0000FF"/>
                <w:u w:val="single"/>
              </w:rPr>
            </w:rPrChange>
          </w:rPr>
          <w:fldChar w:fldCharType="end"/>
        </w:r>
        <w:r w:rsidRPr="00EE27B1">
          <w:rPr>
            <w:b/>
            <w:sz w:val="24"/>
            <w:szCs w:val="24"/>
            <w:rPrChange w:id="1501" w:author="Tre" w:date="2012-11-19T09:04:00Z">
              <w:rPr>
                <w:b/>
                <w:color w:val="0000FF"/>
                <w:u w:val="single"/>
              </w:rPr>
            </w:rPrChange>
          </w:rPr>
          <w:t xml:space="preserve"> </w:t>
        </w:r>
        <w:r w:rsidRPr="00EE27B1">
          <w:rPr>
            <w:b/>
            <w:sz w:val="24"/>
            <w:szCs w:val="24"/>
            <w:rPrChange w:id="1502" w:author="Tre" w:date="2012-11-19T09:04:00Z">
              <w:rPr>
                <w:b/>
                <w:color w:val="0000FF"/>
                <w:u w:val="single"/>
              </w:rPr>
            </w:rPrChange>
          </w:rPr>
          <w:fldChar w:fldCharType="begin"/>
        </w:r>
        <w:r w:rsidRPr="00EE27B1">
          <w:rPr>
            <w:b/>
            <w:sz w:val="24"/>
            <w:szCs w:val="24"/>
            <w:rPrChange w:id="1503" w:author="Tre" w:date="2012-11-19T09:04:00Z">
              <w:rPr>
                <w:b/>
                <w:color w:val="0000FF"/>
                <w:u w:val="single"/>
              </w:rPr>
            </w:rPrChange>
          </w:rPr>
          <w:instrText xml:space="preserve"> NEXT  \* MERGEFORMAT </w:instrText>
        </w:r>
        <w:r w:rsidRPr="00EE27B1">
          <w:rPr>
            <w:b/>
            <w:sz w:val="24"/>
            <w:szCs w:val="24"/>
            <w:rPrChange w:id="1504" w:author="Tre" w:date="2012-11-19T09:04:00Z">
              <w:rPr>
                <w:b/>
                <w:color w:val="0000FF"/>
                <w:u w:val="single"/>
              </w:rPr>
            </w:rPrChange>
          </w:rPr>
          <w:fldChar w:fldCharType="end"/>
        </w:r>
      </w:ins>
    </w:p>
    <w:p w:rsidR="00C606DA" w:rsidRPr="00C91AA7" w:rsidRDefault="00C606DA" w:rsidP="00C606DA">
      <w:pPr>
        <w:pStyle w:val="MatrixSuperfluous"/>
        <w:rPr>
          <w:ins w:id="1505" w:author="Tre" w:date="2012-11-16T11:30:00Z"/>
          <w:b/>
          <w:sz w:val="24"/>
          <w:szCs w:val="24"/>
          <w:rPrChange w:id="1506" w:author="Tre" w:date="2012-11-19T09:04:00Z">
            <w:rPr>
              <w:ins w:id="1507" w:author="Tre" w:date="2012-11-16T11:30:00Z"/>
              <w:b/>
            </w:rPr>
          </w:rPrChange>
        </w:rPr>
      </w:pPr>
    </w:p>
    <w:p w:rsidR="00C606DA" w:rsidRPr="00C91AA7" w:rsidRDefault="00EE27B1" w:rsidP="00C606DA">
      <w:pPr>
        <w:pStyle w:val="MatrixSuperfluous"/>
        <w:rPr>
          <w:ins w:id="1508" w:author="Tre" w:date="2012-11-16T11:30:00Z"/>
          <w:i/>
          <w:sz w:val="24"/>
          <w:szCs w:val="24"/>
          <w:rPrChange w:id="1509" w:author="Tre" w:date="2012-11-19T09:04:00Z">
            <w:rPr>
              <w:ins w:id="1510" w:author="Tre" w:date="2012-11-16T11:30:00Z"/>
              <w:i/>
            </w:rPr>
          </w:rPrChange>
        </w:rPr>
      </w:pPr>
      <w:ins w:id="1511" w:author="Tre" w:date="2012-11-16T11:30:00Z">
        <w:r w:rsidRPr="00EE27B1">
          <w:rPr>
            <w:b/>
            <w:sz w:val="24"/>
            <w:szCs w:val="24"/>
            <w:rPrChange w:id="1512" w:author="Tre" w:date="2012-11-19T09:04:00Z">
              <w:rPr>
                <w:b/>
                <w:color w:val="0000FF"/>
                <w:u w:val="single"/>
              </w:rPr>
            </w:rPrChange>
          </w:rPr>
          <w:fldChar w:fldCharType="begin"/>
        </w:r>
        <w:r w:rsidRPr="00EE27B1">
          <w:rPr>
            <w:b/>
            <w:sz w:val="24"/>
            <w:szCs w:val="24"/>
            <w:rPrChange w:id="1513" w:author="Tre" w:date="2012-11-19T09:04:00Z">
              <w:rPr>
                <w:b/>
                <w:color w:val="0000FF"/>
                <w:u w:val="single"/>
              </w:rPr>
            </w:rPrChange>
          </w:rPr>
          <w:instrText xml:space="preserve"> MERGEFIELD Skill </w:instrText>
        </w:r>
        <w:r w:rsidRPr="00EE27B1">
          <w:rPr>
            <w:b/>
            <w:sz w:val="24"/>
            <w:szCs w:val="24"/>
            <w:rPrChange w:id="1514" w:author="Tre" w:date="2012-11-19T09:04:00Z">
              <w:rPr>
                <w:b/>
                <w:color w:val="0000FF"/>
                <w:u w:val="single"/>
              </w:rPr>
            </w:rPrChange>
          </w:rPr>
          <w:fldChar w:fldCharType="separate"/>
        </w:r>
        <w:r w:rsidRPr="00EE27B1">
          <w:rPr>
            <w:b/>
            <w:noProof/>
            <w:sz w:val="24"/>
            <w:szCs w:val="24"/>
            <w:rPrChange w:id="1515" w:author="Tre" w:date="2012-11-19T09:04:00Z">
              <w:rPr>
                <w:b/>
                <w:noProof/>
                <w:color w:val="0000FF"/>
                <w:u w:val="single"/>
              </w:rPr>
            </w:rPrChange>
          </w:rPr>
          <w:t>Snooping</w:t>
        </w:r>
        <w:r w:rsidRPr="00EE27B1">
          <w:rPr>
            <w:b/>
            <w:sz w:val="24"/>
            <w:szCs w:val="24"/>
            <w:rPrChange w:id="1516" w:author="Tre" w:date="2012-11-19T09:04:00Z">
              <w:rPr>
                <w:b/>
                <w:color w:val="0000FF"/>
                <w:u w:val="single"/>
              </w:rPr>
            </w:rPrChange>
          </w:rPr>
          <w:fldChar w:fldCharType="end"/>
        </w:r>
        <w:r w:rsidRPr="00EE27B1">
          <w:rPr>
            <w:i/>
            <w:sz w:val="24"/>
            <w:szCs w:val="24"/>
            <w:rPrChange w:id="1517" w:author="Tre" w:date="2012-11-19T09:04:00Z">
              <w:rPr>
                <w:i/>
                <w:color w:val="0000FF"/>
                <w:u w:val="single"/>
              </w:rPr>
            </w:rPrChange>
          </w:rPr>
          <w:t xml:space="preserve"> - </w:t>
        </w:r>
        <w:r w:rsidRPr="00EE27B1">
          <w:rPr>
            <w:sz w:val="24"/>
            <w:szCs w:val="24"/>
            <w:rPrChange w:id="1518" w:author="Tre" w:date="2012-11-19T09:04:00Z">
              <w:rPr>
                <w:color w:val="0000FF"/>
                <w:u w:val="single"/>
              </w:rPr>
            </w:rPrChange>
          </w:rPr>
          <w:t>[</w:t>
        </w:r>
        <w:r w:rsidRPr="00EE27B1">
          <w:rPr>
            <w:sz w:val="24"/>
            <w:szCs w:val="24"/>
            <w:rPrChange w:id="1519" w:author="Tre" w:date="2012-11-19T09:04:00Z">
              <w:rPr>
                <w:color w:val="0000FF"/>
                <w:u w:val="single"/>
              </w:rPr>
            </w:rPrChange>
          </w:rPr>
          <w:fldChar w:fldCharType="begin"/>
        </w:r>
        <w:r w:rsidRPr="00EE27B1">
          <w:rPr>
            <w:sz w:val="24"/>
            <w:szCs w:val="24"/>
            <w:rPrChange w:id="1520" w:author="Tre" w:date="2012-11-19T09:04:00Z">
              <w:rPr>
                <w:color w:val="0000FF"/>
                <w:u w:val="single"/>
              </w:rPr>
            </w:rPrChange>
          </w:rPr>
          <w:instrText xml:space="preserve"> MERGEFIELD Default_Attribute </w:instrText>
        </w:r>
        <w:r w:rsidRPr="00EE27B1">
          <w:rPr>
            <w:sz w:val="24"/>
            <w:szCs w:val="24"/>
            <w:rPrChange w:id="1521" w:author="Tre" w:date="2012-11-19T09:04:00Z">
              <w:rPr>
                <w:color w:val="0000FF"/>
                <w:u w:val="single"/>
              </w:rPr>
            </w:rPrChange>
          </w:rPr>
          <w:fldChar w:fldCharType="separate"/>
        </w:r>
        <w:r w:rsidRPr="00EE27B1">
          <w:rPr>
            <w:noProof/>
            <w:sz w:val="24"/>
            <w:szCs w:val="24"/>
            <w:rPrChange w:id="1522" w:author="Tre" w:date="2012-11-19T09:04:00Z">
              <w:rPr>
                <w:noProof/>
                <w:color w:val="0000FF"/>
                <w:u w:val="single"/>
              </w:rPr>
            </w:rPrChange>
          </w:rPr>
          <w:t>Common Sense</w:t>
        </w:r>
        <w:r w:rsidRPr="00EE27B1">
          <w:rPr>
            <w:sz w:val="24"/>
            <w:szCs w:val="24"/>
            <w:rPrChange w:id="1523" w:author="Tre" w:date="2012-11-19T09:04:00Z">
              <w:rPr>
                <w:color w:val="0000FF"/>
                <w:u w:val="single"/>
              </w:rPr>
            </w:rPrChange>
          </w:rPr>
          <w:fldChar w:fldCharType="end"/>
        </w:r>
        <w:r w:rsidRPr="00EE27B1">
          <w:rPr>
            <w:sz w:val="24"/>
            <w:szCs w:val="24"/>
            <w:rPrChange w:id="1524" w:author="Tre" w:date="2012-11-19T09:04:00Z">
              <w:rPr>
                <w:color w:val="0000FF"/>
                <w:u w:val="single"/>
              </w:rPr>
            </w:rPrChange>
          </w:rPr>
          <w:t>]</w:t>
        </w:r>
      </w:ins>
    </w:p>
    <w:p w:rsidR="00C606DA" w:rsidRPr="00C91AA7" w:rsidRDefault="00EE27B1" w:rsidP="00C606DA">
      <w:pPr>
        <w:pStyle w:val="MatrixSuperfluous"/>
        <w:rPr>
          <w:ins w:id="1525" w:author="Tre" w:date="2012-11-16T11:30:00Z"/>
          <w:b/>
          <w:sz w:val="24"/>
          <w:szCs w:val="24"/>
          <w:rPrChange w:id="1526" w:author="Tre" w:date="2012-11-19T09:04:00Z">
            <w:rPr>
              <w:ins w:id="1527" w:author="Tre" w:date="2012-11-16T11:30:00Z"/>
              <w:b/>
            </w:rPr>
          </w:rPrChange>
        </w:rPr>
      </w:pPr>
      <w:ins w:id="1528" w:author="Tre" w:date="2012-11-16T11:30:00Z">
        <w:r w:rsidRPr="00EE27B1">
          <w:rPr>
            <w:b/>
            <w:sz w:val="24"/>
            <w:szCs w:val="24"/>
            <w:rPrChange w:id="1529" w:author="Tre" w:date="2012-11-19T09:04:00Z">
              <w:rPr>
                <w:b/>
                <w:color w:val="0000FF"/>
                <w:u w:val="single"/>
              </w:rPr>
            </w:rPrChange>
          </w:rPr>
          <w:t xml:space="preserve">Description - </w:t>
        </w:r>
        <w:r w:rsidRPr="00EE27B1">
          <w:rPr>
            <w:i/>
            <w:sz w:val="24"/>
            <w:szCs w:val="24"/>
            <w:rPrChange w:id="1530" w:author="Tre" w:date="2012-11-19T09:04:00Z">
              <w:rPr>
                <w:i/>
                <w:color w:val="0000FF"/>
                <w:u w:val="single"/>
              </w:rPr>
            </w:rPrChange>
          </w:rPr>
          <w:fldChar w:fldCharType="begin"/>
        </w:r>
        <w:r w:rsidRPr="00EE27B1">
          <w:rPr>
            <w:i/>
            <w:sz w:val="24"/>
            <w:szCs w:val="24"/>
            <w:rPrChange w:id="1531" w:author="Tre" w:date="2012-11-19T09:04:00Z">
              <w:rPr>
                <w:i/>
                <w:color w:val="0000FF"/>
                <w:u w:val="single"/>
              </w:rPr>
            </w:rPrChange>
          </w:rPr>
          <w:instrText xml:space="preserve"> MERGEFIELD "Description" </w:instrText>
        </w:r>
        <w:r w:rsidRPr="00EE27B1">
          <w:rPr>
            <w:i/>
            <w:sz w:val="24"/>
            <w:szCs w:val="24"/>
            <w:rPrChange w:id="1532" w:author="Tre" w:date="2012-11-19T09:04:00Z">
              <w:rPr>
                <w:i/>
                <w:color w:val="0000FF"/>
                <w:u w:val="single"/>
              </w:rPr>
            </w:rPrChange>
          </w:rPr>
          <w:fldChar w:fldCharType="separate"/>
        </w:r>
        <w:r w:rsidRPr="00EE27B1">
          <w:rPr>
            <w:i/>
            <w:noProof/>
            <w:sz w:val="24"/>
            <w:szCs w:val="24"/>
            <w:rPrChange w:id="1533" w:author="Tre" w:date="2012-11-19T09:04:00Z">
              <w:rPr>
                <w:i/>
                <w:noProof/>
                <w:color w:val="0000FF"/>
                <w:u w:val="single"/>
              </w:rPr>
            </w:rPrChange>
          </w:rPr>
          <w:t>Knowledge of how to set up bugging devices, detect hidden microphones, video cameras, etc.</w:t>
        </w:r>
        <w:r w:rsidRPr="00EE27B1">
          <w:rPr>
            <w:i/>
            <w:sz w:val="24"/>
            <w:szCs w:val="24"/>
            <w:rPrChange w:id="1534" w:author="Tre" w:date="2012-11-19T09:04:00Z">
              <w:rPr>
                <w:i/>
                <w:color w:val="0000FF"/>
                <w:u w:val="single"/>
              </w:rPr>
            </w:rPrChange>
          </w:rPr>
          <w:fldChar w:fldCharType="end"/>
        </w:r>
        <w:r w:rsidRPr="00EE27B1">
          <w:rPr>
            <w:b/>
            <w:sz w:val="24"/>
            <w:szCs w:val="24"/>
            <w:rPrChange w:id="1535" w:author="Tre" w:date="2012-11-19T09:04:00Z">
              <w:rPr>
                <w:b/>
                <w:color w:val="0000FF"/>
                <w:u w:val="single"/>
              </w:rPr>
            </w:rPrChange>
          </w:rPr>
          <w:t xml:space="preserve"> </w:t>
        </w:r>
        <w:r w:rsidRPr="00EE27B1">
          <w:rPr>
            <w:b/>
            <w:sz w:val="24"/>
            <w:szCs w:val="24"/>
            <w:rPrChange w:id="1536" w:author="Tre" w:date="2012-11-19T09:04:00Z">
              <w:rPr>
                <w:b/>
                <w:color w:val="0000FF"/>
                <w:u w:val="single"/>
              </w:rPr>
            </w:rPrChange>
          </w:rPr>
          <w:fldChar w:fldCharType="begin"/>
        </w:r>
        <w:r w:rsidRPr="00EE27B1">
          <w:rPr>
            <w:b/>
            <w:sz w:val="24"/>
            <w:szCs w:val="24"/>
            <w:rPrChange w:id="1537" w:author="Tre" w:date="2012-11-19T09:04:00Z">
              <w:rPr>
                <w:b/>
                <w:color w:val="0000FF"/>
                <w:u w:val="single"/>
              </w:rPr>
            </w:rPrChange>
          </w:rPr>
          <w:instrText xml:space="preserve"> NEXT  \* MERGEFORMAT </w:instrText>
        </w:r>
        <w:r w:rsidRPr="00EE27B1">
          <w:rPr>
            <w:b/>
            <w:sz w:val="24"/>
            <w:szCs w:val="24"/>
            <w:rPrChange w:id="1538" w:author="Tre" w:date="2012-11-19T09:04:00Z">
              <w:rPr>
                <w:b/>
                <w:color w:val="0000FF"/>
                <w:u w:val="single"/>
              </w:rPr>
            </w:rPrChange>
          </w:rPr>
          <w:fldChar w:fldCharType="end"/>
        </w:r>
      </w:ins>
    </w:p>
    <w:p w:rsidR="00C606DA" w:rsidRPr="00C91AA7" w:rsidRDefault="00C606DA" w:rsidP="00C606DA">
      <w:pPr>
        <w:pStyle w:val="MatrixSuperfluous"/>
        <w:rPr>
          <w:ins w:id="1539" w:author="Tre" w:date="2012-11-16T11:30:00Z"/>
          <w:b/>
          <w:sz w:val="24"/>
          <w:szCs w:val="24"/>
          <w:rPrChange w:id="1540" w:author="Tre" w:date="2012-11-19T09:04:00Z">
            <w:rPr>
              <w:ins w:id="1541" w:author="Tre" w:date="2012-11-16T11:30:00Z"/>
              <w:b/>
            </w:rPr>
          </w:rPrChange>
        </w:rPr>
      </w:pPr>
    </w:p>
    <w:p w:rsidR="00C606DA" w:rsidRPr="00C91AA7" w:rsidRDefault="00EE27B1" w:rsidP="00C606DA">
      <w:pPr>
        <w:pStyle w:val="MatrixSuperfluous"/>
        <w:rPr>
          <w:ins w:id="1542" w:author="Tre" w:date="2012-11-16T11:30:00Z"/>
          <w:i/>
          <w:sz w:val="24"/>
          <w:szCs w:val="24"/>
          <w:rPrChange w:id="1543" w:author="Tre" w:date="2012-11-19T09:04:00Z">
            <w:rPr>
              <w:ins w:id="1544" w:author="Tre" w:date="2012-11-16T11:30:00Z"/>
              <w:i/>
            </w:rPr>
          </w:rPrChange>
        </w:rPr>
      </w:pPr>
      <w:ins w:id="1545" w:author="Tre" w:date="2012-11-16T11:30:00Z">
        <w:r w:rsidRPr="00EE27B1">
          <w:rPr>
            <w:b/>
            <w:sz w:val="24"/>
            <w:szCs w:val="24"/>
            <w:rPrChange w:id="1546" w:author="Tre" w:date="2012-11-19T09:04:00Z">
              <w:rPr>
                <w:b/>
                <w:color w:val="0000FF"/>
                <w:u w:val="single"/>
              </w:rPr>
            </w:rPrChange>
          </w:rPr>
          <w:fldChar w:fldCharType="begin"/>
        </w:r>
        <w:r w:rsidRPr="00EE27B1">
          <w:rPr>
            <w:b/>
            <w:sz w:val="24"/>
            <w:szCs w:val="24"/>
            <w:rPrChange w:id="1547" w:author="Tre" w:date="2012-11-19T09:04:00Z">
              <w:rPr>
                <w:b/>
                <w:color w:val="0000FF"/>
                <w:u w:val="single"/>
              </w:rPr>
            </w:rPrChange>
          </w:rPr>
          <w:instrText xml:space="preserve"> MERGEFIELD Skill </w:instrText>
        </w:r>
        <w:r w:rsidRPr="00EE27B1">
          <w:rPr>
            <w:b/>
            <w:sz w:val="24"/>
            <w:szCs w:val="24"/>
            <w:rPrChange w:id="1548" w:author="Tre" w:date="2012-11-19T09:04:00Z">
              <w:rPr>
                <w:b/>
                <w:color w:val="0000FF"/>
                <w:u w:val="single"/>
              </w:rPr>
            </w:rPrChange>
          </w:rPr>
          <w:fldChar w:fldCharType="separate"/>
        </w:r>
        <w:r w:rsidRPr="00EE27B1">
          <w:rPr>
            <w:b/>
            <w:noProof/>
            <w:sz w:val="24"/>
            <w:szCs w:val="24"/>
            <w:rPrChange w:id="1549" w:author="Tre" w:date="2012-11-19T09:04:00Z">
              <w:rPr>
                <w:b/>
                <w:noProof/>
                <w:color w:val="0000FF"/>
                <w:u w:val="single"/>
              </w:rPr>
            </w:rPrChange>
          </w:rPr>
          <w:t>Stalk</w:t>
        </w:r>
        <w:r w:rsidRPr="00EE27B1">
          <w:rPr>
            <w:b/>
            <w:sz w:val="24"/>
            <w:szCs w:val="24"/>
            <w:rPrChange w:id="1550" w:author="Tre" w:date="2012-11-19T09:04:00Z">
              <w:rPr>
                <w:b/>
                <w:color w:val="0000FF"/>
                <w:u w:val="single"/>
              </w:rPr>
            </w:rPrChange>
          </w:rPr>
          <w:fldChar w:fldCharType="end"/>
        </w:r>
        <w:r w:rsidRPr="00EE27B1">
          <w:rPr>
            <w:i/>
            <w:sz w:val="24"/>
            <w:szCs w:val="24"/>
            <w:rPrChange w:id="1551" w:author="Tre" w:date="2012-11-19T09:04:00Z">
              <w:rPr>
                <w:i/>
                <w:color w:val="0000FF"/>
                <w:u w:val="single"/>
              </w:rPr>
            </w:rPrChange>
          </w:rPr>
          <w:t xml:space="preserve"> - </w:t>
        </w:r>
        <w:r w:rsidRPr="00EE27B1">
          <w:rPr>
            <w:sz w:val="24"/>
            <w:szCs w:val="24"/>
            <w:rPrChange w:id="1552" w:author="Tre" w:date="2012-11-19T09:04:00Z">
              <w:rPr>
                <w:color w:val="0000FF"/>
                <w:u w:val="single"/>
              </w:rPr>
            </w:rPrChange>
          </w:rPr>
          <w:t>[</w:t>
        </w:r>
        <w:r w:rsidRPr="00EE27B1">
          <w:rPr>
            <w:sz w:val="24"/>
            <w:szCs w:val="24"/>
            <w:rPrChange w:id="1553" w:author="Tre" w:date="2012-11-19T09:04:00Z">
              <w:rPr>
                <w:color w:val="0000FF"/>
                <w:u w:val="single"/>
              </w:rPr>
            </w:rPrChange>
          </w:rPr>
          <w:fldChar w:fldCharType="begin"/>
        </w:r>
        <w:r w:rsidRPr="00EE27B1">
          <w:rPr>
            <w:sz w:val="24"/>
            <w:szCs w:val="24"/>
            <w:rPrChange w:id="1554" w:author="Tre" w:date="2012-11-19T09:04:00Z">
              <w:rPr>
                <w:color w:val="0000FF"/>
                <w:u w:val="single"/>
              </w:rPr>
            </w:rPrChange>
          </w:rPr>
          <w:instrText xml:space="preserve"> MERGEFIELD Default_Attribute </w:instrText>
        </w:r>
        <w:r w:rsidRPr="00EE27B1">
          <w:rPr>
            <w:sz w:val="24"/>
            <w:szCs w:val="24"/>
            <w:rPrChange w:id="1555" w:author="Tre" w:date="2012-11-19T09:04:00Z">
              <w:rPr>
                <w:color w:val="0000FF"/>
                <w:u w:val="single"/>
              </w:rPr>
            </w:rPrChange>
          </w:rPr>
          <w:fldChar w:fldCharType="separate"/>
        </w:r>
        <w:r w:rsidRPr="00EE27B1">
          <w:rPr>
            <w:noProof/>
            <w:sz w:val="24"/>
            <w:szCs w:val="24"/>
            <w:rPrChange w:id="1556" w:author="Tre" w:date="2012-11-19T09:04:00Z">
              <w:rPr>
                <w:noProof/>
                <w:color w:val="0000FF"/>
                <w:u w:val="single"/>
              </w:rPr>
            </w:rPrChange>
          </w:rPr>
          <w:t>Common Sense</w:t>
        </w:r>
        <w:r w:rsidRPr="00EE27B1">
          <w:rPr>
            <w:sz w:val="24"/>
            <w:szCs w:val="24"/>
            <w:rPrChange w:id="1557" w:author="Tre" w:date="2012-11-19T09:04:00Z">
              <w:rPr>
                <w:color w:val="0000FF"/>
                <w:u w:val="single"/>
              </w:rPr>
            </w:rPrChange>
          </w:rPr>
          <w:fldChar w:fldCharType="end"/>
        </w:r>
        <w:r w:rsidRPr="00EE27B1">
          <w:rPr>
            <w:sz w:val="24"/>
            <w:szCs w:val="24"/>
            <w:rPrChange w:id="1558" w:author="Tre" w:date="2012-11-19T09:04:00Z">
              <w:rPr>
                <w:color w:val="0000FF"/>
                <w:u w:val="single"/>
              </w:rPr>
            </w:rPrChange>
          </w:rPr>
          <w:t>]</w:t>
        </w:r>
      </w:ins>
    </w:p>
    <w:p w:rsidR="00C606DA" w:rsidRPr="00C91AA7" w:rsidRDefault="00EE27B1" w:rsidP="00C606DA">
      <w:pPr>
        <w:pStyle w:val="MatrixSuperfluous"/>
        <w:rPr>
          <w:ins w:id="1559" w:author="Tre" w:date="2012-11-16T11:30:00Z"/>
          <w:b/>
          <w:sz w:val="24"/>
          <w:szCs w:val="24"/>
          <w:rPrChange w:id="1560" w:author="Tre" w:date="2012-11-19T09:04:00Z">
            <w:rPr>
              <w:ins w:id="1561" w:author="Tre" w:date="2012-11-16T11:30:00Z"/>
              <w:b/>
            </w:rPr>
          </w:rPrChange>
        </w:rPr>
      </w:pPr>
      <w:ins w:id="1562" w:author="Tre" w:date="2012-11-16T11:30:00Z">
        <w:r w:rsidRPr="00EE27B1">
          <w:rPr>
            <w:b/>
            <w:sz w:val="24"/>
            <w:szCs w:val="24"/>
            <w:rPrChange w:id="1563" w:author="Tre" w:date="2012-11-19T09:04:00Z">
              <w:rPr>
                <w:b/>
                <w:color w:val="0000FF"/>
                <w:u w:val="single"/>
              </w:rPr>
            </w:rPrChange>
          </w:rPr>
          <w:lastRenderedPageBreak/>
          <w:t xml:space="preserve">Description - </w:t>
        </w:r>
        <w:r w:rsidRPr="00EE27B1">
          <w:rPr>
            <w:i/>
            <w:sz w:val="24"/>
            <w:szCs w:val="24"/>
            <w:rPrChange w:id="1564" w:author="Tre" w:date="2012-11-19T09:04:00Z">
              <w:rPr>
                <w:i/>
                <w:color w:val="0000FF"/>
                <w:u w:val="single"/>
              </w:rPr>
            </w:rPrChange>
          </w:rPr>
          <w:fldChar w:fldCharType="begin"/>
        </w:r>
        <w:r w:rsidRPr="00EE27B1">
          <w:rPr>
            <w:i/>
            <w:sz w:val="24"/>
            <w:szCs w:val="24"/>
            <w:rPrChange w:id="1565" w:author="Tre" w:date="2012-11-19T09:04:00Z">
              <w:rPr>
                <w:i/>
                <w:color w:val="0000FF"/>
                <w:u w:val="single"/>
              </w:rPr>
            </w:rPrChange>
          </w:rPr>
          <w:instrText xml:space="preserve"> MERGEFIELD "Description" </w:instrText>
        </w:r>
        <w:r w:rsidRPr="00EE27B1">
          <w:rPr>
            <w:i/>
            <w:sz w:val="24"/>
            <w:szCs w:val="24"/>
            <w:rPrChange w:id="1566" w:author="Tre" w:date="2012-11-19T09:04:00Z">
              <w:rPr>
                <w:i/>
                <w:color w:val="0000FF"/>
                <w:u w:val="single"/>
              </w:rPr>
            </w:rPrChange>
          </w:rPr>
          <w:fldChar w:fldCharType="separate"/>
        </w:r>
        <w:r w:rsidRPr="00EE27B1">
          <w:rPr>
            <w:i/>
            <w:noProof/>
            <w:sz w:val="24"/>
            <w:szCs w:val="24"/>
            <w:rPrChange w:id="1567" w:author="Tre" w:date="2012-11-19T09:04:00Z">
              <w:rPr>
                <w:i/>
                <w:noProof/>
                <w:color w:val="0000FF"/>
                <w:u w:val="single"/>
              </w:rPr>
            </w:rPrChange>
          </w:rPr>
          <w:t>To follow someone unnoticed, shadowing.</w:t>
        </w:r>
        <w:r w:rsidRPr="00EE27B1">
          <w:rPr>
            <w:i/>
            <w:sz w:val="24"/>
            <w:szCs w:val="24"/>
            <w:rPrChange w:id="1568" w:author="Tre" w:date="2012-11-19T09:04:00Z">
              <w:rPr>
                <w:i/>
                <w:color w:val="0000FF"/>
                <w:u w:val="single"/>
              </w:rPr>
            </w:rPrChange>
          </w:rPr>
          <w:fldChar w:fldCharType="end"/>
        </w:r>
        <w:r w:rsidRPr="00EE27B1">
          <w:rPr>
            <w:b/>
            <w:sz w:val="24"/>
            <w:szCs w:val="24"/>
            <w:rPrChange w:id="1569" w:author="Tre" w:date="2012-11-19T09:04:00Z">
              <w:rPr>
                <w:b/>
                <w:color w:val="0000FF"/>
                <w:u w:val="single"/>
              </w:rPr>
            </w:rPrChange>
          </w:rPr>
          <w:t xml:space="preserve"> </w:t>
        </w:r>
        <w:r w:rsidRPr="00EE27B1">
          <w:rPr>
            <w:b/>
            <w:sz w:val="24"/>
            <w:szCs w:val="24"/>
            <w:rPrChange w:id="1570" w:author="Tre" w:date="2012-11-19T09:04:00Z">
              <w:rPr>
                <w:b/>
                <w:color w:val="0000FF"/>
                <w:u w:val="single"/>
              </w:rPr>
            </w:rPrChange>
          </w:rPr>
          <w:fldChar w:fldCharType="begin"/>
        </w:r>
        <w:r w:rsidRPr="00EE27B1">
          <w:rPr>
            <w:b/>
            <w:sz w:val="24"/>
            <w:szCs w:val="24"/>
            <w:rPrChange w:id="1571" w:author="Tre" w:date="2012-11-19T09:04:00Z">
              <w:rPr>
                <w:b/>
                <w:color w:val="0000FF"/>
                <w:u w:val="single"/>
              </w:rPr>
            </w:rPrChange>
          </w:rPr>
          <w:instrText xml:space="preserve"> NEXT  \* MERGEFORMAT </w:instrText>
        </w:r>
        <w:r w:rsidRPr="00EE27B1">
          <w:rPr>
            <w:b/>
            <w:sz w:val="24"/>
            <w:szCs w:val="24"/>
            <w:rPrChange w:id="1572" w:author="Tre" w:date="2012-11-19T09:04:00Z">
              <w:rPr>
                <w:b/>
                <w:color w:val="0000FF"/>
                <w:u w:val="single"/>
              </w:rPr>
            </w:rPrChange>
          </w:rPr>
          <w:fldChar w:fldCharType="end"/>
        </w:r>
      </w:ins>
    </w:p>
    <w:p w:rsidR="00C606DA" w:rsidRPr="00C91AA7" w:rsidRDefault="00C606DA" w:rsidP="00C606DA">
      <w:pPr>
        <w:pStyle w:val="MatrixSuperfluous"/>
        <w:rPr>
          <w:ins w:id="1573" w:author="Tre" w:date="2012-11-16T11:30:00Z"/>
          <w:b/>
          <w:sz w:val="24"/>
          <w:szCs w:val="24"/>
          <w:rPrChange w:id="1574" w:author="Tre" w:date="2012-11-19T09:04:00Z">
            <w:rPr>
              <w:ins w:id="1575" w:author="Tre" w:date="2012-11-16T11:30:00Z"/>
              <w:b/>
            </w:rPr>
          </w:rPrChange>
        </w:rPr>
      </w:pPr>
    </w:p>
    <w:p w:rsidR="00C606DA" w:rsidRPr="00C91AA7" w:rsidRDefault="00EE27B1" w:rsidP="00C606DA">
      <w:pPr>
        <w:pStyle w:val="MatrixSuperfluous"/>
        <w:rPr>
          <w:ins w:id="1576" w:author="Tre" w:date="2012-11-16T11:30:00Z"/>
          <w:i/>
          <w:sz w:val="24"/>
          <w:szCs w:val="24"/>
          <w:rPrChange w:id="1577" w:author="Tre" w:date="2012-11-19T09:04:00Z">
            <w:rPr>
              <w:ins w:id="1578" w:author="Tre" w:date="2012-11-16T11:30:00Z"/>
              <w:i/>
            </w:rPr>
          </w:rPrChange>
        </w:rPr>
      </w:pPr>
      <w:ins w:id="1579" w:author="Tre" w:date="2012-11-16T11:30:00Z">
        <w:r w:rsidRPr="00EE27B1">
          <w:rPr>
            <w:b/>
            <w:sz w:val="24"/>
            <w:szCs w:val="24"/>
            <w:rPrChange w:id="1580" w:author="Tre" w:date="2012-11-19T09:04:00Z">
              <w:rPr>
                <w:b/>
                <w:color w:val="0000FF"/>
                <w:u w:val="single"/>
              </w:rPr>
            </w:rPrChange>
          </w:rPr>
          <w:fldChar w:fldCharType="begin"/>
        </w:r>
        <w:r w:rsidRPr="00EE27B1">
          <w:rPr>
            <w:b/>
            <w:sz w:val="24"/>
            <w:szCs w:val="24"/>
            <w:rPrChange w:id="1581" w:author="Tre" w:date="2012-11-19T09:04:00Z">
              <w:rPr>
                <w:b/>
                <w:color w:val="0000FF"/>
                <w:u w:val="single"/>
              </w:rPr>
            </w:rPrChange>
          </w:rPr>
          <w:instrText xml:space="preserve"> MERGEFIELD Skill </w:instrText>
        </w:r>
        <w:r w:rsidRPr="00EE27B1">
          <w:rPr>
            <w:b/>
            <w:sz w:val="24"/>
            <w:szCs w:val="24"/>
            <w:rPrChange w:id="1582" w:author="Tre" w:date="2012-11-19T09:04:00Z">
              <w:rPr>
                <w:b/>
                <w:color w:val="0000FF"/>
                <w:u w:val="single"/>
              </w:rPr>
            </w:rPrChange>
          </w:rPr>
          <w:fldChar w:fldCharType="separate"/>
        </w:r>
        <w:r w:rsidRPr="00EE27B1">
          <w:rPr>
            <w:b/>
            <w:noProof/>
            <w:sz w:val="24"/>
            <w:szCs w:val="24"/>
            <w:rPrChange w:id="1583" w:author="Tre" w:date="2012-11-19T09:04:00Z">
              <w:rPr>
                <w:b/>
                <w:noProof/>
                <w:color w:val="0000FF"/>
                <w:u w:val="single"/>
              </w:rPr>
            </w:rPrChange>
          </w:rPr>
          <w:t>Stealth</w:t>
        </w:r>
        <w:r w:rsidRPr="00EE27B1">
          <w:rPr>
            <w:b/>
            <w:sz w:val="24"/>
            <w:szCs w:val="24"/>
            <w:rPrChange w:id="1584" w:author="Tre" w:date="2012-11-19T09:04:00Z">
              <w:rPr>
                <w:b/>
                <w:color w:val="0000FF"/>
                <w:u w:val="single"/>
              </w:rPr>
            </w:rPrChange>
          </w:rPr>
          <w:fldChar w:fldCharType="end"/>
        </w:r>
        <w:r w:rsidRPr="00EE27B1">
          <w:rPr>
            <w:i/>
            <w:sz w:val="24"/>
            <w:szCs w:val="24"/>
            <w:rPrChange w:id="1585" w:author="Tre" w:date="2012-11-19T09:04:00Z">
              <w:rPr>
                <w:i/>
                <w:color w:val="0000FF"/>
                <w:u w:val="single"/>
              </w:rPr>
            </w:rPrChange>
          </w:rPr>
          <w:t xml:space="preserve"> - </w:t>
        </w:r>
        <w:r w:rsidRPr="00EE27B1">
          <w:rPr>
            <w:sz w:val="24"/>
            <w:szCs w:val="24"/>
            <w:rPrChange w:id="1586" w:author="Tre" w:date="2012-11-19T09:04:00Z">
              <w:rPr>
                <w:color w:val="0000FF"/>
                <w:u w:val="single"/>
              </w:rPr>
            </w:rPrChange>
          </w:rPr>
          <w:t>[</w:t>
        </w:r>
        <w:r w:rsidRPr="00EE27B1">
          <w:rPr>
            <w:sz w:val="24"/>
            <w:szCs w:val="24"/>
            <w:rPrChange w:id="1587" w:author="Tre" w:date="2012-11-19T09:04:00Z">
              <w:rPr>
                <w:color w:val="0000FF"/>
                <w:u w:val="single"/>
              </w:rPr>
            </w:rPrChange>
          </w:rPr>
          <w:fldChar w:fldCharType="begin"/>
        </w:r>
        <w:r w:rsidRPr="00EE27B1">
          <w:rPr>
            <w:sz w:val="24"/>
            <w:szCs w:val="24"/>
            <w:rPrChange w:id="1588" w:author="Tre" w:date="2012-11-19T09:04:00Z">
              <w:rPr>
                <w:color w:val="0000FF"/>
                <w:u w:val="single"/>
              </w:rPr>
            </w:rPrChange>
          </w:rPr>
          <w:instrText xml:space="preserve"> MERGEFIELD Default_Attribute </w:instrText>
        </w:r>
        <w:r w:rsidRPr="00EE27B1">
          <w:rPr>
            <w:sz w:val="24"/>
            <w:szCs w:val="24"/>
            <w:rPrChange w:id="1589" w:author="Tre" w:date="2012-11-19T09:04:00Z">
              <w:rPr>
                <w:color w:val="0000FF"/>
                <w:u w:val="single"/>
              </w:rPr>
            </w:rPrChange>
          </w:rPr>
          <w:fldChar w:fldCharType="separate"/>
        </w:r>
        <w:r w:rsidRPr="00EE27B1">
          <w:rPr>
            <w:noProof/>
            <w:sz w:val="24"/>
            <w:szCs w:val="24"/>
            <w:rPrChange w:id="1590" w:author="Tre" w:date="2012-11-19T09:04:00Z">
              <w:rPr>
                <w:noProof/>
                <w:color w:val="0000FF"/>
                <w:u w:val="single"/>
              </w:rPr>
            </w:rPrChange>
          </w:rPr>
          <w:t>Common Sense</w:t>
        </w:r>
        <w:r w:rsidRPr="00EE27B1">
          <w:rPr>
            <w:sz w:val="24"/>
            <w:szCs w:val="24"/>
            <w:rPrChange w:id="1591" w:author="Tre" w:date="2012-11-19T09:04:00Z">
              <w:rPr>
                <w:color w:val="0000FF"/>
                <w:u w:val="single"/>
              </w:rPr>
            </w:rPrChange>
          </w:rPr>
          <w:fldChar w:fldCharType="end"/>
        </w:r>
        <w:r w:rsidRPr="00EE27B1">
          <w:rPr>
            <w:sz w:val="24"/>
            <w:szCs w:val="24"/>
            <w:rPrChange w:id="1592" w:author="Tre" w:date="2012-11-19T09:04:00Z">
              <w:rPr>
                <w:color w:val="0000FF"/>
                <w:u w:val="single"/>
              </w:rPr>
            </w:rPrChange>
          </w:rPr>
          <w:t>]</w:t>
        </w:r>
      </w:ins>
    </w:p>
    <w:p w:rsidR="00C606DA" w:rsidRPr="00C91AA7" w:rsidRDefault="00EE27B1" w:rsidP="00C606DA">
      <w:pPr>
        <w:pStyle w:val="MatrixSuperfluous"/>
        <w:rPr>
          <w:ins w:id="1593" w:author="Tre" w:date="2012-11-16T11:30:00Z"/>
          <w:b/>
          <w:sz w:val="24"/>
          <w:szCs w:val="24"/>
          <w:rPrChange w:id="1594" w:author="Tre" w:date="2012-11-19T09:04:00Z">
            <w:rPr>
              <w:ins w:id="1595" w:author="Tre" w:date="2012-11-16T11:30:00Z"/>
              <w:b/>
            </w:rPr>
          </w:rPrChange>
        </w:rPr>
      </w:pPr>
      <w:ins w:id="1596" w:author="Tre" w:date="2012-11-16T11:30:00Z">
        <w:r w:rsidRPr="00EE27B1">
          <w:rPr>
            <w:b/>
            <w:sz w:val="24"/>
            <w:szCs w:val="24"/>
            <w:rPrChange w:id="1597" w:author="Tre" w:date="2012-11-19T09:04:00Z">
              <w:rPr>
                <w:b/>
                <w:color w:val="0000FF"/>
                <w:u w:val="single"/>
              </w:rPr>
            </w:rPrChange>
          </w:rPr>
          <w:t xml:space="preserve">Description - </w:t>
        </w:r>
        <w:r w:rsidRPr="00EE27B1">
          <w:rPr>
            <w:i/>
            <w:sz w:val="24"/>
            <w:szCs w:val="24"/>
            <w:rPrChange w:id="1598" w:author="Tre" w:date="2012-11-19T09:04:00Z">
              <w:rPr>
                <w:i/>
                <w:color w:val="0000FF"/>
                <w:u w:val="single"/>
              </w:rPr>
            </w:rPrChange>
          </w:rPr>
          <w:fldChar w:fldCharType="begin"/>
        </w:r>
        <w:r w:rsidRPr="00EE27B1">
          <w:rPr>
            <w:i/>
            <w:sz w:val="24"/>
            <w:szCs w:val="24"/>
            <w:rPrChange w:id="1599" w:author="Tre" w:date="2012-11-19T09:04:00Z">
              <w:rPr>
                <w:i/>
                <w:color w:val="0000FF"/>
                <w:u w:val="single"/>
              </w:rPr>
            </w:rPrChange>
          </w:rPr>
          <w:instrText xml:space="preserve"> MERGEFIELD "Description" </w:instrText>
        </w:r>
        <w:r w:rsidRPr="00EE27B1">
          <w:rPr>
            <w:i/>
            <w:sz w:val="24"/>
            <w:szCs w:val="24"/>
            <w:rPrChange w:id="1600" w:author="Tre" w:date="2012-11-19T09:04:00Z">
              <w:rPr>
                <w:i/>
                <w:color w:val="0000FF"/>
                <w:u w:val="single"/>
              </w:rPr>
            </w:rPrChange>
          </w:rPr>
          <w:fldChar w:fldCharType="separate"/>
        </w:r>
        <w:r w:rsidRPr="00EE27B1">
          <w:rPr>
            <w:i/>
            <w:noProof/>
            <w:sz w:val="24"/>
            <w:szCs w:val="24"/>
            <w:rPrChange w:id="1601" w:author="Tre" w:date="2012-11-19T09:04:00Z">
              <w:rPr>
                <w:i/>
                <w:noProof/>
                <w:color w:val="0000FF"/>
                <w:u w:val="single"/>
              </w:rPr>
            </w:rPrChange>
          </w:rPr>
          <w:t>Knowledge of how not to be detected. General camouflage and silence techniques. Hide while moving.</w:t>
        </w:r>
        <w:r w:rsidRPr="00EE27B1">
          <w:rPr>
            <w:i/>
            <w:sz w:val="24"/>
            <w:szCs w:val="24"/>
            <w:rPrChange w:id="1602" w:author="Tre" w:date="2012-11-19T09:04:00Z">
              <w:rPr>
                <w:i/>
                <w:color w:val="0000FF"/>
                <w:u w:val="single"/>
              </w:rPr>
            </w:rPrChange>
          </w:rPr>
          <w:fldChar w:fldCharType="end"/>
        </w:r>
        <w:r w:rsidRPr="00EE27B1">
          <w:rPr>
            <w:b/>
            <w:sz w:val="24"/>
            <w:szCs w:val="24"/>
            <w:rPrChange w:id="1603" w:author="Tre" w:date="2012-11-19T09:04:00Z">
              <w:rPr>
                <w:b/>
                <w:color w:val="0000FF"/>
                <w:u w:val="single"/>
              </w:rPr>
            </w:rPrChange>
          </w:rPr>
          <w:t xml:space="preserve"> </w:t>
        </w:r>
        <w:r w:rsidRPr="00EE27B1">
          <w:rPr>
            <w:b/>
            <w:sz w:val="24"/>
            <w:szCs w:val="24"/>
            <w:rPrChange w:id="1604" w:author="Tre" w:date="2012-11-19T09:04:00Z">
              <w:rPr>
                <w:b/>
                <w:color w:val="0000FF"/>
                <w:u w:val="single"/>
              </w:rPr>
            </w:rPrChange>
          </w:rPr>
          <w:fldChar w:fldCharType="begin"/>
        </w:r>
        <w:r w:rsidRPr="00EE27B1">
          <w:rPr>
            <w:b/>
            <w:sz w:val="24"/>
            <w:szCs w:val="24"/>
            <w:rPrChange w:id="1605" w:author="Tre" w:date="2012-11-19T09:04:00Z">
              <w:rPr>
                <w:b/>
                <w:color w:val="0000FF"/>
                <w:u w:val="single"/>
              </w:rPr>
            </w:rPrChange>
          </w:rPr>
          <w:instrText xml:space="preserve"> NEXT  \* MERGEFORMAT </w:instrText>
        </w:r>
        <w:r w:rsidRPr="00EE27B1">
          <w:rPr>
            <w:b/>
            <w:sz w:val="24"/>
            <w:szCs w:val="24"/>
            <w:rPrChange w:id="1606" w:author="Tre" w:date="2012-11-19T09:04:00Z">
              <w:rPr>
                <w:b/>
                <w:color w:val="0000FF"/>
                <w:u w:val="single"/>
              </w:rPr>
            </w:rPrChange>
          </w:rPr>
          <w:fldChar w:fldCharType="end"/>
        </w:r>
      </w:ins>
    </w:p>
    <w:p w:rsidR="00C606DA" w:rsidRPr="00C91AA7" w:rsidRDefault="00C606DA" w:rsidP="00C606DA">
      <w:pPr>
        <w:pStyle w:val="MatrixSuperfluous"/>
        <w:rPr>
          <w:ins w:id="1607" w:author="Tre" w:date="2012-11-16T11:30:00Z"/>
          <w:b/>
          <w:sz w:val="24"/>
          <w:szCs w:val="24"/>
          <w:rPrChange w:id="1608" w:author="Tre" w:date="2012-11-19T09:04:00Z">
            <w:rPr>
              <w:ins w:id="1609" w:author="Tre" w:date="2012-11-16T11:30:00Z"/>
              <w:b/>
            </w:rPr>
          </w:rPrChange>
        </w:rPr>
      </w:pPr>
    </w:p>
    <w:p w:rsidR="00C606DA" w:rsidRPr="00C91AA7" w:rsidRDefault="00EE27B1" w:rsidP="00C606DA">
      <w:pPr>
        <w:pStyle w:val="MatrixSuperfluous"/>
        <w:rPr>
          <w:ins w:id="1610" w:author="Tre" w:date="2012-11-16T11:30:00Z"/>
          <w:i/>
          <w:sz w:val="24"/>
          <w:szCs w:val="24"/>
          <w:rPrChange w:id="1611" w:author="Tre" w:date="2012-11-19T09:04:00Z">
            <w:rPr>
              <w:ins w:id="1612" w:author="Tre" w:date="2012-11-16T11:30:00Z"/>
              <w:i/>
            </w:rPr>
          </w:rPrChange>
        </w:rPr>
      </w:pPr>
      <w:ins w:id="1613" w:author="Tre" w:date="2012-11-16T11:30:00Z">
        <w:r w:rsidRPr="00EE27B1">
          <w:rPr>
            <w:b/>
            <w:sz w:val="24"/>
            <w:szCs w:val="24"/>
            <w:rPrChange w:id="1614" w:author="Tre" w:date="2012-11-19T09:04:00Z">
              <w:rPr>
                <w:b/>
                <w:color w:val="0000FF"/>
                <w:u w:val="single"/>
              </w:rPr>
            </w:rPrChange>
          </w:rPr>
          <w:fldChar w:fldCharType="begin"/>
        </w:r>
        <w:r w:rsidRPr="00EE27B1">
          <w:rPr>
            <w:b/>
            <w:sz w:val="24"/>
            <w:szCs w:val="24"/>
            <w:rPrChange w:id="1615" w:author="Tre" w:date="2012-11-19T09:04:00Z">
              <w:rPr>
                <w:b/>
                <w:color w:val="0000FF"/>
                <w:u w:val="single"/>
              </w:rPr>
            </w:rPrChange>
          </w:rPr>
          <w:instrText xml:space="preserve"> MERGEFIELD Skill </w:instrText>
        </w:r>
        <w:r w:rsidRPr="00EE27B1">
          <w:rPr>
            <w:b/>
            <w:sz w:val="24"/>
            <w:szCs w:val="24"/>
            <w:rPrChange w:id="1616" w:author="Tre" w:date="2012-11-19T09:04:00Z">
              <w:rPr>
                <w:b/>
                <w:color w:val="0000FF"/>
                <w:u w:val="single"/>
              </w:rPr>
            </w:rPrChange>
          </w:rPr>
          <w:fldChar w:fldCharType="separate"/>
        </w:r>
        <w:r w:rsidRPr="00EE27B1">
          <w:rPr>
            <w:b/>
            <w:noProof/>
            <w:sz w:val="24"/>
            <w:szCs w:val="24"/>
            <w:rPrChange w:id="1617" w:author="Tre" w:date="2012-11-19T09:04:00Z">
              <w:rPr>
                <w:b/>
                <w:noProof/>
                <w:color w:val="0000FF"/>
                <w:u w:val="single"/>
              </w:rPr>
            </w:rPrChange>
          </w:rPr>
          <w:t>Surveillance</w:t>
        </w:r>
        <w:r w:rsidRPr="00EE27B1">
          <w:rPr>
            <w:b/>
            <w:sz w:val="24"/>
            <w:szCs w:val="24"/>
            <w:rPrChange w:id="1618" w:author="Tre" w:date="2012-11-19T09:04:00Z">
              <w:rPr>
                <w:b/>
                <w:color w:val="0000FF"/>
                <w:u w:val="single"/>
              </w:rPr>
            </w:rPrChange>
          </w:rPr>
          <w:fldChar w:fldCharType="end"/>
        </w:r>
        <w:r w:rsidRPr="00EE27B1">
          <w:rPr>
            <w:i/>
            <w:sz w:val="24"/>
            <w:szCs w:val="24"/>
            <w:rPrChange w:id="1619" w:author="Tre" w:date="2012-11-19T09:04:00Z">
              <w:rPr>
                <w:i/>
                <w:color w:val="0000FF"/>
                <w:u w:val="single"/>
              </w:rPr>
            </w:rPrChange>
          </w:rPr>
          <w:t xml:space="preserve"> - </w:t>
        </w:r>
        <w:r w:rsidRPr="00EE27B1">
          <w:rPr>
            <w:sz w:val="24"/>
            <w:szCs w:val="24"/>
            <w:rPrChange w:id="1620" w:author="Tre" w:date="2012-11-19T09:04:00Z">
              <w:rPr>
                <w:color w:val="0000FF"/>
                <w:u w:val="single"/>
              </w:rPr>
            </w:rPrChange>
          </w:rPr>
          <w:t>[</w:t>
        </w:r>
        <w:r w:rsidRPr="00EE27B1">
          <w:rPr>
            <w:sz w:val="24"/>
            <w:szCs w:val="24"/>
            <w:rPrChange w:id="1621" w:author="Tre" w:date="2012-11-19T09:04:00Z">
              <w:rPr>
                <w:color w:val="0000FF"/>
                <w:u w:val="single"/>
              </w:rPr>
            </w:rPrChange>
          </w:rPr>
          <w:fldChar w:fldCharType="begin"/>
        </w:r>
        <w:r w:rsidRPr="00EE27B1">
          <w:rPr>
            <w:sz w:val="24"/>
            <w:szCs w:val="24"/>
            <w:rPrChange w:id="1622" w:author="Tre" w:date="2012-11-19T09:04:00Z">
              <w:rPr>
                <w:color w:val="0000FF"/>
                <w:u w:val="single"/>
              </w:rPr>
            </w:rPrChange>
          </w:rPr>
          <w:instrText xml:space="preserve"> MERGEFIELD Default_Attribute </w:instrText>
        </w:r>
        <w:r w:rsidRPr="00EE27B1">
          <w:rPr>
            <w:sz w:val="24"/>
            <w:szCs w:val="24"/>
            <w:rPrChange w:id="1623" w:author="Tre" w:date="2012-11-19T09:04:00Z">
              <w:rPr>
                <w:color w:val="0000FF"/>
                <w:u w:val="single"/>
              </w:rPr>
            </w:rPrChange>
          </w:rPr>
          <w:fldChar w:fldCharType="separate"/>
        </w:r>
        <w:r w:rsidRPr="00EE27B1">
          <w:rPr>
            <w:noProof/>
            <w:sz w:val="24"/>
            <w:szCs w:val="24"/>
            <w:rPrChange w:id="1624" w:author="Tre" w:date="2012-11-19T09:04:00Z">
              <w:rPr>
                <w:noProof/>
                <w:color w:val="0000FF"/>
                <w:u w:val="single"/>
              </w:rPr>
            </w:rPrChange>
          </w:rPr>
          <w:t>Common Sense</w:t>
        </w:r>
        <w:r w:rsidRPr="00EE27B1">
          <w:rPr>
            <w:sz w:val="24"/>
            <w:szCs w:val="24"/>
            <w:rPrChange w:id="1625" w:author="Tre" w:date="2012-11-19T09:04:00Z">
              <w:rPr>
                <w:color w:val="0000FF"/>
                <w:u w:val="single"/>
              </w:rPr>
            </w:rPrChange>
          </w:rPr>
          <w:fldChar w:fldCharType="end"/>
        </w:r>
        <w:r w:rsidRPr="00EE27B1">
          <w:rPr>
            <w:sz w:val="24"/>
            <w:szCs w:val="24"/>
            <w:rPrChange w:id="1626" w:author="Tre" w:date="2012-11-19T09:04:00Z">
              <w:rPr>
                <w:color w:val="0000FF"/>
                <w:u w:val="single"/>
              </w:rPr>
            </w:rPrChange>
          </w:rPr>
          <w:t>]</w:t>
        </w:r>
      </w:ins>
    </w:p>
    <w:p w:rsidR="00C606DA" w:rsidRPr="00C91AA7" w:rsidRDefault="00EE27B1" w:rsidP="00C606DA">
      <w:pPr>
        <w:pStyle w:val="MatrixSuperfluous"/>
        <w:rPr>
          <w:ins w:id="1627" w:author="Tre" w:date="2012-11-16T11:30:00Z"/>
          <w:b/>
          <w:sz w:val="24"/>
          <w:szCs w:val="24"/>
          <w:rPrChange w:id="1628" w:author="Tre" w:date="2012-11-19T09:04:00Z">
            <w:rPr>
              <w:ins w:id="1629" w:author="Tre" w:date="2012-11-16T11:30:00Z"/>
              <w:b/>
            </w:rPr>
          </w:rPrChange>
        </w:rPr>
      </w:pPr>
      <w:ins w:id="1630" w:author="Tre" w:date="2012-11-16T11:30:00Z">
        <w:r w:rsidRPr="00EE27B1">
          <w:rPr>
            <w:b/>
            <w:sz w:val="24"/>
            <w:szCs w:val="24"/>
            <w:rPrChange w:id="1631" w:author="Tre" w:date="2012-11-19T09:04:00Z">
              <w:rPr>
                <w:b/>
                <w:color w:val="0000FF"/>
                <w:u w:val="single"/>
              </w:rPr>
            </w:rPrChange>
          </w:rPr>
          <w:t xml:space="preserve">Description - </w:t>
        </w:r>
        <w:r w:rsidRPr="00EE27B1">
          <w:rPr>
            <w:i/>
            <w:sz w:val="24"/>
            <w:szCs w:val="24"/>
            <w:rPrChange w:id="1632" w:author="Tre" w:date="2012-11-19T09:04:00Z">
              <w:rPr>
                <w:i/>
                <w:color w:val="0000FF"/>
                <w:u w:val="single"/>
              </w:rPr>
            </w:rPrChange>
          </w:rPr>
          <w:fldChar w:fldCharType="begin"/>
        </w:r>
        <w:r w:rsidRPr="00EE27B1">
          <w:rPr>
            <w:i/>
            <w:sz w:val="24"/>
            <w:szCs w:val="24"/>
            <w:rPrChange w:id="1633" w:author="Tre" w:date="2012-11-19T09:04:00Z">
              <w:rPr>
                <w:i/>
                <w:color w:val="0000FF"/>
                <w:u w:val="single"/>
              </w:rPr>
            </w:rPrChange>
          </w:rPr>
          <w:instrText xml:space="preserve"> MERGEFIELD "Description" </w:instrText>
        </w:r>
        <w:r w:rsidRPr="00EE27B1">
          <w:rPr>
            <w:i/>
            <w:sz w:val="24"/>
            <w:szCs w:val="24"/>
            <w:rPrChange w:id="1634" w:author="Tre" w:date="2012-11-19T09:04:00Z">
              <w:rPr>
                <w:i/>
                <w:color w:val="0000FF"/>
                <w:u w:val="single"/>
              </w:rPr>
            </w:rPrChange>
          </w:rPr>
          <w:fldChar w:fldCharType="separate"/>
        </w:r>
        <w:r w:rsidRPr="00EE27B1">
          <w:rPr>
            <w:i/>
            <w:noProof/>
            <w:sz w:val="24"/>
            <w:szCs w:val="24"/>
            <w:rPrChange w:id="1635" w:author="Tre" w:date="2012-11-19T09:04:00Z">
              <w:rPr>
                <w:i/>
                <w:noProof/>
                <w:color w:val="0000FF"/>
                <w:u w:val="single"/>
              </w:rPr>
            </w:rPrChange>
          </w:rPr>
          <w:t>Build and use security with cameras, motion sensors.</w:t>
        </w:r>
        <w:r w:rsidRPr="00EE27B1">
          <w:rPr>
            <w:i/>
            <w:sz w:val="24"/>
            <w:szCs w:val="24"/>
            <w:rPrChange w:id="1636" w:author="Tre" w:date="2012-11-19T09:04:00Z">
              <w:rPr>
                <w:i/>
                <w:color w:val="0000FF"/>
                <w:u w:val="single"/>
              </w:rPr>
            </w:rPrChange>
          </w:rPr>
          <w:fldChar w:fldCharType="end"/>
        </w:r>
        <w:r w:rsidRPr="00EE27B1">
          <w:rPr>
            <w:b/>
            <w:sz w:val="24"/>
            <w:szCs w:val="24"/>
            <w:rPrChange w:id="1637" w:author="Tre" w:date="2012-11-19T09:04:00Z">
              <w:rPr>
                <w:b/>
                <w:color w:val="0000FF"/>
                <w:u w:val="single"/>
              </w:rPr>
            </w:rPrChange>
          </w:rPr>
          <w:t xml:space="preserve"> </w:t>
        </w:r>
        <w:r w:rsidRPr="00EE27B1">
          <w:rPr>
            <w:b/>
            <w:sz w:val="24"/>
            <w:szCs w:val="24"/>
            <w:rPrChange w:id="1638" w:author="Tre" w:date="2012-11-19T09:04:00Z">
              <w:rPr>
                <w:b/>
                <w:color w:val="0000FF"/>
                <w:u w:val="single"/>
              </w:rPr>
            </w:rPrChange>
          </w:rPr>
          <w:fldChar w:fldCharType="begin"/>
        </w:r>
        <w:r w:rsidRPr="00EE27B1">
          <w:rPr>
            <w:b/>
            <w:sz w:val="24"/>
            <w:szCs w:val="24"/>
            <w:rPrChange w:id="1639" w:author="Tre" w:date="2012-11-19T09:04:00Z">
              <w:rPr>
                <w:b/>
                <w:color w:val="0000FF"/>
                <w:u w:val="single"/>
              </w:rPr>
            </w:rPrChange>
          </w:rPr>
          <w:instrText xml:space="preserve"> NEXT  \* MERGEFORMAT </w:instrText>
        </w:r>
        <w:r w:rsidRPr="00EE27B1">
          <w:rPr>
            <w:b/>
            <w:sz w:val="24"/>
            <w:szCs w:val="24"/>
            <w:rPrChange w:id="1640" w:author="Tre" w:date="2012-11-19T09:04:00Z">
              <w:rPr>
                <w:b/>
                <w:color w:val="0000FF"/>
                <w:u w:val="single"/>
              </w:rPr>
            </w:rPrChange>
          </w:rPr>
          <w:fldChar w:fldCharType="end"/>
        </w:r>
      </w:ins>
    </w:p>
    <w:p w:rsidR="00C606DA" w:rsidRPr="00C91AA7" w:rsidRDefault="00C606DA" w:rsidP="00C606DA">
      <w:pPr>
        <w:pStyle w:val="MatrixSuperfluous"/>
        <w:rPr>
          <w:ins w:id="1641" w:author="Tre" w:date="2012-11-16T11:30:00Z"/>
          <w:b/>
          <w:sz w:val="24"/>
          <w:szCs w:val="24"/>
          <w:rPrChange w:id="1642" w:author="Tre" w:date="2012-11-19T09:04:00Z">
            <w:rPr>
              <w:ins w:id="1643" w:author="Tre" w:date="2012-11-16T11:30:00Z"/>
              <w:b/>
            </w:rPr>
          </w:rPrChange>
        </w:rPr>
      </w:pPr>
    </w:p>
    <w:p w:rsidR="00C606DA" w:rsidRPr="00C91AA7" w:rsidRDefault="00EE27B1" w:rsidP="00C606DA">
      <w:pPr>
        <w:pStyle w:val="MatrixSuperfluous"/>
        <w:rPr>
          <w:ins w:id="1644" w:author="Tre" w:date="2012-11-16T11:30:00Z"/>
          <w:i/>
          <w:sz w:val="24"/>
          <w:szCs w:val="24"/>
          <w:rPrChange w:id="1645" w:author="Tre" w:date="2012-11-19T09:04:00Z">
            <w:rPr>
              <w:ins w:id="1646" w:author="Tre" w:date="2012-11-16T11:30:00Z"/>
              <w:i/>
            </w:rPr>
          </w:rPrChange>
        </w:rPr>
      </w:pPr>
      <w:ins w:id="1647" w:author="Tre" w:date="2012-11-16T11:30:00Z">
        <w:r w:rsidRPr="00EE27B1">
          <w:rPr>
            <w:b/>
            <w:sz w:val="24"/>
            <w:szCs w:val="24"/>
            <w:rPrChange w:id="1648" w:author="Tre" w:date="2012-11-19T09:04:00Z">
              <w:rPr>
                <w:b/>
                <w:color w:val="0000FF"/>
                <w:u w:val="single"/>
              </w:rPr>
            </w:rPrChange>
          </w:rPr>
          <w:fldChar w:fldCharType="begin"/>
        </w:r>
        <w:r w:rsidRPr="00EE27B1">
          <w:rPr>
            <w:b/>
            <w:sz w:val="24"/>
            <w:szCs w:val="24"/>
            <w:rPrChange w:id="1649" w:author="Tre" w:date="2012-11-19T09:04:00Z">
              <w:rPr>
                <w:b/>
                <w:color w:val="0000FF"/>
                <w:u w:val="single"/>
              </w:rPr>
            </w:rPrChange>
          </w:rPr>
          <w:instrText xml:space="preserve"> MERGEFIELD Skill </w:instrText>
        </w:r>
        <w:r w:rsidRPr="00EE27B1">
          <w:rPr>
            <w:b/>
            <w:sz w:val="24"/>
            <w:szCs w:val="24"/>
            <w:rPrChange w:id="1650" w:author="Tre" w:date="2012-11-19T09:04:00Z">
              <w:rPr>
                <w:b/>
                <w:color w:val="0000FF"/>
                <w:u w:val="single"/>
              </w:rPr>
            </w:rPrChange>
          </w:rPr>
          <w:fldChar w:fldCharType="separate"/>
        </w:r>
        <w:r w:rsidRPr="00EE27B1">
          <w:rPr>
            <w:b/>
            <w:noProof/>
            <w:sz w:val="24"/>
            <w:szCs w:val="24"/>
            <w:rPrChange w:id="1651" w:author="Tre" w:date="2012-11-19T09:04:00Z">
              <w:rPr>
                <w:b/>
                <w:noProof/>
                <w:color w:val="0000FF"/>
                <w:u w:val="single"/>
              </w:rPr>
            </w:rPrChange>
          </w:rPr>
          <w:t>Thieving</w:t>
        </w:r>
        <w:r w:rsidRPr="00EE27B1">
          <w:rPr>
            <w:b/>
            <w:sz w:val="24"/>
            <w:szCs w:val="24"/>
            <w:rPrChange w:id="1652" w:author="Tre" w:date="2012-11-19T09:04:00Z">
              <w:rPr>
                <w:b/>
                <w:color w:val="0000FF"/>
                <w:u w:val="single"/>
              </w:rPr>
            </w:rPrChange>
          </w:rPr>
          <w:fldChar w:fldCharType="end"/>
        </w:r>
        <w:r w:rsidRPr="00EE27B1">
          <w:rPr>
            <w:i/>
            <w:sz w:val="24"/>
            <w:szCs w:val="24"/>
            <w:rPrChange w:id="1653" w:author="Tre" w:date="2012-11-19T09:04:00Z">
              <w:rPr>
                <w:i/>
                <w:color w:val="0000FF"/>
                <w:u w:val="single"/>
              </w:rPr>
            </w:rPrChange>
          </w:rPr>
          <w:t xml:space="preserve"> - </w:t>
        </w:r>
        <w:r w:rsidRPr="00EE27B1">
          <w:rPr>
            <w:sz w:val="24"/>
            <w:szCs w:val="24"/>
            <w:rPrChange w:id="1654" w:author="Tre" w:date="2012-11-19T09:04:00Z">
              <w:rPr>
                <w:color w:val="0000FF"/>
                <w:u w:val="single"/>
              </w:rPr>
            </w:rPrChange>
          </w:rPr>
          <w:t>[</w:t>
        </w:r>
        <w:r w:rsidRPr="00EE27B1">
          <w:rPr>
            <w:sz w:val="24"/>
            <w:szCs w:val="24"/>
            <w:rPrChange w:id="1655" w:author="Tre" w:date="2012-11-19T09:04:00Z">
              <w:rPr>
                <w:color w:val="0000FF"/>
                <w:u w:val="single"/>
              </w:rPr>
            </w:rPrChange>
          </w:rPr>
          <w:fldChar w:fldCharType="begin"/>
        </w:r>
        <w:r w:rsidRPr="00EE27B1">
          <w:rPr>
            <w:sz w:val="24"/>
            <w:szCs w:val="24"/>
            <w:rPrChange w:id="1656" w:author="Tre" w:date="2012-11-19T09:04:00Z">
              <w:rPr>
                <w:color w:val="0000FF"/>
                <w:u w:val="single"/>
              </w:rPr>
            </w:rPrChange>
          </w:rPr>
          <w:instrText xml:space="preserve"> MERGEFIELD Default_Attribute </w:instrText>
        </w:r>
        <w:r w:rsidRPr="00EE27B1">
          <w:rPr>
            <w:sz w:val="24"/>
            <w:szCs w:val="24"/>
            <w:rPrChange w:id="1657" w:author="Tre" w:date="2012-11-19T09:04:00Z">
              <w:rPr>
                <w:color w:val="0000FF"/>
                <w:u w:val="single"/>
              </w:rPr>
            </w:rPrChange>
          </w:rPr>
          <w:fldChar w:fldCharType="separate"/>
        </w:r>
        <w:r w:rsidRPr="00EE27B1">
          <w:rPr>
            <w:noProof/>
            <w:sz w:val="24"/>
            <w:szCs w:val="24"/>
            <w:rPrChange w:id="1658" w:author="Tre" w:date="2012-11-19T09:04:00Z">
              <w:rPr>
                <w:noProof/>
                <w:color w:val="0000FF"/>
                <w:u w:val="single"/>
              </w:rPr>
            </w:rPrChange>
          </w:rPr>
          <w:t>Common Sense</w:t>
        </w:r>
        <w:r w:rsidRPr="00EE27B1">
          <w:rPr>
            <w:sz w:val="24"/>
            <w:szCs w:val="24"/>
            <w:rPrChange w:id="1659" w:author="Tre" w:date="2012-11-19T09:04:00Z">
              <w:rPr>
                <w:color w:val="0000FF"/>
                <w:u w:val="single"/>
              </w:rPr>
            </w:rPrChange>
          </w:rPr>
          <w:fldChar w:fldCharType="end"/>
        </w:r>
        <w:r w:rsidRPr="00EE27B1">
          <w:rPr>
            <w:sz w:val="24"/>
            <w:szCs w:val="24"/>
            <w:rPrChange w:id="1660" w:author="Tre" w:date="2012-11-19T09:04:00Z">
              <w:rPr>
                <w:color w:val="0000FF"/>
                <w:u w:val="single"/>
              </w:rPr>
            </w:rPrChange>
          </w:rPr>
          <w:t>]</w:t>
        </w:r>
      </w:ins>
    </w:p>
    <w:p w:rsidR="00C606DA" w:rsidRPr="00C91AA7" w:rsidRDefault="00EE27B1" w:rsidP="00C606DA">
      <w:pPr>
        <w:pStyle w:val="MatrixSuperfluous"/>
        <w:rPr>
          <w:ins w:id="1661" w:author="Tre" w:date="2012-11-16T11:30:00Z"/>
          <w:b/>
          <w:sz w:val="24"/>
          <w:szCs w:val="24"/>
          <w:rPrChange w:id="1662" w:author="Tre" w:date="2012-11-19T09:04:00Z">
            <w:rPr>
              <w:ins w:id="1663" w:author="Tre" w:date="2012-11-16T11:30:00Z"/>
              <w:b/>
            </w:rPr>
          </w:rPrChange>
        </w:rPr>
      </w:pPr>
      <w:ins w:id="1664" w:author="Tre" w:date="2012-11-16T11:30:00Z">
        <w:r w:rsidRPr="00EE27B1">
          <w:rPr>
            <w:b/>
            <w:sz w:val="24"/>
            <w:szCs w:val="24"/>
            <w:rPrChange w:id="1665" w:author="Tre" w:date="2012-11-19T09:04:00Z">
              <w:rPr>
                <w:b/>
                <w:color w:val="0000FF"/>
                <w:u w:val="single"/>
              </w:rPr>
            </w:rPrChange>
          </w:rPr>
          <w:t xml:space="preserve">Description - </w:t>
        </w:r>
        <w:r w:rsidRPr="00EE27B1">
          <w:rPr>
            <w:i/>
            <w:sz w:val="24"/>
            <w:szCs w:val="24"/>
            <w:rPrChange w:id="1666" w:author="Tre" w:date="2012-11-19T09:04:00Z">
              <w:rPr>
                <w:i/>
                <w:color w:val="0000FF"/>
                <w:u w:val="single"/>
              </w:rPr>
            </w:rPrChange>
          </w:rPr>
          <w:fldChar w:fldCharType="begin"/>
        </w:r>
        <w:r w:rsidRPr="00EE27B1">
          <w:rPr>
            <w:i/>
            <w:sz w:val="24"/>
            <w:szCs w:val="24"/>
            <w:rPrChange w:id="1667" w:author="Tre" w:date="2012-11-19T09:04:00Z">
              <w:rPr>
                <w:i/>
                <w:color w:val="0000FF"/>
                <w:u w:val="single"/>
              </w:rPr>
            </w:rPrChange>
          </w:rPr>
          <w:instrText xml:space="preserve"> MERGEFIELD "Description" </w:instrText>
        </w:r>
        <w:r w:rsidRPr="00EE27B1">
          <w:rPr>
            <w:i/>
            <w:sz w:val="24"/>
            <w:szCs w:val="24"/>
            <w:rPrChange w:id="1668" w:author="Tre" w:date="2012-11-19T09:04:00Z">
              <w:rPr>
                <w:i/>
                <w:color w:val="0000FF"/>
                <w:u w:val="single"/>
              </w:rPr>
            </w:rPrChange>
          </w:rPr>
          <w:fldChar w:fldCharType="separate"/>
        </w:r>
        <w:r w:rsidRPr="00EE27B1">
          <w:rPr>
            <w:i/>
            <w:noProof/>
            <w:sz w:val="24"/>
            <w:szCs w:val="24"/>
            <w:rPrChange w:id="1669" w:author="Tre" w:date="2012-11-19T09:04:00Z">
              <w:rPr>
                <w:i/>
                <w:noProof/>
                <w:color w:val="0000FF"/>
                <w:u w:val="single"/>
              </w:rPr>
            </w:rPrChange>
          </w:rPr>
          <w:t>Stealing, pickpocketing.</w:t>
        </w:r>
        <w:r w:rsidRPr="00EE27B1">
          <w:rPr>
            <w:i/>
            <w:sz w:val="24"/>
            <w:szCs w:val="24"/>
            <w:rPrChange w:id="1670" w:author="Tre" w:date="2012-11-19T09:04:00Z">
              <w:rPr>
                <w:i/>
                <w:color w:val="0000FF"/>
                <w:u w:val="single"/>
              </w:rPr>
            </w:rPrChange>
          </w:rPr>
          <w:fldChar w:fldCharType="end"/>
        </w:r>
        <w:r w:rsidRPr="00EE27B1">
          <w:rPr>
            <w:b/>
            <w:sz w:val="24"/>
            <w:szCs w:val="24"/>
            <w:rPrChange w:id="1671" w:author="Tre" w:date="2012-11-19T09:04:00Z">
              <w:rPr>
                <w:b/>
                <w:color w:val="0000FF"/>
                <w:u w:val="single"/>
              </w:rPr>
            </w:rPrChange>
          </w:rPr>
          <w:t xml:space="preserve"> </w:t>
        </w:r>
        <w:r w:rsidRPr="00EE27B1">
          <w:rPr>
            <w:b/>
            <w:sz w:val="24"/>
            <w:szCs w:val="24"/>
            <w:rPrChange w:id="1672" w:author="Tre" w:date="2012-11-19T09:04:00Z">
              <w:rPr>
                <w:b/>
                <w:color w:val="0000FF"/>
                <w:u w:val="single"/>
              </w:rPr>
            </w:rPrChange>
          </w:rPr>
          <w:fldChar w:fldCharType="begin"/>
        </w:r>
        <w:r w:rsidRPr="00EE27B1">
          <w:rPr>
            <w:b/>
            <w:sz w:val="24"/>
            <w:szCs w:val="24"/>
            <w:rPrChange w:id="1673" w:author="Tre" w:date="2012-11-19T09:04:00Z">
              <w:rPr>
                <w:b/>
                <w:color w:val="0000FF"/>
                <w:u w:val="single"/>
              </w:rPr>
            </w:rPrChange>
          </w:rPr>
          <w:instrText xml:space="preserve"> NEXT  \* MERGEFORMAT </w:instrText>
        </w:r>
        <w:r w:rsidRPr="00EE27B1">
          <w:rPr>
            <w:b/>
            <w:sz w:val="24"/>
            <w:szCs w:val="24"/>
            <w:rPrChange w:id="1674" w:author="Tre" w:date="2012-11-19T09:04:00Z">
              <w:rPr>
                <w:b/>
                <w:color w:val="0000FF"/>
                <w:u w:val="single"/>
              </w:rPr>
            </w:rPrChange>
          </w:rPr>
          <w:fldChar w:fldCharType="end"/>
        </w:r>
      </w:ins>
    </w:p>
    <w:p w:rsidR="00C606DA" w:rsidRPr="00C91AA7" w:rsidRDefault="00C606DA" w:rsidP="00C606DA">
      <w:pPr>
        <w:pStyle w:val="MatrixSuperfluous"/>
        <w:rPr>
          <w:ins w:id="1675" w:author="Tre" w:date="2012-11-16T11:30:00Z"/>
          <w:b/>
          <w:sz w:val="24"/>
          <w:szCs w:val="24"/>
          <w:rPrChange w:id="1676" w:author="Tre" w:date="2012-11-19T09:04:00Z">
            <w:rPr>
              <w:ins w:id="1677" w:author="Tre" w:date="2012-11-16T11:30:00Z"/>
              <w:b/>
            </w:rPr>
          </w:rPrChange>
        </w:rPr>
      </w:pPr>
    </w:p>
    <w:p w:rsidR="00C606DA" w:rsidRPr="00C91AA7" w:rsidRDefault="00EE27B1" w:rsidP="00C606DA">
      <w:pPr>
        <w:pStyle w:val="MatrixSuperfluous"/>
        <w:rPr>
          <w:ins w:id="1678" w:author="Tre" w:date="2012-11-16T11:30:00Z"/>
          <w:i/>
          <w:sz w:val="24"/>
          <w:szCs w:val="24"/>
          <w:rPrChange w:id="1679" w:author="Tre" w:date="2012-11-19T09:04:00Z">
            <w:rPr>
              <w:ins w:id="1680" w:author="Tre" w:date="2012-11-16T11:30:00Z"/>
              <w:i/>
            </w:rPr>
          </w:rPrChange>
        </w:rPr>
      </w:pPr>
      <w:ins w:id="1681" w:author="Tre" w:date="2012-11-16T11:30:00Z">
        <w:r w:rsidRPr="00EE27B1">
          <w:rPr>
            <w:b/>
            <w:sz w:val="24"/>
            <w:szCs w:val="24"/>
            <w:rPrChange w:id="1682" w:author="Tre" w:date="2012-11-19T09:04:00Z">
              <w:rPr>
                <w:b/>
                <w:color w:val="0000FF"/>
                <w:u w:val="single"/>
              </w:rPr>
            </w:rPrChange>
          </w:rPr>
          <w:fldChar w:fldCharType="begin"/>
        </w:r>
        <w:r w:rsidRPr="00EE27B1">
          <w:rPr>
            <w:b/>
            <w:sz w:val="24"/>
            <w:szCs w:val="24"/>
            <w:rPrChange w:id="1683" w:author="Tre" w:date="2012-11-19T09:04:00Z">
              <w:rPr>
                <w:b/>
                <w:color w:val="0000FF"/>
                <w:u w:val="single"/>
              </w:rPr>
            </w:rPrChange>
          </w:rPr>
          <w:instrText xml:space="preserve"> MERGEFIELD Skill </w:instrText>
        </w:r>
        <w:r w:rsidRPr="00EE27B1">
          <w:rPr>
            <w:b/>
            <w:sz w:val="24"/>
            <w:szCs w:val="24"/>
            <w:rPrChange w:id="1684" w:author="Tre" w:date="2012-11-19T09:04:00Z">
              <w:rPr>
                <w:b/>
                <w:color w:val="0000FF"/>
                <w:u w:val="single"/>
              </w:rPr>
            </w:rPrChange>
          </w:rPr>
          <w:fldChar w:fldCharType="separate"/>
        </w:r>
        <w:r w:rsidRPr="00EE27B1">
          <w:rPr>
            <w:b/>
            <w:noProof/>
            <w:sz w:val="24"/>
            <w:szCs w:val="24"/>
            <w:rPrChange w:id="1685" w:author="Tre" w:date="2012-11-19T09:04:00Z">
              <w:rPr>
                <w:b/>
                <w:noProof/>
                <w:color w:val="0000FF"/>
                <w:u w:val="single"/>
              </w:rPr>
            </w:rPrChange>
          </w:rPr>
          <w:t>Track</w:t>
        </w:r>
        <w:r w:rsidRPr="00EE27B1">
          <w:rPr>
            <w:b/>
            <w:sz w:val="24"/>
            <w:szCs w:val="24"/>
            <w:rPrChange w:id="1686" w:author="Tre" w:date="2012-11-19T09:04:00Z">
              <w:rPr>
                <w:b/>
                <w:color w:val="0000FF"/>
                <w:u w:val="single"/>
              </w:rPr>
            </w:rPrChange>
          </w:rPr>
          <w:fldChar w:fldCharType="end"/>
        </w:r>
        <w:r w:rsidRPr="00EE27B1">
          <w:rPr>
            <w:i/>
            <w:sz w:val="24"/>
            <w:szCs w:val="24"/>
            <w:rPrChange w:id="1687" w:author="Tre" w:date="2012-11-19T09:04:00Z">
              <w:rPr>
                <w:i/>
                <w:color w:val="0000FF"/>
                <w:u w:val="single"/>
              </w:rPr>
            </w:rPrChange>
          </w:rPr>
          <w:t xml:space="preserve"> - </w:t>
        </w:r>
        <w:r w:rsidRPr="00EE27B1">
          <w:rPr>
            <w:sz w:val="24"/>
            <w:szCs w:val="24"/>
            <w:rPrChange w:id="1688" w:author="Tre" w:date="2012-11-19T09:04:00Z">
              <w:rPr>
                <w:color w:val="0000FF"/>
                <w:u w:val="single"/>
              </w:rPr>
            </w:rPrChange>
          </w:rPr>
          <w:t>[</w:t>
        </w:r>
        <w:r w:rsidRPr="00EE27B1">
          <w:rPr>
            <w:sz w:val="24"/>
            <w:szCs w:val="24"/>
            <w:rPrChange w:id="1689" w:author="Tre" w:date="2012-11-19T09:04:00Z">
              <w:rPr>
                <w:color w:val="0000FF"/>
                <w:u w:val="single"/>
              </w:rPr>
            </w:rPrChange>
          </w:rPr>
          <w:fldChar w:fldCharType="begin"/>
        </w:r>
        <w:r w:rsidRPr="00EE27B1">
          <w:rPr>
            <w:sz w:val="24"/>
            <w:szCs w:val="24"/>
            <w:rPrChange w:id="1690" w:author="Tre" w:date="2012-11-19T09:04:00Z">
              <w:rPr>
                <w:color w:val="0000FF"/>
                <w:u w:val="single"/>
              </w:rPr>
            </w:rPrChange>
          </w:rPr>
          <w:instrText xml:space="preserve"> MERGEFIELD Default_Attribute </w:instrText>
        </w:r>
        <w:r w:rsidRPr="00EE27B1">
          <w:rPr>
            <w:sz w:val="24"/>
            <w:szCs w:val="24"/>
            <w:rPrChange w:id="1691" w:author="Tre" w:date="2012-11-19T09:04:00Z">
              <w:rPr>
                <w:color w:val="0000FF"/>
                <w:u w:val="single"/>
              </w:rPr>
            </w:rPrChange>
          </w:rPr>
          <w:fldChar w:fldCharType="separate"/>
        </w:r>
        <w:r w:rsidRPr="00EE27B1">
          <w:rPr>
            <w:noProof/>
            <w:sz w:val="24"/>
            <w:szCs w:val="24"/>
            <w:rPrChange w:id="1692" w:author="Tre" w:date="2012-11-19T09:04:00Z">
              <w:rPr>
                <w:noProof/>
                <w:color w:val="0000FF"/>
                <w:u w:val="single"/>
              </w:rPr>
            </w:rPrChange>
          </w:rPr>
          <w:t>Common Sense</w:t>
        </w:r>
        <w:r w:rsidRPr="00EE27B1">
          <w:rPr>
            <w:sz w:val="24"/>
            <w:szCs w:val="24"/>
            <w:rPrChange w:id="1693" w:author="Tre" w:date="2012-11-19T09:04:00Z">
              <w:rPr>
                <w:color w:val="0000FF"/>
                <w:u w:val="single"/>
              </w:rPr>
            </w:rPrChange>
          </w:rPr>
          <w:fldChar w:fldCharType="end"/>
        </w:r>
        <w:r w:rsidRPr="00EE27B1">
          <w:rPr>
            <w:sz w:val="24"/>
            <w:szCs w:val="24"/>
            <w:rPrChange w:id="1694" w:author="Tre" w:date="2012-11-19T09:04:00Z">
              <w:rPr>
                <w:color w:val="0000FF"/>
                <w:u w:val="single"/>
              </w:rPr>
            </w:rPrChange>
          </w:rPr>
          <w:t>]</w:t>
        </w:r>
      </w:ins>
    </w:p>
    <w:p w:rsidR="00C606DA" w:rsidRPr="00C91AA7" w:rsidRDefault="00EE27B1" w:rsidP="00C606DA">
      <w:pPr>
        <w:pStyle w:val="MatrixSuperfluous"/>
        <w:rPr>
          <w:ins w:id="1695" w:author="Tre" w:date="2012-11-16T11:30:00Z"/>
          <w:b/>
          <w:sz w:val="24"/>
          <w:szCs w:val="24"/>
          <w:rPrChange w:id="1696" w:author="Tre" w:date="2012-11-19T09:04:00Z">
            <w:rPr>
              <w:ins w:id="1697" w:author="Tre" w:date="2012-11-16T11:30:00Z"/>
              <w:b/>
            </w:rPr>
          </w:rPrChange>
        </w:rPr>
      </w:pPr>
      <w:ins w:id="1698" w:author="Tre" w:date="2012-11-16T11:30:00Z">
        <w:r w:rsidRPr="00EE27B1">
          <w:rPr>
            <w:b/>
            <w:sz w:val="24"/>
            <w:szCs w:val="24"/>
            <w:rPrChange w:id="1699" w:author="Tre" w:date="2012-11-19T09:04:00Z">
              <w:rPr>
                <w:b/>
                <w:color w:val="0000FF"/>
                <w:u w:val="single"/>
              </w:rPr>
            </w:rPrChange>
          </w:rPr>
          <w:t xml:space="preserve">Description - </w:t>
        </w:r>
        <w:r w:rsidRPr="00EE27B1">
          <w:rPr>
            <w:i/>
            <w:sz w:val="24"/>
            <w:szCs w:val="24"/>
            <w:rPrChange w:id="1700" w:author="Tre" w:date="2012-11-19T09:04:00Z">
              <w:rPr>
                <w:i/>
                <w:color w:val="0000FF"/>
                <w:u w:val="single"/>
              </w:rPr>
            </w:rPrChange>
          </w:rPr>
          <w:fldChar w:fldCharType="begin"/>
        </w:r>
        <w:r w:rsidRPr="00EE27B1">
          <w:rPr>
            <w:i/>
            <w:sz w:val="24"/>
            <w:szCs w:val="24"/>
            <w:rPrChange w:id="1701" w:author="Tre" w:date="2012-11-19T09:04:00Z">
              <w:rPr>
                <w:i/>
                <w:color w:val="0000FF"/>
                <w:u w:val="single"/>
              </w:rPr>
            </w:rPrChange>
          </w:rPr>
          <w:instrText xml:space="preserve"> MERGEFIELD "Description" </w:instrText>
        </w:r>
        <w:r w:rsidRPr="00EE27B1">
          <w:rPr>
            <w:i/>
            <w:sz w:val="24"/>
            <w:szCs w:val="24"/>
            <w:rPrChange w:id="1702" w:author="Tre" w:date="2012-11-19T09:04:00Z">
              <w:rPr>
                <w:i/>
                <w:color w:val="0000FF"/>
                <w:u w:val="single"/>
              </w:rPr>
            </w:rPrChange>
          </w:rPr>
          <w:fldChar w:fldCharType="separate"/>
        </w:r>
        <w:r w:rsidRPr="00EE27B1">
          <w:rPr>
            <w:i/>
            <w:noProof/>
            <w:sz w:val="24"/>
            <w:szCs w:val="24"/>
            <w:rPrChange w:id="1703" w:author="Tre" w:date="2012-11-19T09:04:00Z">
              <w:rPr>
                <w:i/>
                <w:noProof/>
                <w:color w:val="0000FF"/>
                <w:u w:val="single"/>
              </w:rPr>
            </w:rPrChange>
          </w:rPr>
          <w:t>To follow someone who cannot be seen by following a trail or clues of his/her passage.</w:t>
        </w:r>
        <w:r w:rsidRPr="00EE27B1">
          <w:rPr>
            <w:i/>
            <w:sz w:val="24"/>
            <w:szCs w:val="24"/>
            <w:rPrChange w:id="1704" w:author="Tre" w:date="2012-11-19T09:04:00Z">
              <w:rPr>
                <w:i/>
                <w:color w:val="0000FF"/>
                <w:u w:val="single"/>
              </w:rPr>
            </w:rPrChange>
          </w:rPr>
          <w:fldChar w:fldCharType="end"/>
        </w:r>
        <w:r w:rsidRPr="00EE27B1">
          <w:rPr>
            <w:b/>
            <w:sz w:val="24"/>
            <w:szCs w:val="24"/>
            <w:rPrChange w:id="1705" w:author="Tre" w:date="2012-11-19T09:04:00Z">
              <w:rPr>
                <w:b/>
                <w:color w:val="0000FF"/>
                <w:u w:val="single"/>
              </w:rPr>
            </w:rPrChange>
          </w:rPr>
          <w:t xml:space="preserve"> </w:t>
        </w:r>
        <w:r w:rsidRPr="00EE27B1">
          <w:rPr>
            <w:b/>
            <w:sz w:val="24"/>
            <w:szCs w:val="24"/>
            <w:rPrChange w:id="1706" w:author="Tre" w:date="2012-11-19T09:04:00Z">
              <w:rPr>
                <w:b/>
                <w:color w:val="0000FF"/>
                <w:u w:val="single"/>
              </w:rPr>
            </w:rPrChange>
          </w:rPr>
          <w:fldChar w:fldCharType="begin"/>
        </w:r>
        <w:r w:rsidRPr="00EE27B1">
          <w:rPr>
            <w:b/>
            <w:sz w:val="24"/>
            <w:szCs w:val="24"/>
            <w:rPrChange w:id="1707" w:author="Tre" w:date="2012-11-19T09:04:00Z">
              <w:rPr>
                <w:b/>
                <w:color w:val="0000FF"/>
                <w:u w:val="single"/>
              </w:rPr>
            </w:rPrChange>
          </w:rPr>
          <w:instrText xml:space="preserve"> NEXT  \* MERGEFORMAT </w:instrText>
        </w:r>
        <w:r w:rsidRPr="00EE27B1">
          <w:rPr>
            <w:b/>
            <w:sz w:val="24"/>
            <w:szCs w:val="24"/>
            <w:rPrChange w:id="1708" w:author="Tre" w:date="2012-11-19T09:04:00Z">
              <w:rPr>
                <w:b/>
                <w:color w:val="0000FF"/>
                <w:u w:val="single"/>
              </w:rPr>
            </w:rPrChange>
          </w:rPr>
          <w:fldChar w:fldCharType="end"/>
        </w:r>
      </w:ins>
    </w:p>
    <w:p w:rsidR="00C606DA" w:rsidRPr="00C91AA7" w:rsidRDefault="00C606DA" w:rsidP="00C606DA">
      <w:pPr>
        <w:pStyle w:val="MatrixSuperfluous"/>
        <w:rPr>
          <w:ins w:id="1709" w:author="Tre" w:date="2012-11-16T11:30:00Z"/>
          <w:b/>
          <w:sz w:val="24"/>
          <w:szCs w:val="24"/>
          <w:rPrChange w:id="1710" w:author="Tre" w:date="2012-11-19T09:04:00Z">
            <w:rPr>
              <w:ins w:id="1711" w:author="Tre" w:date="2012-11-16T11:30:00Z"/>
              <w:b/>
            </w:rPr>
          </w:rPrChange>
        </w:rPr>
      </w:pPr>
    </w:p>
    <w:p w:rsidR="00C606DA" w:rsidRPr="00C91AA7" w:rsidRDefault="00EE27B1" w:rsidP="00C606DA">
      <w:pPr>
        <w:pStyle w:val="MatrixSuperfluous"/>
        <w:rPr>
          <w:ins w:id="1712" w:author="Tre" w:date="2012-11-16T11:30:00Z"/>
          <w:i/>
          <w:sz w:val="24"/>
          <w:szCs w:val="24"/>
          <w:rPrChange w:id="1713" w:author="Tre" w:date="2012-11-19T09:04:00Z">
            <w:rPr>
              <w:ins w:id="1714" w:author="Tre" w:date="2012-11-16T11:30:00Z"/>
              <w:i/>
            </w:rPr>
          </w:rPrChange>
        </w:rPr>
      </w:pPr>
      <w:ins w:id="1715" w:author="Tre" w:date="2012-11-16T11:30:00Z">
        <w:r w:rsidRPr="00EE27B1">
          <w:rPr>
            <w:b/>
            <w:sz w:val="24"/>
            <w:szCs w:val="24"/>
            <w:rPrChange w:id="1716" w:author="Tre" w:date="2012-11-19T09:04:00Z">
              <w:rPr>
                <w:b/>
                <w:color w:val="0000FF"/>
                <w:u w:val="single"/>
              </w:rPr>
            </w:rPrChange>
          </w:rPr>
          <w:fldChar w:fldCharType="begin"/>
        </w:r>
        <w:r w:rsidRPr="00EE27B1">
          <w:rPr>
            <w:b/>
            <w:sz w:val="24"/>
            <w:szCs w:val="24"/>
            <w:rPrChange w:id="1717" w:author="Tre" w:date="2012-11-19T09:04:00Z">
              <w:rPr>
                <w:b/>
                <w:color w:val="0000FF"/>
                <w:u w:val="single"/>
              </w:rPr>
            </w:rPrChange>
          </w:rPr>
          <w:instrText xml:space="preserve"> MERGEFIELD Skill </w:instrText>
        </w:r>
        <w:r w:rsidRPr="00EE27B1">
          <w:rPr>
            <w:b/>
            <w:sz w:val="24"/>
            <w:szCs w:val="24"/>
            <w:rPrChange w:id="1718" w:author="Tre" w:date="2012-11-19T09:04:00Z">
              <w:rPr>
                <w:b/>
                <w:color w:val="0000FF"/>
                <w:u w:val="single"/>
              </w:rPr>
            </w:rPrChange>
          </w:rPr>
          <w:fldChar w:fldCharType="separate"/>
        </w:r>
        <w:r w:rsidRPr="00EE27B1">
          <w:rPr>
            <w:b/>
            <w:noProof/>
            <w:sz w:val="24"/>
            <w:szCs w:val="24"/>
            <w:rPrChange w:id="1719" w:author="Tre" w:date="2012-11-19T09:04:00Z">
              <w:rPr>
                <w:b/>
                <w:noProof/>
                <w:color w:val="0000FF"/>
                <w:u w:val="single"/>
              </w:rPr>
            </w:rPrChange>
          </w:rPr>
          <w:t>Linguist</w:t>
        </w:r>
        <w:r w:rsidRPr="00EE27B1">
          <w:rPr>
            <w:b/>
            <w:sz w:val="24"/>
            <w:szCs w:val="24"/>
            <w:rPrChange w:id="1720" w:author="Tre" w:date="2012-11-19T09:04:00Z">
              <w:rPr>
                <w:b/>
                <w:color w:val="0000FF"/>
                <w:u w:val="single"/>
              </w:rPr>
            </w:rPrChange>
          </w:rPr>
          <w:fldChar w:fldCharType="end"/>
        </w:r>
        <w:r w:rsidRPr="00EE27B1">
          <w:rPr>
            <w:i/>
            <w:sz w:val="24"/>
            <w:szCs w:val="24"/>
            <w:rPrChange w:id="1721" w:author="Tre" w:date="2012-11-19T09:04:00Z">
              <w:rPr>
                <w:i/>
                <w:color w:val="0000FF"/>
                <w:u w:val="single"/>
              </w:rPr>
            </w:rPrChange>
          </w:rPr>
          <w:t xml:space="preserve"> - </w:t>
        </w:r>
        <w:r w:rsidRPr="00EE27B1">
          <w:rPr>
            <w:sz w:val="24"/>
            <w:szCs w:val="24"/>
            <w:rPrChange w:id="1722" w:author="Tre" w:date="2012-11-19T09:04:00Z">
              <w:rPr>
                <w:color w:val="0000FF"/>
                <w:u w:val="single"/>
              </w:rPr>
            </w:rPrChange>
          </w:rPr>
          <w:t>[</w:t>
        </w:r>
        <w:r w:rsidRPr="00EE27B1">
          <w:rPr>
            <w:sz w:val="24"/>
            <w:szCs w:val="24"/>
            <w:rPrChange w:id="1723" w:author="Tre" w:date="2012-11-19T09:04:00Z">
              <w:rPr>
                <w:color w:val="0000FF"/>
                <w:u w:val="single"/>
              </w:rPr>
            </w:rPrChange>
          </w:rPr>
          <w:fldChar w:fldCharType="begin"/>
        </w:r>
        <w:r w:rsidRPr="00EE27B1">
          <w:rPr>
            <w:sz w:val="24"/>
            <w:szCs w:val="24"/>
            <w:rPrChange w:id="1724" w:author="Tre" w:date="2012-11-19T09:04:00Z">
              <w:rPr>
                <w:color w:val="0000FF"/>
                <w:u w:val="single"/>
              </w:rPr>
            </w:rPrChange>
          </w:rPr>
          <w:instrText xml:space="preserve"> MERGEFIELD Default_Attribute </w:instrText>
        </w:r>
        <w:r w:rsidRPr="00EE27B1">
          <w:rPr>
            <w:sz w:val="24"/>
            <w:szCs w:val="24"/>
            <w:rPrChange w:id="1725" w:author="Tre" w:date="2012-11-19T09:04:00Z">
              <w:rPr>
                <w:color w:val="0000FF"/>
                <w:u w:val="single"/>
              </w:rPr>
            </w:rPrChange>
          </w:rPr>
          <w:fldChar w:fldCharType="separate"/>
        </w:r>
        <w:r w:rsidRPr="00EE27B1">
          <w:rPr>
            <w:noProof/>
            <w:sz w:val="24"/>
            <w:szCs w:val="24"/>
            <w:rPrChange w:id="1726" w:author="Tre" w:date="2012-11-19T09:04:00Z">
              <w:rPr>
                <w:noProof/>
                <w:color w:val="0000FF"/>
                <w:u w:val="single"/>
              </w:rPr>
            </w:rPrChange>
          </w:rPr>
          <w:t>Common Sense/Focus</w:t>
        </w:r>
        <w:r w:rsidRPr="00EE27B1">
          <w:rPr>
            <w:sz w:val="24"/>
            <w:szCs w:val="24"/>
            <w:rPrChange w:id="1727" w:author="Tre" w:date="2012-11-19T09:04:00Z">
              <w:rPr>
                <w:color w:val="0000FF"/>
                <w:u w:val="single"/>
              </w:rPr>
            </w:rPrChange>
          </w:rPr>
          <w:fldChar w:fldCharType="end"/>
        </w:r>
        <w:r w:rsidRPr="00EE27B1">
          <w:rPr>
            <w:sz w:val="24"/>
            <w:szCs w:val="24"/>
            <w:rPrChange w:id="1728" w:author="Tre" w:date="2012-11-19T09:04:00Z">
              <w:rPr>
                <w:color w:val="0000FF"/>
                <w:u w:val="single"/>
              </w:rPr>
            </w:rPrChange>
          </w:rPr>
          <w:t>]</w:t>
        </w:r>
      </w:ins>
    </w:p>
    <w:p w:rsidR="00C606DA" w:rsidRPr="00C91AA7" w:rsidRDefault="00EE27B1" w:rsidP="00C606DA">
      <w:pPr>
        <w:pStyle w:val="MatrixSuperfluous"/>
        <w:rPr>
          <w:ins w:id="1729" w:author="Tre" w:date="2012-11-16T11:30:00Z"/>
          <w:b/>
          <w:sz w:val="24"/>
          <w:szCs w:val="24"/>
          <w:rPrChange w:id="1730" w:author="Tre" w:date="2012-11-19T09:04:00Z">
            <w:rPr>
              <w:ins w:id="1731" w:author="Tre" w:date="2012-11-16T11:30:00Z"/>
              <w:b/>
            </w:rPr>
          </w:rPrChange>
        </w:rPr>
      </w:pPr>
      <w:ins w:id="1732" w:author="Tre" w:date="2012-11-16T11:30:00Z">
        <w:r w:rsidRPr="00EE27B1">
          <w:rPr>
            <w:b/>
            <w:sz w:val="24"/>
            <w:szCs w:val="24"/>
            <w:rPrChange w:id="1733" w:author="Tre" w:date="2012-11-19T09:04:00Z">
              <w:rPr>
                <w:b/>
                <w:color w:val="0000FF"/>
                <w:u w:val="single"/>
              </w:rPr>
            </w:rPrChange>
          </w:rPr>
          <w:t xml:space="preserve">Description - </w:t>
        </w:r>
        <w:r w:rsidRPr="00EE27B1">
          <w:rPr>
            <w:i/>
            <w:sz w:val="24"/>
            <w:szCs w:val="24"/>
            <w:rPrChange w:id="1734" w:author="Tre" w:date="2012-11-19T09:04:00Z">
              <w:rPr>
                <w:i/>
                <w:color w:val="0000FF"/>
                <w:u w:val="single"/>
              </w:rPr>
            </w:rPrChange>
          </w:rPr>
          <w:fldChar w:fldCharType="begin"/>
        </w:r>
        <w:r w:rsidRPr="00EE27B1">
          <w:rPr>
            <w:i/>
            <w:sz w:val="24"/>
            <w:szCs w:val="24"/>
            <w:rPrChange w:id="1735" w:author="Tre" w:date="2012-11-19T09:04:00Z">
              <w:rPr>
                <w:i/>
                <w:color w:val="0000FF"/>
                <w:u w:val="single"/>
              </w:rPr>
            </w:rPrChange>
          </w:rPr>
          <w:instrText xml:space="preserve"> MERGEFIELD "Description" </w:instrText>
        </w:r>
        <w:r w:rsidRPr="00EE27B1">
          <w:rPr>
            <w:i/>
            <w:sz w:val="24"/>
            <w:szCs w:val="24"/>
            <w:rPrChange w:id="1736" w:author="Tre" w:date="2012-11-19T09:04:00Z">
              <w:rPr>
                <w:i/>
                <w:color w:val="0000FF"/>
                <w:u w:val="single"/>
              </w:rPr>
            </w:rPrChange>
          </w:rPr>
          <w:fldChar w:fldCharType="separate"/>
        </w:r>
        <w:r w:rsidRPr="00EE27B1">
          <w:rPr>
            <w:i/>
            <w:noProof/>
            <w:sz w:val="24"/>
            <w:szCs w:val="24"/>
            <w:rPrChange w:id="1737" w:author="Tre" w:date="2012-11-19T09:04:00Z">
              <w:rPr>
                <w:i/>
                <w:noProof/>
                <w:color w:val="0000FF"/>
                <w:u w:val="single"/>
              </w:rPr>
            </w:rPrChange>
          </w:rPr>
          <w:t>Understand basic structure of languages, figure out words and phrases from similarly familiar languages.</w:t>
        </w:r>
        <w:r w:rsidRPr="00EE27B1">
          <w:rPr>
            <w:i/>
            <w:sz w:val="24"/>
            <w:szCs w:val="24"/>
            <w:rPrChange w:id="1738" w:author="Tre" w:date="2012-11-19T09:04:00Z">
              <w:rPr>
                <w:i/>
                <w:color w:val="0000FF"/>
                <w:u w:val="single"/>
              </w:rPr>
            </w:rPrChange>
          </w:rPr>
          <w:fldChar w:fldCharType="end"/>
        </w:r>
        <w:r w:rsidRPr="00EE27B1">
          <w:rPr>
            <w:b/>
            <w:sz w:val="24"/>
            <w:szCs w:val="24"/>
            <w:rPrChange w:id="1739" w:author="Tre" w:date="2012-11-19T09:04:00Z">
              <w:rPr>
                <w:b/>
                <w:color w:val="0000FF"/>
                <w:u w:val="single"/>
              </w:rPr>
            </w:rPrChange>
          </w:rPr>
          <w:t xml:space="preserve"> </w:t>
        </w:r>
        <w:r w:rsidRPr="00EE27B1">
          <w:rPr>
            <w:b/>
            <w:sz w:val="24"/>
            <w:szCs w:val="24"/>
            <w:rPrChange w:id="1740" w:author="Tre" w:date="2012-11-19T09:04:00Z">
              <w:rPr>
                <w:b/>
                <w:color w:val="0000FF"/>
                <w:u w:val="single"/>
              </w:rPr>
            </w:rPrChange>
          </w:rPr>
          <w:fldChar w:fldCharType="begin"/>
        </w:r>
        <w:r w:rsidRPr="00EE27B1">
          <w:rPr>
            <w:b/>
            <w:sz w:val="24"/>
            <w:szCs w:val="24"/>
            <w:rPrChange w:id="1741" w:author="Tre" w:date="2012-11-19T09:04:00Z">
              <w:rPr>
                <w:b/>
                <w:color w:val="0000FF"/>
                <w:u w:val="single"/>
              </w:rPr>
            </w:rPrChange>
          </w:rPr>
          <w:instrText xml:space="preserve"> NEXT  \* MERGEFORMAT </w:instrText>
        </w:r>
        <w:r w:rsidRPr="00EE27B1">
          <w:rPr>
            <w:b/>
            <w:sz w:val="24"/>
            <w:szCs w:val="24"/>
            <w:rPrChange w:id="1742" w:author="Tre" w:date="2012-11-19T09:04:00Z">
              <w:rPr>
                <w:b/>
                <w:color w:val="0000FF"/>
                <w:u w:val="single"/>
              </w:rPr>
            </w:rPrChange>
          </w:rPr>
          <w:fldChar w:fldCharType="end"/>
        </w:r>
      </w:ins>
    </w:p>
    <w:p w:rsidR="00C606DA" w:rsidRPr="00C91AA7" w:rsidRDefault="00C606DA" w:rsidP="00C606DA">
      <w:pPr>
        <w:pStyle w:val="MatrixSuperfluous"/>
        <w:rPr>
          <w:ins w:id="1743" w:author="Tre" w:date="2012-11-16T11:30:00Z"/>
          <w:b/>
          <w:sz w:val="24"/>
          <w:szCs w:val="24"/>
          <w:rPrChange w:id="1744" w:author="Tre" w:date="2012-11-19T09:04:00Z">
            <w:rPr>
              <w:ins w:id="1745" w:author="Tre" w:date="2012-11-16T11:30:00Z"/>
              <w:b/>
            </w:rPr>
          </w:rPrChange>
        </w:rPr>
      </w:pPr>
    </w:p>
    <w:p w:rsidR="00C606DA" w:rsidRPr="00C91AA7" w:rsidRDefault="00EE27B1" w:rsidP="00C606DA">
      <w:pPr>
        <w:pStyle w:val="MatrixSuperfluous"/>
        <w:rPr>
          <w:ins w:id="1746" w:author="Tre" w:date="2012-11-16T11:30:00Z"/>
          <w:i/>
          <w:sz w:val="24"/>
          <w:szCs w:val="24"/>
          <w:rPrChange w:id="1747" w:author="Tre" w:date="2012-11-19T09:04:00Z">
            <w:rPr>
              <w:ins w:id="1748" w:author="Tre" w:date="2012-11-16T11:30:00Z"/>
              <w:i/>
            </w:rPr>
          </w:rPrChange>
        </w:rPr>
      </w:pPr>
      <w:ins w:id="1749" w:author="Tre" w:date="2012-11-16T11:30:00Z">
        <w:r w:rsidRPr="00EE27B1">
          <w:rPr>
            <w:b/>
            <w:sz w:val="24"/>
            <w:szCs w:val="24"/>
            <w:rPrChange w:id="1750" w:author="Tre" w:date="2012-11-19T09:04:00Z">
              <w:rPr>
                <w:b/>
                <w:color w:val="0000FF"/>
                <w:u w:val="single"/>
              </w:rPr>
            </w:rPrChange>
          </w:rPr>
          <w:fldChar w:fldCharType="begin"/>
        </w:r>
        <w:r w:rsidRPr="00EE27B1">
          <w:rPr>
            <w:b/>
            <w:sz w:val="24"/>
            <w:szCs w:val="24"/>
            <w:rPrChange w:id="1751" w:author="Tre" w:date="2012-11-19T09:04:00Z">
              <w:rPr>
                <w:b/>
                <w:color w:val="0000FF"/>
                <w:u w:val="single"/>
              </w:rPr>
            </w:rPrChange>
          </w:rPr>
          <w:instrText xml:space="preserve"> MERGEFIELD Skill </w:instrText>
        </w:r>
        <w:r w:rsidRPr="00EE27B1">
          <w:rPr>
            <w:b/>
            <w:sz w:val="24"/>
            <w:szCs w:val="24"/>
            <w:rPrChange w:id="1752" w:author="Tre" w:date="2012-11-19T09:04:00Z">
              <w:rPr>
                <w:b/>
                <w:color w:val="0000FF"/>
                <w:u w:val="single"/>
              </w:rPr>
            </w:rPrChange>
          </w:rPr>
          <w:fldChar w:fldCharType="separate"/>
        </w:r>
        <w:r w:rsidRPr="00EE27B1">
          <w:rPr>
            <w:b/>
            <w:noProof/>
            <w:sz w:val="24"/>
            <w:szCs w:val="24"/>
            <w:rPrChange w:id="1753" w:author="Tre" w:date="2012-11-19T09:04:00Z">
              <w:rPr>
                <w:b/>
                <w:noProof/>
                <w:color w:val="0000FF"/>
                <w:u w:val="single"/>
              </w:rPr>
            </w:rPrChange>
          </w:rPr>
          <w:t>Perception</w:t>
        </w:r>
        <w:r w:rsidRPr="00EE27B1">
          <w:rPr>
            <w:b/>
            <w:sz w:val="24"/>
            <w:szCs w:val="24"/>
            <w:rPrChange w:id="1754" w:author="Tre" w:date="2012-11-19T09:04:00Z">
              <w:rPr>
                <w:b/>
                <w:color w:val="0000FF"/>
                <w:u w:val="single"/>
              </w:rPr>
            </w:rPrChange>
          </w:rPr>
          <w:fldChar w:fldCharType="end"/>
        </w:r>
        <w:r w:rsidRPr="00EE27B1">
          <w:rPr>
            <w:i/>
            <w:sz w:val="24"/>
            <w:szCs w:val="24"/>
            <w:rPrChange w:id="1755" w:author="Tre" w:date="2012-11-19T09:04:00Z">
              <w:rPr>
                <w:i/>
                <w:color w:val="0000FF"/>
                <w:u w:val="single"/>
              </w:rPr>
            </w:rPrChange>
          </w:rPr>
          <w:t xml:space="preserve"> - </w:t>
        </w:r>
        <w:r w:rsidRPr="00EE27B1">
          <w:rPr>
            <w:sz w:val="24"/>
            <w:szCs w:val="24"/>
            <w:rPrChange w:id="1756" w:author="Tre" w:date="2012-11-19T09:04:00Z">
              <w:rPr>
                <w:color w:val="0000FF"/>
                <w:u w:val="single"/>
              </w:rPr>
            </w:rPrChange>
          </w:rPr>
          <w:t>[</w:t>
        </w:r>
        <w:r w:rsidRPr="00EE27B1">
          <w:rPr>
            <w:sz w:val="24"/>
            <w:szCs w:val="24"/>
            <w:rPrChange w:id="1757" w:author="Tre" w:date="2012-11-19T09:04:00Z">
              <w:rPr>
                <w:color w:val="0000FF"/>
                <w:u w:val="single"/>
              </w:rPr>
            </w:rPrChange>
          </w:rPr>
          <w:fldChar w:fldCharType="begin"/>
        </w:r>
        <w:r w:rsidRPr="00EE27B1">
          <w:rPr>
            <w:sz w:val="24"/>
            <w:szCs w:val="24"/>
            <w:rPrChange w:id="1758" w:author="Tre" w:date="2012-11-19T09:04:00Z">
              <w:rPr>
                <w:color w:val="0000FF"/>
                <w:u w:val="single"/>
              </w:rPr>
            </w:rPrChange>
          </w:rPr>
          <w:instrText xml:space="preserve"> MERGEFIELD Default_Attribute </w:instrText>
        </w:r>
        <w:r w:rsidRPr="00EE27B1">
          <w:rPr>
            <w:sz w:val="24"/>
            <w:szCs w:val="24"/>
            <w:rPrChange w:id="1759" w:author="Tre" w:date="2012-11-19T09:04:00Z">
              <w:rPr>
                <w:color w:val="0000FF"/>
                <w:u w:val="single"/>
              </w:rPr>
            </w:rPrChange>
          </w:rPr>
          <w:fldChar w:fldCharType="separate"/>
        </w:r>
        <w:r w:rsidRPr="00EE27B1">
          <w:rPr>
            <w:noProof/>
            <w:sz w:val="24"/>
            <w:szCs w:val="24"/>
            <w:rPrChange w:id="1760" w:author="Tre" w:date="2012-11-19T09:04:00Z">
              <w:rPr>
                <w:noProof/>
                <w:color w:val="0000FF"/>
                <w:u w:val="single"/>
              </w:rPr>
            </w:rPrChange>
          </w:rPr>
          <w:t>Common Sense/Focus</w:t>
        </w:r>
        <w:r w:rsidRPr="00EE27B1">
          <w:rPr>
            <w:sz w:val="24"/>
            <w:szCs w:val="24"/>
            <w:rPrChange w:id="1761" w:author="Tre" w:date="2012-11-19T09:04:00Z">
              <w:rPr>
                <w:color w:val="0000FF"/>
                <w:u w:val="single"/>
              </w:rPr>
            </w:rPrChange>
          </w:rPr>
          <w:fldChar w:fldCharType="end"/>
        </w:r>
        <w:r w:rsidRPr="00EE27B1">
          <w:rPr>
            <w:sz w:val="24"/>
            <w:szCs w:val="24"/>
            <w:rPrChange w:id="1762" w:author="Tre" w:date="2012-11-19T09:04:00Z">
              <w:rPr>
                <w:color w:val="0000FF"/>
                <w:u w:val="single"/>
              </w:rPr>
            </w:rPrChange>
          </w:rPr>
          <w:t>]</w:t>
        </w:r>
      </w:ins>
    </w:p>
    <w:p w:rsidR="00C606DA" w:rsidRPr="00C91AA7" w:rsidRDefault="00EE27B1" w:rsidP="00C606DA">
      <w:pPr>
        <w:pStyle w:val="MatrixSuperfluous"/>
        <w:rPr>
          <w:ins w:id="1763" w:author="Tre" w:date="2012-11-16T11:30:00Z"/>
          <w:b/>
          <w:sz w:val="24"/>
          <w:szCs w:val="24"/>
          <w:rPrChange w:id="1764" w:author="Tre" w:date="2012-11-19T09:04:00Z">
            <w:rPr>
              <w:ins w:id="1765" w:author="Tre" w:date="2012-11-16T11:30:00Z"/>
              <w:b/>
            </w:rPr>
          </w:rPrChange>
        </w:rPr>
      </w:pPr>
      <w:ins w:id="1766" w:author="Tre" w:date="2012-11-16T11:30:00Z">
        <w:r w:rsidRPr="00EE27B1">
          <w:rPr>
            <w:b/>
            <w:sz w:val="24"/>
            <w:szCs w:val="24"/>
            <w:rPrChange w:id="1767" w:author="Tre" w:date="2012-11-19T09:04:00Z">
              <w:rPr>
                <w:b/>
                <w:color w:val="0000FF"/>
                <w:u w:val="single"/>
              </w:rPr>
            </w:rPrChange>
          </w:rPr>
          <w:t xml:space="preserve">Description - </w:t>
        </w:r>
        <w:r w:rsidRPr="00EE27B1">
          <w:rPr>
            <w:i/>
            <w:sz w:val="24"/>
            <w:szCs w:val="24"/>
            <w:rPrChange w:id="1768" w:author="Tre" w:date="2012-11-19T09:04:00Z">
              <w:rPr>
                <w:i/>
                <w:color w:val="0000FF"/>
                <w:u w:val="single"/>
              </w:rPr>
            </w:rPrChange>
          </w:rPr>
          <w:fldChar w:fldCharType="begin"/>
        </w:r>
        <w:r w:rsidRPr="00EE27B1">
          <w:rPr>
            <w:i/>
            <w:sz w:val="24"/>
            <w:szCs w:val="24"/>
            <w:rPrChange w:id="1769" w:author="Tre" w:date="2012-11-19T09:04:00Z">
              <w:rPr>
                <w:i/>
                <w:color w:val="0000FF"/>
                <w:u w:val="single"/>
              </w:rPr>
            </w:rPrChange>
          </w:rPr>
          <w:instrText xml:space="preserve"> MERGEFIELD "Description" </w:instrText>
        </w:r>
        <w:r w:rsidRPr="00EE27B1">
          <w:rPr>
            <w:i/>
            <w:sz w:val="24"/>
            <w:szCs w:val="24"/>
            <w:rPrChange w:id="1770" w:author="Tre" w:date="2012-11-19T09:04:00Z">
              <w:rPr>
                <w:i/>
                <w:color w:val="0000FF"/>
                <w:u w:val="single"/>
              </w:rPr>
            </w:rPrChange>
          </w:rPr>
          <w:fldChar w:fldCharType="separate"/>
        </w:r>
        <w:r w:rsidRPr="00EE27B1">
          <w:rPr>
            <w:i/>
            <w:noProof/>
            <w:sz w:val="24"/>
            <w:szCs w:val="24"/>
            <w:rPrChange w:id="1771" w:author="Tre" w:date="2012-11-19T09:04:00Z">
              <w:rPr>
                <w:i/>
                <w:noProof/>
                <w:color w:val="0000FF"/>
                <w:u w:val="single"/>
              </w:rPr>
            </w:rPrChange>
          </w:rPr>
          <w:t>This is for the gamemaster to make an objective check as to whether a character notices something or not. It can be as simple as seeing a canyon off in the distance, or as critical as noticing whether there is an ambush ahead. The ability to notice the common things, and pick out the details and the unexpected.</w:t>
        </w:r>
        <w:r w:rsidRPr="00EE27B1">
          <w:rPr>
            <w:i/>
            <w:sz w:val="24"/>
            <w:szCs w:val="24"/>
            <w:rPrChange w:id="1772" w:author="Tre" w:date="2012-11-19T09:04:00Z">
              <w:rPr>
                <w:i/>
                <w:color w:val="0000FF"/>
                <w:u w:val="single"/>
              </w:rPr>
            </w:rPrChange>
          </w:rPr>
          <w:fldChar w:fldCharType="end"/>
        </w:r>
        <w:r w:rsidRPr="00EE27B1">
          <w:rPr>
            <w:b/>
            <w:sz w:val="24"/>
            <w:szCs w:val="24"/>
            <w:rPrChange w:id="1773" w:author="Tre" w:date="2012-11-19T09:04:00Z">
              <w:rPr>
                <w:b/>
                <w:color w:val="0000FF"/>
                <w:u w:val="single"/>
              </w:rPr>
            </w:rPrChange>
          </w:rPr>
          <w:t xml:space="preserve"> </w:t>
        </w:r>
        <w:r w:rsidRPr="00EE27B1">
          <w:rPr>
            <w:b/>
            <w:sz w:val="24"/>
            <w:szCs w:val="24"/>
            <w:rPrChange w:id="1774" w:author="Tre" w:date="2012-11-19T09:04:00Z">
              <w:rPr>
                <w:b/>
                <w:color w:val="0000FF"/>
                <w:u w:val="single"/>
              </w:rPr>
            </w:rPrChange>
          </w:rPr>
          <w:fldChar w:fldCharType="begin"/>
        </w:r>
        <w:r w:rsidRPr="00EE27B1">
          <w:rPr>
            <w:b/>
            <w:sz w:val="24"/>
            <w:szCs w:val="24"/>
            <w:rPrChange w:id="1775" w:author="Tre" w:date="2012-11-19T09:04:00Z">
              <w:rPr>
                <w:b/>
                <w:color w:val="0000FF"/>
                <w:u w:val="single"/>
              </w:rPr>
            </w:rPrChange>
          </w:rPr>
          <w:instrText xml:space="preserve"> NEXT  \* MERGEFORMAT </w:instrText>
        </w:r>
        <w:r w:rsidRPr="00EE27B1">
          <w:rPr>
            <w:b/>
            <w:sz w:val="24"/>
            <w:szCs w:val="24"/>
            <w:rPrChange w:id="1776" w:author="Tre" w:date="2012-11-19T09:04:00Z">
              <w:rPr>
                <w:b/>
                <w:color w:val="0000FF"/>
                <w:u w:val="single"/>
              </w:rPr>
            </w:rPrChange>
          </w:rPr>
          <w:fldChar w:fldCharType="end"/>
        </w:r>
      </w:ins>
    </w:p>
    <w:p w:rsidR="00C606DA" w:rsidRPr="00C91AA7" w:rsidRDefault="00C606DA" w:rsidP="00C606DA">
      <w:pPr>
        <w:pStyle w:val="MatrixSuperfluous"/>
        <w:rPr>
          <w:ins w:id="1777" w:author="Tre" w:date="2012-11-16T11:30:00Z"/>
          <w:b/>
          <w:sz w:val="24"/>
          <w:szCs w:val="24"/>
          <w:rPrChange w:id="1778" w:author="Tre" w:date="2012-11-19T09:04:00Z">
            <w:rPr>
              <w:ins w:id="1779" w:author="Tre" w:date="2012-11-16T11:30:00Z"/>
              <w:b/>
            </w:rPr>
          </w:rPrChange>
        </w:rPr>
      </w:pPr>
    </w:p>
    <w:p w:rsidR="00C606DA" w:rsidRPr="00C91AA7" w:rsidRDefault="00EE27B1" w:rsidP="00C606DA">
      <w:pPr>
        <w:pStyle w:val="MatrixSuperfluous"/>
        <w:rPr>
          <w:ins w:id="1780" w:author="Tre" w:date="2012-11-16T11:30:00Z"/>
          <w:i/>
          <w:sz w:val="24"/>
          <w:szCs w:val="24"/>
          <w:rPrChange w:id="1781" w:author="Tre" w:date="2012-11-19T09:04:00Z">
            <w:rPr>
              <w:ins w:id="1782" w:author="Tre" w:date="2012-11-16T11:30:00Z"/>
              <w:i/>
            </w:rPr>
          </w:rPrChange>
        </w:rPr>
      </w:pPr>
      <w:ins w:id="1783" w:author="Tre" w:date="2012-11-16T11:30:00Z">
        <w:r w:rsidRPr="00EE27B1">
          <w:rPr>
            <w:b/>
            <w:sz w:val="24"/>
            <w:szCs w:val="24"/>
            <w:rPrChange w:id="1784" w:author="Tre" w:date="2012-11-19T09:04:00Z">
              <w:rPr>
                <w:b/>
                <w:color w:val="0000FF"/>
                <w:u w:val="single"/>
              </w:rPr>
            </w:rPrChange>
          </w:rPr>
          <w:fldChar w:fldCharType="begin"/>
        </w:r>
        <w:r w:rsidRPr="00EE27B1">
          <w:rPr>
            <w:b/>
            <w:sz w:val="24"/>
            <w:szCs w:val="24"/>
            <w:rPrChange w:id="1785" w:author="Tre" w:date="2012-11-19T09:04:00Z">
              <w:rPr>
                <w:b/>
                <w:color w:val="0000FF"/>
                <w:u w:val="single"/>
              </w:rPr>
            </w:rPrChange>
          </w:rPr>
          <w:instrText xml:space="preserve"> MERGEFIELD Skill </w:instrText>
        </w:r>
        <w:r w:rsidRPr="00EE27B1">
          <w:rPr>
            <w:b/>
            <w:sz w:val="24"/>
            <w:szCs w:val="24"/>
            <w:rPrChange w:id="1786" w:author="Tre" w:date="2012-11-19T09:04:00Z">
              <w:rPr>
                <w:b/>
                <w:color w:val="0000FF"/>
                <w:u w:val="single"/>
              </w:rPr>
            </w:rPrChange>
          </w:rPr>
          <w:fldChar w:fldCharType="separate"/>
        </w:r>
        <w:r w:rsidRPr="00EE27B1">
          <w:rPr>
            <w:b/>
            <w:noProof/>
            <w:sz w:val="24"/>
            <w:szCs w:val="24"/>
            <w:rPrChange w:id="1787" w:author="Tre" w:date="2012-11-19T09:04:00Z">
              <w:rPr>
                <w:b/>
                <w:noProof/>
                <w:color w:val="0000FF"/>
                <w:u w:val="single"/>
              </w:rPr>
            </w:rPrChange>
          </w:rPr>
          <w:t>PunkSmithing</w:t>
        </w:r>
        <w:r w:rsidRPr="00EE27B1">
          <w:rPr>
            <w:b/>
            <w:sz w:val="24"/>
            <w:szCs w:val="24"/>
            <w:rPrChange w:id="1788" w:author="Tre" w:date="2012-11-19T09:04:00Z">
              <w:rPr>
                <w:b/>
                <w:color w:val="0000FF"/>
                <w:u w:val="single"/>
              </w:rPr>
            </w:rPrChange>
          </w:rPr>
          <w:fldChar w:fldCharType="end"/>
        </w:r>
        <w:r w:rsidRPr="00EE27B1">
          <w:rPr>
            <w:i/>
            <w:sz w:val="24"/>
            <w:szCs w:val="24"/>
            <w:rPrChange w:id="1789" w:author="Tre" w:date="2012-11-19T09:04:00Z">
              <w:rPr>
                <w:i/>
                <w:color w:val="0000FF"/>
                <w:u w:val="single"/>
              </w:rPr>
            </w:rPrChange>
          </w:rPr>
          <w:t xml:space="preserve"> - </w:t>
        </w:r>
        <w:r w:rsidRPr="00EE27B1">
          <w:rPr>
            <w:sz w:val="24"/>
            <w:szCs w:val="24"/>
            <w:rPrChange w:id="1790" w:author="Tre" w:date="2012-11-19T09:04:00Z">
              <w:rPr>
                <w:color w:val="0000FF"/>
                <w:u w:val="single"/>
              </w:rPr>
            </w:rPrChange>
          </w:rPr>
          <w:t>[</w:t>
        </w:r>
        <w:r w:rsidRPr="00EE27B1">
          <w:rPr>
            <w:sz w:val="24"/>
            <w:szCs w:val="24"/>
            <w:rPrChange w:id="1791" w:author="Tre" w:date="2012-11-19T09:04:00Z">
              <w:rPr>
                <w:color w:val="0000FF"/>
                <w:u w:val="single"/>
              </w:rPr>
            </w:rPrChange>
          </w:rPr>
          <w:fldChar w:fldCharType="begin"/>
        </w:r>
        <w:r w:rsidRPr="00EE27B1">
          <w:rPr>
            <w:sz w:val="24"/>
            <w:szCs w:val="24"/>
            <w:rPrChange w:id="1792" w:author="Tre" w:date="2012-11-19T09:04:00Z">
              <w:rPr>
                <w:color w:val="0000FF"/>
                <w:u w:val="single"/>
              </w:rPr>
            </w:rPrChange>
          </w:rPr>
          <w:instrText xml:space="preserve"> MERGEFIELD Default_Attribute </w:instrText>
        </w:r>
        <w:r w:rsidRPr="00EE27B1">
          <w:rPr>
            <w:sz w:val="24"/>
            <w:szCs w:val="24"/>
            <w:rPrChange w:id="1793" w:author="Tre" w:date="2012-11-19T09:04:00Z">
              <w:rPr>
                <w:color w:val="0000FF"/>
                <w:u w:val="single"/>
              </w:rPr>
            </w:rPrChange>
          </w:rPr>
          <w:fldChar w:fldCharType="separate"/>
        </w:r>
        <w:r w:rsidRPr="00EE27B1">
          <w:rPr>
            <w:noProof/>
            <w:sz w:val="24"/>
            <w:szCs w:val="24"/>
            <w:rPrChange w:id="1794" w:author="Tre" w:date="2012-11-19T09:04:00Z">
              <w:rPr>
                <w:noProof/>
                <w:color w:val="0000FF"/>
                <w:u w:val="single"/>
              </w:rPr>
            </w:rPrChange>
          </w:rPr>
          <w:t>Common Sense/Strength</w:t>
        </w:r>
        <w:r w:rsidRPr="00EE27B1">
          <w:rPr>
            <w:sz w:val="24"/>
            <w:szCs w:val="24"/>
            <w:rPrChange w:id="1795" w:author="Tre" w:date="2012-11-19T09:04:00Z">
              <w:rPr>
                <w:color w:val="0000FF"/>
                <w:u w:val="single"/>
              </w:rPr>
            </w:rPrChange>
          </w:rPr>
          <w:fldChar w:fldCharType="end"/>
        </w:r>
        <w:r w:rsidRPr="00EE27B1">
          <w:rPr>
            <w:sz w:val="24"/>
            <w:szCs w:val="24"/>
            <w:rPrChange w:id="1796" w:author="Tre" w:date="2012-11-19T09:04:00Z">
              <w:rPr>
                <w:color w:val="0000FF"/>
                <w:u w:val="single"/>
              </w:rPr>
            </w:rPrChange>
          </w:rPr>
          <w:t>]</w:t>
        </w:r>
      </w:ins>
    </w:p>
    <w:p w:rsidR="00C606DA" w:rsidRPr="00C91AA7" w:rsidRDefault="00EE27B1" w:rsidP="00C606DA">
      <w:pPr>
        <w:pStyle w:val="MatrixSuperfluous"/>
        <w:rPr>
          <w:ins w:id="1797" w:author="Tre" w:date="2012-11-16T11:30:00Z"/>
          <w:b/>
          <w:sz w:val="24"/>
          <w:szCs w:val="24"/>
          <w:rPrChange w:id="1798" w:author="Tre" w:date="2012-11-19T09:04:00Z">
            <w:rPr>
              <w:ins w:id="1799" w:author="Tre" w:date="2012-11-16T11:30:00Z"/>
              <w:b/>
            </w:rPr>
          </w:rPrChange>
        </w:rPr>
      </w:pPr>
      <w:ins w:id="1800" w:author="Tre" w:date="2012-11-16T11:30:00Z">
        <w:r w:rsidRPr="00EE27B1">
          <w:rPr>
            <w:b/>
            <w:sz w:val="24"/>
            <w:szCs w:val="24"/>
            <w:rPrChange w:id="1801" w:author="Tre" w:date="2012-11-19T09:04:00Z">
              <w:rPr>
                <w:b/>
                <w:color w:val="0000FF"/>
                <w:u w:val="single"/>
              </w:rPr>
            </w:rPrChange>
          </w:rPr>
          <w:t xml:space="preserve">Description - </w:t>
        </w:r>
        <w:r w:rsidRPr="00EE27B1">
          <w:rPr>
            <w:i/>
            <w:sz w:val="24"/>
            <w:szCs w:val="24"/>
            <w:rPrChange w:id="1802" w:author="Tre" w:date="2012-11-19T09:04:00Z">
              <w:rPr>
                <w:i/>
                <w:color w:val="0000FF"/>
                <w:u w:val="single"/>
              </w:rPr>
            </w:rPrChange>
          </w:rPr>
          <w:fldChar w:fldCharType="begin"/>
        </w:r>
        <w:r w:rsidRPr="00EE27B1">
          <w:rPr>
            <w:i/>
            <w:sz w:val="24"/>
            <w:szCs w:val="24"/>
            <w:rPrChange w:id="1803" w:author="Tre" w:date="2012-11-19T09:04:00Z">
              <w:rPr>
                <w:i/>
                <w:color w:val="0000FF"/>
                <w:u w:val="single"/>
              </w:rPr>
            </w:rPrChange>
          </w:rPr>
          <w:instrText xml:space="preserve"> MERGEFIELD "Description" </w:instrText>
        </w:r>
        <w:r w:rsidRPr="00EE27B1">
          <w:rPr>
            <w:i/>
            <w:sz w:val="24"/>
            <w:szCs w:val="24"/>
            <w:rPrChange w:id="1804" w:author="Tre" w:date="2012-11-19T09:04:00Z">
              <w:rPr>
                <w:i/>
                <w:color w:val="0000FF"/>
                <w:u w:val="single"/>
              </w:rPr>
            </w:rPrChange>
          </w:rPr>
          <w:fldChar w:fldCharType="separate"/>
        </w:r>
        <w:r w:rsidRPr="00EE27B1">
          <w:rPr>
            <w:i/>
            <w:noProof/>
            <w:sz w:val="24"/>
            <w:szCs w:val="24"/>
            <w:rPrChange w:id="1805" w:author="Tre" w:date="2012-11-19T09:04:00Z">
              <w:rPr>
                <w:i/>
                <w:noProof/>
                <w:color w:val="0000FF"/>
                <w:u w:val="single"/>
              </w:rPr>
            </w:rPrChange>
          </w:rPr>
          <w:t>Designing technology from other scavenged bits of machines and broken things.</w:t>
        </w:r>
        <w:r w:rsidRPr="00EE27B1">
          <w:rPr>
            <w:i/>
            <w:sz w:val="24"/>
            <w:szCs w:val="24"/>
            <w:rPrChange w:id="1806" w:author="Tre" w:date="2012-11-19T09:04:00Z">
              <w:rPr>
                <w:i/>
                <w:color w:val="0000FF"/>
                <w:u w:val="single"/>
              </w:rPr>
            </w:rPrChange>
          </w:rPr>
          <w:fldChar w:fldCharType="end"/>
        </w:r>
        <w:r w:rsidRPr="00EE27B1">
          <w:rPr>
            <w:b/>
            <w:sz w:val="24"/>
            <w:szCs w:val="24"/>
            <w:rPrChange w:id="1807" w:author="Tre" w:date="2012-11-19T09:04:00Z">
              <w:rPr>
                <w:b/>
                <w:color w:val="0000FF"/>
                <w:u w:val="single"/>
              </w:rPr>
            </w:rPrChange>
          </w:rPr>
          <w:t xml:space="preserve"> </w:t>
        </w:r>
        <w:r w:rsidRPr="00EE27B1">
          <w:rPr>
            <w:b/>
            <w:sz w:val="24"/>
            <w:szCs w:val="24"/>
            <w:rPrChange w:id="1808" w:author="Tre" w:date="2012-11-19T09:04:00Z">
              <w:rPr>
                <w:b/>
                <w:color w:val="0000FF"/>
                <w:u w:val="single"/>
              </w:rPr>
            </w:rPrChange>
          </w:rPr>
          <w:fldChar w:fldCharType="begin"/>
        </w:r>
        <w:r w:rsidRPr="00EE27B1">
          <w:rPr>
            <w:b/>
            <w:sz w:val="24"/>
            <w:szCs w:val="24"/>
            <w:rPrChange w:id="1809" w:author="Tre" w:date="2012-11-19T09:04:00Z">
              <w:rPr>
                <w:b/>
                <w:color w:val="0000FF"/>
                <w:u w:val="single"/>
              </w:rPr>
            </w:rPrChange>
          </w:rPr>
          <w:instrText xml:space="preserve"> NEXT  \* MERGEFORMAT </w:instrText>
        </w:r>
        <w:r w:rsidRPr="00EE27B1">
          <w:rPr>
            <w:b/>
            <w:sz w:val="24"/>
            <w:szCs w:val="24"/>
            <w:rPrChange w:id="1810" w:author="Tre" w:date="2012-11-19T09:04:00Z">
              <w:rPr>
                <w:b/>
                <w:color w:val="0000FF"/>
                <w:u w:val="single"/>
              </w:rPr>
            </w:rPrChange>
          </w:rPr>
          <w:fldChar w:fldCharType="end"/>
        </w:r>
      </w:ins>
    </w:p>
    <w:p w:rsidR="00C606DA" w:rsidRPr="00C91AA7" w:rsidRDefault="00C606DA" w:rsidP="00C606DA">
      <w:pPr>
        <w:pStyle w:val="MatrixSuperfluous"/>
        <w:rPr>
          <w:ins w:id="1811" w:author="Tre" w:date="2012-11-16T11:30:00Z"/>
          <w:b/>
          <w:sz w:val="24"/>
          <w:szCs w:val="24"/>
          <w:rPrChange w:id="1812" w:author="Tre" w:date="2012-11-19T09:04:00Z">
            <w:rPr>
              <w:ins w:id="1813" w:author="Tre" w:date="2012-11-16T11:30:00Z"/>
              <w:b/>
            </w:rPr>
          </w:rPrChange>
        </w:rPr>
      </w:pPr>
    </w:p>
    <w:p w:rsidR="00C606DA" w:rsidRPr="00C91AA7" w:rsidRDefault="00EE27B1" w:rsidP="00C606DA">
      <w:pPr>
        <w:pStyle w:val="MatrixSuperfluous"/>
        <w:rPr>
          <w:ins w:id="1814" w:author="Tre" w:date="2012-11-16T11:30:00Z"/>
          <w:i/>
          <w:sz w:val="24"/>
          <w:szCs w:val="24"/>
          <w:rPrChange w:id="1815" w:author="Tre" w:date="2012-11-19T09:04:00Z">
            <w:rPr>
              <w:ins w:id="1816" w:author="Tre" w:date="2012-11-16T11:30:00Z"/>
              <w:i/>
            </w:rPr>
          </w:rPrChange>
        </w:rPr>
      </w:pPr>
      <w:ins w:id="1817" w:author="Tre" w:date="2012-11-16T11:30:00Z">
        <w:r w:rsidRPr="00EE27B1">
          <w:rPr>
            <w:b/>
            <w:sz w:val="24"/>
            <w:szCs w:val="24"/>
            <w:rPrChange w:id="1818" w:author="Tre" w:date="2012-11-19T09:04:00Z">
              <w:rPr>
                <w:b/>
                <w:color w:val="0000FF"/>
                <w:u w:val="single"/>
              </w:rPr>
            </w:rPrChange>
          </w:rPr>
          <w:fldChar w:fldCharType="begin"/>
        </w:r>
        <w:r w:rsidRPr="00EE27B1">
          <w:rPr>
            <w:b/>
            <w:sz w:val="24"/>
            <w:szCs w:val="24"/>
            <w:rPrChange w:id="1819" w:author="Tre" w:date="2012-11-19T09:04:00Z">
              <w:rPr>
                <w:b/>
                <w:color w:val="0000FF"/>
                <w:u w:val="single"/>
              </w:rPr>
            </w:rPrChange>
          </w:rPr>
          <w:instrText xml:space="preserve"> MERGEFIELD Skill </w:instrText>
        </w:r>
        <w:r w:rsidRPr="00EE27B1">
          <w:rPr>
            <w:b/>
            <w:sz w:val="24"/>
            <w:szCs w:val="24"/>
            <w:rPrChange w:id="1820" w:author="Tre" w:date="2012-11-19T09:04:00Z">
              <w:rPr>
                <w:b/>
                <w:color w:val="0000FF"/>
                <w:u w:val="single"/>
              </w:rPr>
            </w:rPrChange>
          </w:rPr>
          <w:fldChar w:fldCharType="separate"/>
        </w:r>
        <w:r w:rsidRPr="00EE27B1">
          <w:rPr>
            <w:b/>
            <w:noProof/>
            <w:sz w:val="24"/>
            <w:szCs w:val="24"/>
            <w:rPrChange w:id="1821" w:author="Tre" w:date="2012-11-19T09:04:00Z">
              <w:rPr>
                <w:b/>
                <w:noProof/>
                <w:color w:val="0000FF"/>
                <w:u w:val="single"/>
              </w:rPr>
            </w:rPrChange>
          </w:rPr>
          <w:t>Salvage</w:t>
        </w:r>
        <w:r w:rsidRPr="00EE27B1">
          <w:rPr>
            <w:b/>
            <w:sz w:val="24"/>
            <w:szCs w:val="24"/>
            <w:rPrChange w:id="1822" w:author="Tre" w:date="2012-11-19T09:04:00Z">
              <w:rPr>
                <w:b/>
                <w:color w:val="0000FF"/>
                <w:u w:val="single"/>
              </w:rPr>
            </w:rPrChange>
          </w:rPr>
          <w:fldChar w:fldCharType="end"/>
        </w:r>
        <w:r w:rsidRPr="00EE27B1">
          <w:rPr>
            <w:i/>
            <w:sz w:val="24"/>
            <w:szCs w:val="24"/>
            <w:rPrChange w:id="1823" w:author="Tre" w:date="2012-11-19T09:04:00Z">
              <w:rPr>
                <w:i/>
                <w:color w:val="0000FF"/>
                <w:u w:val="single"/>
              </w:rPr>
            </w:rPrChange>
          </w:rPr>
          <w:t xml:space="preserve"> - </w:t>
        </w:r>
        <w:r w:rsidRPr="00EE27B1">
          <w:rPr>
            <w:sz w:val="24"/>
            <w:szCs w:val="24"/>
            <w:rPrChange w:id="1824" w:author="Tre" w:date="2012-11-19T09:04:00Z">
              <w:rPr>
                <w:color w:val="0000FF"/>
                <w:u w:val="single"/>
              </w:rPr>
            </w:rPrChange>
          </w:rPr>
          <w:t>[</w:t>
        </w:r>
        <w:r w:rsidRPr="00EE27B1">
          <w:rPr>
            <w:sz w:val="24"/>
            <w:szCs w:val="24"/>
            <w:rPrChange w:id="1825" w:author="Tre" w:date="2012-11-19T09:04:00Z">
              <w:rPr>
                <w:color w:val="0000FF"/>
                <w:u w:val="single"/>
              </w:rPr>
            </w:rPrChange>
          </w:rPr>
          <w:fldChar w:fldCharType="begin"/>
        </w:r>
        <w:r w:rsidRPr="00EE27B1">
          <w:rPr>
            <w:sz w:val="24"/>
            <w:szCs w:val="24"/>
            <w:rPrChange w:id="1826" w:author="Tre" w:date="2012-11-19T09:04:00Z">
              <w:rPr>
                <w:color w:val="0000FF"/>
                <w:u w:val="single"/>
              </w:rPr>
            </w:rPrChange>
          </w:rPr>
          <w:instrText xml:space="preserve"> MERGEFIELD Default_Attribute </w:instrText>
        </w:r>
        <w:r w:rsidRPr="00EE27B1">
          <w:rPr>
            <w:sz w:val="24"/>
            <w:szCs w:val="24"/>
            <w:rPrChange w:id="1827" w:author="Tre" w:date="2012-11-19T09:04:00Z">
              <w:rPr>
                <w:color w:val="0000FF"/>
                <w:u w:val="single"/>
              </w:rPr>
            </w:rPrChange>
          </w:rPr>
          <w:fldChar w:fldCharType="separate"/>
        </w:r>
        <w:r w:rsidRPr="00EE27B1">
          <w:rPr>
            <w:noProof/>
            <w:sz w:val="24"/>
            <w:szCs w:val="24"/>
            <w:rPrChange w:id="1828" w:author="Tre" w:date="2012-11-19T09:04:00Z">
              <w:rPr>
                <w:noProof/>
                <w:color w:val="0000FF"/>
                <w:u w:val="single"/>
              </w:rPr>
            </w:rPrChange>
          </w:rPr>
          <w:t>Common Sense/Strength</w:t>
        </w:r>
        <w:r w:rsidRPr="00EE27B1">
          <w:rPr>
            <w:sz w:val="24"/>
            <w:szCs w:val="24"/>
            <w:rPrChange w:id="1829" w:author="Tre" w:date="2012-11-19T09:04:00Z">
              <w:rPr>
                <w:color w:val="0000FF"/>
                <w:u w:val="single"/>
              </w:rPr>
            </w:rPrChange>
          </w:rPr>
          <w:fldChar w:fldCharType="end"/>
        </w:r>
        <w:r w:rsidRPr="00EE27B1">
          <w:rPr>
            <w:sz w:val="24"/>
            <w:szCs w:val="24"/>
            <w:rPrChange w:id="1830" w:author="Tre" w:date="2012-11-19T09:04:00Z">
              <w:rPr>
                <w:color w:val="0000FF"/>
                <w:u w:val="single"/>
              </w:rPr>
            </w:rPrChange>
          </w:rPr>
          <w:t>]</w:t>
        </w:r>
      </w:ins>
    </w:p>
    <w:p w:rsidR="00C606DA" w:rsidRPr="00C91AA7" w:rsidRDefault="00EE27B1" w:rsidP="00C606DA">
      <w:pPr>
        <w:pStyle w:val="MatrixSuperfluous"/>
        <w:rPr>
          <w:ins w:id="1831" w:author="Tre" w:date="2012-11-16T11:30:00Z"/>
          <w:b/>
          <w:sz w:val="24"/>
          <w:szCs w:val="24"/>
          <w:rPrChange w:id="1832" w:author="Tre" w:date="2012-11-19T09:04:00Z">
            <w:rPr>
              <w:ins w:id="1833" w:author="Tre" w:date="2012-11-16T11:30:00Z"/>
              <w:b/>
            </w:rPr>
          </w:rPrChange>
        </w:rPr>
      </w:pPr>
      <w:ins w:id="1834" w:author="Tre" w:date="2012-11-16T11:30:00Z">
        <w:r w:rsidRPr="00EE27B1">
          <w:rPr>
            <w:b/>
            <w:sz w:val="24"/>
            <w:szCs w:val="24"/>
            <w:rPrChange w:id="1835" w:author="Tre" w:date="2012-11-19T09:04:00Z">
              <w:rPr>
                <w:b/>
                <w:color w:val="0000FF"/>
                <w:u w:val="single"/>
              </w:rPr>
            </w:rPrChange>
          </w:rPr>
          <w:t xml:space="preserve">Description - </w:t>
        </w:r>
        <w:r w:rsidRPr="00EE27B1">
          <w:rPr>
            <w:i/>
            <w:sz w:val="24"/>
            <w:szCs w:val="24"/>
            <w:rPrChange w:id="1836" w:author="Tre" w:date="2012-11-19T09:04:00Z">
              <w:rPr>
                <w:i/>
                <w:color w:val="0000FF"/>
                <w:u w:val="single"/>
              </w:rPr>
            </w:rPrChange>
          </w:rPr>
          <w:fldChar w:fldCharType="begin"/>
        </w:r>
        <w:r w:rsidRPr="00EE27B1">
          <w:rPr>
            <w:i/>
            <w:sz w:val="24"/>
            <w:szCs w:val="24"/>
            <w:rPrChange w:id="1837" w:author="Tre" w:date="2012-11-19T09:04:00Z">
              <w:rPr>
                <w:i/>
                <w:color w:val="0000FF"/>
                <w:u w:val="single"/>
              </w:rPr>
            </w:rPrChange>
          </w:rPr>
          <w:instrText xml:space="preserve"> MERGEFIELD "Description" </w:instrText>
        </w:r>
        <w:r w:rsidRPr="00EE27B1">
          <w:rPr>
            <w:i/>
            <w:sz w:val="24"/>
            <w:szCs w:val="24"/>
            <w:rPrChange w:id="1838" w:author="Tre" w:date="2012-11-19T09:04:00Z">
              <w:rPr>
                <w:i/>
                <w:color w:val="0000FF"/>
                <w:u w:val="single"/>
              </w:rPr>
            </w:rPrChange>
          </w:rPr>
          <w:fldChar w:fldCharType="separate"/>
        </w:r>
        <w:r w:rsidRPr="00EE27B1">
          <w:rPr>
            <w:i/>
            <w:noProof/>
            <w:sz w:val="24"/>
            <w:szCs w:val="24"/>
            <w:rPrChange w:id="1839" w:author="Tre" w:date="2012-11-19T09:04:00Z">
              <w:rPr>
                <w:i/>
                <w:noProof/>
                <w:color w:val="0000FF"/>
                <w:u w:val="single"/>
              </w:rPr>
            </w:rPrChange>
          </w:rPr>
          <w:t>The ability to, with the right tools, remove and collect things of value from where they are. Examples of this are, if a character understands sentinels' hardware, he can remove parts from the frame in a way that those parts are preserved and retain their trade value.</w:t>
        </w:r>
        <w:r w:rsidRPr="00EE27B1">
          <w:rPr>
            <w:i/>
            <w:sz w:val="24"/>
            <w:szCs w:val="24"/>
            <w:rPrChange w:id="1840" w:author="Tre" w:date="2012-11-19T09:04:00Z">
              <w:rPr>
                <w:i/>
                <w:color w:val="0000FF"/>
                <w:u w:val="single"/>
              </w:rPr>
            </w:rPrChange>
          </w:rPr>
          <w:fldChar w:fldCharType="end"/>
        </w:r>
        <w:r w:rsidRPr="00EE27B1">
          <w:rPr>
            <w:b/>
            <w:sz w:val="24"/>
            <w:szCs w:val="24"/>
            <w:rPrChange w:id="1841" w:author="Tre" w:date="2012-11-19T09:04:00Z">
              <w:rPr>
                <w:b/>
                <w:color w:val="0000FF"/>
                <w:u w:val="single"/>
              </w:rPr>
            </w:rPrChange>
          </w:rPr>
          <w:t xml:space="preserve"> </w:t>
        </w:r>
        <w:r w:rsidRPr="00EE27B1">
          <w:rPr>
            <w:b/>
            <w:sz w:val="24"/>
            <w:szCs w:val="24"/>
            <w:rPrChange w:id="1842" w:author="Tre" w:date="2012-11-19T09:04:00Z">
              <w:rPr>
                <w:b/>
                <w:color w:val="0000FF"/>
                <w:u w:val="single"/>
              </w:rPr>
            </w:rPrChange>
          </w:rPr>
          <w:fldChar w:fldCharType="begin"/>
        </w:r>
        <w:r w:rsidRPr="00EE27B1">
          <w:rPr>
            <w:b/>
            <w:sz w:val="24"/>
            <w:szCs w:val="24"/>
            <w:rPrChange w:id="1843" w:author="Tre" w:date="2012-11-19T09:04:00Z">
              <w:rPr>
                <w:b/>
                <w:color w:val="0000FF"/>
                <w:u w:val="single"/>
              </w:rPr>
            </w:rPrChange>
          </w:rPr>
          <w:instrText xml:space="preserve"> NEXT  \* MERGEFORMAT </w:instrText>
        </w:r>
        <w:r w:rsidRPr="00EE27B1">
          <w:rPr>
            <w:b/>
            <w:sz w:val="24"/>
            <w:szCs w:val="24"/>
            <w:rPrChange w:id="1844" w:author="Tre" w:date="2012-11-19T09:04:00Z">
              <w:rPr>
                <w:b/>
                <w:color w:val="0000FF"/>
                <w:u w:val="single"/>
              </w:rPr>
            </w:rPrChange>
          </w:rPr>
          <w:fldChar w:fldCharType="end"/>
        </w:r>
      </w:ins>
    </w:p>
    <w:p w:rsidR="00C606DA" w:rsidRPr="00C91AA7" w:rsidRDefault="00C606DA" w:rsidP="00C606DA">
      <w:pPr>
        <w:pStyle w:val="MatrixSuperfluous"/>
        <w:rPr>
          <w:ins w:id="1845" w:author="Tre" w:date="2012-11-16T11:30:00Z"/>
          <w:b/>
          <w:sz w:val="24"/>
          <w:szCs w:val="24"/>
          <w:rPrChange w:id="1846" w:author="Tre" w:date="2012-11-19T09:04:00Z">
            <w:rPr>
              <w:ins w:id="1847" w:author="Tre" w:date="2012-11-16T11:30:00Z"/>
              <w:b/>
            </w:rPr>
          </w:rPrChange>
        </w:rPr>
      </w:pPr>
    </w:p>
    <w:p w:rsidR="00C606DA" w:rsidRPr="00C91AA7" w:rsidRDefault="00EE27B1" w:rsidP="00C606DA">
      <w:pPr>
        <w:pStyle w:val="MatrixSuperfluous"/>
        <w:rPr>
          <w:ins w:id="1848" w:author="Tre" w:date="2012-11-16T11:30:00Z"/>
          <w:i/>
          <w:sz w:val="24"/>
          <w:szCs w:val="24"/>
          <w:rPrChange w:id="1849" w:author="Tre" w:date="2012-11-19T09:04:00Z">
            <w:rPr>
              <w:ins w:id="1850" w:author="Tre" w:date="2012-11-16T11:30:00Z"/>
              <w:i/>
            </w:rPr>
          </w:rPrChange>
        </w:rPr>
      </w:pPr>
      <w:ins w:id="1851" w:author="Tre" w:date="2012-11-16T11:30:00Z">
        <w:r w:rsidRPr="00EE27B1">
          <w:rPr>
            <w:b/>
            <w:sz w:val="24"/>
            <w:szCs w:val="24"/>
            <w:rPrChange w:id="1852" w:author="Tre" w:date="2012-11-19T09:04:00Z">
              <w:rPr>
                <w:b/>
                <w:color w:val="0000FF"/>
                <w:u w:val="single"/>
              </w:rPr>
            </w:rPrChange>
          </w:rPr>
          <w:fldChar w:fldCharType="begin"/>
        </w:r>
        <w:r w:rsidRPr="00EE27B1">
          <w:rPr>
            <w:b/>
            <w:sz w:val="24"/>
            <w:szCs w:val="24"/>
            <w:rPrChange w:id="1853" w:author="Tre" w:date="2012-11-19T09:04:00Z">
              <w:rPr>
                <w:b/>
                <w:color w:val="0000FF"/>
                <w:u w:val="single"/>
              </w:rPr>
            </w:rPrChange>
          </w:rPr>
          <w:instrText xml:space="preserve"> MERGEFIELD Skill </w:instrText>
        </w:r>
        <w:r w:rsidRPr="00EE27B1">
          <w:rPr>
            <w:b/>
            <w:sz w:val="24"/>
            <w:szCs w:val="24"/>
            <w:rPrChange w:id="1854" w:author="Tre" w:date="2012-11-19T09:04:00Z">
              <w:rPr>
                <w:b/>
                <w:color w:val="0000FF"/>
                <w:u w:val="single"/>
              </w:rPr>
            </w:rPrChange>
          </w:rPr>
          <w:fldChar w:fldCharType="separate"/>
        </w:r>
        <w:r w:rsidRPr="00EE27B1">
          <w:rPr>
            <w:b/>
            <w:noProof/>
            <w:sz w:val="24"/>
            <w:szCs w:val="24"/>
            <w:rPrChange w:id="1855" w:author="Tre" w:date="2012-11-19T09:04:00Z">
              <w:rPr>
                <w:b/>
                <w:noProof/>
                <w:color w:val="0000FF"/>
                <w:u w:val="single"/>
              </w:rPr>
            </w:rPrChange>
          </w:rPr>
          <w:t>Running</w:t>
        </w:r>
        <w:r w:rsidRPr="00EE27B1">
          <w:rPr>
            <w:b/>
            <w:sz w:val="24"/>
            <w:szCs w:val="24"/>
            <w:rPrChange w:id="1856" w:author="Tre" w:date="2012-11-19T09:04:00Z">
              <w:rPr>
                <w:b/>
                <w:color w:val="0000FF"/>
                <w:u w:val="single"/>
              </w:rPr>
            </w:rPrChange>
          </w:rPr>
          <w:fldChar w:fldCharType="end"/>
        </w:r>
        <w:r w:rsidRPr="00EE27B1">
          <w:rPr>
            <w:i/>
            <w:sz w:val="24"/>
            <w:szCs w:val="24"/>
            <w:rPrChange w:id="1857" w:author="Tre" w:date="2012-11-19T09:04:00Z">
              <w:rPr>
                <w:i/>
                <w:color w:val="0000FF"/>
                <w:u w:val="single"/>
              </w:rPr>
            </w:rPrChange>
          </w:rPr>
          <w:t xml:space="preserve"> - </w:t>
        </w:r>
        <w:r w:rsidRPr="00EE27B1">
          <w:rPr>
            <w:sz w:val="24"/>
            <w:szCs w:val="24"/>
            <w:rPrChange w:id="1858" w:author="Tre" w:date="2012-11-19T09:04:00Z">
              <w:rPr>
                <w:color w:val="0000FF"/>
                <w:u w:val="single"/>
              </w:rPr>
            </w:rPrChange>
          </w:rPr>
          <w:t>[</w:t>
        </w:r>
        <w:r w:rsidRPr="00EE27B1">
          <w:rPr>
            <w:sz w:val="24"/>
            <w:szCs w:val="24"/>
            <w:rPrChange w:id="1859" w:author="Tre" w:date="2012-11-19T09:04:00Z">
              <w:rPr>
                <w:color w:val="0000FF"/>
                <w:u w:val="single"/>
              </w:rPr>
            </w:rPrChange>
          </w:rPr>
          <w:fldChar w:fldCharType="begin"/>
        </w:r>
        <w:r w:rsidRPr="00EE27B1">
          <w:rPr>
            <w:sz w:val="24"/>
            <w:szCs w:val="24"/>
            <w:rPrChange w:id="1860" w:author="Tre" w:date="2012-11-19T09:04:00Z">
              <w:rPr>
                <w:color w:val="0000FF"/>
                <w:u w:val="single"/>
              </w:rPr>
            </w:rPrChange>
          </w:rPr>
          <w:instrText xml:space="preserve"> MERGEFIELD Default_Attribute </w:instrText>
        </w:r>
        <w:r w:rsidRPr="00EE27B1">
          <w:rPr>
            <w:sz w:val="24"/>
            <w:szCs w:val="24"/>
            <w:rPrChange w:id="1861" w:author="Tre" w:date="2012-11-19T09:04:00Z">
              <w:rPr>
                <w:color w:val="0000FF"/>
                <w:u w:val="single"/>
              </w:rPr>
            </w:rPrChange>
          </w:rPr>
          <w:fldChar w:fldCharType="separate"/>
        </w:r>
        <w:r w:rsidRPr="00EE27B1">
          <w:rPr>
            <w:noProof/>
            <w:sz w:val="24"/>
            <w:szCs w:val="24"/>
            <w:rPrChange w:id="1862" w:author="Tre" w:date="2012-11-19T09:04:00Z">
              <w:rPr>
                <w:noProof/>
                <w:color w:val="0000FF"/>
                <w:u w:val="single"/>
              </w:rPr>
            </w:rPrChange>
          </w:rPr>
          <w:t>Endurance</w:t>
        </w:r>
        <w:r w:rsidRPr="00EE27B1">
          <w:rPr>
            <w:sz w:val="24"/>
            <w:szCs w:val="24"/>
            <w:rPrChange w:id="1863" w:author="Tre" w:date="2012-11-19T09:04:00Z">
              <w:rPr>
                <w:color w:val="0000FF"/>
                <w:u w:val="single"/>
              </w:rPr>
            </w:rPrChange>
          </w:rPr>
          <w:fldChar w:fldCharType="end"/>
        </w:r>
        <w:r w:rsidRPr="00EE27B1">
          <w:rPr>
            <w:sz w:val="24"/>
            <w:szCs w:val="24"/>
            <w:rPrChange w:id="1864" w:author="Tre" w:date="2012-11-19T09:04:00Z">
              <w:rPr>
                <w:color w:val="0000FF"/>
                <w:u w:val="single"/>
              </w:rPr>
            </w:rPrChange>
          </w:rPr>
          <w:t>]</w:t>
        </w:r>
      </w:ins>
    </w:p>
    <w:p w:rsidR="00C606DA" w:rsidRPr="00C91AA7" w:rsidRDefault="00EE27B1" w:rsidP="00C606DA">
      <w:pPr>
        <w:pStyle w:val="MatrixSuperfluous"/>
        <w:rPr>
          <w:ins w:id="1865" w:author="Tre" w:date="2012-11-16T11:30:00Z"/>
          <w:b/>
          <w:sz w:val="24"/>
          <w:szCs w:val="24"/>
          <w:rPrChange w:id="1866" w:author="Tre" w:date="2012-11-19T09:04:00Z">
            <w:rPr>
              <w:ins w:id="1867" w:author="Tre" w:date="2012-11-16T11:30:00Z"/>
              <w:b/>
            </w:rPr>
          </w:rPrChange>
        </w:rPr>
      </w:pPr>
      <w:ins w:id="1868" w:author="Tre" w:date="2012-11-16T11:30:00Z">
        <w:r w:rsidRPr="00EE27B1">
          <w:rPr>
            <w:b/>
            <w:sz w:val="24"/>
            <w:szCs w:val="24"/>
            <w:rPrChange w:id="1869" w:author="Tre" w:date="2012-11-19T09:04:00Z">
              <w:rPr>
                <w:b/>
                <w:color w:val="0000FF"/>
                <w:u w:val="single"/>
              </w:rPr>
            </w:rPrChange>
          </w:rPr>
          <w:t xml:space="preserve">Description - </w:t>
        </w:r>
        <w:r w:rsidRPr="00EE27B1">
          <w:rPr>
            <w:i/>
            <w:sz w:val="24"/>
            <w:szCs w:val="24"/>
            <w:rPrChange w:id="1870" w:author="Tre" w:date="2012-11-19T09:04:00Z">
              <w:rPr>
                <w:i/>
                <w:color w:val="0000FF"/>
                <w:u w:val="single"/>
              </w:rPr>
            </w:rPrChange>
          </w:rPr>
          <w:fldChar w:fldCharType="begin"/>
        </w:r>
        <w:r w:rsidRPr="00EE27B1">
          <w:rPr>
            <w:i/>
            <w:sz w:val="24"/>
            <w:szCs w:val="24"/>
            <w:rPrChange w:id="1871" w:author="Tre" w:date="2012-11-19T09:04:00Z">
              <w:rPr>
                <w:i/>
                <w:color w:val="0000FF"/>
                <w:u w:val="single"/>
              </w:rPr>
            </w:rPrChange>
          </w:rPr>
          <w:instrText xml:space="preserve"> MERGEFIELD "Description" </w:instrText>
        </w:r>
        <w:r w:rsidRPr="00EE27B1">
          <w:rPr>
            <w:i/>
            <w:sz w:val="24"/>
            <w:szCs w:val="24"/>
            <w:rPrChange w:id="1872" w:author="Tre" w:date="2012-11-19T09:04:00Z">
              <w:rPr>
                <w:i/>
                <w:color w:val="0000FF"/>
                <w:u w:val="single"/>
              </w:rPr>
            </w:rPrChange>
          </w:rPr>
          <w:fldChar w:fldCharType="separate"/>
        </w:r>
        <w:r w:rsidRPr="00EE27B1">
          <w:rPr>
            <w:i/>
            <w:noProof/>
            <w:sz w:val="24"/>
            <w:szCs w:val="24"/>
            <w:rPrChange w:id="1873" w:author="Tre" w:date="2012-11-19T09:04:00Z">
              <w:rPr>
                <w:i/>
                <w:noProof/>
                <w:color w:val="0000FF"/>
                <w:u w:val="single"/>
              </w:rPr>
            </w:rPrChange>
          </w:rPr>
          <w:t>The knowledge of how to pace oneself and increase running endurance. Most Desert clansmen can run for days with little to no rest.</w:t>
        </w:r>
        <w:r w:rsidRPr="00EE27B1">
          <w:rPr>
            <w:i/>
            <w:sz w:val="24"/>
            <w:szCs w:val="24"/>
            <w:rPrChange w:id="1874" w:author="Tre" w:date="2012-11-19T09:04:00Z">
              <w:rPr>
                <w:i/>
                <w:color w:val="0000FF"/>
                <w:u w:val="single"/>
              </w:rPr>
            </w:rPrChange>
          </w:rPr>
          <w:fldChar w:fldCharType="end"/>
        </w:r>
        <w:r w:rsidRPr="00EE27B1">
          <w:rPr>
            <w:b/>
            <w:sz w:val="24"/>
            <w:szCs w:val="24"/>
            <w:rPrChange w:id="1875" w:author="Tre" w:date="2012-11-19T09:04:00Z">
              <w:rPr>
                <w:b/>
                <w:color w:val="0000FF"/>
                <w:u w:val="single"/>
              </w:rPr>
            </w:rPrChange>
          </w:rPr>
          <w:t xml:space="preserve"> </w:t>
        </w:r>
        <w:r w:rsidRPr="00EE27B1">
          <w:rPr>
            <w:b/>
            <w:sz w:val="24"/>
            <w:szCs w:val="24"/>
            <w:rPrChange w:id="1876" w:author="Tre" w:date="2012-11-19T09:04:00Z">
              <w:rPr>
                <w:b/>
                <w:color w:val="0000FF"/>
                <w:u w:val="single"/>
              </w:rPr>
            </w:rPrChange>
          </w:rPr>
          <w:fldChar w:fldCharType="begin"/>
        </w:r>
        <w:r w:rsidRPr="00EE27B1">
          <w:rPr>
            <w:b/>
            <w:sz w:val="24"/>
            <w:szCs w:val="24"/>
            <w:rPrChange w:id="1877" w:author="Tre" w:date="2012-11-19T09:04:00Z">
              <w:rPr>
                <w:b/>
                <w:color w:val="0000FF"/>
                <w:u w:val="single"/>
              </w:rPr>
            </w:rPrChange>
          </w:rPr>
          <w:instrText xml:space="preserve"> NEXT  \* MERGEFORMAT </w:instrText>
        </w:r>
        <w:r w:rsidRPr="00EE27B1">
          <w:rPr>
            <w:b/>
            <w:sz w:val="24"/>
            <w:szCs w:val="24"/>
            <w:rPrChange w:id="1878" w:author="Tre" w:date="2012-11-19T09:04:00Z">
              <w:rPr>
                <w:b/>
                <w:color w:val="0000FF"/>
                <w:u w:val="single"/>
              </w:rPr>
            </w:rPrChange>
          </w:rPr>
          <w:fldChar w:fldCharType="end"/>
        </w:r>
      </w:ins>
    </w:p>
    <w:p w:rsidR="00C606DA" w:rsidRPr="00C91AA7" w:rsidRDefault="00C606DA" w:rsidP="00C606DA">
      <w:pPr>
        <w:pStyle w:val="MatrixSuperfluous"/>
        <w:rPr>
          <w:ins w:id="1879" w:author="Tre" w:date="2012-11-16T11:30:00Z"/>
          <w:b/>
          <w:sz w:val="24"/>
          <w:szCs w:val="24"/>
          <w:rPrChange w:id="1880" w:author="Tre" w:date="2012-11-19T09:04:00Z">
            <w:rPr>
              <w:ins w:id="1881" w:author="Tre" w:date="2012-11-16T11:30:00Z"/>
              <w:b/>
            </w:rPr>
          </w:rPrChange>
        </w:rPr>
      </w:pPr>
    </w:p>
    <w:p w:rsidR="00C606DA" w:rsidRPr="00C91AA7" w:rsidRDefault="00EE27B1" w:rsidP="00C606DA">
      <w:pPr>
        <w:pStyle w:val="MatrixSuperfluous"/>
        <w:rPr>
          <w:ins w:id="1882" w:author="Tre" w:date="2012-11-16T11:30:00Z"/>
          <w:i/>
          <w:sz w:val="24"/>
          <w:szCs w:val="24"/>
          <w:rPrChange w:id="1883" w:author="Tre" w:date="2012-11-19T09:04:00Z">
            <w:rPr>
              <w:ins w:id="1884" w:author="Tre" w:date="2012-11-16T11:30:00Z"/>
              <w:i/>
            </w:rPr>
          </w:rPrChange>
        </w:rPr>
      </w:pPr>
      <w:ins w:id="1885" w:author="Tre" w:date="2012-11-16T11:30:00Z">
        <w:r w:rsidRPr="00EE27B1">
          <w:rPr>
            <w:b/>
            <w:sz w:val="24"/>
            <w:szCs w:val="24"/>
            <w:rPrChange w:id="1886" w:author="Tre" w:date="2012-11-19T09:04:00Z">
              <w:rPr>
                <w:b/>
                <w:color w:val="0000FF"/>
                <w:u w:val="single"/>
              </w:rPr>
            </w:rPrChange>
          </w:rPr>
          <w:fldChar w:fldCharType="begin"/>
        </w:r>
        <w:r w:rsidRPr="00EE27B1">
          <w:rPr>
            <w:b/>
            <w:sz w:val="24"/>
            <w:szCs w:val="24"/>
            <w:rPrChange w:id="1887" w:author="Tre" w:date="2012-11-19T09:04:00Z">
              <w:rPr>
                <w:b/>
                <w:color w:val="0000FF"/>
                <w:u w:val="single"/>
              </w:rPr>
            </w:rPrChange>
          </w:rPr>
          <w:instrText xml:space="preserve"> MERGEFIELD Skill </w:instrText>
        </w:r>
        <w:r w:rsidRPr="00EE27B1">
          <w:rPr>
            <w:b/>
            <w:sz w:val="24"/>
            <w:szCs w:val="24"/>
            <w:rPrChange w:id="1888" w:author="Tre" w:date="2012-11-19T09:04:00Z">
              <w:rPr>
                <w:b/>
                <w:color w:val="0000FF"/>
                <w:u w:val="single"/>
              </w:rPr>
            </w:rPrChange>
          </w:rPr>
          <w:fldChar w:fldCharType="separate"/>
        </w:r>
        <w:r w:rsidRPr="00EE27B1">
          <w:rPr>
            <w:b/>
            <w:noProof/>
            <w:sz w:val="24"/>
            <w:szCs w:val="24"/>
            <w:rPrChange w:id="1889" w:author="Tre" w:date="2012-11-19T09:04:00Z">
              <w:rPr>
                <w:b/>
                <w:noProof/>
                <w:color w:val="0000FF"/>
                <w:u w:val="single"/>
              </w:rPr>
            </w:rPrChange>
          </w:rPr>
          <w:t>Survival</w:t>
        </w:r>
        <w:r w:rsidRPr="00EE27B1">
          <w:rPr>
            <w:b/>
            <w:sz w:val="24"/>
            <w:szCs w:val="24"/>
            <w:rPrChange w:id="1890" w:author="Tre" w:date="2012-11-19T09:04:00Z">
              <w:rPr>
                <w:b/>
                <w:color w:val="0000FF"/>
                <w:u w:val="single"/>
              </w:rPr>
            </w:rPrChange>
          </w:rPr>
          <w:fldChar w:fldCharType="end"/>
        </w:r>
        <w:r w:rsidRPr="00EE27B1">
          <w:rPr>
            <w:i/>
            <w:sz w:val="24"/>
            <w:szCs w:val="24"/>
            <w:rPrChange w:id="1891" w:author="Tre" w:date="2012-11-19T09:04:00Z">
              <w:rPr>
                <w:i/>
                <w:color w:val="0000FF"/>
                <w:u w:val="single"/>
              </w:rPr>
            </w:rPrChange>
          </w:rPr>
          <w:t xml:space="preserve"> - </w:t>
        </w:r>
        <w:r w:rsidRPr="00EE27B1">
          <w:rPr>
            <w:sz w:val="24"/>
            <w:szCs w:val="24"/>
            <w:rPrChange w:id="1892" w:author="Tre" w:date="2012-11-19T09:04:00Z">
              <w:rPr>
                <w:color w:val="0000FF"/>
                <w:u w:val="single"/>
              </w:rPr>
            </w:rPrChange>
          </w:rPr>
          <w:t>[</w:t>
        </w:r>
        <w:r w:rsidRPr="00EE27B1">
          <w:rPr>
            <w:sz w:val="24"/>
            <w:szCs w:val="24"/>
            <w:rPrChange w:id="1893" w:author="Tre" w:date="2012-11-19T09:04:00Z">
              <w:rPr>
                <w:color w:val="0000FF"/>
                <w:u w:val="single"/>
              </w:rPr>
            </w:rPrChange>
          </w:rPr>
          <w:fldChar w:fldCharType="begin"/>
        </w:r>
        <w:r w:rsidRPr="00EE27B1">
          <w:rPr>
            <w:sz w:val="24"/>
            <w:szCs w:val="24"/>
            <w:rPrChange w:id="1894" w:author="Tre" w:date="2012-11-19T09:04:00Z">
              <w:rPr>
                <w:color w:val="0000FF"/>
                <w:u w:val="single"/>
              </w:rPr>
            </w:rPrChange>
          </w:rPr>
          <w:instrText xml:space="preserve"> MERGEFIELD Default_Attribute </w:instrText>
        </w:r>
        <w:r w:rsidRPr="00EE27B1">
          <w:rPr>
            <w:sz w:val="24"/>
            <w:szCs w:val="24"/>
            <w:rPrChange w:id="1895" w:author="Tre" w:date="2012-11-19T09:04:00Z">
              <w:rPr>
                <w:color w:val="0000FF"/>
                <w:u w:val="single"/>
              </w:rPr>
            </w:rPrChange>
          </w:rPr>
          <w:fldChar w:fldCharType="separate"/>
        </w:r>
        <w:r w:rsidRPr="00EE27B1">
          <w:rPr>
            <w:noProof/>
            <w:sz w:val="24"/>
            <w:szCs w:val="24"/>
            <w:rPrChange w:id="1896" w:author="Tre" w:date="2012-11-19T09:04:00Z">
              <w:rPr>
                <w:noProof/>
                <w:color w:val="0000FF"/>
                <w:u w:val="single"/>
              </w:rPr>
            </w:rPrChange>
          </w:rPr>
          <w:t>Endurance</w:t>
        </w:r>
        <w:r w:rsidRPr="00EE27B1">
          <w:rPr>
            <w:sz w:val="24"/>
            <w:szCs w:val="24"/>
            <w:rPrChange w:id="1897" w:author="Tre" w:date="2012-11-19T09:04:00Z">
              <w:rPr>
                <w:color w:val="0000FF"/>
                <w:u w:val="single"/>
              </w:rPr>
            </w:rPrChange>
          </w:rPr>
          <w:fldChar w:fldCharType="end"/>
        </w:r>
        <w:r w:rsidRPr="00EE27B1">
          <w:rPr>
            <w:sz w:val="24"/>
            <w:szCs w:val="24"/>
            <w:rPrChange w:id="1898" w:author="Tre" w:date="2012-11-19T09:04:00Z">
              <w:rPr>
                <w:color w:val="0000FF"/>
                <w:u w:val="single"/>
              </w:rPr>
            </w:rPrChange>
          </w:rPr>
          <w:t>]</w:t>
        </w:r>
      </w:ins>
    </w:p>
    <w:p w:rsidR="00C606DA" w:rsidRPr="00C91AA7" w:rsidRDefault="00EE27B1" w:rsidP="00C606DA">
      <w:pPr>
        <w:pStyle w:val="MatrixSuperfluous"/>
        <w:rPr>
          <w:ins w:id="1899" w:author="Tre" w:date="2012-11-16T11:30:00Z"/>
          <w:b/>
          <w:sz w:val="24"/>
          <w:szCs w:val="24"/>
          <w:rPrChange w:id="1900" w:author="Tre" w:date="2012-11-19T09:04:00Z">
            <w:rPr>
              <w:ins w:id="1901" w:author="Tre" w:date="2012-11-16T11:30:00Z"/>
              <w:b/>
            </w:rPr>
          </w:rPrChange>
        </w:rPr>
      </w:pPr>
      <w:ins w:id="1902" w:author="Tre" w:date="2012-11-16T11:30:00Z">
        <w:r w:rsidRPr="00EE27B1">
          <w:rPr>
            <w:b/>
            <w:sz w:val="24"/>
            <w:szCs w:val="24"/>
            <w:rPrChange w:id="1903" w:author="Tre" w:date="2012-11-19T09:04:00Z">
              <w:rPr>
                <w:b/>
                <w:color w:val="0000FF"/>
                <w:u w:val="single"/>
              </w:rPr>
            </w:rPrChange>
          </w:rPr>
          <w:t xml:space="preserve">Description - </w:t>
        </w:r>
        <w:r w:rsidRPr="00EE27B1">
          <w:rPr>
            <w:i/>
            <w:sz w:val="24"/>
            <w:szCs w:val="24"/>
            <w:rPrChange w:id="1904" w:author="Tre" w:date="2012-11-19T09:04:00Z">
              <w:rPr>
                <w:i/>
                <w:color w:val="0000FF"/>
                <w:u w:val="single"/>
              </w:rPr>
            </w:rPrChange>
          </w:rPr>
          <w:fldChar w:fldCharType="begin"/>
        </w:r>
        <w:r w:rsidRPr="00EE27B1">
          <w:rPr>
            <w:i/>
            <w:sz w:val="24"/>
            <w:szCs w:val="24"/>
            <w:rPrChange w:id="1905" w:author="Tre" w:date="2012-11-19T09:04:00Z">
              <w:rPr>
                <w:i/>
                <w:color w:val="0000FF"/>
                <w:u w:val="single"/>
              </w:rPr>
            </w:rPrChange>
          </w:rPr>
          <w:instrText xml:space="preserve"> MERGEFIELD "Description" </w:instrText>
        </w:r>
        <w:r w:rsidRPr="00EE27B1">
          <w:rPr>
            <w:i/>
            <w:sz w:val="24"/>
            <w:szCs w:val="24"/>
            <w:rPrChange w:id="1906" w:author="Tre" w:date="2012-11-19T09:04:00Z">
              <w:rPr>
                <w:i/>
                <w:color w:val="0000FF"/>
                <w:u w:val="single"/>
              </w:rPr>
            </w:rPrChange>
          </w:rPr>
          <w:fldChar w:fldCharType="separate"/>
        </w:r>
        <w:r w:rsidRPr="00EE27B1">
          <w:rPr>
            <w:i/>
            <w:noProof/>
            <w:sz w:val="24"/>
            <w:szCs w:val="24"/>
            <w:rPrChange w:id="1907" w:author="Tre" w:date="2012-11-19T09:04:00Z">
              <w:rPr>
                <w:i/>
                <w:noProof/>
                <w:color w:val="0000FF"/>
                <w:u w:val="single"/>
              </w:rPr>
            </w:rPrChange>
          </w:rPr>
          <w:t>Knowledge of how to survive in a harsh environment such as the wilderness, jungle, mountains, plains, or desert.</w:t>
        </w:r>
        <w:r w:rsidRPr="00EE27B1">
          <w:rPr>
            <w:i/>
            <w:sz w:val="24"/>
            <w:szCs w:val="24"/>
            <w:rPrChange w:id="1908" w:author="Tre" w:date="2012-11-19T09:04:00Z">
              <w:rPr>
                <w:i/>
                <w:color w:val="0000FF"/>
                <w:u w:val="single"/>
              </w:rPr>
            </w:rPrChange>
          </w:rPr>
          <w:fldChar w:fldCharType="end"/>
        </w:r>
        <w:r w:rsidRPr="00EE27B1">
          <w:rPr>
            <w:b/>
            <w:sz w:val="24"/>
            <w:szCs w:val="24"/>
            <w:rPrChange w:id="1909" w:author="Tre" w:date="2012-11-19T09:04:00Z">
              <w:rPr>
                <w:b/>
                <w:color w:val="0000FF"/>
                <w:u w:val="single"/>
              </w:rPr>
            </w:rPrChange>
          </w:rPr>
          <w:t xml:space="preserve"> </w:t>
        </w:r>
        <w:r w:rsidRPr="00EE27B1">
          <w:rPr>
            <w:b/>
            <w:sz w:val="24"/>
            <w:szCs w:val="24"/>
            <w:rPrChange w:id="1910" w:author="Tre" w:date="2012-11-19T09:04:00Z">
              <w:rPr>
                <w:b/>
                <w:color w:val="0000FF"/>
                <w:u w:val="single"/>
              </w:rPr>
            </w:rPrChange>
          </w:rPr>
          <w:fldChar w:fldCharType="begin"/>
        </w:r>
        <w:r w:rsidRPr="00EE27B1">
          <w:rPr>
            <w:b/>
            <w:sz w:val="24"/>
            <w:szCs w:val="24"/>
            <w:rPrChange w:id="1911" w:author="Tre" w:date="2012-11-19T09:04:00Z">
              <w:rPr>
                <w:b/>
                <w:color w:val="0000FF"/>
                <w:u w:val="single"/>
              </w:rPr>
            </w:rPrChange>
          </w:rPr>
          <w:instrText xml:space="preserve"> NEXT  \* MERGEFORMAT </w:instrText>
        </w:r>
        <w:r w:rsidRPr="00EE27B1">
          <w:rPr>
            <w:b/>
            <w:sz w:val="24"/>
            <w:szCs w:val="24"/>
            <w:rPrChange w:id="1912" w:author="Tre" w:date="2012-11-19T09:04:00Z">
              <w:rPr>
                <w:b/>
                <w:color w:val="0000FF"/>
                <w:u w:val="single"/>
              </w:rPr>
            </w:rPrChange>
          </w:rPr>
          <w:fldChar w:fldCharType="end"/>
        </w:r>
      </w:ins>
    </w:p>
    <w:p w:rsidR="00C606DA" w:rsidRPr="00C91AA7" w:rsidRDefault="00C606DA" w:rsidP="00C606DA">
      <w:pPr>
        <w:pStyle w:val="MatrixSuperfluous"/>
        <w:rPr>
          <w:ins w:id="1913" w:author="Tre" w:date="2012-11-16T11:30:00Z"/>
          <w:b/>
          <w:sz w:val="24"/>
          <w:szCs w:val="24"/>
          <w:rPrChange w:id="1914" w:author="Tre" w:date="2012-11-19T09:04:00Z">
            <w:rPr>
              <w:ins w:id="1915" w:author="Tre" w:date="2012-11-16T11:30:00Z"/>
              <w:b/>
            </w:rPr>
          </w:rPrChange>
        </w:rPr>
      </w:pPr>
    </w:p>
    <w:p w:rsidR="00C606DA" w:rsidRPr="00C91AA7" w:rsidRDefault="00EE27B1" w:rsidP="00C606DA">
      <w:pPr>
        <w:pStyle w:val="MatrixSuperfluous"/>
        <w:rPr>
          <w:ins w:id="1916" w:author="Tre" w:date="2012-11-16T11:30:00Z"/>
          <w:i/>
          <w:sz w:val="24"/>
          <w:szCs w:val="24"/>
          <w:rPrChange w:id="1917" w:author="Tre" w:date="2012-11-19T09:04:00Z">
            <w:rPr>
              <w:ins w:id="1918" w:author="Tre" w:date="2012-11-16T11:30:00Z"/>
              <w:i/>
            </w:rPr>
          </w:rPrChange>
        </w:rPr>
      </w:pPr>
      <w:ins w:id="1919" w:author="Tre" w:date="2012-11-16T11:30:00Z">
        <w:r w:rsidRPr="00EE27B1">
          <w:rPr>
            <w:b/>
            <w:sz w:val="24"/>
            <w:szCs w:val="24"/>
            <w:rPrChange w:id="1920" w:author="Tre" w:date="2012-11-19T09:04:00Z">
              <w:rPr>
                <w:b/>
                <w:color w:val="0000FF"/>
                <w:u w:val="single"/>
              </w:rPr>
            </w:rPrChange>
          </w:rPr>
          <w:fldChar w:fldCharType="begin"/>
        </w:r>
        <w:r w:rsidRPr="00EE27B1">
          <w:rPr>
            <w:b/>
            <w:sz w:val="24"/>
            <w:szCs w:val="24"/>
            <w:rPrChange w:id="1921" w:author="Tre" w:date="2012-11-19T09:04:00Z">
              <w:rPr>
                <w:b/>
                <w:color w:val="0000FF"/>
                <w:u w:val="single"/>
              </w:rPr>
            </w:rPrChange>
          </w:rPr>
          <w:instrText xml:space="preserve"> MERGEFIELD Skill </w:instrText>
        </w:r>
        <w:r w:rsidRPr="00EE27B1">
          <w:rPr>
            <w:b/>
            <w:sz w:val="24"/>
            <w:szCs w:val="24"/>
            <w:rPrChange w:id="1922" w:author="Tre" w:date="2012-11-19T09:04:00Z">
              <w:rPr>
                <w:b/>
                <w:color w:val="0000FF"/>
                <w:u w:val="single"/>
              </w:rPr>
            </w:rPrChange>
          </w:rPr>
          <w:fldChar w:fldCharType="separate"/>
        </w:r>
        <w:r w:rsidRPr="00EE27B1">
          <w:rPr>
            <w:b/>
            <w:noProof/>
            <w:sz w:val="24"/>
            <w:szCs w:val="24"/>
            <w:rPrChange w:id="1923" w:author="Tre" w:date="2012-11-19T09:04:00Z">
              <w:rPr>
                <w:b/>
                <w:noProof/>
                <w:color w:val="0000FF"/>
                <w:u w:val="single"/>
              </w:rPr>
            </w:rPrChange>
          </w:rPr>
          <w:t>Ice Desert Survival</w:t>
        </w:r>
        <w:r w:rsidRPr="00EE27B1">
          <w:rPr>
            <w:b/>
            <w:sz w:val="24"/>
            <w:szCs w:val="24"/>
            <w:rPrChange w:id="1924" w:author="Tre" w:date="2012-11-19T09:04:00Z">
              <w:rPr>
                <w:b/>
                <w:color w:val="0000FF"/>
                <w:u w:val="single"/>
              </w:rPr>
            </w:rPrChange>
          </w:rPr>
          <w:fldChar w:fldCharType="end"/>
        </w:r>
        <w:r w:rsidRPr="00EE27B1">
          <w:rPr>
            <w:i/>
            <w:sz w:val="24"/>
            <w:szCs w:val="24"/>
            <w:rPrChange w:id="1925" w:author="Tre" w:date="2012-11-19T09:04:00Z">
              <w:rPr>
                <w:i/>
                <w:color w:val="0000FF"/>
                <w:u w:val="single"/>
              </w:rPr>
            </w:rPrChange>
          </w:rPr>
          <w:t xml:space="preserve"> - </w:t>
        </w:r>
        <w:r w:rsidRPr="00EE27B1">
          <w:rPr>
            <w:sz w:val="24"/>
            <w:szCs w:val="24"/>
            <w:rPrChange w:id="1926" w:author="Tre" w:date="2012-11-19T09:04:00Z">
              <w:rPr>
                <w:color w:val="0000FF"/>
                <w:u w:val="single"/>
              </w:rPr>
            </w:rPrChange>
          </w:rPr>
          <w:t>[</w:t>
        </w:r>
        <w:r w:rsidRPr="00EE27B1">
          <w:rPr>
            <w:sz w:val="24"/>
            <w:szCs w:val="24"/>
            <w:rPrChange w:id="1927" w:author="Tre" w:date="2012-11-19T09:04:00Z">
              <w:rPr>
                <w:color w:val="0000FF"/>
                <w:u w:val="single"/>
              </w:rPr>
            </w:rPrChange>
          </w:rPr>
          <w:fldChar w:fldCharType="begin"/>
        </w:r>
        <w:r w:rsidRPr="00EE27B1">
          <w:rPr>
            <w:sz w:val="24"/>
            <w:szCs w:val="24"/>
            <w:rPrChange w:id="1928" w:author="Tre" w:date="2012-11-19T09:04:00Z">
              <w:rPr>
                <w:color w:val="0000FF"/>
                <w:u w:val="single"/>
              </w:rPr>
            </w:rPrChange>
          </w:rPr>
          <w:instrText xml:space="preserve"> MERGEFIELD Default_Attribute </w:instrText>
        </w:r>
        <w:r w:rsidRPr="00EE27B1">
          <w:rPr>
            <w:sz w:val="24"/>
            <w:szCs w:val="24"/>
            <w:rPrChange w:id="1929" w:author="Tre" w:date="2012-11-19T09:04:00Z">
              <w:rPr>
                <w:color w:val="0000FF"/>
                <w:u w:val="single"/>
              </w:rPr>
            </w:rPrChange>
          </w:rPr>
          <w:fldChar w:fldCharType="separate"/>
        </w:r>
        <w:r w:rsidRPr="00EE27B1">
          <w:rPr>
            <w:noProof/>
            <w:sz w:val="24"/>
            <w:szCs w:val="24"/>
            <w:rPrChange w:id="1930" w:author="Tre" w:date="2012-11-19T09:04:00Z">
              <w:rPr>
                <w:noProof/>
                <w:color w:val="0000FF"/>
                <w:u w:val="single"/>
              </w:rPr>
            </w:rPrChange>
          </w:rPr>
          <w:t>Endurance/Focus</w:t>
        </w:r>
        <w:r w:rsidRPr="00EE27B1">
          <w:rPr>
            <w:sz w:val="24"/>
            <w:szCs w:val="24"/>
            <w:rPrChange w:id="1931" w:author="Tre" w:date="2012-11-19T09:04:00Z">
              <w:rPr>
                <w:color w:val="0000FF"/>
                <w:u w:val="single"/>
              </w:rPr>
            </w:rPrChange>
          </w:rPr>
          <w:fldChar w:fldCharType="end"/>
        </w:r>
        <w:r w:rsidRPr="00EE27B1">
          <w:rPr>
            <w:sz w:val="24"/>
            <w:szCs w:val="24"/>
            <w:rPrChange w:id="1932" w:author="Tre" w:date="2012-11-19T09:04:00Z">
              <w:rPr>
                <w:color w:val="0000FF"/>
                <w:u w:val="single"/>
              </w:rPr>
            </w:rPrChange>
          </w:rPr>
          <w:t>]</w:t>
        </w:r>
      </w:ins>
    </w:p>
    <w:p w:rsidR="00C606DA" w:rsidRPr="00C91AA7" w:rsidRDefault="00EE27B1" w:rsidP="00C606DA">
      <w:pPr>
        <w:pStyle w:val="MatrixSuperfluous"/>
        <w:rPr>
          <w:ins w:id="1933" w:author="Tre" w:date="2012-11-16T11:30:00Z"/>
          <w:b/>
          <w:sz w:val="24"/>
          <w:szCs w:val="24"/>
          <w:rPrChange w:id="1934" w:author="Tre" w:date="2012-11-19T09:04:00Z">
            <w:rPr>
              <w:ins w:id="1935" w:author="Tre" w:date="2012-11-16T11:30:00Z"/>
              <w:b/>
            </w:rPr>
          </w:rPrChange>
        </w:rPr>
      </w:pPr>
      <w:ins w:id="1936" w:author="Tre" w:date="2012-11-16T11:30:00Z">
        <w:r w:rsidRPr="00EE27B1">
          <w:rPr>
            <w:b/>
            <w:sz w:val="24"/>
            <w:szCs w:val="24"/>
            <w:rPrChange w:id="1937" w:author="Tre" w:date="2012-11-19T09:04:00Z">
              <w:rPr>
                <w:b/>
                <w:color w:val="0000FF"/>
                <w:u w:val="single"/>
              </w:rPr>
            </w:rPrChange>
          </w:rPr>
          <w:t xml:space="preserve">Description - </w:t>
        </w:r>
        <w:r w:rsidRPr="00EE27B1">
          <w:rPr>
            <w:i/>
            <w:sz w:val="24"/>
            <w:szCs w:val="24"/>
            <w:rPrChange w:id="1938" w:author="Tre" w:date="2012-11-19T09:04:00Z">
              <w:rPr>
                <w:i/>
                <w:color w:val="0000FF"/>
                <w:u w:val="single"/>
              </w:rPr>
            </w:rPrChange>
          </w:rPr>
          <w:fldChar w:fldCharType="begin"/>
        </w:r>
        <w:r w:rsidRPr="00EE27B1">
          <w:rPr>
            <w:i/>
            <w:sz w:val="24"/>
            <w:szCs w:val="24"/>
            <w:rPrChange w:id="1939" w:author="Tre" w:date="2012-11-19T09:04:00Z">
              <w:rPr>
                <w:i/>
                <w:color w:val="0000FF"/>
                <w:u w:val="single"/>
              </w:rPr>
            </w:rPrChange>
          </w:rPr>
          <w:instrText xml:space="preserve"> MERGEFIELD "Description" </w:instrText>
        </w:r>
        <w:r w:rsidRPr="00EE27B1">
          <w:rPr>
            <w:i/>
            <w:sz w:val="24"/>
            <w:szCs w:val="24"/>
            <w:rPrChange w:id="1940" w:author="Tre" w:date="2012-11-19T09:04:00Z">
              <w:rPr>
                <w:i/>
                <w:color w:val="0000FF"/>
                <w:u w:val="single"/>
              </w:rPr>
            </w:rPrChange>
          </w:rPr>
          <w:fldChar w:fldCharType="separate"/>
        </w:r>
        <w:r w:rsidRPr="00EE27B1">
          <w:rPr>
            <w:i/>
            <w:noProof/>
            <w:sz w:val="24"/>
            <w:szCs w:val="24"/>
            <w:rPrChange w:id="1941" w:author="Tre" w:date="2012-11-19T09:04:00Z">
              <w:rPr>
                <w:i/>
                <w:noProof/>
                <w:color w:val="0000FF"/>
                <w:u w:val="single"/>
              </w:rPr>
            </w:rPrChange>
          </w:rPr>
          <w:t>A general knowledge of surface arctic survival, foraging skills, flora &amp; fauna, dangerous weather conditions, ice climbing, and other cold climate knowledge.</w:t>
        </w:r>
        <w:r w:rsidRPr="00EE27B1">
          <w:rPr>
            <w:i/>
            <w:sz w:val="24"/>
            <w:szCs w:val="24"/>
            <w:rPrChange w:id="1942" w:author="Tre" w:date="2012-11-19T09:04:00Z">
              <w:rPr>
                <w:i/>
                <w:color w:val="0000FF"/>
                <w:u w:val="single"/>
              </w:rPr>
            </w:rPrChange>
          </w:rPr>
          <w:fldChar w:fldCharType="end"/>
        </w:r>
        <w:r w:rsidRPr="00EE27B1">
          <w:rPr>
            <w:b/>
            <w:sz w:val="24"/>
            <w:szCs w:val="24"/>
            <w:rPrChange w:id="1943" w:author="Tre" w:date="2012-11-19T09:04:00Z">
              <w:rPr>
                <w:b/>
                <w:color w:val="0000FF"/>
                <w:u w:val="single"/>
              </w:rPr>
            </w:rPrChange>
          </w:rPr>
          <w:t xml:space="preserve"> </w:t>
        </w:r>
        <w:r w:rsidRPr="00EE27B1">
          <w:rPr>
            <w:b/>
            <w:sz w:val="24"/>
            <w:szCs w:val="24"/>
            <w:rPrChange w:id="1944" w:author="Tre" w:date="2012-11-19T09:04:00Z">
              <w:rPr>
                <w:b/>
                <w:color w:val="0000FF"/>
                <w:u w:val="single"/>
              </w:rPr>
            </w:rPrChange>
          </w:rPr>
          <w:fldChar w:fldCharType="begin"/>
        </w:r>
        <w:r w:rsidRPr="00EE27B1">
          <w:rPr>
            <w:b/>
            <w:sz w:val="24"/>
            <w:szCs w:val="24"/>
            <w:rPrChange w:id="1945" w:author="Tre" w:date="2012-11-19T09:04:00Z">
              <w:rPr>
                <w:b/>
                <w:color w:val="0000FF"/>
                <w:u w:val="single"/>
              </w:rPr>
            </w:rPrChange>
          </w:rPr>
          <w:instrText xml:space="preserve"> NEXT  \* MERGEFORMAT </w:instrText>
        </w:r>
        <w:r w:rsidRPr="00EE27B1">
          <w:rPr>
            <w:b/>
            <w:sz w:val="24"/>
            <w:szCs w:val="24"/>
            <w:rPrChange w:id="1946" w:author="Tre" w:date="2012-11-19T09:04:00Z">
              <w:rPr>
                <w:b/>
                <w:color w:val="0000FF"/>
                <w:u w:val="single"/>
              </w:rPr>
            </w:rPrChange>
          </w:rPr>
          <w:fldChar w:fldCharType="end"/>
        </w:r>
      </w:ins>
    </w:p>
    <w:p w:rsidR="00C606DA" w:rsidRPr="00C91AA7" w:rsidRDefault="00C606DA" w:rsidP="00C606DA">
      <w:pPr>
        <w:pStyle w:val="MatrixSuperfluous"/>
        <w:rPr>
          <w:ins w:id="1947" w:author="Tre" w:date="2012-11-16T11:30:00Z"/>
          <w:b/>
          <w:sz w:val="24"/>
          <w:szCs w:val="24"/>
          <w:rPrChange w:id="1948" w:author="Tre" w:date="2012-11-19T09:04:00Z">
            <w:rPr>
              <w:ins w:id="1949" w:author="Tre" w:date="2012-11-16T11:30:00Z"/>
              <w:b/>
            </w:rPr>
          </w:rPrChange>
        </w:rPr>
      </w:pPr>
    </w:p>
    <w:p w:rsidR="00C606DA" w:rsidRPr="00C91AA7" w:rsidRDefault="00EE27B1" w:rsidP="00C606DA">
      <w:pPr>
        <w:pStyle w:val="MatrixSuperfluous"/>
        <w:rPr>
          <w:ins w:id="1950" w:author="Tre" w:date="2012-11-16T11:30:00Z"/>
          <w:i/>
          <w:sz w:val="24"/>
          <w:szCs w:val="24"/>
          <w:rPrChange w:id="1951" w:author="Tre" w:date="2012-11-19T09:04:00Z">
            <w:rPr>
              <w:ins w:id="1952" w:author="Tre" w:date="2012-11-16T11:30:00Z"/>
              <w:i/>
            </w:rPr>
          </w:rPrChange>
        </w:rPr>
      </w:pPr>
      <w:ins w:id="1953" w:author="Tre" w:date="2012-11-16T11:30:00Z">
        <w:r w:rsidRPr="00EE27B1">
          <w:rPr>
            <w:b/>
            <w:sz w:val="24"/>
            <w:szCs w:val="24"/>
            <w:rPrChange w:id="1954" w:author="Tre" w:date="2012-11-19T09:04:00Z">
              <w:rPr>
                <w:b/>
                <w:color w:val="0000FF"/>
                <w:u w:val="single"/>
              </w:rPr>
            </w:rPrChange>
          </w:rPr>
          <w:fldChar w:fldCharType="begin"/>
        </w:r>
        <w:r w:rsidRPr="00EE27B1">
          <w:rPr>
            <w:b/>
            <w:sz w:val="24"/>
            <w:szCs w:val="24"/>
            <w:rPrChange w:id="1955" w:author="Tre" w:date="2012-11-19T09:04:00Z">
              <w:rPr>
                <w:b/>
                <w:color w:val="0000FF"/>
                <w:u w:val="single"/>
              </w:rPr>
            </w:rPrChange>
          </w:rPr>
          <w:instrText xml:space="preserve"> MERGEFIELD Skill </w:instrText>
        </w:r>
        <w:r w:rsidRPr="00EE27B1">
          <w:rPr>
            <w:b/>
            <w:sz w:val="24"/>
            <w:szCs w:val="24"/>
            <w:rPrChange w:id="1956" w:author="Tre" w:date="2012-11-19T09:04:00Z">
              <w:rPr>
                <w:b/>
                <w:color w:val="0000FF"/>
                <w:u w:val="single"/>
              </w:rPr>
            </w:rPrChange>
          </w:rPr>
          <w:fldChar w:fldCharType="separate"/>
        </w:r>
        <w:r w:rsidRPr="00EE27B1">
          <w:rPr>
            <w:b/>
            <w:noProof/>
            <w:sz w:val="24"/>
            <w:szCs w:val="24"/>
            <w:rPrChange w:id="1957" w:author="Tre" w:date="2012-11-19T09:04:00Z">
              <w:rPr>
                <w:b/>
                <w:noProof/>
                <w:color w:val="0000FF"/>
                <w:u w:val="single"/>
              </w:rPr>
            </w:rPrChange>
          </w:rPr>
          <w:t>Rock climbing</w:t>
        </w:r>
        <w:r w:rsidRPr="00EE27B1">
          <w:rPr>
            <w:b/>
            <w:sz w:val="24"/>
            <w:szCs w:val="24"/>
            <w:rPrChange w:id="1958" w:author="Tre" w:date="2012-11-19T09:04:00Z">
              <w:rPr>
                <w:b/>
                <w:color w:val="0000FF"/>
                <w:u w:val="single"/>
              </w:rPr>
            </w:rPrChange>
          </w:rPr>
          <w:fldChar w:fldCharType="end"/>
        </w:r>
        <w:r w:rsidRPr="00EE27B1">
          <w:rPr>
            <w:i/>
            <w:sz w:val="24"/>
            <w:szCs w:val="24"/>
            <w:rPrChange w:id="1959" w:author="Tre" w:date="2012-11-19T09:04:00Z">
              <w:rPr>
                <w:i/>
                <w:color w:val="0000FF"/>
                <w:u w:val="single"/>
              </w:rPr>
            </w:rPrChange>
          </w:rPr>
          <w:t xml:space="preserve"> - </w:t>
        </w:r>
        <w:r w:rsidRPr="00EE27B1">
          <w:rPr>
            <w:sz w:val="24"/>
            <w:szCs w:val="24"/>
            <w:rPrChange w:id="1960" w:author="Tre" w:date="2012-11-19T09:04:00Z">
              <w:rPr>
                <w:color w:val="0000FF"/>
                <w:u w:val="single"/>
              </w:rPr>
            </w:rPrChange>
          </w:rPr>
          <w:t>[</w:t>
        </w:r>
        <w:r w:rsidRPr="00EE27B1">
          <w:rPr>
            <w:sz w:val="24"/>
            <w:szCs w:val="24"/>
            <w:rPrChange w:id="1961" w:author="Tre" w:date="2012-11-19T09:04:00Z">
              <w:rPr>
                <w:color w:val="0000FF"/>
                <w:u w:val="single"/>
              </w:rPr>
            </w:rPrChange>
          </w:rPr>
          <w:fldChar w:fldCharType="begin"/>
        </w:r>
        <w:r w:rsidRPr="00EE27B1">
          <w:rPr>
            <w:sz w:val="24"/>
            <w:szCs w:val="24"/>
            <w:rPrChange w:id="1962" w:author="Tre" w:date="2012-11-19T09:04:00Z">
              <w:rPr>
                <w:color w:val="0000FF"/>
                <w:u w:val="single"/>
              </w:rPr>
            </w:rPrChange>
          </w:rPr>
          <w:instrText xml:space="preserve"> MERGEFIELD Default_Attribute </w:instrText>
        </w:r>
        <w:r w:rsidRPr="00EE27B1">
          <w:rPr>
            <w:sz w:val="24"/>
            <w:szCs w:val="24"/>
            <w:rPrChange w:id="1963" w:author="Tre" w:date="2012-11-19T09:04:00Z">
              <w:rPr>
                <w:color w:val="0000FF"/>
                <w:u w:val="single"/>
              </w:rPr>
            </w:rPrChange>
          </w:rPr>
          <w:fldChar w:fldCharType="separate"/>
        </w:r>
        <w:r w:rsidRPr="00EE27B1">
          <w:rPr>
            <w:noProof/>
            <w:sz w:val="24"/>
            <w:szCs w:val="24"/>
            <w:rPrChange w:id="1964" w:author="Tre" w:date="2012-11-19T09:04:00Z">
              <w:rPr>
                <w:noProof/>
                <w:color w:val="0000FF"/>
                <w:u w:val="single"/>
              </w:rPr>
            </w:rPrChange>
          </w:rPr>
          <w:t>Endurance/Strength</w:t>
        </w:r>
        <w:r w:rsidRPr="00EE27B1">
          <w:rPr>
            <w:sz w:val="24"/>
            <w:szCs w:val="24"/>
            <w:rPrChange w:id="1965" w:author="Tre" w:date="2012-11-19T09:04:00Z">
              <w:rPr>
                <w:color w:val="0000FF"/>
                <w:u w:val="single"/>
              </w:rPr>
            </w:rPrChange>
          </w:rPr>
          <w:fldChar w:fldCharType="end"/>
        </w:r>
        <w:r w:rsidRPr="00EE27B1">
          <w:rPr>
            <w:sz w:val="24"/>
            <w:szCs w:val="24"/>
            <w:rPrChange w:id="1966" w:author="Tre" w:date="2012-11-19T09:04:00Z">
              <w:rPr>
                <w:color w:val="0000FF"/>
                <w:u w:val="single"/>
              </w:rPr>
            </w:rPrChange>
          </w:rPr>
          <w:t>]</w:t>
        </w:r>
      </w:ins>
    </w:p>
    <w:p w:rsidR="00C606DA" w:rsidRPr="00C91AA7" w:rsidRDefault="00EE27B1" w:rsidP="00C606DA">
      <w:pPr>
        <w:pStyle w:val="MatrixSuperfluous"/>
        <w:rPr>
          <w:ins w:id="1967" w:author="Tre" w:date="2012-11-16T11:30:00Z"/>
          <w:b/>
          <w:sz w:val="24"/>
          <w:szCs w:val="24"/>
          <w:rPrChange w:id="1968" w:author="Tre" w:date="2012-11-19T09:04:00Z">
            <w:rPr>
              <w:ins w:id="1969" w:author="Tre" w:date="2012-11-16T11:30:00Z"/>
              <w:b/>
            </w:rPr>
          </w:rPrChange>
        </w:rPr>
      </w:pPr>
      <w:ins w:id="1970" w:author="Tre" w:date="2012-11-16T11:30:00Z">
        <w:r w:rsidRPr="00EE27B1">
          <w:rPr>
            <w:b/>
            <w:sz w:val="24"/>
            <w:szCs w:val="24"/>
            <w:rPrChange w:id="1971" w:author="Tre" w:date="2012-11-19T09:04:00Z">
              <w:rPr>
                <w:b/>
                <w:color w:val="0000FF"/>
                <w:u w:val="single"/>
              </w:rPr>
            </w:rPrChange>
          </w:rPr>
          <w:lastRenderedPageBreak/>
          <w:t xml:space="preserve">Description - </w:t>
        </w:r>
        <w:r w:rsidRPr="00EE27B1">
          <w:rPr>
            <w:i/>
            <w:sz w:val="24"/>
            <w:szCs w:val="24"/>
            <w:rPrChange w:id="1972" w:author="Tre" w:date="2012-11-19T09:04:00Z">
              <w:rPr>
                <w:i/>
                <w:color w:val="0000FF"/>
                <w:u w:val="single"/>
              </w:rPr>
            </w:rPrChange>
          </w:rPr>
          <w:fldChar w:fldCharType="begin"/>
        </w:r>
        <w:r w:rsidRPr="00EE27B1">
          <w:rPr>
            <w:i/>
            <w:sz w:val="24"/>
            <w:szCs w:val="24"/>
            <w:rPrChange w:id="1973" w:author="Tre" w:date="2012-11-19T09:04:00Z">
              <w:rPr>
                <w:i/>
                <w:color w:val="0000FF"/>
                <w:u w:val="single"/>
              </w:rPr>
            </w:rPrChange>
          </w:rPr>
          <w:instrText xml:space="preserve"> MERGEFIELD "Description" </w:instrText>
        </w:r>
        <w:r w:rsidRPr="00EE27B1">
          <w:rPr>
            <w:i/>
            <w:sz w:val="24"/>
            <w:szCs w:val="24"/>
            <w:rPrChange w:id="1974" w:author="Tre" w:date="2012-11-19T09:04:00Z">
              <w:rPr>
                <w:i/>
                <w:color w:val="0000FF"/>
                <w:u w:val="single"/>
              </w:rPr>
            </w:rPrChange>
          </w:rPr>
          <w:fldChar w:fldCharType="separate"/>
        </w:r>
        <w:r w:rsidRPr="00EE27B1">
          <w:rPr>
            <w:i/>
            <w:noProof/>
            <w:sz w:val="24"/>
            <w:szCs w:val="24"/>
            <w:rPrChange w:id="1975" w:author="Tre" w:date="2012-11-19T09:04:00Z">
              <w:rPr>
                <w:i/>
                <w:noProof/>
                <w:color w:val="0000FF"/>
                <w:u w:val="single"/>
              </w:rPr>
            </w:rPrChange>
          </w:rPr>
          <w:t>The knowledge of things like how to belay, climbing techniques, climbing cracks, lead climbing, placing gear, setting anchors, top rope climbing, climbing communication, self rescue and other essential skills.</w:t>
        </w:r>
        <w:r w:rsidRPr="00EE27B1">
          <w:rPr>
            <w:i/>
            <w:sz w:val="24"/>
            <w:szCs w:val="24"/>
            <w:rPrChange w:id="1976" w:author="Tre" w:date="2012-11-19T09:04:00Z">
              <w:rPr>
                <w:i/>
                <w:color w:val="0000FF"/>
                <w:u w:val="single"/>
              </w:rPr>
            </w:rPrChange>
          </w:rPr>
          <w:fldChar w:fldCharType="end"/>
        </w:r>
        <w:r w:rsidRPr="00EE27B1">
          <w:rPr>
            <w:b/>
            <w:sz w:val="24"/>
            <w:szCs w:val="24"/>
            <w:rPrChange w:id="1977" w:author="Tre" w:date="2012-11-19T09:04:00Z">
              <w:rPr>
                <w:b/>
                <w:color w:val="0000FF"/>
                <w:u w:val="single"/>
              </w:rPr>
            </w:rPrChange>
          </w:rPr>
          <w:t xml:space="preserve"> </w:t>
        </w:r>
        <w:r w:rsidRPr="00EE27B1">
          <w:rPr>
            <w:b/>
            <w:sz w:val="24"/>
            <w:szCs w:val="24"/>
            <w:rPrChange w:id="1978" w:author="Tre" w:date="2012-11-19T09:04:00Z">
              <w:rPr>
                <w:b/>
                <w:color w:val="0000FF"/>
                <w:u w:val="single"/>
              </w:rPr>
            </w:rPrChange>
          </w:rPr>
          <w:fldChar w:fldCharType="begin"/>
        </w:r>
        <w:r w:rsidRPr="00EE27B1">
          <w:rPr>
            <w:b/>
            <w:sz w:val="24"/>
            <w:szCs w:val="24"/>
            <w:rPrChange w:id="1979" w:author="Tre" w:date="2012-11-19T09:04:00Z">
              <w:rPr>
                <w:b/>
                <w:color w:val="0000FF"/>
                <w:u w:val="single"/>
              </w:rPr>
            </w:rPrChange>
          </w:rPr>
          <w:instrText xml:space="preserve"> NEXT  \* MERGEFORMAT </w:instrText>
        </w:r>
        <w:r w:rsidRPr="00EE27B1">
          <w:rPr>
            <w:b/>
            <w:sz w:val="24"/>
            <w:szCs w:val="24"/>
            <w:rPrChange w:id="1980" w:author="Tre" w:date="2012-11-19T09:04:00Z">
              <w:rPr>
                <w:b/>
                <w:color w:val="0000FF"/>
                <w:u w:val="single"/>
              </w:rPr>
            </w:rPrChange>
          </w:rPr>
          <w:fldChar w:fldCharType="end"/>
        </w:r>
      </w:ins>
    </w:p>
    <w:p w:rsidR="00C606DA" w:rsidRPr="00C91AA7" w:rsidRDefault="00C606DA" w:rsidP="00C606DA">
      <w:pPr>
        <w:pStyle w:val="MatrixSuperfluous"/>
        <w:rPr>
          <w:ins w:id="1981" w:author="Tre" w:date="2012-11-16T11:30:00Z"/>
          <w:b/>
          <w:sz w:val="24"/>
          <w:szCs w:val="24"/>
          <w:rPrChange w:id="1982" w:author="Tre" w:date="2012-11-19T09:04:00Z">
            <w:rPr>
              <w:ins w:id="1983" w:author="Tre" w:date="2012-11-16T11:30:00Z"/>
              <w:b/>
            </w:rPr>
          </w:rPrChange>
        </w:rPr>
      </w:pPr>
    </w:p>
    <w:p w:rsidR="00C606DA" w:rsidRPr="00C91AA7" w:rsidRDefault="00EE27B1" w:rsidP="00C606DA">
      <w:pPr>
        <w:pStyle w:val="MatrixSuperfluous"/>
        <w:rPr>
          <w:ins w:id="1984" w:author="Tre" w:date="2012-11-16T11:30:00Z"/>
          <w:i/>
          <w:sz w:val="24"/>
          <w:szCs w:val="24"/>
          <w:rPrChange w:id="1985" w:author="Tre" w:date="2012-11-19T09:04:00Z">
            <w:rPr>
              <w:ins w:id="1986" w:author="Tre" w:date="2012-11-16T11:30:00Z"/>
              <w:i/>
            </w:rPr>
          </w:rPrChange>
        </w:rPr>
      </w:pPr>
      <w:ins w:id="1987" w:author="Tre" w:date="2012-11-16T11:30:00Z">
        <w:r w:rsidRPr="00EE27B1">
          <w:rPr>
            <w:b/>
            <w:sz w:val="24"/>
            <w:szCs w:val="24"/>
            <w:rPrChange w:id="1988" w:author="Tre" w:date="2012-11-19T09:04:00Z">
              <w:rPr>
                <w:b/>
                <w:color w:val="0000FF"/>
                <w:u w:val="single"/>
              </w:rPr>
            </w:rPrChange>
          </w:rPr>
          <w:fldChar w:fldCharType="begin"/>
        </w:r>
        <w:r w:rsidRPr="00EE27B1">
          <w:rPr>
            <w:b/>
            <w:sz w:val="24"/>
            <w:szCs w:val="24"/>
            <w:rPrChange w:id="1989" w:author="Tre" w:date="2012-11-19T09:04:00Z">
              <w:rPr>
                <w:b/>
                <w:color w:val="0000FF"/>
                <w:u w:val="single"/>
              </w:rPr>
            </w:rPrChange>
          </w:rPr>
          <w:instrText xml:space="preserve"> MERGEFIELD Skill </w:instrText>
        </w:r>
        <w:r w:rsidRPr="00EE27B1">
          <w:rPr>
            <w:b/>
            <w:sz w:val="24"/>
            <w:szCs w:val="24"/>
            <w:rPrChange w:id="1990" w:author="Tre" w:date="2012-11-19T09:04:00Z">
              <w:rPr>
                <w:b/>
                <w:color w:val="0000FF"/>
                <w:u w:val="single"/>
              </w:rPr>
            </w:rPrChange>
          </w:rPr>
          <w:fldChar w:fldCharType="separate"/>
        </w:r>
        <w:r w:rsidRPr="00EE27B1">
          <w:rPr>
            <w:b/>
            <w:noProof/>
            <w:sz w:val="24"/>
            <w:szCs w:val="24"/>
            <w:rPrChange w:id="1991" w:author="Tre" w:date="2012-11-19T09:04:00Z">
              <w:rPr>
                <w:b/>
                <w:noProof/>
                <w:color w:val="0000FF"/>
                <w:u w:val="single"/>
              </w:rPr>
            </w:rPrChange>
          </w:rPr>
          <w:t>Aiming</w:t>
        </w:r>
        <w:r w:rsidRPr="00EE27B1">
          <w:rPr>
            <w:b/>
            <w:sz w:val="24"/>
            <w:szCs w:val="24"/>
            <w:rPrChange w:id="1992" w:author="Tre" w:date="2012-11-19T09:04:00Z">
              <w:rPr>
                <w:b/>
                <w:color w:val="0000FF"/>
                <w:u w:val="single"/>
              </w:rPr>
            </w:rPrChange>
          </w:rPr>
          <w:fldChar w:fldCharType="end"/>
        </w:r>
        <w:r w:rsidRPr="00EE27B1">
          <w:rPr>
            <w:i/>
            <w:sz w:val="24"/>
            <w:szCs w:val="24"/>
            <w:rPrChange w:id="1993" w:author="Tre" w:date="2012-11-19T09:04:00Z">
              <w:rPr>
                <w:i/>
                <w:color w:val="0000FF"/>
                <w:u w:val="single"/>
              </w:rPr>
            </w:rPrChange>
          </w:rPr>
          <w:t xml:space="preserve"> - </w:t>
        </w:r>
        <w:r w:rsidRPr="00EE27B1">
          <w:rPr>
            <w:sz w:val="24"/>
            <w:szCs w:val="24"/>
            <w:rPrChange w:id="1994" w:author="Tre" w:date="2012-11-19T09:04:00Z">
              <w:rPr>
                <w:color w:val="0000FF"/>
                <w:u w:val="single"/>
              </w:rPr>
            </w:rPrChange>
          </w:rPr>
          <w:t>[</w:t>
        </w:r>
        <w:r w:rsidRPr="00EE27B1">
          <w:rPr>
            <w:sz w:val="24"/>
            <w:szCs w:val="24"/>
            <w:rPrChange w:id="1995" w:author="Tre" w:date="2012-11-19T09:04:00Z">
              <w:rPr>
                <w:color w:val="0000FF"/>
                <w:u w:val="single"/>
              </w:rPr>
            </w:rPrChange>
          </w:rPr>
          <w:fldChar w:fldCharType="begin"/>
        </w:r>
        <w:r w:rsidRPr="00EE27B1">
          <w:rPr>
            <w:sz w:val="24"/>
            <w:szCs w:val="24"/>
            <w:rPrChange w:id="1996" w:author="Tre" w:date="2012-11-19T09:04:00Z">
              <w:rPr>
                <w:color w:val="0000FF"/>
                <w:u w:val="single"/>
              </w:rPr>
            </w:rPrChange>
          </w:rPr>
          <w:instrText xml:space="preserve"> MERGEFIELD Default_Attribute </w:instrText>
        </w:r>
        <w:r w:rsidRPr="00EE27B1">
          <w:rPr>
            <w:sz w:val="24"/>
            <w:szCs w:val="24"/>
            <w:rPrChange w:id="1997" w:author="Tre" w:date="2012-11-19T09:04:00Z">
              <w:rPr>
                <w:color w:val="0000FF"/>
                <w:u w:val="single"/>
              </w:rPr>
            </w:rPrChange>
          </w:rPr>
          <w:fldChar w:fldCharType="separate"/>
        </w:r>
        <w:r w:rsidRPr="00EE27B1">
          <w:rPr>
            <w:noProof/>
            <w:sz w:val="24"/>
            <w:szCs w:val="24"/>
            <w:rPrChange w:id="1998" w:author="Tre" w:date="2012-11-19T09:04:00Z">
              <w:rPr>
                <w:noProof/>
                <w:color w:val="0000FF"/>
                <w:u w:val="single"/>
              </w:rPr>
            </w:rPrChange>
          </w:rPr>
          <w:t>Focus</w:t>
        </w:r>
        <w:r w:rsidRPr="00EE27B1">
          <w:rPr>
            <w:sz w:val="24"/>
            <w:szCs w:val="24"/>
            <w:rPrChange w:id="1999" w:author="Tre" w:date="2012-11-19T09:04:00Z">
              <w:rPr>
                <w:color w:val="0000FF"/>
                <w:u w:val="single"/>
              </w:rPr>
            </w:rPrChange>
          </w:rPr>
          <w:fldChar w:fldCharType="end"/>
        </w:r>
        <w:r w:rsidRPr="00EE27B1">
          <w:rPr>
            <w:sz w:val="24"/>
            <w:szCs w:val="24"/>
            <w:rPrChange w:id="2000" w:author="Tre" w:date="2012-11-19T09:04:00Z">
              <w:rPr>
                <w:color w:val="0000FF"/>
                <w:u w:val="single"/>
              </w:rPr>
            </w:rPrChange>
          </w:rPr>
          <w:t>]</w:t>
        </w:r>
      </w:ins>
    </w:p>
    <w:p w:rsidR="00C606DA" w:rsidRPr="00C91AA7" w:rsidRDefault="00EE27B1" w:rsidP="00C606DA">
      <w:pPr>
        <w:pStyle w:val="MatrixSuperfluous"/>
        <w:rPr>
          <w:ins w:id="2001" w:author="Tre" w:date="2012-11-16T11:30:00Z"/>
          <w:b/>
          <w:sz w:val="24"/>
          <w:szCs w:val="24"/>
          <w:rPrChange w:id="2002" w:author="Tre" w:date="2012-11-19T09:04:00Z">
            <w:rPr>
              <w:ins w:id="2003" w:author="Tre" w:date="2012-11-16T11:30:00Z"/>
              <w:b/>
            </w:rPr>
          </w:rPrChange>
        </w:rPr>
      </w:pPr>
      <w:ins w:id="2004" w:author="Tre" w:date="2012-11-16T11:30:00Z">
        <w:r w:rsidRPr="00EE27B1">
          <w:rPr>
            <w:b/>
            <w:sz w:val="24"/>
            <w:szCs w:val="24"/>
            <w:rPrChange w:id="2005" w:author="Tre" w:date="2012-11-19T09:04:00Z">
              <w:rPr>
                <w:b/>
                <w:color w:val="0000FF"/>
                <w:u w:val="single"/>
              </w:rPr>
            </w:rPrChange>
          </w:rPr>
          <w:t xml:space="preserve">Description - </w:t>
        </w:r>
        <w:r w:rsidRPr="00EE27B1">
          <w:rPr>
            <w:i/>
            <w:sz w:val="24"/>
            <w:szCs w:val="24"/>
            <w:rPrChange w:id="2006" w:author="Tre" w:date="2012-11-19T09:04:00Z">
              <w:rPr>
                <w:i/>
                <w:color w:val="0000FF"/>
                <w:u w:val="single"/>
              </w:rPr>
            </w:rPrChange>
          </w:rPr>
          <w:fldChar w:fldCharType="begin"/>
        </w:r>
        <w:r w:rsidRPr="00EE27B1">
          <w:rPr>
            <w:i/>
            <w:sz w:val="24"/>
            <w:szCs w:val="24"/>
            <w:rPrChange w:id="2007" w:author="Tre" w:date="2012-11-19T09:04:00Z">
              <w:rPr>
                <w:i/>
                <w:color w:val="0000FF"/>
                <w:u w:val="single"/>
              </w:rPr>
            </w:rPrChange>
          </w:rPr>
          <w:instrText xml:space="preserve"> MERGEFIELD "Description" </w:instrText>
        </w:r>
        <w:r w:rsidRPr="00EE27B1">
          <w:rPr>
            <w:i/>
            <w:sz w:val="24"/>
            <w:szCs w:val="24"/>
            <w:rPrChange w:id="2008" w:author="Tre" w:date="2012-11-19T09:04:00Z">
              <w:rPr>
                <w:i/>
                <w:color w:val="0000FF"/>
                <w:u w:val="single"/>
              </w:rPr>
            </w:rPrChange>
          </w:rPr>
          <w:fldChar w:fldCharType="separate"/>
        </w:r>
        <w:r w:rsidRPr="00EE27B1">
          <w:rPr>
            <w:i/>
            <w:noProof/>
            <w:sz w:val="24"/>
            <w:szCs w:val="24"/>
            <w:rPrChange w:id="2009" w:author="Tre" w:date="2012-11-19T09:04:00Z">
              <w:rPr>
                <w:i/>
                <w:noProof/>
                <w:color w:val="0000FF"/>
                <w:u w:val="single"/>
              </w:rPr>
            </w:rPrChange>
          </w:rPr>
          <w:t>Aiming is done in game so the character can have a special effect. On a successful aiming task the PC can have a special roleplay event happen. Something the player describes to add to the story.</w:t>
        </w:r>
        <w:r w:rsidRPr="00EE27B1">
          <w:rPr>
            <w:i/>
            <w:sz w:val="24"/>
            <w:szCs w:val="24"/>
            <w:rPrChange w:id="2010" w:author="Tre" w:date="2012-11-19T09:04:00Z">
              <w:rPr>
                <w:i/>
                <w:color w:val="0000FF"/>
                <w:u w:val="single"/>
              </w:rPr>
            </w:rPrChange>
          </w:rPr>
          <w:fldChar w:fldCharType="end"/>
        </w:r>
        <w:r w:rsidRPr="00EE27B1">
          <w:rPr>
            <w:b/>
            <w:sz w:val="24"/>
            <w:szCs w:val="24"/>
            <w:rPrChange w:id="2011" w:author="Tre" w:date="2012-11-19T09:04:00Z">
              <w:rPr>
                <w:b/>
                <w:color w:val="0000FF"/>
                <w:u w:val="single"/>
              </w:rPr>
            </w:rPrChange>
          </w:rPr>
          <w:t xml:space="preserve"> </w:t>
        </w:r>
        <w:r w:rsidRPr="00EE27B1">
          <w:rPr>
            <w:b/>
            <w:sz w:val="24"/>
            <w:szCs w:val="24"/>
            <w:rPrChange w:id="2012" w:author="Tre" w:date="2012-11-19T09:04:00Z">
              <w:rPr>
                <w:b/>
                <w:color w:val="0000FF"/>
                <w:u w:val="single"/>
              </w:rPr>
            </w:rPrChange>
          </w:rPr>
          <w:fldChar w:fldCharType="begin"/>
        </w:r>
        <w:r w:rsidRPr="00EE27B1">
          <w:rPr>
            <w:b/>
            <w:sz w:val="24"/>
            <w:szCs w:val="24"/>
            <w:rPrChange w:id="2013" w:author="Tre" w:date="2012-11-19T09:04:00Z">
              <w:rPr>
                <w:b/>
                <w:color w:val="0000FF"/>
                <w:u w:val="single"/>
              </w:rPr>
            </w:rPrChange>
          </w:rPr>
          <w:instrText xml:space="preserve"> NEXT  \* MERGEFORMAT </w:instrText>
        </w:r>
        <w:r w:rsidRPr="00EE27B1">
          <w:rPr>
            <w:b/>
            <w:sz w:val="24"/>
            <w:szCs w:val="24"/>
            <w:rPrChange w:id="2014" w:author="Tre" w:date="2012-11-19T09:04:00Z">
              <w:rPr>
                <w:b/>
                <w:color w:val="0000FF"/>
                <w:u w:val="single"/>
              </w:rPr>
            </w:rPrChange>
          </w:rPr>
          <w:fldChar w:fldCharType="end"/>
        </w:r>
      </w:ins>
    </w:p>
    <w:p w:rsidR="00C606DA" w:rsidRPr="00C91AA7" w:rsidRDefault="00C606DA" w:rsidP="00C606DA">
      <w:pPr>
        <w:pStyle w:val="MatrixSuperfluous"/>
        <w:rPr>
          <w:ins w:id="2015" w:author="Tre" w:date="2012-11-16T11:30:00Z"/>
          <w:b/>
          <w:sz w:val="24"/>
          <w:szCs w:val="24"/>
          <w:rPrChange w:id="2016" w:author="Tre" w:date="2012-11-19T09:04:00Z">
            <w:rPr>
              <w:ins w:id="2017" w:author="Tre" w:date="2012-11-16T11:30:00Z"/>
              <w:b/>
            </w:rPr>
          </w:rPrChange>
        </w:rPr>
      </w:pPr>
    </w:p>
    <w:p w:rsidR="00C606DA" w:rsidRPr="00C91AA7" w:rsidRDefault="00EE27B1" w:rsidP="00C606DA">
      <w:pPr>
        <w:pStyle w:val="MatrixSuperfluous"/>
        <w:rPr>
          <w:ins w:id="2018" w:author="Tre" w:date="2012-11-16T11:30:00Z"/>
          <w:i/>
          <w:sz w:val="24"/>
          <w:szCs w:val="24"/>
          <w:rPrChange w:id="2019" w:author="Tre" w:date="2012-11-19T09:04:00Z">
            <w:rPr>
              <w:ins w:id="2020" w:author="Tre" w:date="2012-11-16T11:30:00Z"/>
              <w:i/>
            </w:rPr>
          </w:rPrChange>
        </w:rPr>
      </w:pPr>
      <w:ins w:id="2021" w:author="Tre" w:date="2012-11-16T11:30:00Z">
        <w:r w:rsidRPr="00EE27B1">
          <w:rPr>
            <w:b/>
            <w:sz w:val="24"/>
            <w:szCs w:val="24"/>
            <w:rPrChange w:id="2022" w:author="Tre" w:date="2012-11-19T09:04:00Z">
              <w:rPr>
                <w:b/>
                <w:color w:val="0000FF"/>
                <w:u w:val="single"/>
              </w:rPr>
            </w:rPrChange>
          </w:rPr>
          <w:fldChar w:fldCharType="begin"/>
        </w:r>
        <w:r w:rsidRPr="00EE27B1">
          <w:rPr>
            <w:b/>
            <w:sz w:val="24"/>
            <w:szCs w:val="24"/>
            <w:rPrChange w:id="2023" w:author="Tre" w:date="2012-11-19T09:04:00Z">
              <w:rPr>
                <w:b/>
                <w:color w:val="0000FF"/>
                <w:u w:val="single"/>
              </w:rPr>
            </w:rPrChange>
          </w:rPr>
          <w:instrText xml:space="preserve"> MERGEFIELD Skill </w:instrText>
        </w:r>
        <w:r w:rsidRPr="00EE27B1">
          <w:rPr>
            <w:b/>
            <w:sz w:val="24"/>
            <w:szCs w:val="24"/>
            <w:rPrChange w:id="2024" w:author="Tre" w:date="2012-11-19T09:04:00Z">
              <w:rPr>
                <w:b/>
                <w:color w:val="0000FF"/>
                <w:u w:val="single"/>
              </w:rPr>
            </w:rPrChange>
          </w:rPr>
          <w:fldChar w:fldCharType="separate"/>
        </w:r>
        <w:r w:rsidRPr="00EE27B1">
          <w:rPr>
            <w:b/>
            <w:noProof/>
            <w:sz w:val="24"/>
            <w:szCs w:val="24"/>
            <w:rPrChange w:id="2025" w:author="Tre" w:date="2012-11-19T09:04:00Z">
              <w:rPr>
                <w:b/>
                <w:noProof/>
                <w:color w:val="0000FF"/>
                <w:u w:val="single"/>
              </w:rPr>
            </w:rPrChange>
          </w:rPr>
          <w:t>Art</w:t>
        </w:r>
        <w:r w:rsidRPr="00EE27B1">
          <w:rPr>
            <w:b/>
            <w:sz w:val="24"/>
            <w:szCs w:val="24"/>
            <w:rPrChange w:id="2026" w:author="Tre" w:date="2012-11-19T09:04:00Z">
              <w:rPr>
                <w:b/>
                <w:color w:val="0000FF"/>
                <w:u w:val="single"/>
              </w:rPr>
            </w:rPrChange>
          </w:rPr>
          <w:fldChar w:fldCharType="end"/>
        </w:r>
        <w:r w:rsidRPr="00EE27B1">
          <w:rPr>
            <w:i/>
            <w:sz w:val="24"/>
            <w:szCs w:val="24"/>
            <w:rPrChange w:id="2027" w:author="Tre" w:date="2012-11-19T09:04:00Z">
              <w:rPr>
                <w:i/>
                <w:color w:val="0000FF"/>
                <w:u w:val="single"/>
              </w:rPr>
            </w:rPrChange>
          </w:rPr>
          <w:t xml:space="preserve"> - </w:t>
        </w:r>
        <w:r w:rsidRPr="00EE27B1">
          <w:rPr>
            <w:sz w:val="24"/>
            <w:szCs w:val="24"/>
            <w:rPrChange w:id="2028" w:author="Tre" w:date="2012-11-19T09:04:00Z">
              <w:rPr>
                <w:color w:val="0000FF"/>
                <w:u w:val="single"/>
              </w:rPr>
            </w:rPrChange>
          </w:rPr>
          <w:t>[</w:t>
        </w:r>
        <w:r w:rsidRPr="00EE27B1">
          <w:rPr>
            <w:sz w:val="24"/>
            <w:szCs w:val="24"/>
            <w:rPrChange w:id="2029" w:author="Tre" w:date="2012-11-19T09:04:00Z">
              <w:rPr>
                <w:color w:val="0000FF"/>
                <w:u w:val="single"/>
              </w:rPr>
            </w:rPrChange>
          </w:rPr>
          <w:fldChar w:fldCharType="begin"/>
        </w:r>
        <w:r w:rsidRPr="00EE27B1">
          <w:rPr>
            <w:sz w:val="24"/>
            <w:szCs w:val="24"/>
            <w:rPrChange w:id="2030" w:author="Tre" w:date="2012-11-19T09:04:00Z">
              <w:rPr>
                <w:color w:val="0000FF"/>
                <w:u w:val="single"/>
              </w:rPr>
            </w:rPrChange>
          </w:rPr>
          <w:instrText xml:space="preserve"> MERGEFIELD Default_Attribute </w:instrText>
        </w:r>
        <w:r w:rsidRPr="00EE27B1">
          <w:rPr>
            <w:sz w:val="24"/>
            <w:szCs w:val="24"/>
            <w:rPrChange w:id="2031" w:author="Tre" w:date="2012-11-19T09:04:00Z">
              <w:rPr>
                <w:color w:val="0000FF"/>
                <w:u w:val="single"/>
              </w:rPr>
            </w:rPrChange>
          </w:rPr>
          <w:fldChar w:fldCharType="separate"/>
        </w:r>
        <w:r w:rsidRPr="00EE27B1">
          <w:rPr>
            <w:noProof/>
            <w:sz w:val="24"/>
            <w:szCs w:val="24"/>
            <w:rPrChange w:id="2032" w:author="Tre" w:date="2012-11-19T09:04:00Z">
              <w:rPr>
                <w:noProof/>
                <w:color w:val="0000FF"/>
                <w:u w:val="single"/>
              </w:rPr>
            </w:rPrChange>
          </w:rPr>
          <w:t>Focus</w:t>
        </w:r>
        <w:r w:rsidRPr="00EE27B1">
          <w:rPr>
            <w:sz w:val="24"/>
            <w:szCs w:val="24"/>
            <w:rPrChange w:id="2033" w:author="Tre" w:date="2012-11-19T09:04:00Z">
              <w:rPr>
                <w:color w:val="0000FF"/>
                <w:u w:val="single"/>
              </w:rPr>
            </w:rPrChange>
          </w:rPr>
          <w:fldChar w:fldCharType="end"/>
        </w:r>
        <w:r w:rsidRPr="00EE27B1">
          <w:rPr>
            <w:sz w:val="24"/>
            <w:szCs w:val="24"/>
            <w:rPrChange w:id="2034" w:author="Tre" w:date="2012-11-19T09:04:00Z">
              <w:rPr>
                <w:color w:val="0000FF"/>
                <w:u w:val="single"/>
              </w:rPr>
            </w:rPrChange>
          </w:rPr>
          <w:t>]</w:t>
        </w:r>
      </w:ins>
    </w:p>
    <w:p w:rsidR="00C606DA" w:rsidRPr="00C91AA7" w:rsidRDefault="00EE27B1" w:rsidP="00C606DA">
      <w:pPr>
        <w:pStyle w:val="MatrixSuperfluous"/>
        <w:rPr>
          <w:ins w:id="2035" w:author="Tre" w:date="2012-11-16T11:30:00Z"/>
          <w:b/>
          <w:sz w:val="24"/>
          <w:szCs w:val="24"/>
          <w:rPrChange w:id="2036" w:author="Tre" w:date="2012-11-19T09:04:00Z">
            <w:rPr>
              <w:ins w:id="2037" w:author="Tre" w:date="2012-11-16T11:30:00Z"/>
              <w:b/>
            </w:rPr>
          </w:rPrChange>
        </w:rPr>
      </w:pPr>
      <w:ins w:id="2038" w:author="Tre" w:date="2012-11-16T11:30:00Z">
        <w:r w:rsidRPr="00EE27B1">
          <w:rPr>
            <w:b/>
            <w:sz w:val="24"/>
            <w:szCs w:val="24"/>
            <w:rPrChange w:id="2039" w:author="Tre" w:date="2012-11-19T09:04:00Z">
              <w:rPr>
                <w:b/>
                <w:color w:val="0000FF"/>
                <w:u w:val="single"/>
              </w:rPr>
            </w:rPrChange>
          </w:rPr>
          <w:t xml:space="preserve">Description - </w:t>
        </w:r>
        <w:r w:rsidRPr="00EE27B1">
          <w:rPr>
            <w:i/>
            <w:sz w:val="24"/>
            <w:szCs w:val="24"/>
            <w:rPrChange w:id="2040" w:author="Tre" w:date="2012-11-19T09:04:00Z">
              <w:rPr>
                <w:i/>
                <w:color w:val="0000FF"/>
                <w:u w:val="single"/>
              </w:rPr>
            </w:rPrChange>
          </w:rPr>
          <w:fldChar w:fldCharType="begin"/>
        </w:r>
        <w:r w:rsidRPr="00EE27B1">
          <w:rPr>
            <w:i/>
            <w:sz w:val="24"/>
            <w:szCs w:val="24"/>
            <w:rPrChange w:id="2041" w:author="Tre" w:date="2012-11-19T09:04:00Z">
              <w:rPr>
                <w:i/>
                <w:color w:val="0000FF"/>
                <w:u w:val="single"/>
              </w:rPr>
            </w:rPrChange>
          </w:rPr>
          <w:instrText xml:space="preserve"> MERGEFIELD "Description" </w:instrText>
        </w:r>
        <w:r w:rsidRPr="00EE27B1">
          <w:rPr>
            <w:i/>
            <w:sz w:val="24"/>
            <w:szCs w:val="24"/>
            <w:rPrChange w:id="2042" w:author="Tre" w:date="2012-11-19T09:04:00Z">
              <w:rPr>
                <w:i/>
                <w:color w:val="0000FF"/>
                <w:u w:val="single"/>
              </w:rPr>
            </w:rPrChange>
          </w:rPr>
          <w:fldChar w:fldCharType="separate"/>
        </w:r>
        <w:r w:rsidRPr="00EE27B1">
          <w:rPr>
            <w:i/>
            <w:noProof/>
            <w:sz w:val="24"/>
            <w:szCs w:val="24"/>
            <w:rPrChange w:id="2043" w:author="Tre" w:date="2012-11-19T09:04:00Z">
              <w:rPr>
                <w:i/>
                <w:noProof/>
                <w:color w:val="0000FF"/>
                <w:u w:val="single"/>
              </w:rPr>
            </w:rPrChange>
          </w:rPr>
          <w:t>Creating works of art, drawing and painting, sculptures, airbrushing.</w:t>
        </w:r>
        <w:r w:rsidRPr="00EE27B1">
          <w:rPr>
            <w:i/>
            <w:sz w:val="24"/>
            <w:szCs w:val="24"/>
            <w:rPrChange w:id="2044" w:author="Tre" w:date="2012-11-19T09:04:00Z">
              <w:rPr>
                <w:i/>
                <w:color w:val="0000FF"/>
                <w:u w:val="single"/>
              </w:rPr>
            </w:rPrChange>
          </w:rPr>
          <w:fldChar w:fldCharType="end"/>
        </w:r>
        <w:r w:rsidRPr="00EE27B1">
          <w:rPr>
            <w:b/>
            <w:sz w:val="24"/>
            <w:szCs w:val="24"/>
            <w:rPrChange w:id="2045" w:author="Tre" w:date="2012-11-19T09:04:00Z">
              <w:rPr>
                <w:b/>
                <w:color w:val="0000FF"/>
                <w:u w:val="single"/>
              </w:rPr>
            </w:rPrChange>
          </w:rPr>
          <w:t xml:space="preserve"> </w:t>
        </w:r>
        <w:r w:rsidRPr="00EE27B1">
          <w:rPr>
            <w:b/>
            <w:sz w:val="24"/>
            <w:szCs w:val="24"/>
            <w:rPrChange w:id="2046" w:author="Tre" w:date="2012-11-19T09:04:00Z">
              <w:rPr>
                <w:b/>
                <w:color w:val="0000FF"/>
                <w:u w:val="single"/>
              </w:rPr>
            </w:rPrChange>
          </w:rPr>
          <w:fldChar w:fldCharType="begin"/>
        </w:r>
        <w:r w:rsidRPr="00EE27B1">
          <w:rPr>
            <w:b/>
            <w:sz w:val="24"/>
            <w:szCs w:val="24"/>
            <w:rPrChange w:id="2047" w:author="Tre" w:date="2012-11-19T09:04:00Z">
              <w:rPr>
                <w:b/>
                <w:color w:val="0000FF"/>
                <w:u w:val="single"/>
              </w:rPr>
            </w:rPrChange>
          </w:rPr>
          <w:instrText xml:space="preserve"> NEXT  \* MERGEFORMAT </w:instrText>
        </w:r>
        <w:r w:rsidRPr="00EE27B1">
          <w:rPr>
            <w:b/>
            <w:sz w:val="24"/>
            <w:szCs w:val="24"/>
            <w:rPrChange w:id="2048" w:author="Tre" w:date="2012-11-19T09:04:00Z">
              <w:rPr>
                <w:b/>
                <w:color w:val="0000FF"/>
                <w:u w:val="single"/>
              </w:rPr>
            </w:rPrChange>
          </w:rPr>
          <w:fldChar w:fldCharType="end"/>
        </w:r>
      </w:ins>
    </w:p>
    <w:p w:rsidR="00C606DA" w:rsidRPr="00C91AA7" w:rsidRDefault="00C606DA" w:rsidP="00C606DA">
      <w:pPr>
        <w:pStyle w:val="MatrixSuperfluous"/>
        <w:rPr>
          <w:ins w:id="2049" w:author="Tre" w:date="2012-11-16T11:30:00Z"/>
          <w:b/>
          <w:sz w:val="24"/>
          <w:szCs w:val="24"/>
          <w:rPrChange w:id="2050" w:author="Tre" w:date="2012-11-19T09:04:00Z">
            <w:rPr>
              <w:ins w:id="2051" w:author="Tre" w:date="2012-11-16T11:30:00Z"/>
              <w:b/>
            </w:rPr>
          </w:rPrChange>
        </w:rPr>
      </w:pPr>
    </w:p>
    <w:p w:rsidR="00C606DA" w:rsidRPr="00C91AA7" w:rsidRDefault="00EE27B1" w:rsidP="00C606DA">
      <w:pPr>
        <w:pStyle w:val="MatrixSuperfluous"/>
        <w:rPr>
          <w:ins w:id="2052" w:author="Tre" w:date="2012-11-16T11:30:00Z"/>
          <w:i/>
          <w:sz w:val="24"/>
          <w:szCs w:val="24"/>
          <w:rPrChange w:id="2053" w:author="Tre" w:date="2012-11-19T09:04:00Z">
            <w:rPr>
              <w:ins w:id="2054" w:author="Tre" w:date="2012-11-16T11:30:00Z"/>
              <w:i/>
            </w:rPr>
          </w:rPrChange>
        </w:rPr>
      </w:pPr>
      <w:ins w:id="2055" w:author="Tre" w:date="2012-11-16T11:30:00Z">
        <w:r w:rsidRPr="00EE27B1">
          <w:rPr>
            <w:b/>
            <w:sz w:val="24"/>
            <w:szCs w:val="24"/>
            <w:rPrChange w:id="2056" w:author="Tre" w:date="2012-11-19T09:04:00Z">
              <w:rPr>
                <w:b/>
                <w:color w:val="0000FF"/>
                <w:u w:val="single"/>
              </w:rPr>
            </w:rPrChange>
          </w:rPr>
          <w:fldChar w:fldCharType="begin"/>
        </w:r>
        <w:r w:rsidRPr="00EE27B1">
          <w:rPr>
            <w:b/>
            <w:sz w:val="24"/>
            <w:szCs w:val="24"/>
            <w:rPrChange w:id="2057" w:author="Tre" w:date="2012-11-19T09:04:00Z">
              <w:rPr>
                <w:b/>
                <w:color w:val="0000FF"/>
                <w:u w:val="single"/>
              </w:rPr>
            </w:rPrChange>
          </w:rPr>
          <w:instrText xml:space="preserve"> MERGEFIELD Skill </w:instrText>
        </w:r>
        <w:r w:rsidRPr="00EE27B1">
          <w:rPr>
            <w:b/>
            <w:sz w:val="24"/>
            <w:szCs w:val="24"/>
            <w:rPrChange w:id="2058" w:author="Tre" w:date="2012-11-19T09:04:00Z">
              <w:rPr>
                <w:b/>
                <w:color w:val="0000FF"/>
                <w:u w:val="single"/>
              </w:rPr>
            </w:rPrChange>
          </w:rPr>
          <w:fldChar w:fldCharType="separate"/>
        </w:r>
        <w:r w:rsidRPr="00EE27B1">
          <w:rPr>
            <w:b/>
            <w:noProof/>
            <w:sz w:val="24"/>
            <w:szCs w:val="24"/>
            <w:rPrChange w:id="2059" w:author="Tre" w:date="2012-11-19T09:04:00Z">
              <w:rPr>
                <w:b/>
                <w:noProof/>
                <w:color w:val="0000FF"/>
                <w:u w:val="single"/>
              </w:rPr>
            </w:rPrChange>
          </w:rPr>
          <w:t>Biology</w:t>
        </w:r>
        <w:r w:rsidRPr="00EE27B1">
          <w:rPr>
            <w:b/>
            <w:sz w:val="24"/>
            <w:szCs w:val="24"/>
            <w:rPrChange w:id="2060" w:author="Tre" w:date="2012-11-19T09:04:00Z">
              <w:rPr>
                <w:b/>
                <w:color w:val="0000FF"/>
                <w:u w:val="single"/>
              </w:rPr>
            </w:rPrChange>
          </w:rPr>
          <w:fldChar w:fldCharType="end"/>
        </w:r>
        <w:r w:rsidRPr="00EE27B1">
          <w:rPr>
            <w:i/>
            <w:sz w:val="24"/>
            <w:szCs w:val="24"/>
            <w:rPrChange w:id="2061" w:author="Tre" w:date="2012-11-19T09:04:00Z">
              <w:rPr>
                <w:i/>
                <w:color w:val="0000FF"/>
                <w:u w:val="single"/>
              </w:rPr>
            </w:rPrChange>
          </w:rPr>
          <w:t xml:space="preserve"> - </w:t>
        </w:r>
        <w:r w:rsidRPr="00EE27B1">
          <w:rPr>
            <w:sz w:val="24"/>
            <w:szCs w:val="24"/>
            <w:rPrChange w:id="2062" w:author="Tre" w:date="2012-11-19T09:04:00Z">
              <w:rPr>
                <w:color w:val="0000FF"/>
                <w:u w:val="single"/>
              </w:rPr>
            </w:rPrChange>
          </w:rPr>
          <w:t>[</w:t>
        </w:r>
        <w:r w:rsidRPr="00EE27B1">
          <w:rPr>
            <w:sz w:val="24"/>
            <w:szCs w:val="24"/>
            <w:rPrChange w:id="2063" w:author="Tre" w:date="2012-11-19T09:04:00Z">
              <w:rPr>
                <w:color w:val="0000FF"/>
                <w:u w:val="single"/>
              </w:rPr>
            </w:rPrChange>
          </w:rPr>
          <w:fldChar w:fldCharType="begin"/>
        </w:r>
        <w:r w:rsidRPr="00EE27B1">
          <w:rPr>
            <w:sz w:val="24"/>
            <w:szCs w:val="24"/>
            <w:rPrChange w:id="2064" w:author="Tre" w:date="2012-11-19T09:04:00Z">
              <w:rPr>
                <w:color w:val="0000FF"/>
                <w:u w:val="single"/>
              </w:rPr>
            </w:rPrChange>
          </w:rPr>
          <w:instrText xml:space="preserve"> MERGEFIELD Default_Attribute </w:instrText>
        </w:r>
        <w:r w:rsidRPr="00EE27B1">
          <w:rPr>
            <w:sz w:val="24"/>
            <w:szCs w:val="24"/>
            <w:rPrChange w:id="2065" w:author="Tre" w:date="2012-11-19T09:04:00Z">
              <w:rPr>
                <w:color w:val="0000FF"/>
                <w:u w:val="single"/>
              </w:rPr>
            </w:rPrChange>
          </w:rPr>
          <w:fldChar w:fldCharType="separate"/>
        </w:r>
        <w:r w:rsidRPr="00EE27B1">
          <w:rPr>
            <w:noProof/>
            <w:sz w:val="24"/>
            <w:szCs w:val="24"/>
            <w:rPrChange w:id="2066" w:author="Tre" w:date="2012-11-19T09:04:00Z">
              <w:rPr>
                <w:noProof/>
                <w:color w:val="0000FF"/>
                <w:u w:val="single"/>
              </w:rPr>
            </w:rPrChange>
          </w:rPr>
          <w:t>Focus</w:t>
        </w:r>
        <w:r w:rsidRPr="00EE27B1">
          <w:rPr>
            <w:sz w:val="24"/>
            <w:szCs w:val="24"/>
            <w:rPrChange w:id="2067" w:author="Tre" w:date="2012-11-19T09:04:00Z">
              <w:rPr>
                <w:color w:val="0000FF"/>
                <w:u w:val="single"/>
              </w:rPr>
            </w:rPrChange>
          </w:rPr>
          <w:fldChar w:fldCharType="end"/>
        </w:r>
        <w:r w:rsidRPr="00EE27B1">
          <w:rPr>
            <w:sz w:val="24"/>
            <w:szCs w:val="24"/>
            <w:rPrChange w:id="2068" w:author="Tre" w:date="2012-11-19T09:04:00Z">
              <w:rPr>
                <w:color w:val="0000FF"/>
                <w:u w:val="single"/>
              </w:rPr>
            </w:rPrChange>
          </w:rPr>
          <w:t>]</w:t>
        </w:r>
      </w:ins>
    </w:p>
    <w:p w:rsidR="00C606DA" w:rsidRPr="00C91AA7" w:rsidRDefault="00EE27B1" w:rsidP="00C606DA">
      <w:pPr>
        <w:pStyle w:val="MatrixSuperfluous"/>
        <w:rPr>
          <w:ins w:id="2069" w:author="Tre" w:date="2012-11-16T11:30:00Z"/>
          <w:b/>
          <w:sz w:val="24"/>
          <w:szCs w:val="24"/>
          <w:rPrChange w:id="2070" w:author="Tre" w:date="2012-11-19T09:04:00Z">
            <w:rPr>
              <w:ins w:id="2071" w:author="Tre" w:date="2012-11-16T11:30:00Z"/>
              <w:b/>
            </w:rPr>
          </w:rPrChange>
        </w:rPr>
      </w:pPr>
      <w:ins w:id="2072" w:author="Tre" w:date="2012-11-16T11:30:00Z">
        <w:r w:rsidRPr="00EE27B1">
          <w:rPr>
            <w:b/>
            <w:sz w:val="24"/>
            <w:szCs w:val="24"/>
            <w:rPrChange w:id="2073" w:author="Tre" w:date="2012-11-19T09:04:00Z">
              <w:rPr>
                <w:b/>
                <w:color w:val="0000FF"/>
                <w:u w:val="single"/>
              </w:rPr>
            </w:rPrChange>
          </w:rPr>
          <w:t xml:space="preserve">Description - </w:t>
        </w:r>
        <w:r w:rsidRPr="00EE27B1">
          <w:rPr>
            <w:i/>
            <w:sz w:val="24"/>
            <w:szCs w:val="24"/>
            <w:rPrChange w:id="2074" w:author="Tre" w:date="2012-11-19T09:04:00Z">
              <w:rPr>
                <w:i/>
                <w:color w:val="0000FF"/>
                <w:u w:val="single"/>
              </w:rPr>
            </w:rPrChange>
          </w:rPr>
          <w:fldChar w:fldCharType="begin"/>
        </w:r>
        <w:r w:rsidRPr="00EE27B1">
          <w:rPr>
            <w:i/>
            <w:sz w:val="24"/>
            <w:szCs w:val="24"/>
            <w:rPrChange w:id="2075" w:author="Tre" w:date="2012-11-19T09:04:00Z">
              <w:rPr>
                <w:i/>
                <w:color w:val="0000FF"/>
                <w:u w:val="single"/>
              </w:rPr>
            </w:rPrChange>
          </w:rPr>
          <w:instrText xml:space="preserve"> MERGEFIELD "Description" </w:instrText>
        </w:r>
        <w:r w:rsidRPr="00EE27B1">
          <w:rPr>
            <w:i/>
            <w:sz w:val="24"/>
            <w:szCs w:val="24"/>
            <w:rPrChange w:id="2076" w:author="Tre" w:date="2012-11-19T09:04:00Z">
              <w:rPr>
                <w:i/>
                <w:color w:val="0000FF"/>
                <w:u w:val="single"/>
              </w:rPr>
            </w:rPrChange>
          </w:rPr>
          <w:fldChar w:fldCharType="separate"/>
        </w:r>
        <w:r w:rsidRPr="00EE27B1">
          <w:rPr>
            <w:i/>
            <w:noProof/>
            <w:sz w:val="24"/>
            <w:szCs w:val="24"/>
            <w:rPrChange w:id="2077" w:author="Tre" w:date="2012-11-19T09:04:00Z">
              <w:rPr>
                <w:i/>
                <w:noProof/>
                <w:color w:val="0000FF"/>
                <w:u w:val="single"/>
              </w:rPr>
            </w:rPrChange>
          </w:rPr>
          <w:t>Knowledge of the science of biology and life forms. Covers genetics to ecosystems.</w:t>
        </w:r>
        <w:r w:rsidRPr="00EE27B1">
          <w:rPr>
            <w:i/>
            <w:sz w:val="24"/>
            <w:szCs w:val="24"/>
            <w:rPrChange w:id="2078" w:author="Tre" w:date="2012-11-19T09:04:00Z">
              <w:rPr>
                <w:i/>
                <w:color w:val="0000FF"/>
                <w:u w:val="single"/>
              </w:rPr>
            </w:rPrChange>
          </w:rPr>
          <w:fldChar w:fldCharType="end"/>
        </w:r>
        <w:r w:rsidRPr="00EE27B1">
          <w:rPr>
            <w:b/>
            <w:sz w:val="24"/>
            <w:szCs w:val="24"/>
            <w:rPrChange w:id="2079" w:author="Tre" w:date="2012-11-19T09:04:00Z">
              <w:rPr>
                <w:b/>
                <w:color w:val="0000FF"/>
                <w:u w:val="single"/>
              </w:rPr>
            </w:rPrChange>
          </w:rPr>
          <w:t xml:space="preserve"> </w:t>
        </w:r>
        <w:r w:rsidRPr="00EE27B1">
          <w:rPr>
            <w:b/>
            <w:sz w:val="24"/>
            <w:szCs w:val="24"/>
            <w:rPrChange w:id="2080" w:author="Tre" w:date="2012-11-19T09:04:00Z">
              <w:rPr>
                <w:b/>
                <w:color w:val="0000FF"/>
                <w:u w:val="single"/>
              </w:rPr>
            </w:rPrChange>
          </w:rPr>
          <w:fldChar w:fldCharType="begin"/>
        </w:r>
        <w:r w:rsidRPr="00EE27B1">
          <w:rPr>
            <w:b/>
            <w:sz w:val="24"/>
            <w:szCs w:val="24"/>
            <w:rPrChange w:id="2081" w:author="Tre" w:date="2012-11-19T09:04:00Z">
              <w:rPr>
                <w:b/>
                <w:color w:val="0000FF"/>
                <w:u w:val="single"/>
              </w:rPr>
            </w:rPrChange>
          </w:rPr>
          <w:instrText xml:space="preserve"> NEXT  \* MERGEFORMAT </w:instrText>
        </w:r>
        <w:r w:rsidRPr="00EE27B1">
          <w:rPr>
            <w:b/>
            <w:sz w:val="24"/>
            <w:szCs w:val="24"/>
            <w:rPrChange w:id="2082" w:author="Tre" w:date="2012-11-19T09:04:00Z">
              <w:rPr>
                <w:b/>
                <w:color w:val="0000FF"/>
                <w:u w:val="single"/>
              </w:rPr>
            </w:rPrChange>
          </w:rPr>
          <w:fldChar w:fldCharType="end"/>
        </w:r>
      </w:ins>
    </w:p>
    <w:p w:rsidR="00C606DA" w:rsidRPr="00C91AA7" w:rsidRDefault="00C606DA" w:rsidP="00C606DA">
      <w:pPr>
        <w:pStyle w:val="MatrixSuperfluous"/>
        <w:rPr>
          <w:ins w:id="2083" w:author="Tre" w:date="2012-11-16T11:30:00Z"/>
          <w:b/>
          <w:sz w:val="24"/>
          <w:szCs w:val="24"/>
          <w:rPrChange w:id="2084" w:author="Tre" w:date="2012-11-19T09:04:00Z">
            <w:rPr>
              <w:ins w:id="2085" w:author="Tre" w:date="2012-11-16T11:30:00Z"/>
              <w:b/>
            </w:rPr>
          </w:rPrChange>
        </w:rPr>
      </w:pPr>
    </w:p>
    <w:p w:rsidR="00C606DA" w:rsidRPr="00C91AA7" w:rsidRDefault="00EE27B1" w:rsidP="00C606DA">
      <w:pPr>
        <w:pStyle w:val="MatrixSuperfluous"/>
        <w:rPr>
          <w:ins w:id="2086" w:author="Tre" w:date="2012-11-16T11:30:00Z"/>
          <w:i/>
          <w:sz w:val="24"/>
          <w:szCs w:val="24"/>
          <w:rPrChange w:id="2087" w:author="Tre" w:date="2012-11-19T09:04:00Z">
            <w:rPr>
              <w:ins w:id="2088" w:author="Tre" w:date="2012-11-16T11:30:00Z"/>
              <w:i/>
            </w:rPr>
          </w:rPrChange>
        </w:rPr>
      </w:pPr>
      <w:ins w:id="2089" w:author="Tre" w:date="2012-11-16T11:30:00Z">
        <w:r w:rsidRPr="00EE27B1">
          <w:rPr>
            <w:b/>
            <w:sz w:val="24"/>
            <w:szCs w:val="24"/>
            <w:rPrChange w:id="2090" w:author="Tre" w:date="2012-11-19T09:04:00Z">
              <w:rPr>
                <w:b/>
                <w:color w:val="0000FF"/>
                <w:u w:val="single"/>
              </w:rPr>
            </w:rPrChange>
          </w:rPr>
          <w:fldChar w:fldCharType="begin"/>
        </w:r>
        <w:r w:rsidRPr="00EE27B1">
          <w:rPr>
            <w:b/>
            <w:sz w:val="24"/>
            <w:szCs w:val="24"/>
            <w:rPrChange w:id="2091" w:author="Tre" w:date="2012-11-19T09:04:00Z">
              <w:rPr>
                <w:b/>
                <w:color w:val="0000FF"/>
                <w:u w:val="single"/>
              </w:rPr>
            </w:rPrChange>
          </w:rPr>
          <w:instrText xml:space="preserve"> MERGEFIELD Skill </w:instrText>
        </w:r>
        <w:r w:rsidRPr="00EE27B1">
          <w:rPr>
            <w:b/>
            <w:sz w:val="24"/>
            <w:szCs w:val="24"/>
            <w:rPrChange w:id="2092" w:author="Tre" w:date="2012-11-19T09:04:00Z">
              <w:rPr>
                <w:b/>
                <w:color w:val="0000FF"/>
                <w:u w:val="single"/>
              </w:rPr>
            </w:rPrChange>
          </w:rPr>
          <w:fldChar w:fldCharType="separate"/>
        </w:r>
        <w:r w:rsidRPr="00EE27B1">
          <w:rPr>
            <w:b/>
            <w:noProof/>
            <w:sz w:val="24"/>
            <w:szCs w:val="24"/>
            <w:rPrChange w:id="2093" w:author="Tre" w:date="2012-11-19T09:04:00Z">
              <w:rPr>
                <w:b/>
                <w:noProof/>
                <w:color w:val="0000FF"/>
                <w:u w:val="single"/>
              </w:rPr>
            </w:rPrChange>
          </w:rPr>
          <w:t>Chemistry</w:t>
        </w:r>
        <w:r w:rsidRPr="00EE27B1">
          <w:rPr>
            <w:b/>
            <w:sz w:val="24"/>
            <w:szCs w:val="24"/>
            <w:rPrChange w:id="2094" w:author="Tre" w:date="2012-11-19T09:04:00Z">
              <w:rPr>
                <w:b/>
                <w:color w:val="0000FF"/>
                <w:u w:val="single"/>
              </w:rPr>
            </w:rPrChange>
          </w:rPr>
          <w:fldChar w:fldCharType="end"/>
        </w:r>
        <w:r w:rsidRPr="00EE27B1">
          <w:rPr>
            <w:i/>
            <w:sz w:val="24"/>
            <w:szCs w:val="24"/>
            <w:rPrChange w:id="2095" w:author="Tre" w:date="2012-11-19T09:04:00Z">
              <w:rPr>
                <w:i/>
                <w:color w:val="0000FF"/>
                <w:u w:val="single"/>
              </w:rPr>
            </w:rPrChange>
          </w:rPr>
          <w:t xml:space="preserve"> - </w:t>
        </w:r>
        <w:r w:rsidRPr="00EE27B1">
          <w:rPr>
            <w:sz w:val="24"/>
            <w:szCs w:val="24"/>
            <w:rPrChange w:id="2096" w:author="Tre" w:date="2012-11-19T09:04:00Z">
              <w:rPr>
                <w:color w:val="0000FF"/>
                <w:u w:val="single"/>
              </w:rPr>
            </w:rPrChange>
          </w:rPr>
          <w:t>[</w:t>
        </w:r>
        <w:r w:rsidRPr="00EE27B1">
          <w:rPr>
            <w:sz w:val="24"/>
            <w:szCs w:val="24"/>
            <w:rPrChange w:id="2097" w:author="Tre" w:date="2012-11-19T09:04:00Z">
              <w:rPr>
                <w:color w:val="0000FF"/>
                <w:u w:val="single"/>
              </w:rPr>
            </w:rPrChange>
          </w:rPr>
          <w:fldChar w:fldCharType="begin"/>
        </w:r>
        <w:r w:rsidRPr="00EE27B1">
          <w:rPr>
            <w:sz w:val="24"/>
            <w:szCs w:val="24"/>
            <w:rPrChange w:id="2098" w:author="Tre" w:date="2012-11-19T09:04:00Z">
              <w:rPr>
                <w:color w:val="0000FF"/>
                <w:u w:val="single"/>
              </w:rPr>
            </w:rPrChange>
          </w:rPr>
          <w:instrText xml:space="preserve"> MERGEFIELD Default_Attribute </w:instrText>
        </w:r>
        <w:r w:rsidRPr="00EE27B1">
          <w:rPr>
            <w:sz w:val="24"/>
            <w:szCs w:val="24"/>
            <w:rPrChange w:id="2099" w:author="Tre" w:date="2012-11-19T09:04:00Z">
              <w:rPr>
                <w:color w:val="0000FF"/>
                <w:u w:val="single"/>
              </w:rPr>
            </w:rPrChange>
          </w:rPr>
          <w:fldChar w:fldCharType="separate"/>
        </w:r>
        <w:r w:rsidRPr="00EE27B1">
          <w:rPr>
            <w:noProof/>
            <w:sz w:val="24"/>
            <w:szCs w:val="24"/>
            <w:rPrChange w:id="2100" w:author="Tre" w:date="2012-11-19T09:04:00Z">
              <w:rPr>
                <w:noProof/>
                <w:color w:val="0000FF"/>
                <w:u w:val="single"/>
              </w:rPr>
            </w:rPrChange>
          </w:rPr>
          <w:t>Focus</w:t>
        </w:r>
        <w:r w:rsidRPr="00EE27B1">
          <w:rPr>
            <w:sz w:val="24"/>
            <w:szCs w:val="24"/>
            <w:rPrChange w:id="2101" w:author="Tre" w:date="2012-11-19T09:04:00Z">
              <w:rPr>
                <w:color w:val="0000FF"/>
                <w:u w:val="single"/>
              </w:rPr>
            </w:rPrChange>
          </w:rPr>
          <w:fldChar w:fldCharType="end"/>
        </w:r>
        <w:r w:rsidRPr="00EE27B1">
          <w:rPr>
            <w:sz w:val="24"/>
            <w:szCs w:val="24"/>
            <w:rPrChange w:id="2102" w:author="Tre" w:date="2012-11-19T09:04:00Z">
              <w:rPr>
                <w:color w:val="0000FF"/>
                <w:u w:val="single"/>
              </w:rPr>
            </w:rPrChange>
          </w:rPr>
          <w:t>]</w:t>
        </w:r>
      </w:ins>
    </w:p>
    <w:p w:rsidR="00C606DA" w:rsidRPr="00C91AA7" w:rsidRDefault="00EE27B1" w:rsidP="00C606DA">
      <w:pPr>
        <w:pStyle w:val="MatrixSuperfluous"/>
        <w:rPr>
          <w:ins w:id="2103" w:author="Tre" w:date="2012-11-16T11:30:00Z"/>
          <w:b/>
          <w:sz w:val="24"/>
          <w:szCs w:val="24"/>
          <w:rPrChange w:id="2104" w:author="Tre" w:date="2012-11-19T09:04:00Z">
            <w:rPr>
              <w:ins w:id="2105" w:author="Tre" w:date="2012-11-16T11:30:00Z"/>
              <w:b/>
            </w:rPr>
          </w:rPrChange>
        </w:rPr>
      </w:pPr>
      <w:ins w:id="2106" w:author="Tre" w:date="2012-11-16T11:30:00Z">
        <w:r w:rsidRPr="00EE27B1">
          <w:rPr>
            <w:b/>
            <w:sz w:val="24"/>
            <w:szCs w:val="24"/>
            <w:rPrChange w:id="2107" w:author="Tre" w:date="2012-11-19T09:04:00Z">
              <w:rPr>
                <w:b/>
                <w:color w:val="0000FF"/>
                <w:u w:val="single"/>
              </w:rPr>
            </w:rPrChange>
          </w:rPr>
          <w:t xml:space="preserve">Description - </w:t>
        </w:r>
        <w:r w:rsidRPr="00EE27B1">
          <w:rPr>
            <w:i/>
            <w:sz w:val="24"/>
            <w:szCs w:val="24"/>
            <w:rPrChange w:id="2108" w:author="Tre" w:date="2012-11-19T09:04:00Z">
              <w:rPr>
                <w:i/>
                <w:color w:val="0000FF"/>
                <w:u w:val="single"/>
              </w:rPr>
            </w:rPrChange>
          </w:rPr>
          <w:fldChar w:fldCharType="begin"/>
        </w:r>
        <w:r w:rsidRPr="00EE27B1">
          <w:rPr>
            <w:i/>
            <w:sz w:val="24"/>
            <w:szCs w:val="24"/>
            <w:rPrChange w:id="2109" w:author="Tre" w:date="2012-11-19T09:04:00Z">
              <w:rPr>
                <w:i/>
                <w:color w:val="0000FF"/>
                <w:u w:val="single"/>
              </w:rPr>
            </w:rPrChange>
          </w:rPr>
          <w:instrText xml:space="preserve"> MERGEFIELD "Description" </w:instrText>
        </w:r>
        <w:r w:rsidRPr="00EE27B1">
          <w:rPr>
            <w:i/>
            <w:sz w:val="24"/>
            <w:szCs w:val="24"/>
            <w:rPrChange w:id="2110" w:author="Tre" w:date="2012-11-19T09:04:00Z">
              <w:rPr>
                <w:i/>
                <w:color w:val="0000FF"/>
                <w:u w:val="single"/>
              </w:rPr>
            </w:rPrChange>
          </w:rPr>
          <w:fldChar w:fldCharType="separate"/>
        </w:r>
        <w:r w:rsidRPr="00EE27B1">
          <w:rPr>
            <w:i/>
            <w:noProof/>
            <w:sz w:val="24"/>
            <w:szCs w:val="24"/>
            <w:rPrChange w:id="2111" w:author="Tre" w:date="2012-11-19T09:04:00Z">
              <w:rPr>
                <w:i/>
                <w:noProof/>
                <w:color w:val="0000FF"/>
                <w:u w:val="single"/>
              </w:rPr>
            </w:rPrChange>
          </w:rPr>
          <w:t>Knowledge of the science of understanding and mixing chemicals elements.</w:t>
        </w:r>
        <w:r w:rsidRPr="00EE27B1">
          <w:rPr>
            <w:i/>
            <w:sz w:val="24"/>
            <w:szCs w:val="24"/>
            <w:rPrChange w:id="2112" w:author="Tre" w:date="2012-11-19T09:04:00Z">
              <w:rPr>
                <w:i/>
                <w:color w:val="0000FF"/>
                <w:u w:val="single"/>
              </w:rPr>
            </w:rPrChange>
          </w:rPr>
          <w:fldChar w:fldCharType="end"/>
        </w:r>
        <w:r w:rsidRPr="00EE27B1">
          <w:rPr>
            <w:b/>
            <w:sz w:val="24"/>
            <w:szCs w:val="24"/>
            <w:rPrChange w:id="2113" w:author="Tre" w:date="2012-11-19T09:04:00Z">
              <w:rPr>
                <w:b/>
                <w:color w:val="0000FF"/>
                <w:u w:val="single"/>
              </w:rPr>
            </w:rPrChange>
          </w:rPr>
          <w:t xml:space="preserve"> </w:t>
        </w:r>
        <w:r w:rsidRPr="00EE27B1">
          <w:rPr>
            <w:b/>
            <w:sz w:val="24"/>
            <w:szCs w:val="24"/>
            <w:rPrChange w:id="2114" w:author="Tre" w:date="2012-11-19T09:04:00Z">
              <w:rPr>
                <w:b/>
                <w:color w:val="0000FF"/>
                <w:u w:val="single"/>
              </w:rPr>
            </w:rPrChange>
          </w:rPr>
          <w:fldChar w:fldCharType="begin"/>
        </w:r>
        <w:r w:rsidRPr="00EE27B1">
          <w:rPr>
            <w:b/>
            <w:sz w:val="24"/>
            <w:szCs w:val="24"/>
            <w:rPrChange w:id="2115" w:author="Tre" w:date="2012-11-19T09:04:00Z">
              <w:rPr>
                <w:b/>
                <w:color w:val="0000FF"/>
                <w:u w:val="single"/>
              </w:rPr>
            </w:rPrChange>
          </w:rPr>
          <w:instrText xml:space="preserve"> NEXT  \* MERGEFORMAT </w:instrText>
        </w:r>
        <w:r w:rsidRPr="00EE27B1">
          <w:rPr>
            <w:b/>
            <w:sz w:val="24"/>
            <w:szCs w:val="24"/>
            <w:rPrChange w:id="2116" w:author="Tre" w:date="2012-11-19T09:04:00Z">
              <w:rPr>
                <w:b/>
                <w:color w:val="0000FF"/>
                <w:u w:val="single"/>
              </w:rPr>
            </w:rPrChange>
          </w:rPr>
          <w:fldChar w:fldCharType="end"/>
        </w:r>
      </w:ins>
    </w:p>
    <w:p w:rsidR="00C606DA" w:rsidRPr="00C91AA7" w:rsidRDefault="00C606DA" w:rsidP="00C606DA">
      <w:pPr>
        <w:pStyle w:val="MatrixSuperfluous"/>
        <w:rPr>
          <w:ins w:id="2117" w:author="Tre" w:date="2012-11-16T11:30:00Z"/>
          <w:b/>
          <w:sz w:val="24"/>
          <w:szCs w:val="24"/>
          <w:rPrChange w:id="2118" w:author="Tre" w:date="2012-11-19T09:04:00Z">
            <w:rPr>
              <w:ins w:id="2119" w:author="Tre" w:date="2012-11-16T11:30:00Z"/>
              <w:b/>
            </w:rPr>
          </w:rPrChange>
        </w:rPr>
      </w:pPr>
    </w:p>
    <w:p w:rsidR="00C606DA" w:rsidRPr="00C91AA7" w:rsidRDefault="00EE27B1" w:rsidP="00C606DA">
      <w:pPr>
        <w:pStyle w:val="MatrixSuperfluous"/>
        <w:rPr>
          <w:ins w:id="2120" w:author="Tre" w:date="2012-11-16T11:30:00Z"/>
          <w:i/>
          <w:sz w:val="24"/>
          <w:szCs w:val="24"/>
          <w:rPrChange w:id="2121" w:author="Tre" w:date="2012-11-19T09:04:00Z">
            <w:rPr>
              <w:ins w:id="2122" w:author="Tre" w:date="2012-11-16T11:30:00Z"/>
              <w:i/>
            </w:rPr>
          </w:rPrChange>
        </w:rPr>
      </w:pPr>
      <w:ins w:id="2123" w:author="Tre" w:date="2012-11-16T11:30:00Z">
        <w:r w:rsidRPr="00EE27B1">
          <w:rPr>
            <w:b/>
            <w:sz w:val="24"/>
            <w:szCs w:val="24"/>
            <w:rPrChange w:id="2124" w:author="Tre" w:date="2012-11-19T09:04:00Z">
              <w:rPr>
                <w:b/>
                <w:color w:val="0000FF"/>
                <w:u w:val="single"/>
              </w:rPr>
            </w:rPrChange>
          </w:rPr>
          <w:fldChar w:fldCharType="begin"/>
        </w:r>
        <w:r w:rsidRPr="00EE27B1">
          <w:rPr>
            <w:b/>
            <w:sz w:val="24"/>
            <w:szCs w:val="24"/>
            <w:rPrChange w:id="2125" w:author="Tre" w:date="2012-11-19T09:04:00Z">
              <w:rPr>
                <w:b/>
                <w:color w:val="0000FF"/>
                <w:u w:val="single"/>
              </w:rPr>
            </w:rPrChange>
          </w:rPr>
          <w:instrText xml:space="preserve"> MERGEFIELD Skill </w:instrText>
        </w:r>
        <w:r w:rsidRPr="00EE27B1">
          <w:rPr>
            <w:b/>
            <w:sz w:val="24"/>
            <w:szCs w:val="24"/>
            <w:rPrChange w:id="2126" w:author="Tre" w:date="2012-11-19T09:04:00Z">
              <w:rPr>
                <w:b/>
                <w:color w:val="0000FF"/>
                <w:u w:val="single"/>
              </w:rPr>
            </w:rPrChange>
          </w:rPr>
          <w:fldChar w:fldCharType="separate"/>
        </w:r>
        <w:r w:rsidRPr="00EE27B1">
          <w:rPr>
            <w:b/>
            <w:noProof/>
            <w:sz w:val="24"/>
            <w:szCs w:val="24"/>
            <w:rPrChange w:id="2127" w:author="Tre" w:date="2012-11-19T09:04:00Z">
              <w:rPr>
                <w:b/>
                <w:noProof/>
                <w:color w:val="0000FF"/>
                <w:u w:val="single"/>
              </w:rPr>
            </w:rPrChange>
          </w:rPr>
          <w:t>City Speak</w:t>
        </w:r>
        <w:r w:rsidRPr="00EE27B1">
          <w:rPr>
            <w:b/>
            <w:sz w:val="24"/>
            <w:szCs w:val="24"/>
            <w:rPrChange w:id="2128" w:author="Tre" w:date="2012-11-19T09:04:00Z">
              <w:rPr>
                <w:b/>
                <w:color w:val="0000FF"/>
                <w:u w:val="single"/>
              </w:rPr>
            </w:rPrChange>
          </w:rPr>
          <w:fldChar w:fldCharType="end"/>
        </w:r>
        <w:r w:rsidRPr="00EE27B1">
          <w:rPr>
            <w:i/>
            <w:sz w:val="24"/>
            <w:szCs w:val="24"/>
            <w:rPrChange w:id="2129" w:author="Tre" w:date="2012-11-19T09:04:00Z">
              <w:rPr>
                <w:i/>
                <w:color w:val="0000FF"/>
                <w:u w:val="single"/>
              </w:rPr>
            </w:rPrChange>
          </w:rPr>
          <w:t xml:space="preserve"> - </w:t>
        </w:r>
        <w:r w:rsidRPr="00EE27B1">
          <w:rPr>
            <w:sz w:val="24"/>
            <w:szCs w:val="24"/>
            <w:rPrChange w:id="2130" w:author="Tre" w:date="2012-11-19T09:04:00Z">
              <w:rPr>
                <w:color w:val="0000FF"/>
                <w:u w:val="single"/>
              </w:rPr>
            </w:rPrChange>
          </w:rPr>
          <w:t>[</w:t>
        </w:r>
        <w:r w:rsidRPr="00EE27B1">
          <w:rPr>
            <w:sz w:val="24"/>
            <w:szCs w:val="24"/>
            <w:rPrChange w:id="2131" w:author="Tre" w:date="2012-11-19T09:04:00Z">
              <w:rPr>
                <w:color w:val="0000FF"/>
                <w:u w:val="single"/>
              </w:rPr>
            </w:rPrChange>
          </w:rPr>
          <w:fldChar w:fldCharType="begin"/>
        </w:r>
        <w:r w:rsidRPr="00EE27B1">
          <w:rPr>
            <w:sz w:val="24"/>
            <w:szCs w:val="24"/>
            <w:rPrChange w:id="2132" w:author="Tre" w:date="2012-11-19T09:04:00Z">
              <w:rPr>
                <w:color w:val="0000FF"/>
                <w:u w:val="single"/>
              </w:rPr>
            </w:rPrChange>
          </w:rPr>
          <w:instrText xml:space="preserve"> MERGEFIELD Default_Attribute </w:instrText>
        </w:r>
        <w:r w:rsidRPr="00EE27B1">
          <w:rPr>
            <w:sz w:val="24"/>
            <w:szCs w:val="24"/>
            <w:rPrChange w:id="2133" w:author="Tre" w:date="2012-11-19T09:04:00Z">
              <w:rPr>
                <w:color w:val="0000FF"/>
                <w:u w:val="single"/>
              </w:rPr>
            </w:rPrChange>
          </w:rPr>
          <w:fldChar w:fldCharType="separate"/>
        </w:r>
        <w:r w:rsidRPr="00EE27B1">
          <w:rPr>
            <w:noProof/>
            <w:sz w:val="24"/>
            <w:szCs w:val="24"/>
            <w:rPrChange w:id="2134" w:author="Tre" w:date="2012-11-19T09:04:00Z">
              <w:rPr>
                <w:noProof/>
                <w:color w:val="0000FF"/>
                <w:u w:val="single"/>
              </w:rPr>
            </w:rPrChange>
          </w:rPr>
          <w:t>Focus</w:t>
        </w:r>
        <w:r w:rsidRPr="00EE27B1">
          <w:rPr>
            <w:sz w:val="24"/>
            <w:szCs w:val="24"/>
            <w:rPrChange w:id="2135" w:author="Tre" w:date="2012-11-19T09:04:00Z">
              <w:rPr>
                <w:color w:val="0000FF"/>
                <w:u w:val="single"/>
              </w:rPr>
            </w:rPrChange>
          </w:rPr>
          <w:fldChar w:fldCharType="end"/>
        </w:r>
        <w:r w:rsidRPr="00EE27B1">
          <w:rPr>
            <w:sz w:val="24"/>
            <w:szCs w:val="24"/>
            <w:rPrChange w:id="2136" w:author="Tre" w:date="2012-11-19T09:04:00Z">
              <w:rPr>
                <w:color w:val="0000FF"/>
                <w:u w:val="single"/>
              </w:rPr>
            </w:rPrChange>
          </w:rPr>
          <w:t>]</w:t>
        </w:r>
      </w:ins>
    </w:p>
    <w:p w:rsidR="00C606DA" w:rsidRPr="00C91AA7" w:rsidRDefault="00EE27B1" w:rsidP="00C606DA">
      <w:pPr>
        <w:pStyle w:val="MatrixSuperfluous"/>
        <w:rPr>
          <w:ins w:id="2137" w:author="Tre" w:date="2012-11-16T11:30:00Z"/>
          <w:b/>
          <w:sz w:val="24"/>
          <w:szCs w:val="24"/>
          <w:rPrChange w:id="2138" w:author="Tre" w:date="2012-11-19T09:04:00Z">
            <w:rPr>
              <w:ins w:id="2139" w:author="Tre" w:date="2012-11-16T11:30:00Z"/>
              <w:b/>
            </w:rPr>
          </w:rPrChange>
        </w:rPr>
      </w:pPr>
      <w:ins w:id="2140" w:author="Tre" w:date="2012-11-16T11:30:00Z">
        <w:r w:rsidRPr="00EE27B1">
          <w:rPr>
            <w:b/>
            <w:sz w:val="24"/>
            <w:szCs w:val="24"/>
            <w:rPrChange w:id="2141" w:author="Tre" w:date="2012-11-19T09:04:00Z">
              <w:rPr>
                <w:b/>
                <w:color w:val="0000FF"/>
                <w:u w:val="single"/>
              </w:rPr>
            </w:rPrChange>
          </w:rPr>
          <w:t xml:space="preserve">Description - </w:t>
        </w:r>
        <w:r w:rsidRPr="00EE27B1">
          <w:rPr>
            <w:i/>
            <w:sz w:val="24"/>
            <w:szCs w:val="24"/>
            <w:rPrChange w:id="2142" w:author="Tre" w:date="2012-11-19T09:04:00Z">
              <w:rPr>
                <w:i/>
                <w:color w:val="0000FF"/>
                <w:u w:val="single"/>
              </w:rPr>
            </w:rPrChange>
          </w:rPr>
          <w:fldChar w:fldCharType="begin"/>
        </w:r>
        <w:r w:rsidRPr="00EE27B1">
          <w:rPr>
            <w:i/>
            <w:sz w:val="24"/>
            <w:szCs w:val="24"/>
            <w:rPrChange w:id="2143" w:author="Tre" w:date="2012-11-19T09:04:00Z">
              <w:rPr>
                <w:i/>
                <w:color w:val="0000FF"/>
                <w:u w:val="single"/>
              </w:rPr>
            </w:rPrChange>
          </w:rPr>
          <w:instrText xml:space="preserve"> MERGEFIELD "Description" </w:instrText>
        </w:r>
        <w:r w:rsidRPr="00EE27B1">
          <w:rPr>
            <w:i/>
            <w:sz w:val="24"/>
            <w:szCs w:val="24"/>
            <w:rPrChange w:id="2144" w:author="Tre" w:date="2012-11-19T09:04:00Z">
              <w:rPr>
                <w:i/>
                <w:color w:val="0000FF"/>
                <w:u w:val="single"/>
              </w:rPr>
            </w:rPrChange>
          </w:rPr>
          <w:fldChar w:fldCharType="separate"/>
        </w:r>
        <w:r w:rsidRPr="00EE27B1">
          <w:rPr>
            <w:i/>
            <w:noProof/>
            <w:sz w:val="24"/>
            <w:szCs w:val="24"/>
            <w:rPrChange w:id="2145" w:author="Tre" w:date="2012-11-19T09:04:00Z">
              <w:rPr>
                <w:i/>
                <w:noProof/>
                <w:color w:val="0000FF"/>
                <w:u w:val="single"/>
              </w:rPr>
            </w:rPrChange>
          </w:rPr>
          <w:t>The knowledge of the tones, inflections, and general jargon that will get you around in the city. Specify the city that you can use City Speak in.</w:t>
        </w:r>
        <w:r w:rsidRPr="00EE27B1">
          <w:rPr>
            <w:i/>
            <w:sz w:val="24"/>
            <w:szCs w:val="24"/>
            <w:rPrChange w:id="2146" w:author="Tre" w:date="2012-11-19T09:04:00Z">
              <w:rPr>
                <w:i/>
                <w:color w:val="0000FF"/>
                <w:u w:val="single"/>
              </w:rPr>
            </w:rPrChange>
          </w:rPr>
          <w:fldChar w:fldCharType="end"/>
        </w:r>
        <w:r w:rsidRPr="00EE27B1">
          <w:rPr>
            <w:b/>
            <w:sz w:val="24"/>
            <w:szCs w:val="24"/>
            <w:rPrChange w:id="2147" w:author="Tre" w:date="2012-11-19T09:04:00Z">
              <w:rPr>
                <w:b/>
                <w:color w:val="0000FF"/>
                <w:u w:val="single"/>
              </w:rPr>
            </w:rPrChange>
          </w:rPr>
          <w:t xml:space="preserve"> </w:t>
        </w:r>
        <w:r w:rsidRPr="00EE27B1">
          <w:rPr>
            <w:b/>
            <w:sz w:val="24"/>
            <w:szCs w:val="24"/>
            <w:rPrChange w:id="2148" w:author="Tre" w:date="2012-11-19T09:04:00Z">
              <w:rPr>
                <w:b/>
                <w:color w:val="0000FF"/>
                <w:u w:val="single"/>
              </w:rPr>
            </w:rPrChange>
          </w:rPr>
          <w:fldChar w:fldCharType="begin"/>
        </w:r>
        <w:r w:rsidRPr="00EE27B1">
          <w:rPr>
            <w:b/>
            <w:sz w:val="24"/>
            <w:szCs w:val="24"/>
            <w:rPrChange w:id="2149" w:author="Tre" w:date="2012-11-19T09:04:00Z">
              <w:rPr>
                <w:b/>
                <w:color w:val="0000FF"/>
                <w:u w:val="single"/>
              </w:rPr>
            </w:rPrChange>
          </w:rPr>
          <w:instrText xml:space="preserve"> NEXT  \* MERGEFORMAT </w:instrText>
        </w:r>
        <w:r w:rsidRPr="00EE27B1">
          <w:rPr>
            <w:b/>
            <w:sz w:val="24"/>
            <w:szCs w:val="24"/>
            <w:rPrChange w:id="2150" w:author="Tre" w:date="2012-11-19T09:04:00Z">
              <w:rPr>
                <w:b/>
                <w:color w:val="0000FF"/>
                <w:u w:val="single"/>
              </w:rPr>
            </w:rPrChange>
          </w:rPr>
          <w:fldChar w:fldCharType="end"/>
        </w:r>
      </w:ins>
    </w:p>
    <w:p w:rsidR="00C606DA" w:rsidRPr="00C91AA7" w:rsidRDefault="00C606DA" w:rsidP="00C606DA">
      <w:pPr>
        <w:pStyle w:val="MatrixSuperfluous"/>
        <w:rPr>
          <w:ins w:id="2151" w:author="Tre" w:date="2012-11-16T11:30:00Z"/>
          <w:b/>
          <w:sz w:val="24"/>
          <w:szCs w:val="24"/>
          <w:rPrChange w:id="2152" w:author="Tre" w:date="2012-11-19T09:04:00Z">
            <w:rPr>
              <w:ins w:id="2153" w:author="Tre" w:date="2012-11-16T11:30:00Z"/>
              <w:b/>
            </w:rPr>
          </w:rPrChange>
        </w:rPr>
      </w:pPr>
    </w:p>
    <w:p w:rsidR="00C606DA" w:rsidRPr="00C91AA7" w:rsidRDefault="00EE27B1" w:rsidP="00C606DA">
      <w:pPr>
        <w:pStyle w:val="MatrixSuperfluous"/>
        <w:rPr>
          <w:ins w:id="2154" w:author="Tre" w:date="2012-11-16T11:30:00Z"/>
          <w:i/>
          <w:sz w:val="24"/>
          <w:szCs w:val="24"/>
          <w:rPrChange w:id="2155" w:author="Tre" w:date="2012-11-19T09:04:00Z">
            <w:rPr>
              <w:ins w:id="2156" w:author="Tre" w:date="2012-11-16T11:30:00Z"/>
              <w:i/>
            </w:rPr>
          </w:rPrChange>
        </w:rPr>
      </w:pPr>
      <w:ins w:id="2157" w:author="Tre" w:date="2012-11-16T11:30:00Z">
        <w:r w:rsidRPr="00EE27B1">
          <w:rPr>
            <w:b/>
            <w:sz w:val="24"/>
            <w:szCs w:val="24"/>
            <w:rPrChange w:id="2158" w:author="Tre" w:date="2012-11-19T09:04:00Z">
              <w:rPr>
                <w:b/>
                <w:color w:val="0000FF"/>
                <w:u w:val="single"/>
              </w:rPr>
            </w:rPrChange>
          </w:rPr>
          <w:fldChar w:fldCharType="begin"/>
        </w:r>
        <w:r w:rsidRPr="00EE27B1">
          <w:rPr>
            <w:b/>
            <w:sz w:val="24"/>
            <w:szCs w:val="24"/>
            <w:rPrChange w:id="2159" w:author="Tre" w:date="2012-11-19T09:04:00Z">
              <w:rPr>
                <w:b/>
                <w:color w:val="0000FF"/>
                <w:u w:val="single"/>
              </w:rPr>
            </w:rPrChange>
          </w:rPr>
          <w:instrText xml:space="preserve"> MERGEFIELD Skill </w:instrText>
        </w:r>
        <w:r w:rsidRPr="00EE27B1">
          <w:rPr>
            <w:b/>
            <w:sz w:val="24"/>
            <w:szCs w:val="24"/>
            <w:rPrChange w:id="2160" w:author="Tre" w:date="2012-11-19T09:04:00Z">
              <w:rPr>
                <w:b/>
                <w:color w:val="0000FF"/>
                <w:u w:val="single"/>
              </w:rPr>
            </w:rPrChange>
          </w:rPr>
          <w:fldChar w:fldCharType="separate"/>
        </w:r>
        <w:r w:rsidRPr="00EE27B1">
          <w:rPr>
            <w:b/>
            <w:noProof/>
            <w:sz w:val="24"/>
            <w:szCs w:val="24"/>
            <w:rPrChange w:id="2161" w:author="Tre" w:date="2012-11-19T09:04:00Z">
              <w:rPr>
                <w:b/>
                <w:noProof/>
                <w:color w:val="0000FF"/>
                <w:u w:val="single"/>
              </w:rPr>
            </w:rPrChange>
          </w:rPr>
          <w:t>Demolitions</w:t>
        </w:r>
        <w:r w:rsidRPr="00EE27B1">
          <w:rPr>
            <w:b/>
            <w:sz w:val="24"/>
            <w:szCs w:val="24"/>
            <w:rPrChange w:id="2162" w:author="Tre" w:date="2012-11-19T09:04:00Z">
              <w:rPr>
                <w:b/>
                <w:color w:val="0000FF"/>
                <w:u w:val="single"/>
              </w:rPr>
            </w:rPrChange>
          </w:rPr>
          <w:fldChar w:fldCharType="end"/>
        </w:r>
        <w:r w:rsidRPr="00EE27B1">
          <w:rPr>
            <w:i/>
            <w:sz w:val="24"/>
            <w:szCs w:val="24"/>
            <w:rPrChange w:id="2163" w:author="Tre" w:date="2012-11-19T09:04:00Z">
              <w:rPr>
                <w:i/>
                <w:color w:val="0000FF"/>
                <w:u w:val="single"/>
              </w:rPr>
            </w:rPrChange>
          </w:rPr>
          <w:t xml:space="preserve"> - </w:t>
        </w:r>
        <w:r w:rsidRPr="00EE27B1">
          <w:rPr>
            <w:sz w:val="24"/>
            <w:szCs w:val="24"/>
            <w:rPrChange w:id="2164" w:author="Tre" w:date="2012-11-19T09:04:00Z">
              <w:rPr>
                <w:color w:val="0000FF"/>
                <w:u w:val="single"/>
              </w:rPr>
            </w:rPrChange>
          </w:rPr>
          <w:t>[</w:t>
        </w:r>
        <w:r w:rsidRPr="00EE27B1">
          <w:rPr>
            <w:sz w:val="24"/>
            <w:szCs w:val="24"/>
            <w:rPrChange w:id="2165" w:author="Tre" w:date="2012-11-19T09:04:00Z">
              <w:rPr>
                <w:color w:val="0000FF"/>
                <w:u w:val="single"/>
              </w:rPr>
            </w:rPrChange>
          </w:rPr>
          <w:fldChar w:fldCharType="begin"/>
        </w:r>
        <w:r w:rsidRPr="00EE27B1">
          <w:rPr>
            <w:sz w:val="24"/>
            <w:szCs w:val="24"/>
            <w:rPrChange w:id="2166" w:author="Tre" w:date="2012-11-19T09:04:00Z">
              <w:rPr>
                <w:color w:val="0000FF"/>
                <w:u w:val="single"/>
              </w:rPr>
            </w:rPrChange>
          </w:rPr>
          <w:instrText xml:space="preserve"> MERGEFIELD Default_Attribute </w:instrText>
        </w:r>
        <w:r w:rsidRPr="00EE27B1">
          <w:rPr>
            <w:sz w:val="24"/>
            <w:szCs w:val="24"/>
            <w:rPrChange w:id="2167" w:author="Tre" w:date="2012-11-19T09:04:00Z">
              <w:rPr>
                <w:color w:val="0000FF"/>
                <w:u w:val="single"/>
              </w:rPr>
            </w:rPrChange>
          </w:rPr>
          <w:fldChar w:fldCharType="separate"/>
        </w:r>
        <w:r w:rsidRPr="00EE27B1">
          <w:rPr>
            <w:noProof/>
            <w:sz w:val="24"/>
            <w:szCs w:val="24"/>
            <w:rPrChange w:id="2168" w:author="Tre" w:date="2012-11-19T09:04:00Z">
              <w:rPr>
                <w:noProof/>
                <w:color w:val="0000FF"/>
                <w:u w:val="single"/>
              </w:rPr>
            </w:rPrChange>
          </w:rPr>
          <w:t>Focus</w:t>
        </w:r>
        <w:r w:rsidRPr="00EE27B1">
          <w:rPr>
            <w:sz w:val="24"/>
            <w:szCs w:val="24"/>
            <w:rPrChange w:id="2169" w:author="Tre" w:date="2012-11-19T09:04:00Z">
              <w:rPr>
                <w:color w:val="0000FF"/>
                <w:u w:val="single"/>
              </w:rPr>
            </w:rPrChange>
          </w:rPr>
          <w:fldChar w:fldCharType="end"/>
        </w:r>
        <w:r w:rsidRPr="00EE27B1">
          <w:rPr>
            <w:sz w:val="24"/>
            <w:szCs w:val="24"/>
            <w:rPrChange w:id="2170" w:author="Tre" w:date="2012-11-19T09:04:00Z">
              <w:rPr>
                <w:color w:val="0000FF"/>
                <w:u w:val="single"/>
              </w:rPr>
            </w:rPrChange>
          </w:rPr>
          <w:t>]</w:t>
        </w:r>
      </w:ins>
    </w:p>
    <w:p w:rsidR="00C606DA" w:rsidRPr="00C91AA7" w:rsidRDefault="00EE27B1" w:rsidP="00C606DA">
      <w:pPr>
        <w:pStyle w:val="MatrixSuperfluous"/>
        <w:rPr>
          <w:ins w:id="2171" w:author="Tre" w:date="2012-11-16T11:30:00Z"/>
          <w:b/>
          <w:sz w:val="24"/>
          <w:szCs w:val="24"/>
          <w:rPrChange w:id="2172" w:author="Tre" w:date="2012-11-19T09:04:00Z">
            <w:rPr>
              <w:ins w:id="2173" w:author="Tre" w:date="2012-11-16T11:30:00Z"/>
              <w:b/>
            </w:rPr>
          </w:rPrChange>
        </w:rPr>
      </w:pPr>
      <w:ins w:id="2174" w:author="Tre" w:date="2012-11-16T11:30:00Z">
        <w:r w:rsidRPr="00EE27B1">
          <w:rPr>
            <w:b/>
            <w:sz w:val="24"/>
            <w:szCs w:val="24"/>
            <w:rPrChange w:id="2175" w:author="Tre" w:date="2012-11-19T09:04:00Z">
              <w:rPr>
                <w:b/>
                <w:color w:val="0000FF"/>
                <w:u w:val="single"/>
              </w:rPr>
            </w:rPrChange>
          </w:rPr>
          <w:t xml:space="preserve">Description - </w:t>
        </w:r>
        <w:r w:rsidRPr="00EE27B1">
          <w:rPr>
            <w:i/>
            <w:sz w:val="24"/>
            <w:szCs w:val="24"/>
            <w:rPrChange w:id="2176" w:author="Tre" w:date="2012-11-19T09:04:00Z">
              <w:rPr>
                <w:i/>
                <w:color w:val="0000FF"/>
                <w:u w:val="single"/>
              </w:rPr>
            </w:rPrChange>
          </w:rPr>
          <w:fldChar w:fldCharType="begin"/>
        </w:r>
        <w:r w:rsidRPr="00EE27B1">
          <w:rPr>
            <w:i/>
            <w:sz w:val="24"/>
            <w:szCs w:val="24"/>
            <w:rPrChange w:id="2177" w:author="Tre" w:date="2012-11-19T09:04:00Z">
              <w:rPr>
                <w:i/>
                <w:color w:val="0000FF"/>
                <w:u w:val="single"/>
              </w:rPr>
            </w:rPrChange>
          </w:rPr>
          <w:instrText xml:space="preserve"> MERGEFIELD "Description" </w:instrText>
        </w:r>
        <w:r w:rsidRPr="00EE27B1">
          <w:rPr>
            <w:i/>
            <w:sz w:val="24"/>
            <w:szCs w:val="24"/>
            <w:rPrChange w:id="2178" w:author="Tre" w:date="2012-11-19T09:04:00Z">
              <w:rPr>
                <w:i/>
                <w:color w:val="0000FF"/>
                <w:u w:val="single"/>
              </w:rPr>
            </w:rPrChange>
          </w:rPr>
          <w:fldChar w:fldCharType="separate"/>
        </w:r>
        <w:r w:rsidRPr="00EE27B1">
          <w:rPr>
            <w:i/>
            <w:noProof/>
            <w:sz w:val="24"/>
            <w:szCs w:val="24"/>
            <w:rPrChange w:id="2179" w:author="Tre" w:date="2012-11-19T09:04:00Z">
              <w:rPr>
                <w:i/>
                <w:noProof/>
                <w:color w:val="0000FF"/>
                <w:u w:val="single"/>
              </w:rPr>
            </w:rPrChange>
          </w:rPr>
          <w:t>Knowledge of how to use demolitions, analyze and disarm bombs, set explosives, and make explosives.</w:t>
        </w:r>
        <w:r w:rsidRPr="00EE27B1">
          <w:rPr>
            <w:i/>
            <w:sz w:val="24"/>
            <w:szCs w:val="24"/>
            <w:rPrChange w:id="2180" w:author="Tre" w:date="2012-11-19T09:04:00Z">
              <w:rPr>
                <w:i/>
                <w:color w:val="0000FF"/>
                <w:u w:val="single"/>
              </w:rPr>
            </w:rPrChange>
          </w:rPr>
          <w:fldChar w:fldCharType="end"/>
        </w:r>
        <w:r w:rsidRPr="00EE27B1">
          <w:rPr>
            <w:b/>
            <w:sz w:val="24"/>
            <w:szCs w:val="24"/>
            <w:rPrChange w:id="2181" w:author="Tre" w:date="2012-11-19T09:04:00Z">
              <w:rPr>
                <w:b/>
                <w:color w:val="0000FF"/>
                <w:u w:val="single"/>
              </w:rPr>
            </w:rPrChange>
          </w:rPr>
          <w:t xml:space="preserve"> </w:t>
        </w:r>
        <w:r w:rsidRPr="00EE27B1">
          <w:rPr>
            <w:b/>
            <w:sz w:val="24"/>
            <w:szCs w:val="24"/>
            <w:rPrChange w:id="2182" w:author="Tre" w:date="2012-11-19T09:04:00Z">
              <w:rPr>
                <w:b/>
                <w:color w:val="0000FF"/>
                <w:u w:val="single"/>
              </w:rPr>
            </w:rPrChange>
          </w:rPr>
          <w:fldChar w:fldCharType="begin"/>
        </w:r>
        <w:r w:rsidRPr="00EE27B1">
          <w:rPr>
            <w:b/>
            <w:sz w:val="24"/>
            <w:szCs w:val="24"/>
            <w:rPrChange w:id="2183" w:author="Tre" w:date="2012-11-19T09:04:00Z">
              <w:rPr>
                <w:b/>
                <w:color w:val="0000FF"/>
                <w:u w:val="single"/>
              </w:rPr>
            </w:rPrChange>
          </w:rPr>
          <w:instrText xml:space="preserve"> NEXT  \* MERGEFORMAT </w:instrText>
        </w:r>
        <w:r w:rsidRPr="00EE27B1">
          <w:rPr>
            <w:b/>
            <w:sz w:val="24"/>
            <w:szCs w:val="24"/>
            <w:rPrChange w:id="2184" w:author="Tre" w:date="2012-11-19T09:04:00Z">
              <w:rPr>
                <w:b/>
                <w:color w:val="0000FF"/>
                <w:u w:val="single"/>
              </w:rPr>
            </w:rPrChange>
          </w:rPr>
          <w:fldChar w:fldCharType="end"/>
        </w:r>
      </w:ins>
    </w:p>
    <w:p w:rsidR="00C606DA" w:rsidRPr="00C91AA7" w:rsidRDefault="00C606DA" w:rsidP="00C606DA">
      <w:pPr>
        <w:pStyle w:val="MatrixSuperfluous"/>
        <w:rPr>
          <w:ins w:id="2185" w:author="Tre" w:date="2012-11-16T11:30:00Z"/>
          <w:b/>
          <w:sz w:val="24"/>
          <w:szCs w:val="24"/>
          <w:rPrChange w:id="2186" w:author="Tre" w:date="2012-11-19T09:04:00Z">
            <w:rPr>
              <w:ins w:id="2187" w:author="Tre" w:date="2012-11-16T11:30:00Z"/>
              <w:b/>
            </w:rPr>
          </w:rPrChange>
        </w:rPr>
      </w:pPr>
    </w:p>
    <w:p w:rsidR="00C606DA" w:rsidRPr="00C91AA7" w:rsidRDefault="00EE27B1" w:rsidP="00C606DA">
      <w:pPr>
        <w:pStyle w:val="MatrixSuperfluous"/>
        <w:rPr>
          <w:ins w:id="2188" w:author="Tre" w:date="2012-11-16T11:30:00Z"/>
          <w:i/>
          <w:sz w:val="24"/>
          <w:szCs w:val="24"/>
          <w:rPrChange w:id="2189" w:author="Tre" w:date="2012-11-19T09:04:00Z">
            <w:rPr>
              <w:ins w:id="2190" w:author="Tre" w:date="2012-11-16T11:30:00Z"/>
              <w:i/>
            </w:rPr>
          </w:rPrChange>
        </w:rPr>
      </w:pPr>
      <w:ins w:id="2191" w:author="Tre" w:date="2012-11-16T11:30:00Z">
        <w:r w:rsidRPr="00EE27B1">
          <w:rPr>
            <w:b/>
            <w:sz w:val="24"/>
            <w:szCs w:val="24"/>
            <w:rPrChange w:id="2192" w:author="Tre" w:date="2012-11-19T09:04:00Z">
              <w:rPr>
                <w:b/>
                <w:color w:val="0000FF"/>
                <w:u w:val="single"/>
              </w:rPr>
            </w:rPrChange>
          </w:rPr>
          <w:fldChar w:fldCharType="begin"/>
        </w:r>
        <w:r w:rsidRPr="00EE27B1">
          <w:rPr>
            <w:b/>
            <w:sz w:val="24"/>
            <w:szCs w:val="24"/>
            <w:rPrChange w:id="2193" w:author="Tre" w:date="2012-11-19T09:04:00Z">
              <w:rPr>
                <w:b/>
                <w:color w:val="0000FF"/>
                <w:u w:val="single"/>
              </w:rPr>
            </w:rPrChange>
          </w:rPr>
          <w:instrText xml:space="preserve"> MERGEFIELD Skill </w:instrText>
        </w:r>
        <w:r w:rsidRPr="00EE27B1">
          <w:rPr>
            <w:b/>
            <w:sz w:val="24"/>
            <w:szCs w:val="24"/>
            <w:rPrChange w:id="2194" w:author="Tre" w:date="2012-11-19T09:04:00Z">
              <w:rPr>
                <w:b/>
                <w:color w:val="0000FF"/>
                <w:u w:val="single"/>
              </w:rPr>
            </w:rPrChange>
          </w:rPr>
          <w:fldChar w:fldCharType="separate"/>
        </w:r>
        <w:r w:rsidRPr="00EE27B1">
          <w:rPr>
            <w:b/>
            <w:noProof/>
            <w:sz w:val="24"/>
            <w:szCs w:val="24"/>
            <w:rPrChange w:id="2195" w:author="Tre" w:date="2012-11-19T09:04:00Z">
              <w:rPr>
                <w:b/>
                <w:noProof/>
                <w:color w:val="0000FF"/>
                <w:u w:val="single"/>
              </w:rPr>
            </w:rPrChange>
          </w:rPr>
          <w:t>Electronics</w:t>
        </w:r>
        <w:r w:rsidRPr="00EE27B1">
          <w:rPr>
            <w:b/>
            <w:sz w:val="24"/>
            <w:szCs w:val="24"/>
            <w:rPrChange w:id="2196" w:author="Tre" w:date="2012-11-19T09:04:00Z">
              <w:rPr>
                <w:b/>
                <w:color w:val="0000FF"/>
                <w:u w:val="single"/>
              </w:rPr>
            </w:rPrChange>
          </w:rPr>
          <w:fldChar w:fldCharType="end"/>
        </w:r>
        <w:r w:rsidRPr="00EE27B1">
          <w:rPr>
            <w:i/>
            <w:sz w:val="24"/>
            <w:szCs w:val="24"/>
            <w:rPrChange w:id="2197" w:author="Tre" w:date="2012-11-19T09:04:00Z">
              <w:rPr>
                <w:i/>
                <w:color w:val="0000FF"/>
                <w:u w:val="single"/>
              </w:rPr>
            </w:rPrChange>
          </w:rPr>
          <w:t xml:space="preserve"> - </w:t>
        </w:r>
        <w:r w:rsidRPr="00EE27B1">
          <w:rPr>
            <w:sz w:val="24"/>
            <w:szCs w:val="24"/>
            <w:rPrChange w:id="2198" w:author="Tre" w:date="2012-11-19T09:04:00Z">
              <w:rPr>
                <w:color w:val="0000FF"/>
                <w:u w:val="single"/>
              </w:rPr>
            </w:rPrChange>
          </w:rPr>
          <w:t>[</w:t>
        </w:r>
        <w:r w:rsidRPr="00EE27B1">
          <w:rPr>
            <w:sz w:val="24"/>
            <w:szCs w:val="24"/>
            <w:rPrChange w:id="2199" w:author="Tre" w:date="2012-11-19T09:04:00Z">
              <w:rPr>
                <w:color w:val="0000FF"/>
                <w:u w:val="single"/>
              </w:rPr>
            </w:rPrChange>
          </w:rPr>
          <w:fldChar w:fldCharType="begin"/>
        </w:r>
        <w:r w:rsidRPr="00EE27B1">
          <w:rPr>
            <w:sz w:val="24"/>
            <w:szCs w:val="24"/>
            <w:rPrChange w:id="2200" w:author="Tre" w:date="2012-11-19T09:04:00Z">
              <w:rPr>
                <w:color w:val="0000FF"/>
                <w:u w:val="single"/>
              </w:rPr>
            </w:rPrChange>
          </w:rPr>
          <w:instrText xml:space="preserve"> MERGEFIELD Default_Attribute </w:instrText>
        </w:r>
        <w:r w:rsidRPr="00EE27B1">
          <w:rPr>
            <w:sz w:val="24"/>
            <w:szCs w:val="24"/>
            <w:rPrChange w:id="2201" w:author="Tre" w:date="2012-11-19T09:04:00Z">
              <w:rPr>
                <w:color w:val="0000FF"/>
                <w:u w:val="single"/>
              </w:rPr>
            </w:rPrChange>
          </w:rPr>
          <w:fldChar w:fldCharType="separate"/>
        </w:r>
        <w:r w:rsidRPr="00EE27B1">
          <w:rPr>
            <w:noProof/>
            <w:sz w:val="24"/>
            <w:szCs w:val="24"/>
            <w:rPrChange w:id="2202" w:author="Tre" w:date="2012-11-19T09:04:00Z">
              <w:rPr>
                <w:noProof/>
                <w:color w:val="0000FF"/>
                <w:u w:val="single"/>
              </w:rPr>
            </w:rPrChange>
          </w:rPr>
          <w:t>Focus</w:t>
        </w:r>
        <w:r w:rsidRPr="00EE27B1">
          <w:rPr>
            <w:sz w:val="24"/>
            <w:szCs w:val="24"/>
            <w:rPrChange w:id="2203" w:author="Tre" w:date="2012-11-19T09:04:00Z">
              <w:rPr>
                <w:color w:val="0000FF"/>
                <w:u w:val="single"/>
              </w:rPr>
            </w:rPrChange>
          </w:rPr>
          <w:fldChar w:fldCharType="end"/>
        </w:r>
        <w:r w:rsidRPr="00EE27B1">
          <w:rPr>
            <w:sz w:val="24"/>
            <w:szCs w:val="24"/>
            <w:rPrChange w:id="2204" w:author="Tre" w:date="2012-11-19T09:04:00Z">
              <w:rPr>
                <w:color w:val="0000FF"/>
                <w:u w:val="single"/>
              </w:rPr>
            </w:rPrChange>
          </w:rPr>
          <w:t>]</w:t>
        </w:r>
      </w:ins>
    </w:p>
    <w:p w:rsidR="00C606DA" w:rsidRPr="00C91AA7" w:rsidRDefault="00EE27B1" w:rsidP="00C606DA">
      <w:pPr>
        <w:pStyle w:val="MatrixSuperfluous"/>
        <w:rPr>
          <w:ins w:id="2205" w:author="Tre" w:date="2012-11-16T11:30:00Z"/>
          <w:b/>
          <w:sz w:val="24"/>
          <w:szCs w:val="24"/>
          <w:rPrChange w:id="2206" w:author="Tre" w:date="2012-11-19T09:04:00Z">
            <w:rPr>
              <w:ins w:id="2207" w:author="Tre" w:date="2012-11-16T11:30:00Z"/>
              <w:b/>
            </w:rPr>
          </w:rPrChange>
        </w:rPr>
      </w:pPr>
      <w:ins w:id="2208" w:author="Tre" w:date="2012-11-16T11:30:00Z">
        <w:r w:rsidRPr="00EE27B1">
          <w:rPr>
            <w:b/>
            <w:sz w:val="24"/>
            <w:szCs w:val="24"/>
            <w:rPrChange w:id="2209" w:author="Tre" w:date="2012-11-19T09:04:00Z">
              <w:rPr>
                <w:b/>
                <w:color w:val="0000FF"/>
                <w:u w:val="single"/>
              </w:rPr>
            </w:rPrChange>
          </w:rPr>
          <w:t xml:space="preserve">Description - </w:t>
        </w:r>
        <w:r w:rsidRPr="00EE27B1">
          <w:rPr>
            <w:i/>
            <w:sz w:val="24"/>
            <w:szCs w:val="24"/>
            <w:rPrChange w:id="2210" w:author="Tre" w:date="2012-11-19T09:04:00Z">
              <w:rPr>
                <w:i/>
                <w:color w:val="0000FF"/>
                <w:u w:val="single"/>
              </w:rPr>
            </w:rPrChange>
          </w:rPr>
          <w:fldChar w:fldCharType="begin"/>
        </w:r>
        <w:r w:rsidRPr="00EE27B1">
          <w:rPr>
            <w:i/>
            <w:sz w:val="24"/>
            <w:szCs w:val="24"/>
            <w:rPrChange w:id="2211" w:author="Tre" w:date="2012-11-19T09:04:00Z">
              <w:rPr>
                <w:i/>
                <w:color w:val="0000FF"/>
                <w:u w:val="single"/>
              </w:rPr>
            </w:rPrChange>
          </w:rPr>
          <w:instrText xml:space="preserve"> MERGEFIELD "Description" </w:instrText>
        </w:r>
        <w:r w:rsidRPr="00EE27B1">
          <w:rPr>
            <w:i/>
            <w:sz w:val="24"/>
            <w:szCs w:val="24"/>
            <w:rPrChange w:id="2212" w:author="Tre" w:date="2012-11-19T09:04:00Z">
              <w:rPr>
                <w:i/>
                <w:color w:val="0000FF"/>
                <w:u w:val="single"/>
              </w:rPr>
            </w:rPrChange>
          </w:rPr>
          <w:fldChar w:fldCharType="separate"/>
        </w:r>
        <w:r w:rsidRPr="00EE27B1">
          <w:rPr>
            <w:i/>
            <w:noProof/>
            <w:sz w:val="24"/>
            <w:szCs w:val="24"/>
            <w:rPrChange w:id="2213" w:author="Tre" w:date="2012-11-19T09:04:00Z">
              <w:rPr>
                <w:i/>
                <w:noProof/>
                <w:color w:val="0000FF"/>
                <w:u w:val="single"/>
              </w:rPr>
            </w:rPrChange>
          </w:rPr>
          <w:t>Knowledge of how to operate, analyze, repair, and build electronic devices. This is a general electronics repair skill. The character knows how to mess with do-dads and usually keeps things in general working order.</w:t>
        </w:r>
        <w:r w:rsidRPr="00EE27B1">
          <w:rPr>
            <w:i/>
            <w:sz w:val="24"/>
            <w:szCs w:val="24"/>
            <w:rPrChange w:id="2214" w:author="Tre" w:date="2012-11-19T09:04:00Z">
              <w:rPr>
                <w:i/>
                <w:color w:val="0000FF"/>
                <w:u w:val="single"/>
              </w:rPr>
            </w:rPrChange>
          </w:rPr>
          <w:fldChar w:fldCharType="end"/>
        </w:r>
        <w:r w:rsidRPr="00EE27B1">
          <w:rPr>
            <w:b/>
            <w:sz w:val="24"/>
            <w:szCs w:val="24"/>
            <w:rPrChange w:id="2215" w:author="Tre" w:date="2012-11-19T09:04:00Z">
              <w:rPr>
                <w:b/>
                <w:color w:val="0000FF"/>
                <w:u w:val="single"/>
              </w:rPr>
            </w:rPrChange>
          </w:rPr>
          <w:t xml:space="preserve"> </w:t>
        </w:r>
        <w:r w:rsidRPr="00EE27B1">
          <w:rPr>
            <w:b/>
            <w:sz w:val="24"/>
            <w:szCs w:val="24"/>
            <w:rPrChange w:id="2216" w:author="Tre" w:date="2012-11-19T09:04:00Z">
              <w:rPr>
                <w:b/>
                <w:color w:val="0000FF"/>
                <w:u w:val="single"/>
              </w:rPr>
            </w:rPrChange>
          </w:rPr>
          <w:fldChar w:fldCharType="begin"/>
        </w:r>
        <w:r w:rsidRPr="00EE27B1">
          <w:rPr>
            <w:b/>
            <w:sz w:val="24"/>
            <w:szCs w:val="24"/>
            <w:rPrChange w:id="2217" w:author="Tre" w:date="2012-11-19T09:04:00Z">
              <w:rPr>
                <w:b/>
                <w:color w:val="0000FF"/>
                <w:u w:val="single"/>
              </w:rPr>
            </w:rPrChange>
          </w:rPr>
          <w:instrText xml:space="preserve"> NEXT  \* MERGEFORMAT </w:instrText>
        </w:r>
        <w:r w:rsidRPr="00EE27B1">
          <w:rPr>
            <w:b/>
            <w:sz w:val="24"/>
            <w:szCs w:val="24"/>
            <w:rPrChange w:id="2218" w:author="Tre" w:date="2012-11-19T09:04:00Z">
              <w:rPr>
                <w:b/>
                <w:color w:val="0000FF"/>
                <w:u w:val="single"/>
              </w:rPr>
            </w:rPrChange>
          </w:rPr>
          <w:fldChar w:fldCharType="end"/>
        </w:r>
      </w:ins>
    </w:p>
    <w:p w:rsidR="00C606DA" w:rsidRPr="00C91AA7" w:rsidRDefault="00C606DA" w:rsidP="00C606DA">
      <w:pPr>
        <w:pStyle w:val="MatrixSuperfluous"/>
        <w:rPr>
          <w:ins w:id="2219" w:author="Tre" w:date="2012-11-16T11:30:00Z"/>
          <w:b/>
          <w:sz w:val="24"/>
          <w:szCs w:val="24"/>
          <w:rPrChange w:id="2220" w:author="Tre" w:date="2012-11-19T09:04:00Z">
            <w:rPr>
              <w:ins w:id="2221" w:author="Tre" w:date="2012-11-16T11:30:00Z"/>
              <w:b/>
            </w:rPr>
          </w:rPrChange>
        </w:rPr>
      </w:pPr>
    </w:p>
    <w:p w:rsidR="00C606DA" w:rsidRPr="00C91AA7" w:rsidRDefault="00EE27B1" w:rsidP="00C606DA">
      <w:pPr>
        <w:pStyle w:val="MatrixSuperfluous"/>
        <w:rPr>
          <w:ins w:id="2222" w:author="Tre" w:date="2012-11-16T11:30:00Z"/>
          <w:i/>
          <w:sz w:val="24"/>
          <w:szCs w:val="24"/>
          <w:rPrChange w:id="2223" w:author="Tre" w:date="2012-11-19T09:04:00Z">
            <w:rPr>
              <w:ins w:id="2224" w:author="Tre" w:date="2012-11-16T11:30:00Z"/>
              <w:i/>
            </w:rPr>
          </w:rPrChange>
        </w:rPr>
      </w:pPr>
      <w:ins w:id="2225" w:author="Tre" w:date="2012-11-16T11:30:00Z">
        <w:r w:rsidRPr="00EE27B1">
          <w:rPr>
            <w:b/>
            <w:sz w:val="24"/>
            <w:szCs w:val="24"/>
            <w:rPrChange w:id="2226" w:author="Tre" w:date="2012-11-19T09:04:00Z">
              <w:rPr>
                <w:b/>
                <w:color w:val="0000FF"/>
                <w:u w:val="single"/>
              </w:rPr>
            </w:rPrChange>
          </w:rPr>
          <w:fldChar w:fldCharType="begin"/>
        </w:r>
        <w:r w:rsidRPr="00EE27B1">
          <w:rPr>
            <w:b/>
            <w:sz w:val="24"/>
            <w:szCs w:val="24"/>
            <w:rPrChange w:id="2227" w:author="Tre" w:date="2012-11-19T09:04:00Z">
              <w:rPr>
                <w:b/>
                <w:color w:val="0000FF"/>
                <w:u w:val="single"/>
              </w:rPr>
            </w:rPrChange>
          </w:rPr>
          <w:instrText xml:space="preserve"> MERGEFIELD Skill </w:instrText>
        </w:r>
        <w:r w:rsidRPr="00EE27B1">
          <w:rPr>
            <w:b/>
            <w:sz w:val="24"/>
            <w:szCs w:val="24"/>
            <w:rPrChange w:id="2228" w:author="Tre" w:date="2012-11-19T09:04:00Z">
              <w:rPr>
                <w:b/>
                <w:color w:val="0000FF"/>
                <w:u w:val="single"/>
              </w:rPr>
            </w:rPrChange>
          </w:rPr>
          <w:fldChar w:fldCharType="separate"/>
        </w:r>
        <w:r w:rsidRPr="00EE27B1">
          <w:rPr>
            <w:b/>
            <w:noProof/>
            <w:sz w:val="24"/>
            <w:szCs w:val="24"/>
            <w:rPrChange w:id="2229" w:author="Tre" w:date="2012-11-19T09:04:00Z">
              <w:rPr>
                <w:b/>
                <w:noProof/>
                <w:color w:val="0000FF"/>
                <w:u w:val="single"/>
              </w:rPr>
            </w:rPrChange>
          </w:rPr>
          <w:t>Encryption</w:t>
        </w:r>
        <w:r w:rsidRPr="00EE27B1">
          <w:rPr>
            <w:b/>
            <w:sz w:val="24"/>
            <w:szCs w:val="24"/>
            <w:rPrChange w:id="2230" w:author="Tre" w:date="2012-11-19T09:04:00Z">
              <w:rPr>
                <w:b/>
                <w:color w:val="0000FF"/>
                <w:u w:val="single"/>
              </w:rPr>
            </w:rPrChange>
          </w:rPr>
          <w:fldChar w:fldCharType="end"/>
        </w:r>
        <w:r w:rsidRPr="00EE27B1">
          <w:rPr>
            <w:i/>
            <w:sz w:val="24"/>
            <w:szCs w:val="24"/>
            <w:rPrChange w:id="2231" w:author="Tre" w:date="2012-11-19T09:04:00Z">
              <w:rPr>
                <w:i/>
                <w:color w:val="0000FF"/>
                <w:u w:val="single"/>
              </w:rPr>
            </w:rPrChange>
          </w:rPr>
          <w:t xml:space="preserve"> - </w:t>
        </w:r>
        <w:r w:rsidRPr="00EE27B1">
          <w:rPr>
            <w:sz w:val="24"/>
            <w:szCs w:val="24"/>
            <w:rPrChange w:id="2232" w:author="Tre" w:date="2012-11-19T09:04:00Z">
              <w:rPr>
                <w:color w:val="0000FF"/>
                <w:u w:val="single"/>
              </w:rPr>
            </w:rPrChange>
          </w:rPr>
          <w:t>[</w:t>
        </w:r>
        <w:r w:rsidRPr="00EE27B1">
          <w:rPr>
            <w:sz w:val="24"/>
            <w:szCs w:val="24"/>
            <w:rPrChange w:id="2233" w:author="Tre" w:date="2012-11-19T09:04:00Z">
              <w:rPr>
                <w:color w:val="0000FF"/>
                <w:u w:val="single"/>
              </w:rPr>
            </w:rPrChange>
          </w:rPr>
          <w:fldChar w:fldCharType="begin"/>
        </w:r>
        <w:r w:rsidRPr="00EE27B1">
          <w:rPr>
            <w:sz w:val="24"/>
            <w:szCs w:val="24"/>
            <w:rPrChange w:id="2234" w:author="Tre" w:date="2012-11-19T09:04:00Z">
              <w:rPr>
                <w:color w:val="0000FF"/>
                <w:u w:val="single"/>
              </w:rPr>
            </w:rPrChange>
          </w:rPr>
          <w:instrText xml:space="preserve"> MERGEFIELD Default_Attribute </w:instrText>
        </w:r>
        <w:r w:rsidRPr="00EE27B1">
          <w:rPr>
            <w:sz w:val="24"/>
            <w:szCs w:val="24"/>
            <w:rPrChange w:id="2235" w:author="Tre" w:date="2012-11-19T09:04:00Z">
              <w:rPr>
                <w:color w:val="0000FF"/>
                <w:u w:val="single"/>
              </w:rPr>
            </w:rPrChange>
          </w:rPr>
          <w:fldChar w:fldCharType="separate"/>
        </w:r>
        <w:r w:rsidRPr="00EE27B1">
          <w:rPr>
            <w:noProof/>
            <w:sz w:val="24"/>
            <w:szCs w:val="24"/>
            <w:rPrChange w:id="2236" w:author="Tre" w:date="2012-11-19T09:04:00Z">
              <w:rPr>
                <w:noProof/>
                <w:color w:val="0000FF"/>
                <w:u w:val="single"/>
              </w:rPr>
            </w:rPrChange>
          </w:rPr>
          <w:t>Focus</w:t>
        </w:r>
        <w:r w:rsidRPr="00EE27B1">
          <w:rPr>
            <w:sz w:val="24"/>
            <w:szCs w:val="24"/>
            <w:rPrChange w:id="2237" w:author="Tre" w:date="2012-11-19T09:04:00Z">
              <w:rPr>
                <w:color w:val="0000FF"/>
                <w:u w:val="single"/>
              </w:rPr>
            </w:rPrChange>
          </w:rPr>
          <w:fldChar w:fldCharType="end"/>
        </w:r>
        <w:r w:rsidRPr="00EE27B1">
          <w:rPr>
            <w:sz w:val="24"/>
            <w:szCs w:val="24"/>
            <w:rPrChange w:id="2238" w:author="Tre" w:date="2012-11-19T09:04:00Z">
              <w:rPr>
                <w:color w:val="0000FF"/>
                <w:u w:val="single"/>
              </w:rPr>
            </w:rPrChange>
          </w:rPr>
          <w:t>]</w:t>
        </w:r>
      </w:ins>
    </w:p>
    <w:p w:rsidR="00C606DA" w:rsidRPr="00C91AA7" w:rsidRDefault="00EE27B1" w:rsidP="00C606DA">
      <w:pPr>
        <w:pStyle w:val="MatrixSuperfluous"/>
        <w:rPr>
          <w:ins w:id="2239" w:author="Tre" w:date="2012-11-16T11:30:00Z"/>
          <w:b/>
          <w:sz w:val="24"/>
          <w:szCs w:val="24"/>
          <w:rPrChange w:id="2240" w:author="Tre" w:date="2012-11-19T09:04:00Z">
            <w:rPr>
              <w:ins w:id="2241" w:author="Tre" w:date="2012-11-16T11:30:00Z"/>
              <w:b/>
            </w:rPr>
          </w:rPrChange>
        </w:rPr>
      </w:pPr>
      <w:ins w:id="2242" w:author="Tre" w:date="2012-11-16T11:30:00Z">
        <w:r w:rsidRPr="00EE27B1">
          <w:rPr>
            <w:b/>
            <w:sz w:val="24"/>
            <w:szCs w:val="24"/>
            <w:rPrChange w:id="2243" w:author="Tre" w:date="2012-11-19T09:04:00Z">
              <w:rPr>
                <w:b/>
                <w:color w:val="0000FF"/>
                <w:u w:val="single"/>
              </w:rPr>
            </w:rPrChange>
          </w:rPr>
          <w:t xml:space="preserve">Description - </w:t>
        </w:r>
        <w:r w:rsidRPr="00EE27B1">
          <w:rPr>
            <w:i/>
            <w:sz w:val="24"/>
            <w:szCs w:val="24"/>
            <w:rPrChange w:id="2244" w:author="Tre" w:date="2012-11-19T09:04:00Z">
              <w:rPr>
                <w:i/>
                <w:color w:val="0000FF"/>
                <w:u w:val="single"/>
              </w:rPr>
            </w:rPrChange>
          </w:rPr>
          <w:fldChar w:fldCharType="begin"/>
        </w:r>
        <w:r w:rsidRPr="00EE27B1">
          <w:rPr>
            <w:i/>
            <w:sz w:val="24"/>
            <w:szCs w:val="24"/>
            <w:rPrChange w:id="2245" w:author="Tre" w:date="2012-11-19T09:04:00Z">
              <w:rPr>
                <w:i/>
                <w:color w:val="0000FF"/>
                <w:u w:val="single"/>
              </w:rPr>
            </w:rPrChange>
          </w:rPr>
          <w:instrText xml:space="preserve"> MERGEFIELD "Description" </w:instrText>
        </w:r>
        <w:r w:rsidRPr="00EE27B1">
          <w:rPr>
            <w:i/>
            <w:sz w:val="24"/>
            <w:szCs w:val="24"/>
            <w:rPrChange w:id="2246" w:author="Tre" w:date="2012-11-19T09:04:00Z">
              <w:rPr>
                <w:i/>
                <w:color w:val="0000FF"/>
                <w:u w:val="single"/>
              </w:rPr>
            </w:rPrChange>
          </w:rPr>
          <w:fldChar w:fldCharType="separate"/>
        </w:r>
        <w:r w:rsidRPr="00EE27B1">
          <w:rPr>
            <w:i/>
            <w:noProof/>
            <w:sz w:val="24"/>
            <w:szCs w:val="24"/>
            <w:rPrChange w:id="2247" w:author="Tre" w:date="2012-11-19T09:04:00Z">
              <w:rPr>
                <w:i/>
                <w:noProof/>
                <w:color w:val="0000FF"/>
                <w:u w:val="single"/>
              </w:rPr>
            </w:rPrChange>
          </w:rPr>
          <w:t>Encode cryptographic information, crack codes.</w:t>
        </w:r>
        <w:r w:rsidRPr="00EE27B1">
          <w:rPr>
            <w:i/>
            <w:sz w:val="24"/>
            <w:szCs w:val="24"/>
            <w:rPrChange w:id="2248" w:author="Tre" w:date="2012-11-19T09:04:00Z">
              <w:rPr>
                <w:i/>
                <w:color w:val="0000FF"/>
                <w:u w:val="single"/>
              </w:rPr>
            </w:rPrChange>
          </w:rPr>
          <w:fldChar w:fldCharType="end"/>
        </w:r>
        <w:r w:rsidRPr="00EE27B1">
          <w:rPr>
            <w:b/>
            <w:sz w:val="24"/>
            <w:szCs w:val="24"/>
            <w:rPrChange w:id="2249" w:author="Tre" w:date="2012-11-19T09:04:00Z">
              <w:rPr>
                <w:b/>
                <w:color w:val="0000FF"/>
                <w:u w:val="single"/>
              </w:rPr>
            </w:rPrChange>
          </w:rPr>
          <w:t xml:space="preserve"> </w:t>
        </w:r>
        <w:r w:rsidRPr="00EE27B1">
          <w:rPr>
            <w:b/>
            <w:sz w:val="24"/>
            <w:szCs w:val="24"/>
            <w:rPrChange w:id="2250" w:author="Tre" w:date="2012-11-19T09:04:00Z">
              <w:rPr>
                <w:b/>
                <w:color w:val="0000FF"/>
                <w:u w:val="single"/>
              </w:rPr>
            </w:rPrChange>
          </w:rPr>
          <w:fldChar w:fldCharType="begin"/>
        </w:r>
        <w:r w:rsidRPr="00EE27B1">
          <w:rPr>
            <w:b/>
            <w:sz w:val="24"/>
            <w:szCs w:val="24"/>
            <w:rPrChange w:id="2251" w:author="Tre" w:date="2012-11-19T09:04:00Z">
              <w:rPr>
                <w:b/>
                <w:color w:val="0000FF"/>
                <w:u w:val="single"/>
              </w:rPr>
            </w:rPrChange>
          </w:rPr>
          <w:instrText xml:space="preserve"> NEXT  \* MERGEFORMAT </w:instrText>
        </w:r>
        <w:r w:rsidRPr="00EE27B1">
          <w:rPr>
            <w:b/>
            <w:sz w:val="24"/>
            <w:szCs w:val="24"/>
            <w:rPrChange w:id="2252" w:author="Tre" w:date="2012-11-19T09:04:00Z">
              <w:rPr>
                <w:b/>
                <w:color w:val="0000FF"/>
                <w:u w:val="single"/>
              </w:rPr>
            </w:rPrChange>
          </w:rPr>
          <w:fldChar w:fldCharType="end"/>
        </w:r>
      </w:ins>
    </w:p>
    <w:p w:rsidR="00C606DA" w:rsidRPr="00C91AA7" w:rsidRDefault="00C606DA" w:rsidP="00C606DA">
      <w:pPr>
        <w:pStyle w:val="MatrixSuperfluous"/>
        <w:rPr>
          <w:ins w:id="2253" w:author="Tre" w:date="2012-11-16T11:30:00Z"/>
          <w:b/>
          <w:sz w:val="24"/>
          <w:szCs w:val="24"/>
          <w:rPrChange w:id="2254" w:author="Tre" w:date="2012-11-19T09:04:00Z">
            <w:rPr>
              <w:ins w:id="2255" w:author="Tre" w:date="2012-11-16T11:30:00Z"/>
              <w:b/>
            </w:rPr>
          </w:rPrChange>
        </w:rPr>
      </w:pPr>
    </w:p>
    <w:p w:rsidR="00C606DA" w:rsidRPr="00C91AA7" w:rsidRDefault="00EE27B1" w:rsidP="00C606DA">
      <w:pPr>
        <w:pStyle w:val="MatrixSuperfluous"/>
        <w:rPr>
          <w:ins w:id="2256" w:author="Tre" w:date="2012-11-16T11:30:00Z"/>
          <w:i/>
          <w:sz w:val="24"/>
          <w:szCs w:val="24"/>
          <w:rPrChange w:id="2257" w:author="Tre" w:date="2012-11-19T09:04:00Z">
            <w:rPr>
              <w:ins w:id="2258" w:author="Tre" w:date="2012-11-16T11:30:00Z"/>
              <w:i/>
            </w:rPr>
          </w:rPrChange>
        </w:rPr>
      </w:pPr>
      <w:ins w:id="2259" w:author="Tre" w:date="2012-11-16T11:30:00Z">
        <w:r w:rsidRPr="00EE27B1">
          <w:rPr>
            <w:b/>
            <w:sz w:val="24"/>
            <w:szCs w:val="24"/>
            <w:rPrChange w:id="2260" w:author="Tre" w:date="2012-11-19T09:04:00Z">
              <w:rPr>
                <w:b/>
                <w:color w:val="0000FF"/>
                <w:u w:val="single"/>
              </w:rPr>
            </w:rPrChange>
          </w:rPr>
          <w:fldChar w:fldCharType="begin"/>
        </w:r>
        <w:r w:rsidRPr="00EE27B1">
          <w:rPr>
            <w:b/>
            <w:sz w:val="24"/>
            <w:szCs w:val="24"/>
            <w:rPrChange w:id="2261" w:author="Tre" w:date="2012-11-19T09:04:00Z">
              <w:rPr>
                <w:b/>
                <w:color w:val="0000FF"/>
                <w:u w:val="single"/>
              </w:rPr>
            </w:rPrChange>
          </w:rPr>
          <w:instrText xml:space="preserve"> MERGEFIELD Skill </w:instrText>
        </w:r>
        <w:r w:rsidRPr="00EE27B1">
          <w:rPr>
            <w:b/>
            <w:sz w:val="24"/>
            <w:szCs w:val="24"/>
            <w:rPrChange w:id="2262" w:author="Tre" w:date="2012-11-19T09:04:00Z">
              <w:rPr>
                <w:b/>
                <w:color w:val="0000FF"/>
                <w:u w:val="single"/>
              </w:rPr>
            </w:rPrChange>
          </w:rPr>
          <w:fldChar w:fldCharType="separate"/>
        </w:r>
        <w:r w:rsidRPr="00EE27B1">
          <w:rPr>
            <w:b/>
            <w:noProof/>
            <w:sz w:val="24"/>
            <w:szCs w:val="24"/>
            <w:rPrChange w:id="2263" w:author="Tre" w:date="2012-11-19T09:04:00Z">
              <w:rPr>
                <w:b/>
                <w:noProof/>
                <w:color w:val="0000FF"/>
                <w:u w:val="single"/>
              </w:rPr>
            </w:rPrChange>
          </w:rPr>
          <w:t>First Aid</w:t>
        </w:r>
        <w:r w:rsidRPr="00EE27B1">
          <w:rPr>
            <w:b/>
            <w:sz w:val="24"/>
            <w:szCs w:val="24"/>
            <w:rPrChange w:id="2264" w:author="Tre" w:date="2012-11-19T09:04:00Z">
              <w:rPr>
                <w:b/>
                <w:color w:val="0000FF"/>
                <w:u w:val="single"/>
              </w:rPr>
            </w:rPrChange>
          </w:rPr>
          <w:fldChar w:fldCharType="end"/>
        </w:r>
        <w:r w:rsidRPr="00EE27B1">
          <w:rPr>
            <w:i/>
            <w:sz w:val="24"/>
            <w:szCs w:val="24"/>
            <w:rPrChange w:id="2265" w:author="Tre" w:date="2012-11-19T09:04:00Z">
              <w:rPr>
                <w:i/>
                <w:color w:val="0000FF"/>
                <w:u w:val="single"/>
              </w:rPr>
            </w:rPrChange>
          </w:rPr>
          <w:t xml:space="preserve"> - </w:t>
        </w:r>
        <w:r w:rsidRPr="00EE27B1">
          <w:rPr>
            <w:sz w:val="24"/>
            <w:szCs w:val="24"/>
            <w:rPrChange w:id="2266" w:author="Tre" w:date="2012-11-19T09:04:00Z">
              <w:rPr>
                <w:color w:val="0000FF"/>
                <w:u w:val="single"/>
              </w:rPr>
            </w:rPrChange>
          </w:rPr>
          <w:t>[</w:t>
        </w:r>
        <w:r w:rsidRPr="00EE27B1">
          <w:rPr>
            <w:sz w:val="24"/>
            <w:szCs w:val="24"/>
            <w:rPrChange w:id="2267" w:author="Tre" w:date="2012-11-19T09:04:00Z">
              <w:rPr>
                <w:color w:val="0000FF"/>
                <w:u w:val="single"/>
              </w:rPr>
            </w:rPrChange>
          </w:rPr>
          <w:fldChar w:fldCharType="begin"/>
        </w:r>
        <w:r w:rsidRPr="00EE27B1">
          <w:rPr>
            <w:sz w:val="24"/>
            <w:szCs w:val="24"/>
            <w:rPrChange w:id="2268" w:author="Tre" w:date="2012-11-19T09:04:00Z">
              <w:rPr>
                <w:color w:val="0000FF"/>
                <w:u w:val="single"/>
              </w:rPr>
            </w:rPrChange>
          </w:rPr>
          <w:instrText xml:space="preserve"> MERGEFIELD Default_Attribute </w:instrText>
        </w:r>
        <w:r w:rsidRPr="00EE27B1">
          <w:rPr>
            <w:sz w:val="24"/>
            <w:szCs w:val="24"/>
            <w:rPrChange w:id="2269" w:author="Tre" w:date="2012-11-19T09:04:00Z">
              <w:rPr>
                <w:color w:val="0000FF"/>
                <w:u w:val="single"/>
              </w:rPr>
            </w:rPrChange>
          </w:rPr>
          <w:fldChar w:fldCharType="separate"/>
        </w:r>
        <w:r w:rsidRPr="00EE27B1">
          <w:rPr>
            <w:noProof/>
            <w:sz w:val="24"/>
            <w:szCs w:val="24"/>
            <w:rPrChange w:id="2270" w:author="Tre" w:date="2012-11-19T09:04:00Z">
              <w:rPr>
                <w:noProof/>
                <w:color w:val="0000FF"/>
                <w:u w:val="single"/>
              </w:rPr>
            </w:rPrChange>
          </w:rPr>
          <w:t>Focus</w:t>
        </w:r>
        <w:r w:rsidRPr="00EE27B1">
          <w:rPr>
            <w:sz w:val="24"/>
            <w:szCs w:val="24"/>
            <w:rPrChange w:id="2271" w:author="Tre" w:date="2012-11-19T09:04:00Z">
              <w:rPr>
                <w:color w:val="0000FF"/>
                <w:u w:val="single"/>
              </w:rPr>
            </w:rPrChange>
          </w:rPr>
          <w:fldChar w:fldCharType="end"/>
        </w:r>
        <w:r w:rsidRPr="00EE27B1">
          <w:rPr>
            <w:sz w:val="24"/>
            <w:szCs w:val="24"/>
            <w:rPrChange w:id="2272" w:author="Tre" w:date="2012-11-19T09:04:00Z">
              <w:rPr>
                <w:color w:val="0000FF"/>
                <w:u w:val="single"/>
              </w:rPr>
            </w:rPrChange>
          </w:rPr>
          <w:t>]</w:t>
        </w:r>
      </w:ins>
    </w:p>
    <w:p w:rsidR="00C606DA" w:rsidRPr="00C91AA7" w:rsidRDefault="00EE27B1" w:rsidP="00C606DA">
      <w:pPr>
        <w:pStyle w:val="MatrixSuperfluous"/>
        <w:rPr>
          <w:ins w:id="2273" w:author="Tre" w:date="2012-11-16T11:30:00Z"/>
          <w:b/>
          <w:sz w:val="24"/>
          <w:szCs w:val="24"/>
          <w:rPrChange w:id="2274" w:author="Tre" w:date="2012-11-19T09:04:00Z">
            <w:rPr>
              <w:ins w:id="2275" w:author="Tre" w:date="2012-11-16T11:30:00Z"/>
              <w:b/>
            </w:rPr>
          </w:rPrChange>
        </w:rPr>
      </w:pPr>
      <w:ins w:id="2276" w:author="Tre" w:date="2012-11-16T11:30:00Z">
        <w:r w:rsidRPr="00EE27B1">
          <w:rPr>
            <w:b/>
            <w:sz w:val="24"/>
            <w:szCs w:val="24"/>
            <w:rPrChange w:id="2277" w:author="Tre" w:date="2012-11-19T09:04:00Z">
              <w:rPr>
                <w:b/>
                <w:color w:val="0000FF"/>
                <w:u w:val="single"/>
              </w:rPr>
            </w:rPrChange>
          </w:rPr>
          <w:t xml:space="preserve">Description - </w:t>
        </w:r>
        <w:r w:rsidRPr="00EE27B1">
          <w:rPr>
            <w:i/>
            <w:sz w:val="24"/>
            <w:szCs w:val="24"/>
            <w:rPrChange w:id="2278" w:author="Tre" w:date="2012-11-19T09:04:00Z">
              <w:rPr>
                <w:i/>
                <w:color w:val="0000FF"/>
                <w:u w:val="single"/>
              </w:rPr>
            </w:rPrChange>
          </w:rPr>
          <w:fldChar w:fldCharType="begin"/>
        </w:r>
        <w:r w:rsidRPr="00EE27B1">
          <w:rPr>
            <w:i/>
            <w:sz w:val="24"/>
            <w:szCs w:val="24"/>
            <w:rPrChange w:id="2279" w:author="Tre" w:date="2012-11-19T09:04:00Z">
              <w:rPr>
                <w:i/>
                <w:color w:val="0000FF"/>
                <w:u w:val="single"/>
              </w:rPr>
            </w:rPrChange>
          </w:rPr>
          <w:instrText xml:space="preserve"> MERGEFIELD "Description" </w:instrText>
        </w:r>
        <w:r w:rsidRPr="00EE27B1">
          <w:rPr>
            <w:i/>
            <w:sz w:val="24"/>
            <w:szCs w:val="24"/>
            <w:rPrChange w:id="2280" w:author="Tre" w:date="2012-11-19T09:04:00Z">
              <w:rPr>
                <w:i/>
                <w:color w:val="0000FF"/>
                <w:u w:val="single"/>
              </w:rPr>
            </w:rPrChange>
          </w:rPr>
          <w:fldChar w:fldCharType="separate"/>
        </w:r>
        <w:r w:rsidRPr="00EE27B1">
          <w:rPr>
            <w:i/>
            <w:noProof/>
            <w:sz w:val="24"/>
            <w:szCs w:val="24"/>
            <w:rPrChange w:id="2281" w:author="Tre" w:date="2012-11-19T09:04:00Z">
              <w:rPr>
                <w:i/>
                <w:noProof/>
                <w:color w:val="0000FF"/>
                <w:u w:val="single"/>
              </w:rPr>
            </w:rPrChange>
          </w:rPr>
          <w:t>Stabilizing wounds, treating minor burns and cuts, CPR.</w:t>
        </w:r>
        <w:r w:rsidRPr="00EE27B1">
          <w:rPr>
            <w:i/>
            <w:sz w:val="24"/>
            <w:szCs w:val="24"/>
            <w:rPrChange w:id="2282" w:author="Tre" w:date="2012-11-19T09:04:00Z">
              <w:rPr>
                <w:i/>
                <w:color w:val="0000FF"/>
                <w:u w:val="single"/>
              </w:rPr>
            </w:rPrChange>
          </w:rPr>
          <w:fldChar w:fldCharType="end"/>
        </w:r>
        <w:r w:rsidRPr="00EE27B1">
          <w:rPr>
            <w:b/>
            <w:sz w:val="24"/>
            <w:szCs w:val="24"/>
            <w:rPrChange w:id="2283" w:author="Tre" w:date="2012-11-19T09:04:00Z">
              <w:rPr>
                <w:b/>
                <w:color w:val="0000FF"/>
                <w:u w:val="single"/>
              </w:rPr>
            </w:rPrChange>
          </w:rPr>
          <w:t xml:space="preserve"> </w:t>
        </w:r>
        <w:r w:rsidRPr="00EE27B1">
          <w:rPr>
            <w:b/>
            <w:sz w:val="24"/>
            <w:szCs w:val="24"/>
            <w:rPrChange w:id="2284" w:author="Tre" w:date="2012-11-19T09:04:00Z">
              <w:rPr>
                <w:b/>
                <w:color w:val="0000FF"/>
                <w:u w:val="single"/>
              </w:rPr>
            </w:rPrChange>
          </w:rPr>
          <w:fldChar w:fldCharType="begin"/>
        </w:r>
        <w:r w:rsidRPr="00EE27B1">
          <w:rPr>
            <w:b/>
            <w:sz w:val="24"/>
            <w:szCs w:val="24"/>
            <w:rPrChange w:id="2285" w:author="Tre" w:date="2012-11-19T09:04:00Z">
              <w:rPr>
                <w:b/>
                <w:color w:val="0000FF"/>
                <w:u w:val="single"/>
              </w:rPr>
            </w:rPrChange>
          </w:rPr>
          <w:instrText xml:space="preserve"> NEXT  \* MERGEFORMAT </w:instrText>
        </w:r>
        <w:r w:rsidRPr="00EE27B1">
          <w:rPr>
            <w:b/>
            <w:sz w:val="24"/>
            <w:szCs w:val="24"/>
            <w:rPrChange w:id="2286" w:author="Tre" w:date="2012-11-19T09:04:00Z">
              <w:rPr>
                <w:b/>
                <w:color w:val="0000FF"/>
                <w:u w:val="single"/>
              </w:rPr>
            </w:rPrChange>
          </w:rPr>
          <w:fldChar w:fldCharType="end"/>
        </w:r>
      </w:ins>
    </w:p>
    <w:p w:rsidR="00C606DA" w:rsidRPr="00C91AA7" w:rsidRDefault="00C606DA" w:rsidP="00C606DA">
      <w:pPr>
        <w:pStyle w:val="MatrixSuperfluous"/>
        <w:rPr>
          <w:ins w:id="2287" w:author="Tre" w:date="2012-11-16T11:30:00Z"/>
          <w:b/>
          <w:sz w:val="24"/>
          <w:szCs w:val="24"/>
          <w:rPrChange w:id="2288" w:author="Tre" w:date="2012-11-19T09:04:00Z">
            <w:rPr>
              <w:ins w:id="2289" w:author="Tre" w:date="2012-11-16T11:30:00Z"/>
              <w:b/>
            </w:rPr>
          </w:rPrChange>
        </w:rPr>
      </w:pPr>
    </w:p>
    <w:p w:rsidR="00C606DA" w:rsidRPr="00C91AA7" w:rsidRDefault="00EE27B1" w:rsidP="00C606DA">
      <w:pPr>
        <w:pStyle w:val="MatrixSuperfluous"/>
        <w:rPr>
          <w:ins w:id="2290" w:author="Tre" w:date="2012-11-16T11:30:00Z"/>
          <w:i/>
          <w:sz w:val="24"/>
          <w:szCs w:val="24"/>
          <w:rPrChange w:id="2291" w:author="Tre" w:date="2012-11-19T09:04:00Z">
            <w:rPr>
              <w:ins w:id="2292" w:author="Tre" w:date="2012-11-16T11:30:00Z"/>
              <w:i/>
            </w:rPr>
          </w:rPrChange>
        </w:rPr>
      </w:pPr>
      <w:ins w:id="2293" w:author="Tre" w:date="2012-11-16T11:30:00Z">
        <w:r w:rsidRPr="00EE27B1">
          <w:rPr>
            <w:b/>
            <w:sz w:val="24"/>
            <w:szCs w:val="24"/>
            <w:rPrChange w:id="2294" w:author="Tre" w:date="2012-11-19T09:04:00Z">
              <w:rPr>
                <w:b/>
                <w:color w:val="0000FF"/>
                <w:u w:val="single"/>
              </w:rPr>
            </w:rPrChange>
          </w:rPr>
          <w:fldChar w:fldCharType="begin"/>
        </w:r>
        <w:r w:rsidRPr="00EE27B1">
          <w:rPr>
            <w:b/>
            <w:sz w:val="24"/>
            <w:szCs w:val="24"/>
            <w:rPrChange w:id="2295" w:author="Tre" w:date="2012-11-19T09:04:00Z">
              <w:rPr>
                <w:b/>
                <w:color w:val="0000FF"/>
                <w:u w:val="single"/>
              </w:rPr>
            </w:rPrChange>
          </w:rPr>
          <w:instrText xml:space="preserve"> MERGEFIELD Skill </w:instrText>
        </w:r>
        <w:r w:rsidRPr="00EE27B1">
          <w:rPr>
            <w:b/>
            <w:sz w:val="24"/>
            <w:szCs w:val="24"/>
            <w:rPrChange w:id="2296" w:author="Tre" w:date="2012-11-19T09:04:00Z">
              <w:rPr>
                <w:b/>
                <w:color w:val="0000FF"/>
                <w:u w:val="single"/>
              </w:rPr>
            </w:rPrChange>
          </w:rPr>
          <w:fldChar w:fldCharType="separate"/>
        </w:r>
        <w:r w:rsidRPr="00EE27B1">
          <w:rPr>
            <w:b/>
            <w:noProof/>
            <w:sz w:val="24"/>
            <w:szCs w:val="24"/>
            <w:rPrChange w:id="2297" w:author="Tre" w:date="2012-11-19T09:04:00Z">
              <w:rPr>
                <w:b/>
                <w:noProof/>
                <w:color w:val="0000FF"/>
                <w:u w:val="single"/>
              </w:rPr>
            </w:rPrChange>
          </w:rPr>
          <w:t>Forgery</w:t>
        </w:r>
        <w:r w:rsidRPr="00EE27B1">
          <w:rPr>
            <w:b/>
            <w:sz w:val="24"/>
            <w:szCs w:val="24"/>
            <w:rPrChange w:id="2298" w:author="Tre" w:date="2012-11-19T09:04:00Z">
              <w:rPr>
                <w:b/>
                <w:color w:val="0000FF"/>
                <w:u w:val="single"/>
              </w:rPr>
            </w:rPrChange>
          </w:rPr>
          <w:fldChar w:fldCharType="end"/>
        </w:r>
        <w:r w:rsidRPr="00EE27B1">
          <w:rPr>
            <w:i/>
            <w:sz w:val="24"/>
            <w:szCs w:val="24"/>
            <w:rPrChange w:id="2299" w:author="Tre" w:date="2012-11-19T09:04:00Z">
              <w:rPr>
                <w:i/>
                <w:color w:val="0000FF"/>
                <w:u w:val="single"/>
              </w:rPr>
            </w:rPrChange>
          </w:rPr>
          <w:t xml:space="preserve"> - </w:t>
        </w:r>
        <w:r w:rsidRPr="00EE27B1">
          <w:rPr>
            <w:sz w:val="24"/>
            <w:szCs w:val="24"/>
            <w:rPrChange w:id="2300" w:author="Tre" w:date="2012-11-19T09:04:00Z">
              <w:rPr>
                <w:color w:val="0000FF"/>
                <w:u w:val="single"/>
              </w:rPr>
            </w:rPrChange>
          </w:rPr>
          <w:t>[</w:t>
        </w:r>
        <w:r w:rsidRPr="00EE27B1">
          <w:rPr>
            <w:sz w:val="24"/>
            <w:szCs w:val="24"/>
            <w:rPrChange w:id="2301" w:author="Tre" w:date="2012-11-19T09:04:00Z">
              <w:rPr>
                <w:color w:val="0000FF"/>
                <w:u w:val="single"/>
              </w:rPr>
            </w:rPrChange>
          </w:rPr>
          <w:fldChar w:fldCharType="begin"/>
        </w:r>
        <w:r w:rsidRPr="00EE27B1">
          <w:rPr>
            <w:sz w:val="24"/>
            <w:szCs w:val="24"/>
            <w:rPrChange w:id="2302" w:author="Tre" w:date="2012-11-19T09:04:00Z">
              <w:rPr>
                <w:color w:val="0000FF"/>
                <w:u w:val="single"/>
              </w:rPr>
            </w:rPrChange>
          </w:rPr>
          <w:instrText xml:space="preserve"> MERGEFIELD Default_Attribute </w:instrText>
        </w:r>
        <w:r w:rsidRPr="00EE27B1">
          <w:rPr>
            <w:sz w:val="24"/>
            <w:szCs w:val="24"/>
            <w:rPrChange w:id="2303" w:author="Tre" w:date="2012-11-19T09:04:00Z">
              <w:rPr>
                <w:color w:val="0000FF"/>
                <w:u w:val="single"/>
              </w:rPr>
            </w:rPrChange>
          </w:rPr>
          <w:fldChar w:fldCharType="separate"/>
        </w:r>
        <w:r w:rsidRPr="00EE27B1">
          <w:rPr>
            <w:noProof/>
            <w:sz w:val="24"/>
            <w:szCs w:val="24"/>
            <w:rPrChange w:id="2304" w:author="Tre" w:date="2012-11-19T09:04:00Z">
              <w:rPr>
                <w:noProof/>
                <w:color w:val="0000FF"/>
                <w:u w:val="single"/>
              </w:rPr>
            </w:rPrChange>
          </w:rPr>
          <w:t>Focus</w:t>
        </w:r>
        <w:r w:rsidRPr="00EE27B1">
          <w:rPr>
            <w:sz w:val="24"/>
            <w:szCs w:val="24"/>
            <w:rPrChange w:id="2305" w:author="Tre" w:date="2012-11-19T09:04:00Z">
              <w:rPr>
                <w:color w:val="0000FF"/>
                <w:u w:val="single"/>
              </w:rPr>
            </w:rPrChange>
          </w:rPr>
          <w:fldChar w:fldCharType="end"/>
        </w:r>
        <w:r w:rsidRPr="00EE27B1">
          <w:rPr>
            <w:sz w:val="24"/>
            <w:szCs w:val="24"/>
            <w:rPrChange w:id="2306" w:author="Tre" w:date="2012-11-19T09:04:00Z">
              <w:rPr>
                <w:color w:val="0000FF"/>
                <w:u w:val="single"/>
              </w:rPr>
            </w:rPrChange>
          </w:rPr>
          <w:t>]</w:t>
        </w:r>
      </w:ins>
    </w:p>
    <w:p w:rsidR="00C606DA" w:rsidRPr="00C91AA7" w:rsidRDefault="00EE27B1" w:rsidP="00C606DA">
      <w:pPr>
        <w:pStyle w:val="MatrixSuperfluous"/>
        <w:rPr>
          <w:ins w:id="2307" w:author="Tre" w:date="2012-11-16T11:30:00Z"/>
          <w:b/>
          <w:sz w:val="24"/>
          <w:szCs w:val="24"/>
          <w:rPrChange w:id="2308" w:author="Tre" w:date="2012-11-19T09:04:00Z">
            <w:rPr>
              <w:ins w:id="2309" w:author="Tre" w:date="2012-11-16T11:30:00Z"/>
              <w:b/>
            </w:rPr>
          </w:rPrChange>
        </w:rPr>
      </w:pPr>
      <w:ins w:id="2310" w:author="Tre" w:date="2012-11-16T11:30:00Z">
        <w:r w:rsidRPr="00EE27B1">
          <w:rPr>
            <w:b/>
            <w:sz w:val="24"/>
            <w:szCs w:val="24"/>
            <w:rPrChange w:id="2311" w:author="Tre" w:date="2012-11-19T09:04:00Z">
              <w:rPr>
                <w:b/>
                <w:color w:val="0000FF"/>
                <w:u w:val="single"/>
              </w:rPr>
            </w:rPrChange>
          </w:rPr>
          <w:t xml:space="preserve">Description - </w:t>
        </w:r>
        <w:r w:rsidRPr="00EE27B1">
          <w:rPr>
            <w:i/>
            <w:sz w:val="24"/>
            <w:szCs w:val="24"/>
            <w:rPrChange w:id="2312" w:author="Tre" w:date="2012-11-19T09:04:00Z">
              <w:rPr>
                <w:i/>
                <w:color w:val="0000FF"/>
                <w:u w:val="single"/>
              </w:rPr>
            </w:rPrChange>
          </w:rPr>
          <w:fldChar w:fldCharType="begin"/>
        </w:r>
        <w:r w:rsidRPr="00EE27B1">
          <w:rPr>
            <w:i/>
            <w:sz w:val="24"/>
            <w:szCs w:val="24"/>
            <w:rPrChange w:id="2313" w:author="Tre" w:date="2012-11-19T09:04:00Z">
              <w:rPr>
                <w:i/>
                <w:color w:val="0000FF"/>
                <w:u w:val="single"/>
              </w:rPr>
            </w:rPrChange>
          </w:rPr>
          <w:instrText xml:space="preserve"> MERGEFIELD "Description" </w:instrText>
        </w:r>
        <w:r w:rsidRPr="00EE27B1">
          <w:rPr>
            <w:i/>
            <w:sz w:val="24"/>
            <w:szCs w:val="24"/>
            <w:rPrChange w:id="2314" w:author="Tre" w:date="2012-11-19T09:04:00Z">
              <w:rPr>
                <w:i/>
                <w:color w:val="0000FF"/>
                <w:u w:val="single"/>
              </w:rPr>
            </w:rPrChange>
          </w:rPr>
          <w:fldChar w:fldCharType="separate"/>
        </w:r>
        <w:r w:rsidRPr="00EE27B1">
          <w:rPr>
            <w:i/>
            <w:noProof/>
            <w:sz w:val="24"/>
            <w:szCs w:val="24"/>
            <w:rPrChange w:id="2315" w:author="Tre" w:date="2012-11-19T09:04:00Z">
              <w:rPr>
                <w:i/>
                <w:noProof/>
                <w:color w:val="0000FF"/>
                <w:u w:val="single"/>
              </w:rPr>
            </w:rPrChange>
          </w:rPr>
          <w:t>Create duplicates of documents, fake IDs, counterfeiting, etc.</w:t>
        </w:r>
        <w:r w:rsidRPr="00EE27B1">
          <w:rPr>
            <w:i/>
            <w:sz w:val="24"/>
            <w:szCs w:val="24"/>
            <w:rPrChange w:id="2316" w:author="Tre" w:date="2012-11-19T09:04:00Z">
              <w:rPr>
                <w:i/>
                <w:color w:val="0000FF"/>
                <w:u w:val="single"/>
              </w:rPr>
            </w:rPrChange>
          </w:rPr>
          <w:fldChar w:fldCharType="end"/>
        </w:r>
        <w:r w:rsidRPr="00EE27B1">
          <w:rPr>
            <w:b/>
            <w:sz w:val="24"/>
            <w:szCs w:val="24"/>
            <w:rPrChange w:id="2317" w:author="Tre" w:date="2012-11-19T09:04:00Z">
              <w:rPr>
                <w:b/>
                <w:color w:val="0000FF"/>
                <w:u w:val="single"/>
              </w:rPr>
            </w:rPrChange>
          </w:rPr>
          <w:t xml:space="preserve"> </w:t>
        </w:r>
        <w:r w:rsidRPr="00EE27B1">
          <w:rPr>
            <w:b/>
            <w:sz w:val="24"/>
            <w:szCs w:val="24"/>
            <w:rPrChange w:id="2318" w:author="Tre" w:date="2012-11-19T09:04:00Z">
              <w:rPr>
                <w:b/>
                <w:color w:val="0000FF"/>
                <w:u w:val="single"/>
              </w:rPr>
            </w:rPrChange>
          </w:rPr>
          <w:fldChar w:fldCharType="begin"/>
        </w:r>
        <w:r w:rsidRPr="00EE27B1">
          <w:rPr>
            <w:b/>
            <w:sz w:val="24"/>
            <w:szCs w:val="24"/>
            <w:rPrChange w:id="2319" w:author="Tre" w:date="2012-11-19T09:04:00Z">
              <w:rPr>
                <w:b/>
                <w:color w:val="0000FF"/>
                <w:u w:val="single"/>
              </w:rPr>
            </w:rPrChange>
          </w:rPr>
          <w:instrText xml:space="preserve"> NEXT  \* MERGEFORMAT </w:instrText>
        </w:r>
        <w:r w:rsidRPr="00EE27B1">
          <w:rPr>
            <w:b/>
            <w:sz w:val="24"/>
            <w:szCs w:val="24"/>
            <w:rPrChange w:id="2320" w:author="Tre" w:date="2012-11-19T09:04:00Z">
              <w:rPr>
                <w:b/>
                <w:color w:val="0000FF"/>
                <w:u w:val="single"/>
              </w:rPr>
            </w:rPrChange>
          </w:rPr>
          <w:fldChar w:fldCharType="end"/>
        </w:r>
      </w:ins>
    </w:p>
    <w:p w:rsidR="00C606DA" w:rsidRPr="00C91AA7" w:rsidRDefault="00C606DA" w:rsidP="00C606DA">
      <w:pPr>
        <w:pStyle w:val="MatrixSuperfluous"/>
        <w:rPr>
          <w:ins w:id="2321" w:author="Tre" w:date="2012-11-16T11:30:00Z"/>
          <w:b/>
          <w:sz w:val="24"/>
          <w:szCs w:val="24"/>
          <w:rPrChange w:id="2322" w:author="Tre" w:date="2012-11-19T09:04:00Z">
            <w:rPr>
              <w:ins w:id="2323" w:author="Tre" w:date="2012-11-16T11:30:00Z"/>
              <w:b/>
            </w:rPr>
          </w:rPrChange>
        </w:rPr>
      </w:pPr>
    </w:p>
    <w:p w:rsidR="00C606DA" w:rsidRPr="00C91AA7" w:rsidRDefault="00EE27B1" w:rsidP="00C606DA">
      <w:pPr>
        <w:pStyle w:val="MatrixSuperfluous"/>
        <w:rPr>
          <w:ins w:id="2324" w:author="Tre" w:date="2012-11-16T11:30:00Z"/>
          <w:i/>
          <w:sz w:val="24"/>
          <w:szCs w:val="24"/>
          <w:rPrChange w:id="2325" w:author="Tre" w:date="2012-11-19T09:04:00Z">
            <w:rPr>
              <w:ins w:id="2326" w:author="Tre" w:date="2012-11-16T11:30:00Z"/>
              <w:i/>
            </w:rPr>
          </w:rPrChange>
        </w:rPr>
      </w:pPr>
      <w:ins w:id="2327" w:author="Tre" w:date="2012-11-16T11:30:00Z">
        <w:r w:rsidRPr="00EE27B1">
          <w:rPr>
            <w:b/>
            <w:sz w:val="24"/>
            <w:szCs w:val="24"/>
            <w:rPrChange w:id="2328" w:author="Tre" w:date="2012-11-19T09:04:00Z">
              <w:rPr>
                <w:b/>
                <w:color w:val="0000FF"/>
                <w:u w:val="single"/>
              </w:rPr>
            </w:rPrChange>
          </w:rPr>
          <w:fldChar w:fldCharType="begin"/>
        </w:r>
        <w:r w:rsidRPr="00EE27B1">
          <w:rPr>
            <w:b/>
            <w:sz w:val="24"/>
            <w:szCs w:val="24"/>
            <w:rPrChange w:id="2329" w:author="Tre" w:date="2012-11-19T09:04:00Z">
              <w:rPr>
                <w:b/>
                <w:color w:val="0000FF"/>
                <w:u w:val="single"/>
              </w:rPr>
            </w:rPrChange>
          </w:rPr>
          <w:instrText xml:space="preserve"> MERGEFIELD Skill </w:instrText>
        </w:r>
        <w:r w:rsidRPr="00EE27B1">
          <w:rPr>
            <w:b/>
            <w:sz w:val="24"/>
            <w:szCs w:val="24"/>
            <w:rPrChange w:id="2330" w:author="Tre" w:date="2012-11-19T09:04:00Z">
              <w:rPr>
                <w:b/>
                <w:color w:val="0000FF"/>
                <w:u w:val="single"/>
              </w:rPr>
            </w:rPrChange>
          </w:rPr>
          <w:fldChar w:fldCharType="separate"/>
        </w:r>
        <w:r w:rsidRPr="00EE27B1">
          <w:rPr>
            <w:b/>
            <w:noProof/>
            <w:sz w:val="24"/>
            <w:szCs w:val="24"/>
            <w:rPrChange w:id="2331" w:author="Tre" w:date="2012-11-19T09:04:00Z">
              <w:rPr>
                <w:b/>
                <w:noProof/>
                <w:color w:val="0000FF"/>
                <w:u w:val="single"/>
              </w:rPr>
            </w:rPrChange>
          </w:rPr>
          <w:t>Geology</w:t>
        </w:r>
        <w:r w:rsidRPr="00EE27B1">
          <w:rPr>
            <w:b/>
            <w:sz w:val="24"/>
            <w:szCs w:val="24"/>
            <w:rPrChange w:id="2332" w:author="Tre" w:date="2012-11-19T09:04:00Z">
              <w:rPr>
                <w:b/>
                <w:color w:val="0000FF"/>
                <w:u w:val="single"/>
              </w:rPr>
            </w:rPrChange>
          </w:rPr>
          <w:fldChar w:fldCharType="end"/>
        </w:r>
        <w:r w:rsidRPr="00EE27B1">
          <w:rPr>
            <w:i/>
            <w:sz w:val="24"/>
            <w:szCs w:val="24"/>
            <w:rPrChange w:id="2333" w:author="Tre" w:date="2012-11-19T09:04:00Z">
              <w:rPr>
                <w:i/>
                <w:color w:val="0000FF"/>
                <w:u w:val="single"/>
              </w:rPr>
            </w:rPrChange>
          </w:rPr>
          <w:t xml:space="preserve"> - </w:t>
        </w:r>
        <w:r w:rsidRPr="00EE27B1">
          <w:rPr>
            <w:sz w:val="24"/>
            <w:szCs w:val="24"/>
            <w:rPrChange w:id="2334" w:author="Tre" w:date="2012-11-19T09:04:00Z">
              <w:rPr>
                <w:color w:val="0000FF"/>
                <w:u w:val="single"/>
              </w:rPr>
            </w:rPrChange>
          </w:rPr>
          <w:t>[</w:t>
        </w:r>
        <w:r w:rsidRPr="00EE27B1">
          <w:rPr>
            <w:sz w:val="24"/>
            <w:szCs w:val="24"/>
            <w:rPrChange w:id="2335" w:author="Tre" w:date="2012-11-19T09:04:00Z">
              <w:rPr>
                <w:color w:val="0000FF"/>
                <w:u w:val="single"/>
              </w:rPr>
            </w:rPrChange>
          </w:rPr>
          <w:fldChar w:fldCharType="begin"/>
        </w:r>
        <w:r w:rsidRPr="00EE27B1">
          <w:rPr>
            <w:sz w:val="24"/>
            <w:szCs w:val="24"/>
            <w:rPrChange w:id="2336" w:author="Tre" w:date="2012-11-19T09:04:00Z">
              <w:rPr>
                <w:color w:val="0000FF"/>
                <w:u w:val="single"/>
              </w:rPr>
            </w:rPrChange>
          </w:rPr>
          <w:instrText xml:space="preserve"> MERGEFIELD Default_Attribute </w:instrText>
        </w:r>
        <w:r w:rsidRPr="00EE27B1">
          <w:rPr>
            <w:sz w:val="24"/>
            <w:szCs w:val="24"/>
            <w:rPrChange w:id="2337" w:author="Tre" w:date="2012-11-19T09:04:00Z">
              <w:rPr>
                <w:color w:val="0000FF"/>
                <w:u w:val="single"/>
              </w:rPr>
            </w:rPrChange>
          </w:rPr>
          <w:fldChar w:fldCharType="separate"/>
        </w:r>
        <w:r w:rsidRPr="00EE27B1">
          <w:rPr>
            <w:noProof/>
            <w:sz w:val="24"/>
            <w:szCs w:val="24"/>
            <w:rPrChange w:id="2338" w:author="Tre" w:date="2012-11-19T09:04:00Z">
              <w:rPr>
                <w:noProof/>
                <w:color w:val="0000FF"/>
                <w:u w:val="single"/>
              </w:rPr>
            </w:rPrChange>
          </w:rPr>
          <w:t>Focus</w:t>
        </w:r>
        <w:r w:rsidRPr="00EE27B1">
          <w:rPr>
            <w:sz w:val="24"/>
            <w:szCs w:val="24"/>
            <w:rPrChange w:id="2339" w:author="Tre" w:date="2012-11-19T09:04:00Z">
              <w:rPr>
                <w:color w:val="0000FF"/>
                <w:u w:val="single"/>
              </w:rPr>
            </w:rPrChange>
          </w:rPr>
          <w:fldChar w:fldCharType="end"/>
        </w:r>
        <w:r w:rsidRPr="00EE27B1">
          <w:rPr>
            <w:sz w:val="24"/>
            <w:szCs w:val="24"/>
            <w:rPrChange w:id="2340" w:author="Tre" w:date="2012-11-19T09:04:00Z">
              <w:rPr>
                <w:color w:val="0000FF"/>
                <w:u w:val="single"/>
              </w:rPr>
            </w:rPrChange>
          </w:rPr>
          <w:t>]</w:t>
        </w:r>
      </w:ins>
    </w:p>
    <w:p w:rsidR="00C606DA" w:rsidRPr="00C91AA7" w:rsidRDefault="00EE27B1" w:rsidP="00C606DA">
      <w:pPr>
        <w:pStyle w:val="MatrixSuperfluous"/>
        <w:rPr>
          <w:ins w:id="2341" w:author="Tre" w:date="2012-11-16T11:30:00Z"/>
          <w:b/>
          <w:sz w:val="24"/>
          <w:szCs w:val="24"/>
          <w:rPrChange w:id="2342" w:author="Tre" w:date="2012-11-19T09:04:00Z">
            <w:rPr>
              <w:ins w:id="2343" w:author="Tre" w:date="2012-11-16T11:30:00Z"/>
              <w:b/>
            </w:rPr>
          </w:rPrChange>
        </w:rPr>
      </w:pPr>
      <w:ins w:id="2344" w:author="Tre" w:date="2012-11-16T11:30:00Z">
        <w:r w:rsidRPr="00EE27B1">
          <w:rPr>
            <w:b/>
            <w:sz w:val="24"/>
            <w:szCs w:val="24"/>
            <w:rPrChange w:id="2345" w:author="Tre" w:date="2012-11-19T09:04:00Z">
              <w:rPr>
                <w:b/>
                <w:color w:val="0000FF"/>
                <w:u w:val="single"/>
              </w:rPr>
            </w:rPrChange>
          </w:rPr>
          <w:t xml:space="preserve">Description - </w:t>
        </w:r>
        <w:r w:rsidRPr="00EE27B1">
          <w:rPr>
            <w:i/>
            <w:sz w:val="24"/>
            <w:szCs w:val="24"/>
            <w:rPrChange w:id="2346" w:author="Tre" w:date="2012-11-19T09:04:00Z">
              <w:rPr>
                <w:i/>
                <w:color w:val="0000FF"/>
                <w:u w:val="single"/>
              </w:rPr>
            </w:rPrChange>
          </w:rPr>
          <w:fldChar w:fldCharType="begin"/>
        </w:r>
        <w:r w:rsidRPr="00EE27B1">
          <w:rPr>
            <w:i/>
            <w:sz w:val="24"/>
            <w:szCs w:val="24"/>
            <w:rPrChange w:id="2347" w:author="Tre" w:date="2012-11-19T09:04:00Z">
              <w:rPr>
                <w:i/>
                <w:color w:val="0000FF"/>
                <w:u w:val="single"/>
              </w:rPr>
            </w:rPrChange>
          </w:rPr>
          <w:instrText xml:space="preserve"> MERGEFIELD "Description" </w:instrText>
        </w:r>
        <w:r w:rsidRPr="00EE27B1">
          <w:rPr>
            <w:i/>
            <w:sz w:val="24"/>
            <w:szCs w:val="24"/>
            <w:rPrChange w:id="2348" w:author="Tre" w:date="2012-11-19T09:04:00Z">
              <w:rPr>
                <w:i/>
                <w:color w:val="0000FF"/>
                <w:u w:val="single"/>
              </w:rPr>
            </w:rPrChange>
          </w:rPr>
          <w:fldChar w:fldCharType="separate"/>
        </w:r>
        <w:r w:rsidRPr="00EE27B1">
          <w:rPr>
            <w:i/>
            <w:noProof/>
            <w:sz w:val="24"/>
            <w:szCs w:val="24"/>
            <w:rPrChange w:id="2349" w:author="Tre" w:date="2012-11-19T09:04:00Z">
              <w:rPr>
                <w:i/>
                <w:noProof/>
                <w:color w:val="0000FF"/>
                <w:u w:val="single"/>
              </w:rPr>
            </w:rPrChange>
          </w:rPr>
          <w:t>Science of studying solid earth. Geology gives humans insight into what makes up the earth around them and its origins.</w:t>
        </w:r>
        <w:r w:rsidRPr="00EE27B1">
          <w:rPr>
            <w:i/>
            <w:sz w:val="24"/>
            <w:szCs w:val="24"/>
            <w:rPrChange w:id="2350" w:author="Tre" w:date="2012-11-19T09:04:00Z">
              <w:rPr>
                <w:i/>
                <w:color w:val="0000FF"/>
                <w:u w:val="single"/>
              </w:rPr>
            </w:rPrChange>
          </w:rPr>
          <w:fldChar w:fldCharType="end"/>
        </w:r>
        <w:r w:rsidRPr="00EE27B1">
          <w:rPr>
            <w:b/>
            <w:sz w:val="24"/>
            <w:szCs w:val="24"/>
            <w:rPrChange w:id="2351" w:author="Tre" w:date="2012-11-19T09:04:00Z">
              <w:rPr>
                <w:b/>
                <w:color w:val="0000FF"/>
                <w:u w:val="single"/>
              </w:rPr>
            </w:rPrChange>
          </w:rPr>
          <w:t xml:space="preserve"> </w:t>
        </w:r>
        <w:r w:rsidRPr="00EE27B1">
          <w:rPr>
            <w:b/>
            <w:sz w:val="24"/>
            <w:szCs w:val="24"/>
            <w:rPrChange w:id="2352" w:author="Tre" w:date="2012-11-19T09:04:00Z">
              <w:rPr>
                <w:b/>
                <w:color w:val="0000FF"/>
                <w:u w:val="single"/>
              </w:rPr>
            </w:rPrChange>
          </w:rPr>
          <w:fldChar w:fldCharType="begin"/>
        </w:r>
        <w:r w:rsidRPr="00EE27B1">
          <w:rPr>
            <w:b/>
            <w:sz w:val="24"/>
            <w:szCs w:val="24"/>
            <w:rPrChange w:id="2353" w:author="Tre" w:date="2012-11-19T09:04:00Z">
              <w:rPr>
                <w:b/>
                <w:color w:val="0000FF"/>
                <w:u w:val="single"/>
              </w:rPr>
            </w:rPrChange>
          </w:rPr>
          <w:instrText xml:space="preserve"> NEXT  \* MERGEFORMAT </w:instrText>
        </w:r>
        <w:r w:rsidRPr="00EE27B1">
          <w:rPr>
            <w:b/>
            <w:sz w:val="24"/>
            <w:szCs w:val="24"/>
            <w:rPrChange w:id="2354" w:author="Tre" w:date="2012-11-19T09:04:00Z">
              <w:rPr>
                <w:b/>
                <w:color w:val="0000FF"/>
                <w:u w:val="single"/>
              </w:rPr>
            </w:rPrChange>
          </w:rPr>
          <w:fldChar w:fldCharType="end"/>
        </w:r>
      </w:ins>
    </w:p>
    <w:p w:rsidR="00C606DA" w:rsidRPr="00C91AA7" w:rsidRDefault="00C606DA" w:rsidP="00C606DA">
      <w:pPr>
        <w:pStyle w:val="MatrixSuperfluous"/>
        <w:rPr>
          <w:ins w:id="2355" w:author="Tre" w:date="2012-11-16T11:30:00Z"/>
          <w:b/>
          <w:sz w:val="24"/>
          <w:szCs w:val="24"/>
          <w:rPrChange w:id="2356" w:author="Tre" w:date="2012-11-19T09:04:00Z">
            <w:rPr>
              <w:ins w:id="2357" w:author="Tre" w:date="2012-11-16T11:30:00Z"/>
              <w:b/>
            </w:rPr>
          </w:rPrChange>
        </w:rPr>
      </w:pPr>
    </w:p>
    <w:p w:rsidR="00C606DA" w:rsidRPr="00C91AA7" w:rsidRDefault="00EE27B1" w:rsidP="00C606DA">
      <w:pPr>
        <w:pStyle w:val="MatrixSuperfluous"/>
        <w:rPr>
          <w:ins w:id="2358" w:author="Tre" w:date="2012-11-16T11:30:00Z"/>
          <w:i/>
          <w:sz w:val="24"/>
          <w:szCs w:val="24"/>
          <w:rPrChange w:id="2359" w:author="Tre" w:date="2012-11-19T09:04:00Z">
            <w:rPr>
              <w:ins w:id="2360" w:author="Tre" w:date="2012-11-16T11:30:00Z"/>
              <w:i/>
            </w:rPr>
          </w:rPrChange>
        </w:rPr>
      </w:pPr>
      <w:ins w:id="2361" w:author="Tre" w:date="2012-11-16T11:30:00Z">
        <w:r w:rsidRPr="00EE27B1">
          <w:rPr>
            <w:b/>
            <w:sz w:val="24"/>
            <w:szCs w:val="24"/>
            <w:rPrChange w:id="2362" w:author="Tre" w:date="2012-11-19T09:04:00Z">
              <w:rPr>
                <w:b/>
                <w:color w:val="0000FF"/>
                <w:u w:val="single"/>
              </w:rPr>
            </w:rPrChange>
          </w:rPr>
          <w:fldChar w:fldCharType="begin"/>
        </w:r>
        <w:r w:rsidRPr="00EE27B1">
          <w:rPr>
            <w:b/>
            <w:sz w:val="24"/>
            <w:szCs w:val="24"/>
            <w:rPrChange w:id="2363" w:author="Tre" w:date="2012-11-19T09:04:00Z">
              <w:rPr>
                <w:b/>
                <w:color w:val="0000FF"/>
                <w:u w:val="single"/>
              </w:rPr>
            </w:rPrChange>
          </w:rPr>
          <w:instrText xml:space="preserve"> MERGEFIELD Skill </w:instrText>
        </w:r>
        <w:r w:rsidRPr="00EE27B1">
          <w:rPr>
            <w:b/>
            <w:sz w:val="24"/>
            <w:szCs w:val="24"/>
            <w:rPrChange w:id="2364" w:author="Tre" w:date="2012-11-19T09:04:00Z">
              <w:rPr>
                <w:b/>
                <w:color w:val="0000FF"/>
                <w:u w:val="single"/>
              </w:rPr>
            </w:rPrChange>
          </w:rPr>
          <w:fldChar w:fldCharType="separate"/>
        </w:r>
        <w:r w:rsidRPr="00EE27B1">
          <w:rPr>
            <w:b/>
            <w:noProof/>
            <w:sz w:val="24"/>
            <w:szCs w:val="24"/>
            <w:rPrChange w:id="2365" w:author="Tre" w:date="2012-11-19T09:04:00Z">
              <w:rPr>
                <w:b/>
                <w:noProof/>
                <w:color w:val="0000FF"/>
                <w:u w:val="single"/>
              </w:rPr>
            </w:rPrChange>
          </w:rPr>
          <w:t>Gunsmith</w:t>
        </w:r>
        <w:r w:rsidRPr="00EE27B1">
          <w:rPr>
            <w:b/>
            <w:sz w:val="24"/>
            <w:szCs w:val="24"/>
            <w:rPrChange w:id="2366" w:author="Tre" w:date="2012-11-19T09:04:00Z">
              <w:rPr>
                <w:b/>
                <w:color w:val="0000FF"/>
                <w:u w:val="single"/>
              </w:rPr>
            </w:rPrChange>
          </w:rPr>
          <w:fldChar w:fldCharType="end"/>
        </w:r>
        <w:r w:rsidRPr="00EE27B1">
          <w:rPr>
            <w:i/>
            <w:sz w:val="24"/>
            <w:szCs w:val="24"/>
            <w:rPrChange w:id="2367" w:author="Tre" w:date="2012-11-19T09:04:00Z">
              <w:rPr>
                <w:i/>
                <w:color w:val="0000FF"/>
                <w:u w:val="single"/>
              </w:rPr>
            </w:rPrChange>
          </w:rPr>
          <w:t xml:space="preserve"> - </w:t>
        </w:r>
        <w:r w:rsidRPr="00EE27B1">
          <w:rPr>
            <w:sz w:val="24"/>
            <w:szCs w:val="24"/>
            <w:rPrChange w:id="2368" w:author="Tre" w:date="2012-11-19T09:04:00Z">
              <w:rPr>
                <w:color w:val="0000FF"/>
                <w:u w:val="single"/>
              </w:rPr>
            </w:rPrChange>
          </w:rPr>
          <w:t>[</w:t>
        </w:r>
        <w:r w:rsidRPr="00EE27B1">
          <w:rPr>
            <w:sz w:val="24"/>
            <w:szCs w:val="24"/>
            <w:rPrChange w:id="2369" w:author="Tre" w:date="2012-11-19T09:04:00Z">
              <w:rPr>
                <w:color w:val="0000FF"/>
                <w:u w:val="single"/>
              </w:rPr>
            </w:rPrChange>
          </w:rPr>
          <w:fldChar w:fldCharType="begin"/>
        </w:r>
        <w:r w:rsidRPr="00EE27B1">
          <w:rPr>
            <w:sz w:val="24"/>
            <w:szCs w:val="24"/>
            <w:rPrChange w:id="2370" w:author="Tre" w:date="2012-11-19T09:04:00Z">
              <w:rPr>
                <w:color w:val="0000FF"/>
                <w:u w:val="single"/>
              </w:rPr>
            </w:rPrChange>
          </w:rPr>
          <w:instrText xml:space="preserve"> MERGEFIELD Default_Attribute </w:instrText>
        </w:r>
        <w:r w:rsidRPr="00EE27B1">
          <w:rPr>
            <w:sz w:val="24"/>
            <w:szCs w:val="24"/>
            <w:rPrChange w:id="2371" w:author="Tre" w:date="2012-11-19T09:04:00Z">
              <w:rPr>
                <w:color w:val="0000FF"/>
                <w:u w:val="single"/>
              </w:rPr>
            </w:rPrChange>
          </w:rPr>
          <w:fldChar w:fldCharType="separate"/>
        </w:r>
        <w:r w:rsidRPr="00EE27B1">
          <w:rPr>
            <w:noProof/>
            <w:sz w:val="24"/>
            <w:szCs w:val="24"/>
            <w:rPrChange w:id="2372" w:author="Tre" w:date="2012-11-19T09:04:00Z">
              <w:rPr>
                <w:noProof/>
                <w:color w:val="0000FF"/>
                <w:u w:val="single"/>
              </w:rPr>
            </w:rPrChange>
          </w:rPr>
          <w:t>Focus</w:t>
        </w:r>
        <w:r w:rsidRPr="00EE27B1">
          <w:rPr>
            <w:sz w:val="24"/>
            <w:szCs w:val="24"/>
            <w:rPrChange w:id="2373" w:author="Tre" w:date="2012-11-19T09:04:00Z">
              <w:rPr>
                <w:color w:val="0000FF"/>
                <w:u w:val="single"/>
              </w:rPr>
            </w:rPrChange>
          </w:rPr>
          <w:fldChar w:fldCharType="end"/>
        </w:r>
        <w:r w:rsidRPr="00EE27B1">
          <w:rPr>
            <w:sz w:val="24"/>
            <w:szCs w:val="24"/>
            <w:rPrChange w:id="2374" w:author="Tre" w:date="2012-11-19T09:04:00Z">
              <w:rPr>
                <w:color w:val="0000FF"/>
                <w:u w:val="single"/>
              </w:rPr>
            </w:rPrChange>
          </w:rPr>
          <w:t>]</w:t>
        </w:r>
      </w:ins>
    </w:p>
    <w:p w:rsidR="00C606DA" w:rsidRPr="00C91AA7" w:rsidRDefault="00EE27B1" w:rsidP="00C606DA">
      <w:pPr>
        <w:pStyle w:val="MatrixSuperfluous"/>
        <w:rPr>
          <w:ins w:id="2375" w:author="Tre" w:date="2012-11-16T11:30:00Z"/>
          <w:b/>
          <w:sz w:val="24"/>
          <w:szCs w:val="24"/>
          <w:rPrChange w:id="2376" w:author="Tre" w:date="2012-11-19T09:04:00Z">
            <w:rPr>
              <w:ins w:id="2377" w:author="Tre" w:date="2012-11-16T11:30:00Z"/>
              <w:b/>
            </w:rPr>
          </w:rPrChange>
        </w:rPr>
      </w:pPr>
      <w:ins w:id="2378" w:author="Tre" w:date="2012-11-16T11:30:00Z">
        <w:r w:rsidRPr="00EE27B1">
          <w:rPr>
            <w:b/>
            <w:sz w:val="24"/>
            <w:szCs w:val="24"/>
            <w:rPrChange w:id="2379" w:author="Tre" w:date="2012-11-19T09:04:00Z">
              <w:rPr>
                <w:b/>
                <w:color w:val="0000FF"/>
                <w:u w:val="single"/>
              </w:rPr>
            </w:rPrChange>
          </w:rPr>
          <w:t xml:space="preserve">Description - </w:t>
        </w:r>
        <w:r w:rsidRPr="00EE27B1">
          <w:rPr>
            <w:i/>
            <w:sz w:val="24"/>
            <w:szCs w:val="24"/>
            <w:rPrChange w:id="2380" w:author="Tre" w:date="2012-11-19T09:04:00Z">
              <w:rPr>
                <w:i/>
                <w:color w:val="0000FF"/>
                <w:u w:val="single"/>
              </w:rPr>
            </w:rPrChange>
          </w:rPr>
          <w:fldChar w:fldCharType="begin"/>
        </w:r>
        <w:r w:rsidRPr="00EE27B1">
          <w:rPr>
            <w:i/>
            <w:sz w:val="24"/>
            <w:szCs w:val="24"/>
            <w:rPrChange w:id="2381" w:author="Tre" w:date="2012-11-19T09:04:00Z">
              <w:rPr>
                <w:i/>
                <w:color w:val="0000FF"/>
                <w:u w:val="single"/>
              </w:rPr>
            </w:rPrChange>
          </w:rPr>
          <w:instrText xml:space="preserve"> MERGEFIELD "Description" </w:instrText>
        </w:r>
        <w:r w:rsidRPr="00EE27B1">
          <w:rPr>
            <w:i/>
            <w:sz w:val="24"/>
            <w:szCs w:val="24"/>
            <w:rPrChange w:id="2382" w:author="Tre" w:date="2012-11-19T09:04:00Z">
              <w:rPr>
                <w:i/>
                <w:color w:val="0000FF"/>
                <w:u w:val="single"/>
              </w:rPr>
            </w:rPrChange>
          </w:rPr>
          <w:fldChar w:fldCharType="separate"/>
        </w:r>
        <w:r w:rsidRPr="00EE27B1">
          <w:rPr>
            <w:i/>
            <w:noProof/>
            <w:sz w:val="24"/>
            <w:szCs w:val="24"/>
            <w:rPrChange w:id="2383" w:author="Tre" w:date="2012-11-19T09:04:00Z">
              <w:rPr>
                <w:i/>
                <w:noProof/>
                <w:color w:val="0000FF"/>
                <w:u w:val="single"/>
              </w:rPr>
            </w:rPrChange>
          </w:rPr>
          <w:t>A person who repairs, modifies, designs, or builds guns.</w:t>
        </w:r>
        <w:r w:rsidRPr="00EE27B1">
          <w:rPr>
            <w:i/>
            <w:sz w:val="24"/>
            <w:szCs w:val="24"/>
            <w:rPrChange w:id="2384" w:author="Tre" w:date="2012-11-19T09:04:00Z">
              <w:rPr>
                <w:i/>
                <w:color w:val="0000FF"/>
                <w:u w:val="single"/>
              </w:rPr>
            </w:rPrChange>
          </w:rPr>
          <w:fldChar w:fldCharType="end"/>
        </w:r>
        <w:r w:rsidRPr="00EE27B1">
          <w:rPr>
            <w:b/>
            <w:sz w:val="24"/>
            <w:szCs w:val="24"/>
            <w:rPrChange w:id="2385" w:author="Tre" w:date="2012-11-19T09:04:00Z">
              <w:rPr>
                <w:b/>
                <w:color w:val="0000FF"/>
                <w:u w:val="single"/>
              </w:rPr>
            </w:rPrChange>
          </w:rPr>
          <w:t xml:space="preserve"> </w:t>
        </w:r>
        <w:r w:rsidRPr="00EE27B1">
          <w:rPr>
            <w:b/>
            <w:sz w:val="24"/>
            <w:szCs w:val="24"/>
            <w:rPrChange w:id="2386" w:author="Tre" w:date="2012-11-19T09:04:00Z">
              <w:rPr>
                <w:b/>
                <w:color w:val="0000FF"/>
                <w:u w:val="single"/>
              </w:rPr>
            </w:rPrChange>
          </w:rPr>
          <w:fldChar w:fldCharType="begin"/>
        </w:r>
        <w:r w:rsidRPr="00EE27B1">
          <w:rPr>
            <w:b/>
            <w:sz w:val="24"/>
            <w:szCs w:val="24"/>
            <w:rPrChange w:id="2387" w:author="Tre" w:date="2012-11-19T09:04:00Z">
              <w:rPr>
                <w:b/>
                <w:color w:val="0000FF"/>
                <w:u w:val="single"/>
              </w:rPr>
            </w:rPrChange>
          </w:rPr>
          <w:instrText xml:space="preserve"> NEXT  \* MERGEFORMAT </w:instrText>
        </w:r>
        <w:r w:rsidRPr="00EE27B1">
          <w:rPr>
            <w:b/>
            <w:sz w:val="24"/>
            <w:szCs w:val="24"/>
            <w:rPrChange w:id="2388" w:author="Tre" w:date="2012-11-19T09:04:00Z">
              <w:rPr>
                <w:b/>
                <w:color w:val="0000FF"/>
                <w:u w:val="single"/>
              </w:rPr>
            </w:rPrChange>
          </w:rPr>
          <w:fldChar w:fldCharType="end"/>
        </w:r>
      </w:ins>
    </w:p>
    <w:p w:rsidR="00C606DA" w:rsidRPr="00C91AA7" w:rsidRDefault="00C606DA" w:rsidP="00C606DA">
      <w:pPr>
        <w:pStyle w:val="MatrixSuperfluous"/>
        <w:rPr>
          <w:ins w:id="2389" w:author="Tre" w:date="2012-11-16T11:30:00Z"/>
          <w:b/>
          <w:sz w:val="24"/>
          <w:szCs w:val="24"/>
          <w:rPrChange w:id="2390" w:author="Tre" w:date="2012-11-19T09:04:00Z">
            <w:rPr>
              <w:ins w:id="2391" w:author="Tre" w:date="2012-11-16T11:30:00Z"/>
              <w:b/>
            </w:rPr>
          </w:rPrChange>
        </w:rPr>
      </w:pPr>
    </w:p>
    <w:p w:rsidR="00C606DA" w:rsidRPr="00C91AA7" w:rsidRDefault="00EE27B1" w:rsidP="00C606DA">
      <w:pPr>
        <w:pStyle w:val="MatrixSuperfluous"/>
        <w:rPr>
          <w:ins w:id="2392" w:author="Tre" w:date="2012-11-16T11:30:00Z"/>
          <w:i/>
          <w:sz w:val="24"/>
          <w:szCs w:val="24"/>
          <w:rPrChange w:id="2393" w:author="Tre" w:date="2012-11-19T09:04:00Z">
            <w:rPr>
              <w:ins w:id="2394" w:author="Tre" w:date="2012-11-16T11:30:00Z"/>
              <w:i/>
            </w:rPr>
          </w:rPrChange>
        </w:rPr>
      </w:pPr>
      <w:ins w:id="2395" w:author="Tre" w:date="2012-11-16T11:30:00Z">
        <w:r w:rsidRPr="00EE27B1">
          <w:rPr>
            <w:b/>
            <w:sz w:val="24"/>
            <w:szCs w:val="24"/>
            <w:rPrChange w:id="2396" w:author="Tre" w:date="2012-11-19T09:04:00Z">
              <w:rPr>
                <w:b/>
                <w:color w:val="0000FF"/>
                <w:u w:val="single"/>
              </w:rPr>
            </w:rPrChange>
          </w:rPr>
          <w:fldChar w:fldCharType="begin"/>
        </w:r>
        <w:r w:rsidRPr="00EE27B1">
          <w:rPr>
            <w:b/>
            <w:sz w:val="24"/>
            <w:szCs w:val="24"/>
            <w:rPrChange w:id="2397" w:author="Tre" w:date="2012-11-19T09:04:00Z">
              <w:rPr>
                <w:b/>
                <w:color w:val="0000FF"/>
                <w:u w:val="single"/>
              </w:rPr>
            </w:rPrChange>
          </w:rPr>
          <w:instrText xml:space="preserve"> MERGEFIELD Skill </w:instrText>
        </w:r>
        <w:r w:rsidRPr="00EE27B1">
          <w:rPr>
            <w:b/>
            <w:sz w:val="24"/>
            <w:szCs w:val="24"/>
            <w:rPrChange w:id="2398" w:author="Tre" w:date="2012-11-19T09:04:00Z">
              <w:rPr>
                <w:b/>
                <w:color w:val="0000FF"/>
                <w:u w:val="single"/>
              </w:rPr>
            </w:rPrChange>
          </w:rPr>
          <w:fldChar w:fldCharType="separate"/>
        </w:r>
        <w:r w:rsidRPr="00EE27B1">
          <w:rPr>
            <w:b/>
            <w:noProof/>
            <w:sz w:val="24"/>
            <w:szCs w:val="24"/>
            <w:rPrChange w:id="2399" w:author="Tre" w:date="2012-11-19T09:04:00Z">
              <w:rPr>
                <w:b/>
                <w:noProof/>
                <w:color w:val="0000FF"/>
                <w:u w:val="single"/>
              </w:rPr>
            </w:rPrChange>
          </w:rPr>
          <w:t>Hand signals</w:t>
        </w:r>
        <w:r w:rsidRPr="00EE27B1">
          <w:rPr>
            <w:b/>
            <w:sz w:val="24"/>
            <w:szCs w:val="24"/>
            <w:rPrChange w:id="2400" w:author="Tre" w:date="2012-11-19T09:04:00Z">
              <w:rPr>
                <w:b/>
                <w:color w:val="0000FF"/>
                <w:u w:val="single"/>
              </w:rPr>
            </w:rPrChange>
          </w:rPr>
          <w:fldChar w:fldCharType="end"/>
        </w:r>
        <w:r w:rsidRPr="00EE27B1">
          <w:rPr>
            <w:i/>
            <w:sz w:val="24"/>
            <w:szCs w:val="24"/>
            <w:rPrChange w:id="2401" w:author="Tre" w:date="2012-11-19T09:04:00Z">
              <w:rPr>
                <w:i/>
                <w:color w:val="0000FF"/>
                <w:u w:val="single"/>
              </w:rPr>
            </w:rPrChange>
          </w:rPr>
          <w:t xml:space="preserve"> - </w:t>
        </w:r>
        <w:r w:rsidRPr="00EE27B1">
          <w:rPr>
            <w:sz w:val="24"/>
            <w:szCs w:val="24"/>
            <w:rPrChange w:id="2402" w:author="Tre" w:date="2012-11-19T09:04:00Z">
              <w:rPr>
                <w:color w:val="0000FF"/>
                <w:u w:val="single"/>
              </w:rPr>
            </w:rPrChange>
          </w:rPr>
          <w:t>[</w:t>
        </w:r>
        <w:r w:rsidRPr="00EE27B1">
          <w:rPr>
            <w:sz w:val="24"/>
            <w:szCs w:val="24"/>
            <w:rPrChange w:id="2403" w:author="Tre" w:date="2012-11-19T09:04:00Z">
              <w:rPr>
                <w:color w:val="0000FF"/>
                <w:u w:val="single"/>
              </w:rPr>
            </w:rPrChange>
          </w:rPr>
          <w:fldChar w:fldCharType="begin"/>
        </w:r>
        <w:r w:rsidRPr="00EE27B1">
          <w:rPr>
            <w:sz w:val="24"/>
            <w:szCs w:val="24"/>
            <w:rPrChange w:id="2404" w:author="Tre" w:date="2012-11-19T09:04:00Z">
              <w:rPr>
                <w:color w:val="0000FF"/>
                <w:u w:val="single"/>
              </w:rPr>
            </w:rPrChange>
          </w:rPr>
          <w:instrText xml:space="preserve"> MERGEFIELD Default_Attribute </w:instrText>
        </w:r>
        <w:r w:rsidRPr="00EE27B1">
          <w:rPr>
            <w:sz w:val="24"/>
            <w:szCs w:val="24"/>
            <w:rPrChange w:id="2405" w:author="Tre" w:date="2012-11-19T09:04:00Z">
              <w:rPr>
                <w:color w:val="0000FF"/>
                <w:u w:val="single"/>
              </w:rPr>
            </w:rPrChange>
          </w:rPr>
          <w:fldChar w:fldCharType="separate"/>
        </w:r>
        <w:r w:rsidRPr="00EE27B1">
          <w:rPr>
            <w:noProof/>
            <w:sz w:val="24"/>
            <w:szCs w:val="24"/>
            <w:rPrChange w:id="2406" w:author="Tre" w:date="2012-11-19T09:04:00Z">
              <w:rPr>
                <w:noProof/>
                <w:color w:val="0000FF"/>
                <w:u w:val="single"/>
              </w:rPr>
            </w:rPrChange>
          </w:rPr>
          <w:t>Focus</w:t>
        </w:r>
        <w:r w:rsidRPr="00EE27B1">
          <w:rPr>
            <w:sz w:val="24"/>
            <w:szCs w:val="24"/>
            <w:rPrChange w:id="2407" w:author="Tre" w:date="2012-11-19T09:04:00Z">
              <w:rPr>
                <w:color w:val="0000FF"/>
                <w:u w:val="single"/>
              </w:rPr>
            </w:rPrChange>
          </w:rPr>
          <w:fldChar w:fldCharType="end"/>
        </w:r>
        <w:r w:rsidRPr="00EE27B1">
          <w:rPr>
            <w:sz w:val="24"/>
            <w:szCs w:val="24"/>
            <w:rPrChange w:id="2408" w:author="Tre" w:date="2012-11-19T09:04:00Z">
              <w:rPr>
                <w:color w:val="0000FF"/>
                <w:u w:val="single"/>
              </w:rPr>
            </w:rPrChange>
          </w:rPr>
          <w:t>]</w:t>
        </w:r>
      </w:ins>
    </w:p>
    <w:p w:rsidR="00C606DA" w:rsidRPr="00C91AA7" w:rsidRDefault="00EE27B1" w:rsidP="00C606DA">
      <w:pPr>
        <w:pStyle w:val="MatrixSuperfluous"/>
        <w:rPr>
          <w:ins w:id="2409" w:author="Tre" w:date="2012-11-16T11:30:00Z"/>
          <w:b/>
          <w:sz w:val="24"/>
          <w:szCs w:val="24"/>
          <w:rPrChange w:id="2410" w:author="Tre" w:date="2012-11-19T09:04:00Z">
            <w:rPr>
              <w:ins w:id="2411" w:author="Tre" w:date="2012-11-16T11:30:00Z"/>
              <w:b/>
            </w:rPr>
          </w:rPrChange>
        </w:rPr>
      </w:pPr>
      <w:ins w:id="2412" w:author="Tre" w:date="2012-11-16T11:30:00Z">
        <w:r w:rsidRPr="00EE27B1">
          <w:rPr>
            <w:b/>
            <w:sz w:val="24"/>
            <w:szCs w:val="24"/>
            <w:rPrChange w:id="2413" w:author="Tre" w:date="2012-11-19T09:04:00Z">
              <w:rPr>
                <w:b/>
                <w:color w:val="0000FF"/>
                <w:u w:val="single"/>
              </w:rPr>
            </w:rPrChange>
          </w:rPr>
          <w:lastRenderedPageBreak/>
          <w:t xml:space="preserve">Description - </w:t>
        </w:r>
        <w:r w:rsidRPr="00EE27B1">
          <w:rPr>
            <w:i/>
            <w:sz w:val="24"/>
            <w:szCs w:val="24"/>
            <w:rPrChange w:id="2414" w:author="Tre" w:date="2012-11-19T09:04:00Z">
              <w:rPr>
                <w:i/>
                <w:color w:val="0000FF"/>
                <w:u w:val="single"/>
              </w:rPr>
            </w:rPrChange>
          </w:rPr>
          <w:fldChar w:fldCharType="begin"/>
        </w:r>
        <w:r w:rsidRPr="00EE27B1">
          <w:rPr>
            <w:i/>
            <w:sz w:val="24"/>
            <w:szCs w:val="24"/>
            <w:rPrChange w:id="2415" w:author="Tre" w:date="2012-11-19T09:04:00Z">
              <w:rPr>
                <w:i/>
                <w:color w:val="0000FF"/>
                <w:u w:val="single"/>
              </w:rPr>
            </w:rPrChange>
          </w:rPr>
          <w:instrText xml:space="preserve"> MERGEFIELD "Description" </w:instrText>
        </w:r>
        <w:r w:rsidRPr="00EE27B1">
          <w:rPr>
            <w:i/>
            <w:sz w:val="24"/>
            <w:szCs w:val="24"/>
            <w:rPrChange w:id="2416" w:author="Tre" w:date="2012-11-19T09:04:00Z">
              <w:rPr>
                <w:i/>
                <w:color w:val="0000FF"/>
                <w:u w:val="single"/>
              </w:rPr>
            </w:rPrChange>
          </w:rPr>
          <w:fldChar w:fldCharType="separate"/>
        </w:r>
        <w:r w:rsidRPr="00EE27B1">
          <w:rPr>
            <w:i/>
            <w:noProof/>
            <w:sz w:val="24"/>
            <w:szCs w:val="24"/>
            <w:rPrChange w:id="2417" w:author="Tre" w:date="2012-11-19T09:04:00Z">
              <w:rPr>
                <w:i/>
                <w:noProof/>
                <w:color w:val="0000FF"/>
                <w:u w:val="single"/>
              </w:rPr>
            </w:rPrChange>
          </w:rPr>
          <w:t>This skill is very specific to small groups. It is used in clans for communicating when the conversation is supposed to be private. Each group has its own set of hand signals.</w:t>
        </w:r>
        <w:r w:rsidRPr="00EE27B1">
          <w:rPr>
            <w:i/>
            <w:sz w:val="24"/>
            <w:szCs w:val="24"/>
            <w:rPrChange w:id="2418" w:author="Tre" w:date="2012-11-19T09:04:00Z">
              <w:rPr>
                <w:i/>
                <w:color w:val="0000FF"/>
                <w:u w:val="single"/>
              </w:rPr>
            </w:rPrChange>
          </w:rPr>
          <w:fldChar w:fldCharType="end"/>
        </w:r>
        <w:r w:rsidRPr="00EE27B1">
          <w:rPr>
            <w:b/>
            <w:sz w:val="24"/>
            <w:szCs w:val="24"/>
            <w:rPrChange w:id="2419" w:author="Tre" w:date="2012-11-19T09:04:00Z">
              <w:rPr>
                <w:b/>
                <w:color w:val="0000FF"/>
                <w:u w:val="single"/>
              </w:rPr>
            </w:rPrChange>
          </w:rPr>
          <w:t xml:space="preserve"> </w:t>
        </w:r>
        <w:r w:rsidRPr="00EE27B1">
          <w:rPr>
            <w:b/>
            <w:sz w:val="24"/>
            <w:szCs w:val="24"/>
            <w:rPrChange w:id="2420" w:author="Tre" w:date="2012-11-19T09:04:00Z">
              <w:rPr>
                <w:b/>
                <w:color w:val="0000FF"/>
                <w:u w:val="single"/>
              </w:rPr>
            </w:rPrChange>
          </w:rPr>
          <w:fldChar w:fldCharType="begin"/>
        </w:r>
        <w:r w:rsidRPr="00EE27B1">
          <w:rPr>
            <w:b/>
            <w:sz w:val="24"/>
            <w:szCs w:val="24"/>
            <w:rPrChange w:id="2421" w:author="Tre" w:date="2012-11-19T09:04:00Z">
              <w:rPr>
                <w:b/>
                <w:color w:val="0000FF"/>
                <w:u w:val="single"/>
              </w:rPr>
            </w:rPrChange>
          </w:rPr>
          <w:instrText xml:space="preserve"> NEXT  \* MERGEFORMAT </w:instrText>
        </w:r>
        <w:r w:rsidRPr="00EE27B1">
          <w:rPr>
            <w:b/>
            <w:sz w:val="24"/>
            <w:szCs w:val="24"/>
            <w:rPrChange w:id="2422" w:author="Tre" w:date="2012-11-19T09:04:00Z">
              <w:rPr>
                <w:b/>
                <w:color w:val="0000FF"/>
                <w:u w:val="single"/>
              </w:rPr>
            </w:rPrChange>
          </w:rPr>
          <w:fldChar w:fldCharType="end"/>
        </w:r>
      </w:ins>
    </w:p>
    <w:p w:rsidR="00C606DA" w:rsidRPr="00C91AA7" w:rsidRDefault="00C606DA" w:rsidP="00C606DA">
      <w:pPr>
        <w:pStyle w:val="MatrixSuperfluous"/>
        <w:rPr>
          <w:ins w:id="2423" w:author="Tre" w:date="2012-11-16T11:30:00Z"/>
          <w:b/>
          <w:sz w:val="24"/>
          <w:szCs w:val="24"/>
          <w:rPrChange w:id="2424" w:author="Tre" w:date="2012-11-19T09:04:00Z">
            <w:rPr>
              <w:ins w:id="2425" w:author="Tre" w:date="2012-11-16T11:30:00Z"/>
              <w:b/>
            </w:rPr>
          </w:rPrChange>
        </w:rPr>
      </w:pPr>
    </w:p>
    <w:p w:rsidR="00C606DA" w:rsidRPr="00C91AA7" w:rsidRDefault="00EE27B1" w:rsidP="00C606DA">
      <w:pPr>
        <w:pStyle w:val="MatrixSuperfluous"/>
        <w:rPr>
          <w:ins w:id="2426" w:author="Tre" w:date="2012-11-16T11:30:00Z"/>
          <w:i/>
          <w:sz w:val="24"/>
          <w:szCs w:val="24"/>
          <w:rPrChange w:id="2427" w:author="Tre" w:date="2012-11-19T09:04:00Z">
            <w:rPr>
              <w:ins w:id="2428" w:author="Tre" w:date="2012-11-16T11:30:00Z"/>
              <w:i/>
            </w:rPr>
          </w:rPrChange>
        </w:rPr>
      </w:pPr>
      <w:ins w:id="2429" w:author="Tre" w:date="2012-11-16T11:30:00Z">
        <w:r w:rsidRPr="00EE27B1">
          <w:rPr>
            <w:b/>
            <w:sz w:val="24"/>
            <w:szCs w:val="24"/>
            <w:rPrChange w:id="2430" w:author="Tre" w:date="2012-11-19T09:04:00Z">
              <w:rPr>
                <w:b/>
                <w:color w:val="0000FF"/>
                <w:u w:val="single"/>
              </w:rPr>
            </w:rPrChange>
          </w:rPr>
          <w:fldChar w:fldCharType="begin"/>
        </w:r>
        <w:r w:rsidRPr="00EE27B1">
          <w:rPr>
            <w:b/>
            <w:sz w:val="24"/>
            <w:szCs w:val="24"/>
            <w:rPrChange w:id="2431" w:author="Tre" w:date="2012-11-19T09:04:00Z">
              <w:rPr>
                <w:b/>
                <w:color w:val="0000FF"/>
                <w:u w:val="single"/>
              </w:rPr>
            </w:rPrChange>
          </w:rPr>
          <w:instrText xml:space="preserve"> MERGEFIELD Skill </w:instrText>
        </w:r>
        <w:r w:rsidRPr="00EE27B1">
          <w:rPr>
            <w:b/>
            <w:sz w:val="24"/>
            <w:szCs w:val="24"/>
            <w:rPrChange w:id="2432" w:author="Tre" w:date="2012-11-19T09:04:00Z">
              <w:rPr>
                <w:b/>
                <w:color w:val="0000FF"/>
                <w:u w:val="single"/>
              </w:rPr>
            </w:rPrChange>
          </w:rPr>
          <w:fldChar w:fldCharType="separate"/>
        </w:r>
        <w:r w:rsidRPr="00EE27B1">
          <w:rPr>
            <w:b/>
            <w:noProof/>
            <w:sz w:val="24"/>
            <w:szCs w:val="24"/>
            <w:rPrChange w:id="2433" w:author="Tre" w:date="2012-11-19T09:04:00Z">
              <w:rPr>
                <w:b/>
                <w:noProof/>
                <w:color w:val="0000FF"/>
                <w:u w:val="single"/>
              </w:rPr>
            </w:rPrChange>
          </w:rPr>
          <w:t>Hypnotize</w:t>
        </w:r>
        <w:r w:rsidRPr="00EE27B1">
          <w:rPr>
            <w:b/>
            <w:sz w:val="24"/>
            <w:szCs w:val="24"/>
            <w:rPrChange w:id="2434" w:author="Tre" w:date="2012-11-19T09:04:00Z">
              <w:rPr>
                <w:b/>
                <w:color w:val="0000FF"/>
                <w:u w:val="single"/>
              </w:rPr>
            </w:rPrChange>
          </w:rPr>
          <w:fldChar w:fldCharType="end"/>
        </w:r>
        <w:r w:rsidRPr="00EE27B1">
          <w:rPr>
            <w:i/>
            <w:sz w:val="24"/>
            <w:szCs w:val="24"/>
            <w:rPrChange w:id="2435" w:author="Tre" w:date="2012-11-19T09:04:00Z">
              <w:rPr>
                <w:i/>
                <w:color w:val="0000FF"/>
                <w:u w:val="single"/>
              </w:rPr>
            </w:rPrChange>
          </w:rPr>
          <w:t xml:space="preserve"> - </w:t>
        </w:r>
        <w:r w:rsidRPr="00EE27B1">
          <w:rPr>
            <w:sz w:val="24"/>
            <w:szCs w:val="24"/>
            <w:rPrChange w:id="2436" w:author="Tre" w:date="2012-11-19T09:04:00Z">
              <w:rPr>
                <w:color w:val="0000FF"/>
                <w:u w:val="single"/>
              </w:rPr>
            </w:rPrChange>
          </w:rPr>
          <w:t>[</w:t>
        </w:r>
        <w:r w:rsidRPr="00EE27B1">
          <w:rPr>
            <w:sz w:val="24"/>
            <w:szCs w:val="24"/>
            <w:rPrChange w:id="2437" w:author="Tre" w:date="2012-11-19T09:04:00Z">
              <w:rPr>
                <w:color w:val="0000FF"/>
                <w:u w:val="single"/>
              </w:rPr>
            </w:rPrChange>
          </w:rPr>
          <w:fldChar w:fldCharType="begin"/>
        </w:r>
        <w:r w:rsidRPr="00EE27B1">
          <w:rPr>
            <w:sz w:val="24"/>
            <w:szCs w:val="24"/>
            <w:rPrChange w:id="2438" w:author="Tre" w:date="2012-11-19T09:04:00Z">
              <w:rPr>
                <w:color w:val="0000FF"/>
                <w:u w:val="single"/>
              </w:rPr>
            </w:rPrChange>
          </w:rPr>
          <w:instrText xml:space="preserve"> MERGEFIELD Default_Attribute </w:instrText>
        </w:r>
        <w:r w:rsidRPr="00EE27B1">
          <w:rPr>
            <w:sz w:val="24"/>
            <w:szCs w:val="24"/>
            <w:rPrChange w:id="2439" w:author="Tre" w:date="2012-11-19T09:04:00Z">
              <w:rPr>
                <w:color w:val="0000FF"/>
                <w:u w:val="single"/>
              </w:rPr>
            </w:rPrChange>
          </w:rPr>
          <w:fldChar w:fldCharType="separate"/>
        </w:r>
        <w:r w:rsidRPr="00EE27B1">
          <w:rPr>
            <w:noProof/>
            <w:sz w:val="24"/>
            <w:szCs w:val="24"/>
            <w:rPrChange w:id="2440" w:author="Tre" w:date="2012-11-19T09:04:00Z">
              <w:rPr>
                <w:noProof/>
                <w:color w:val="0000FF"/>
                <w:u w:val="single"/>
              </w:rPr>
            </w:rPrChange>
          </w:rPr>
          <w:t>Focus</w:t>
        </w:r>
        <w:r w:rsidRPr="00EE27B1">
          <w:rPr>
            <w:sz w:val="24"/>
            <w:szCs w:val="24"/>
            <w:rPrChange w:id="2441" w:author="Tre" w:date="2012-11-19T09:04:00Z">
              <w:rPr>
                <w:color w:val="0000FF"/>
                <w:u w:val="single"/>
              </w:rPr>
            </w:rPrChange>
          </w:rPr>
          <w:fldChar w:fldCharType="end"/>
        </w:r>
        <w:r w:rsidRPr="00EE27B1">
          <w:rPr>
            <w:sz w:val="24"/>
            <w:szCs w:val="24"/>
            <w:rPrChange w:id="2442" w:author="Tre" w:date="2012-11-19T09:04:00Z">
              <w:rPr>
                <w:color w:val="0000FF"/>
                <w:u w:val="single"/>
              </w:rPr>
            </w:rPrChange>
          </w:rPr>
          <w:t>]</w:t>
        </w:r>
      </w:ins>
    </w:p>
    <w:p w:rsidR="00C606DA" w:rsidRPr="00C91AA7" w:rsidRDefault="00EE27B1" w:rsidP="00C606DA">
      <w:pPr>
        <w:pStyle w:val="MatrixSuperfluous"/>
        <w:rPr>
          <w:ins w:id="2443" w:author="Tre" w:date="2012-11-16T11:30:00Z"/>
          <w:b/>
          <w:sz w:val="24"/>
          <w:szCs w:val="24"/>
          <w:rPrChange w:id="2444" w:author="Tre" w:date="2012-11-19T09:04:00Z">
            <w:rPr>
              <w:ins w:id="2445" w:author="Tre" w:date="2012-11-16T11:30:00Z"/>
              <w:b/>
            </w:rPr>
          </w:rPrChange>
        </w:rPr>
      </w:pPr>
      <w:ins w:id="2446" w:author="Tre" w:date="2012-11-16T11:30:00Z">
        <w:r w:rsidRPr="00EE27B1">
          <w:rPr>
            <w:b/>
            <w:sz w:val="24"/>
            <w:szCs w:val="24"/>
            <w:rPrChange w:id="2447" w:author="Tre" w:date="2012-11-19T09:04:00Z">
              <w:rPr>
                <w:b/>
                <w:color w:val="0000FF"/>
                <w:u w:val="single"/>
              </w:rPr>
            </w:rPrChange>
          </w:rPr>
          <w:t xml:space="preserve">Description - </w:t>
        </w:r>
        <w:r w:rsidRPr="00EE27B1">
          <w:rPr>
            <w:i/>
            <w:sz w:val="24"/>
            <w:szCs w:val="24"/>
            <w:rPrChange w:id="2448" w:author="Tre" w:date="2012-11-19T09:04:00Z">
              <w:rPr>
                <w:i/>
                <w:color w:val="0000FF"/>
                <w:u w:val="single"/>
              </w:rPr>
            </w:rPrChange>
          </w:rPr>
          <w:fldChar w:fldCharType="begin"/>
        </w:r>
        <w:r w:rsidRPr="00EE27B1">
          <w:rPr>
            <w:i/>
            <w:sz w:val="24"/>
            <w:szCs w:val="24"/>
            <w:rPrChange w:id="2449" w:author="Tre" w:date="2012-11-19T09:04:00Z">
              <w:rPr>
                <w:i/>
                <w:color w:val="0000FF"/>
                <w:u w:val="single"/>
              </w:rPr>
            </w:rPrChange>
          </w:rPr>
          <w:instrText xml:space="preserve"> MERGEFIELD "Description" </w:instrText>
        </w:r>
        <w:r w:rsidRPr="00EE27B1">
          <w:rPr>
            <w:i/>
            <w:sz w:val="24"/>
            <w:szCs w:val="24"/>
            <w:rPrChange w:id="2450" w:author="Tre" w:date="2012-11-19T09:04:00Z">
              <w:rPr>
                <w:i/>
                <w:color w:val="0000FF"/>
                <w:u w:val="single"/>
              </w:rPr>
            </w:rPrChange>
          </w:rPr>
          <w:fldChar w:fldCharType="separate"/>
        </w:r>
        <w:r w:rsidRPr="00EE27B1">
          <w:rPr>
            <w:i/>
            <w:noProof/>
            <w:sz w:val="24"/>
            <w:szCs w:val="24"/>
            <w:rPrChange w:id="2451" w:author="Tre" w:date="2012-11-19T09:04:00Z">
              <w:rPr>
                <w:i/>
                <w:noProof/>
                <w:color w:val="0000FF"/>
                <w:u w:val="single"/>
              </w:rPr>
            </w:rPrChange>
          </w:rPr>
          <w:t>Getting people into a mental state that makes them more susceptable to suggestions.</w:t>
        </w:r>
        <w:r w:rsidRPr="00EE27B1">
          <w:rPr>
            <w:i/>
            <w:sz w:val="24"/>
            <w:szCs w:val="24"/>
            <w:rPrChange w:id="2452" w:author="Tre" w:date="2012-11-19T09:04:00Z">
              <w:rPr>
                <w:i/>
                <w:color w:val="0000FF"/>
                <w:u w:val="single"/>
              </w:rPr>
            </w:rPrChange>
          </w:rPr>
          <w:fldChar w:fldCharType="end"/>
        </w:r>
        <w:r w:rsidRPr="00EE27B1">
          <w:rPr>
            <w:b/>
            <w:sz w:val="24"/>
            <w:szCs w:val="24"/>
            <w:rPrChange w:id="2453" w:author="Tre" w:date="2012-11-19T09:04:00Z">
              <w:rPr>
                <w:b/>
                <w:color w:val="0000FF"/>
                <w:u w:val="single"/>
              </w:rPr>
            </w:rPrChange>
          </w:rPr>
          <w:t xml:space="preserve"> </w:t>
        </w:r>
        <w:r w:rsidRPr="00EE27B1">
          <w:rPr>
            <w:b/>
            <w:sz w:val="24"/>
            <w:szCs w:val="24"/>
            <w:rPrChange w:id="2454" w:author="Tre" w:date="2012-11-19T09:04:00Z">
              <w:rPr>
                <w:b/>
                <w:color w:val="0000FF"/>
                <w:u w:val="single"/>
              </w:rPr>
            </w:rPrChange>
          </w:rPr>
          <w:fldChar w:fldCharType="begin"/>
        </w:r>
        <w:r w:rsidRPr="00EE27B1">
          <w:rPr>
            <w:b/>
            <w:sz w:val="24"/>
            <w:szCs w:val="24"/>
            <w:rPrChange w:id="2455" w:author="Tre" w:date="2012-11-19T09:04:00Z">
              <w:rPr>
                <w:b/>
                <w:color w:val="0000FF"/>
                <w:u w:val="single"/>
              </w:rPr>
            </w:rPrChange>
          </w:rPr>
          <w:instrText xml:space="preserve"> NEXT  \* MERGEFORMAT </w:instrText>
        </w:r>
        <w:r w:rsidRPr="00EE27B1">
          <w:rPr>
            <w:b/>
            <w:sz w:val="24"/>
            <w:szCs w:val="24"/>
            <w:rPrChange w:id="2456" w:author="Tre" w:date="2012-11-19T09:04:00Z">
              <w:rPr>
                <w:b/>
                <w:color w:val="0000FF"/>
                <w:u w:val="single"/>
              </w:rPr>
            </w:rPrChange>
          </w:rPr>
          <w:fldChar w:fldCharType="end"/>
        </w:r>
      </w:ins>
    </w:p>
    <w:p w:rsidR="00C606DA" w:rsidRPr="00C91AA7" w:rsidRDefault="00C606DA" w:rsidP="00C606DA">
      <w:pPr>
        <w:pStyle w:val="MatrixSuperfluous"/>
        <w:rPr>
          <w:ins w:id="2457" w:author="Tre" w:date="2012-11-16T11:30:00Z"/>
          <w:b/>
          <w:sz w:val="24"/>
          <w:szCs w:val="24"/>
          <w:rPrChange w:id="2458" w:author="Tre" w:date="2012-11-19T09:04:00Z">
            <w:rPr>
              <w:ins w:id="2459" w:author="Tre" w:date="2012-11-16T11:30:00Z"/>
              <w:b/>
            </w:rPr>
          </w:rPrChange>
        </w:rPr>
      </w:pPr>
    </w:p>
    <w:p w:rsidR="00C606DA" w:rsidRPr="00C91AA7" w:rsidRDefault="00EE27B1" w:rsidP="00C606DA">
      <w:pPr>
        <w:pStyle w:val="MatrixSuperfluous"/>
        <w:rPr>
          <w:ins w:id="2460" w:author="Tre" w:date="2012-11-16T11:30:00Z"/>
          <w:i/>
          <w:sz w:val="24"/>
          <w:szCs w:val="24"/>
          <w:rPrChange w:id="2461" w:author="Tre" w:date="2012-11-19T09:04:00Z">
            <w:rPr>
              <w:ins w:id="2462" w:author="Tre" w:date="2012-11-16T11:30:00Z"/>
              <w:i/>
            </w:rPr>
          </w:rPrChange>
        </w:rPr>
      </w:pPr>
      <w:ins w:id="2463" w:author="Tre" w:date="2012-11-16T11:30:00Z">
        <w:r w:rsidRPr="00EE27B1">
          <w:rPr>
            <w:b/>
            <w:sz w:val="24"/>
            <w:szCs w:val="24"/>
            <w:rPrChange w:id="2464" w:author="Tre" w:date="2012-11-19T09:04:00Z">
              <w:rPr>
                <w:b/>
                <w:color w:val="0000FF"/>
                <w:u w:val="single"/>
              </w:rPr>
            </w:rPrChange>
          </w:rPr>
          <w:fldChar w:fldCharType="begin"/>
        </w:r>
        <w:r w:rsidRPr="00EE27B1">
          <w:rPr>
            <w:b/>
            <w:sz w:val="24"/>
            <w:szCs w:val="24"/>
            <w:rPrChange w:id="2465" w:author="Tre" w:date="2012-11-19T09:04:00Z">
              <w:rPr>
                <w:b/>
                <w:color w:val="0000FF"/>
                <w:u w:val="single"/>
              </w:rPr>
            </w:rPrChange>
          </w:rPr>
          <w:instrText xml:space="preserve"> MERGEFIELD Skill </w:instrText>
        </w:r>
        <w:r w:rsidRPr="00EE27B1">
          <w:rPr>
            <w:b/>
            <w:sz w:val="24"/>
            <w:szCs w:val="24"/>
            <w:rPrChange w:id="2466" w:author="Tre" w:date="2012-11-19T09:04:00Z">
              <w:rPr>
                <w:b/>
                <w:color w:val="0000FF"/>
                <w:u w:val="single"/>
              </w:rPr>
            </w:rPrChange>
          </w:rPr>
          <w:fldChar w:fldCharType="separate"/>
        </w:r>
        <w:r w:rsidRPr="00EE27B1">
          <w:rPr>
            <w:b/>
            <w:noProof/>
            <w:sz w:val="24"/>
            <w:szCs w:val="24"/>
            <w:rPrChange w:id="2467" w:author="Tre" w:date="2012-11-19T09:04:00Z">
              <w:rPr>
                <w:b/>
                <w:noProof/>
                <w:color w:val="0000FF"/>
                <w:u w:val="single"/>
              </w:rPr>
            </w:rPrChange>
          </w:rPr>
          <w:t>Law</w:t>
        </w:r>
        <w:r w:rsidRPr="00EE27B1">
          <w:rPr>
            <w:b/>
            <w:sz w:val="24"/>
            <w:szCs w:val="24"/>
            <w:rPrChange w:id="2468" w:author="Tre" w:date="2012-11-19T09:04:00Z">
              <w:rPr>
                <w:b/>
                <w:color w:val="0000FF"/>
                <w:u w:val="single"/>
              </w:rPr>
            </w:rPrChange>
          </w:rPr>
          <w:fldChar w:fldCharType="end"/>
        </w:r>
        <w:r w:rsidRPr="00EE27B1">
          <w:rPr>
            <w:i/>
            <w:sz w:val="24"/>
            <w:szCs w:val="24"/>
            <w:rPrChange w:id="2469" w:author="Tre" w:date="2012-11-19T09:04:00Z">
              <w:rPr>
                <w:i/>
                <w:color w:val="0000FF"/>
                <w:u w:val="single"/>
              </w:rPr>
            </w:rPrChange>
          </w:rPr>
          <w:t xml:space="preserve"> - </w:t>
        </w:r>
        <w:r w:rsidRPr="00EE27B1">
          <w:rPr>
            <w:sz w:val="24"/>
            <w:szCs w:val="24"/>
            <w:rPrChange w:id="2470" w:author="Tre" w:date="2012-11-19T09:04:00Z">
              <w:rPr>
                <w:color w:val="0000FF"/>
                <w:u w:val="single"/>
              </w:rPr>
            </w:rPrChange>
          </w:rPr>
          <w:t>[</w:t>
        </w:r>
        <w:r w:rsidRPr="00EE27B1">
          <w:rPr>
            <w:sz w:val="24"/>
            <w:szCs w:val="24"/>
            <w:rPrChange w:id="2471" w:author="Tre" w:date="2012-11-19T09:04:00Z">
              <w:rPr>
                <w:color w:val="0000FF"/>
                <w:u w:val="single"/>
              </w:rPr>
            </w:rPrChange>
          </w:rPr>
          <w:fldChar w:fldCharType="begin"/>
        </w:r>
        <w:r w:rsidRPr="00EE27B1">
          <w:rPr>
            <w:sz w:val="24"/>
            <w:szCs w:val="24"/>
            <w:rPrChange w:id="2472" w:author="Tre" w:date="2012-11-19T09:04:00Z">
              <w:rPr>
                <w:color w:val="0000FF"/>
                <w:u w:val="single"/>
              </w:rPr>
            </w:rPrChange>
          </w:rPr>
          <w:instrText xml:space="preserve"> MERGEFIELD Default_Attribute </w:instrText>
        </w:r>
        <w:r w:rsidRPr="00EE27B1">
          <w:rPr>
            <w:sz w:val="24"/>
            <w:szCs w:val="24"/>
            <w:rPrChange w:id="2473" w:author="Tre" w:date="2012-11-19T09:04:00Z">
              <w:rPr>
                <w:color w:val="0000FF"/>
                <w:u w:val="single"/>
              </w:rPr>
            </w:rPrChange>
          </w:rPr>
          <w:fldChar w:fldCharType="separate"/>
        </w:r>
        <w:r w:rsidRPr="00EE27B1">
          <w:rPr>
            <w:noProof/>
            <w:sz w:val="24"/>
            <w:szCs w:val="24"/>
            <w:rPrChange w:id="2474" w:author="Tre" w:date="2012-11-19T09:04:00Z">
              <w:rPr>
                <w:noProof/>
                <w:color w:val="0000FF"/>
                <w:u w:val="single"/>
              </w:rPr>
            </w:rPrChange>
          </w:rPr>
          <w:t>Focus</w:t>
        </w:r>
        <w:r w:rsidRPr="00EE27B1">
          <w:rPr>
            <w:sz w:val="24"/>
            <w:szCs w:val="24"/>
            <w:rPrChange w:id="2475" w:author="Tre" w:date="2012-11-19T09:04:00Z">
              <w:rPr>
                <w:color w:val="0000FF"/>
                <w:u w:val="single"/>
              </w:rPr>
            </w:rPrChange>
          </w:rPr>
          <w:fldChar w:fldCharType="end"/>
        </w:r>
        <w:r w:rsidRPr="00EE27B1">
          <w:rPr>
            <w:sz w:val="24"/>
            <w:szCs w:val="24"/>
            <w:rPrChange w:id="2476" w:author="Tre" w:date="2012-11-19T09:04:00Z">
              <w:rPr>
                <w:color w:val="0000FF"/>
                <w:u w:val="single"/>
              </w:rPr>
            </w:rPrChange>
          </w:rPr>
          <w:t>]</w:t>
        </w:r>
      </w:ins>
    </w:p>
    <w:p w:rsidR="00C606DA" w:rsidRPr="00C91AA7" w:rsidRDefault="00EE27B1" w:rsidP="00C606DA">
      <w:pPr>
        <w:pStyle w:val="MatrixSuperfluous"/>
        <w:rPr>
          <w:ins w:id="2477" w:author="Tre" w:date="2012-11-16T11:30:00Z"/>
          <w:b/>
          <w:sz w:val="24"/>
          <w:szCs w:val="24"/>
          <w:rPrChange w:id="2478" w:author="Tre" w:date="2012-11-19T09:04:00Z">
            <w:rPr>
              <w:ins w:id="2479" w:author="Tre" w:date="2012-11-16T11:30:00Z"/>
              <w:b/>
            </w:rPr>
          </w:rPrChange>
        </w:rPr>
      </w:pPr>
      <w:ins w:id="2480" w:author="Tre" w:date="2012-11-16T11:30:00Z">
        <w:r w:rsidRPr="00EE27B1">
          <w:rPr>
            <w:b/>
            <w:sz w:val="24"/>
            <w:szCs w:val="24"/>
            <w:rPrChange w:id="2481" w:author="Tre" w:date="2012-11-19T09:04:00Z">
              <w:rPr>
                <w:b/>
                <w:color w:val="0000FF"/>
                <w:u w:val="single"/>
              </w:rPr>
            </w:rPrChange>
          </w:rPr>
          <w:t xml:space="preserve">Description - </w:t>
        </w:r>
        <w:r w:rsidRPr="00EE27B1">
          <w:rPr>
            <w:i/>
            <w:sz w:val="24"/>
            <w:szCs w:val="24"/>
            <w:rPrChange w:id="2482" w:author="Tre" w:date="2012-11-19T09:04:00Z">
              <w:rPr>
                <w:i/>
                <w:color w:val="0000FF"/>
                <w:u w:val="single"/>
              </w:rPr>
            </w:rPrChange>
          </w:rPr>
          <w:fldChar w:fldCharType="begin"/>
        </w:r>
        <w:r w:rsidRPr="00EE27B1">
          <w:rPr>
            <w:i/>
            <w:sz w:val="24"/>
            <w:szCs w:val="24"/>
            <w:rPrChange w:id="2483" w:author="Tre" w:date="2012-11-19T09:04:00Z">
              <w:rPr>
                <w:i/>
                <w:color w:val="0000FF"/>
                <w:u w:val="single"/>
              </w:rPr>
            </w:rPrChange>
          </w:rPr>
          <w:instrText xml:space="preserve"> MERGEFIELD "Description" </w:instrText>
        </w:r>
        <w:r w:rsidRPr="00EE27B1">
          <w:rPr>
            <w:i/>
            <w:sz w:val="24"/>
            <w:szCs w:val="24"/>
            <w:rPrChange w:id="2484" w:author="Tre" w:date="2012-11-19T09:04:00Z">
              <w:rPr>
                <w:i/>
                <w:color w:val="0000FF"/>
                <w:u w:val="single"/>
              </w:rPr>
            </w:rPrChange>
          </w:rPr>
          <w:fldChar w:fldCharType="separate"/>
        </w:r>
        <w:r w:rsidRPr="00EE27B1">
          <w:rPr>
            <w:i/>
            <w:noProof/>
            <w:sz w:val="24"/>
            <w:szCs w:val="24"/>
            <w:rPrChange w:id="2485" w:author="Tre" w:date="2012-11-19T09:04:00Z">
              <w:rPr>
                <w:i/>
                <w:noProof/>
                <w:color w:val="0000FF"/>
                <w:u w:val="single"/>
              </w:rPr>
            </w:rPrChange>
          </w:rPr>
          <w:t>Knowledge of the local laws and legal organizations.</w:t>
        </w:r>
        <w:r w:rsidRPr="00EE27B1">
          <w:rPr>
            <w:i/>
            <w:sz w:val="24"/>
            <w:szCs w:val="24"/>
            <w:rPrChange w:id="2486" w:author="Tre" w:date="2012-11-19T09:04:00Z">
              <w:rPr>
                <w:i/>
                <w:color w:val="0000FF"/>
                <w:u w:val="single"/>
              </w:rPr>
            </w:rPrChange>
          </w:rPr>
          <w:fldChar w:fldCharType="end"/>
        </w:r>
        <w:r w:rsidRPr="00EE27B1">
          <w:rPr>
            <w:b/>
            <w:sz w:val="24"/>
            <w:szCs w:val="24"/>
            <w:rPrChange w:id="2487" w:author="Tre" w:date="2012-11-19T09:04:00Z">
              <w:rPr>
                <w:b/>
                <w:color w:val="0000FF"/>
                <w:u w:val="single"/>
              </w:rPr>
            </w:rPrChange>
          </w:rPr>
          <w:t xml:space="preserve"> </w:t>
        </w:r>
        <w:r w:rsidRPr="00EE27B1">
          <w:rPr>
            <w:b/>
            <w:sz w:val="24"/>
            <w:szCs w:val="24"/>
            <w:rPrChange w:id="2488" w:author="Tre" w:date="2012-11-19T09:04:00Z">
              <w:rPr>
                <w:b/>
                <w:color w:val="0000FF"/>
                <w:u w:val="single"/>
              </w:rPr>
            </w:rPrChange>
          </w:rPr>
          <w:fldChar w:fldCharType="begin"/>
        </w:r>
        <w:r w:rsidRPr="00EE27B1">
          <w:rPr>
            <w:b/>
            <w:sz w:val="24"/>
            <w:szCs w:val="24"/>
            <w:rPrChange w:id="2489" w:author="Tre" w:date="2012-11-19T09:04:00Z">
              <w:rPr>
                <w:b/>
                <w:color w:val="0000FF"/>
                <w:u w:val="single"/>
              </w:rPr>
            </w:rPrChange>
          </w:rPr>
          <w:instrText xml:space="preserve"> NEXT  \* MERGEFORMAT </w:instrText>
        </w:r>
        <w:r w:rsidRPr="00EE27B1">
          <w:rPr>
            <w:b/>
            <w:sz w:val="24"/>
            <w:szCs w:val="24"/>
            <w:rPrChange w:id="2490" w:author="Tre" w:date="2012-11-19T09:04:00Z">
              <w:rPr>
                <w:b/>
                <w:color w:val="0000FF"/>
                <w:u w:val="single"/>
              </w:rPr>
            </w:rPrChange>
          </w:rPr>
          <w:fldChar w:fldCharType="end"/>
        </w:r>
      </w:ins>
    </w:p>
    <w:p w:rsidR="00C606DA" w:rsidRPr="00C91AA7" w:rsidRDefault="00C606DA" w:rsidP="00C606DA">
      <w:pPr>
        <w:pStyle w:val="MatrixSuperfluous"/>
        <w:rPr>
          <w:ins w:id="2491" w:author="Tre" w:date="2012-11-16T11:30:00Z"/>
          <w:b/>
          <w:sz w:val="24"/>
          <w:szCs w:val="24"/>
          <w:rPrChange w:id="2492" w:author="Tre" w:date="2012-11-19T09:04:00Z">
            <w:rPr>
              <w:ins w:id="2493" w:author="Tre" w:date="2012-11-16T11:30:00Z"/>
              <w:b/>
            </w:rPr>
          </w:rPrChange>
        </w:rPr>
      </w:pPr>
    </w:p>
    <w:p w:rsidR="00C606DA" w:rsidRPr="00C91AA7" w:rsidRDefault="00EE27B1" w:rsidP="00C606DA">
      <w:pPr>
        <w:pStyle w:val="MatrixSuperfluous"/>
        <w:rPr>
          <w:ins w:id="2494" w:author="Tre" w:date="2012-11-16T11:30:00Z"/>
          <w:i/>
          <w:sz w:val="24"/>
          <w:szCs w:val="24"/>
          <w:rPrChange w:id="2495" w:author="Tre" w:date="2012-11-19T09:04:00Z">
            <w:rPr>
              <w:ins w:id="2496" w:author="Tre" w:date="2012-11-16T11:30:00Z"/>
              <w:i/>
            </w:rPr>
          </w:rPrChange>
        </w:rPr>
      </w:pPr>
      <w:ins w:id="2497" w:author="Tre" w:date="2012-11-16T11:30:00Z">
        <w:r w:rsidRPr="00EE27B1">
          <w:rPr>
            <w:b/>
            <w:sz w:val="24"/>
            <w:szCs w:val="24"/>
            <w:rPrChange w:id="2498" w:author="Tre" w:date="2012-11-19T09:04:00Z">
              <w:rPr>
                <w:b/>
                <w:color w:val="0000FF"/>
                <w:u w:val="single"/>
              </w:rPr>
            </w:rPrChange>
          </w:rPr>
          <w:fldChar w:fldCharType="begin"/>
        </w:r>
        <w:r w:rsidRPr="00EE27B1">
          <w:rPr>
            <w:b/>
            <w:sz w:val="24"/>
            <w:szCs w:val="24"/>
            <w:rPrChange w:id="2499" w:author="Tre" w:date="2012-11-19T09:04:00Z">
              <w:rPr>
                <w:b/>
                <w:color w:val="0000FF"/>
                <w:u w:val="single"/>
              </w:rPr>
            </w:rPrChange>
          </w:rPr>
          <w:instrText xml:space="preserve"> MERGEFIELD Skill </w:instrText>
        </w:r>
        <w:r w:rsidRPr="00EE27B1">
          <w:rPr>
            <w:b/>
            <w:sz w:val="24"/>
            <w:szCs w:val="24"/>
            <w:rPrChange w:id="2500" w:author="Tre" w:date="2012-11-19T09:04:00Z">
              <w:rPr>
                <w:b/>
                <w:color w:val="0000FF"/>
                <w:u w:val="single"/>
              </w:rPr>
            </w:rPrChange>
          </w:rPr>
          <w:fldChar w:fldCharType="separate"/>
        </w:r>
        <w:r w:rsidRPr="00EE27B1">
          <w:rPr>
            <w:b/>
            <w:noProof/>
            <w:sz w:val="24"/>
            <w:szCs w:val="24"/>
            <w:rPrChange w:id="2501" w:author="Tre" w:date="2012-11-19T09:04:00Z">
              <w:rPr>
                <w:b/>
                <w:noProof/>
                <w:color w:val="0000FF"/>
                <w:u w:val="single"/>
              </w:rPr>
            </w:rPrChange>
          </w:rPr>
          <w:t>Leadership</w:t>
        </w:r>
        <w:r w:rsidRPr="00EE27B1">
          <w:rPr>
            <w:b/>
            <w:sz w:val="24"/>
            <w:szCs w:val="24"/>
            <w:rPrChange w:id="2502" w:author="Tre" w:date="2012-11-19T09:04:00Z">
              <w:rPr>
                <w:b/>
                <w:color w:val="0000FF"/>
                <w:u w:val="single"/>
              </w:rPr>
            </w:rPrChange>
          </w:rPr>
          <w:fldChar w:fldCharType="end"/>
        </w:r>
        <w:r w:rsidRPr="00EE27B1">
          <w:rPr>
            <w:i/>
            <w:sz w:val="24"/>
            <w:szCs w:val="24"/>
            <w:rPrChange w:id="2503" w:author="Tre" w:date="2012-11-19T09:04:00Z">
              <w:rPr>
                <w:i/>
                <w:color w:val="0000FF"/>
                <w:u w:val="single"/>
              </w:rPr>
            </w:rPrChange>
          </w:rPr>
          <w:t xml:space="preserve"> - </w:t>
        </w:r>
        <w:r w:rsidRPr="00EE27B1">
          <w:rPr>
            <w:sz w:val="24"/>
            <w:szCs w:val="24"/>
            <w:rPrChange w:id="2504" w:author="Tre" w:date="2012-11-19T09:04:00Z">
              <w:rPr>
                <w:color w:val="0000FF"/>
                <w:u w:val="single"/>
              </w:rPr>
            </w:rPrChange>
          </w:rPr>
          <w:t>[</w:t>
        </w:r>
        <w:r w:rsidRPr="00EE27B1">
          <w:rPr>
            <w:sz w:val="24"/>
            <w:szCs w:val="24"/>
            <w:rPrChange w:id="2505" w:author="Tre" w:date="2012-11-19T09:04:00Z">
              <w:rPr>
                <w:color w:val="0000FF"/>
                <w:u w:val="single"/>
              </w:rPr>
            </w:rPrChange>
          </w:rPr>
          <w:fldChar w:fldCharType="begin"/>
        </w:r>
        <w:r w:rsidRPr="00EE27B1">
          <w:rPr>
            <w:sz w:val="24"/>
            <w:szCs w:val="24"/>
            <w:rPrChange w:id="2506" w:author="Tre" w:date="2012-11-19T09:04:00Z">
              <w:rPr>
                <w:color w:val="0000FF"/>
                <w:u w:val="single"/>
              </w:rPr>
            </w:rPrChange>
          </w:rPr>
          <w:instrText xml:space="preserve"> MERGEFIELD Default_Attribute </w:instrText>
        </w:r>
        <w:r w:rsidRPr="00EE27B1">
          <w:rPr>
            <w:sz w:val="24"/>
            <w:szCs w:val="24"/>
            <w:rPrChange w:id="2507" w:author="Tre" w:date="2012-11-19T09:04:00Z">
              <w:rPr>
                <w:color w:val="0000FF"/>
                <w:u w:val="single"/>
              </w:rPr>
            </w:rPrChange>
          </w:rPr>
          <w:fldChar w:fldCharType="separate"/>
        </w:r>
        <w:r w:rsidRPr="00EE27B1">
          <w:rPr>
            <w:noProof/>
            <w:sz w:val="24"/>
            <w:szCs w:val="24"/>
            <w:rPrChange w:id="2508" w:author="Tre" w:date="2012-11-19T09:04:00Z">
              <w:rPr>
                <w:noProof/>
                <w:color w:val="0000FF"/>
                <w:u w:val="single"/>
              </w:rPr>
            </w:rPrChange>
          </w:rPr>
          <w:t>Focus</w:t>
        </w:r>
        <w:r w:rsidRPr="00EE27B1">
          <w:rPr>
            <w:sz w:val="24"/>
            <w:szCs w:val="24"/>
            <w:rPrChange w:id="2509" w:author="Tre" w:date="2012-11-19T09:04:00Z">
              <w:rPr>
                <w:color w:val="0000FF"/>
                <w:u w:val="single"/>
              </w:rPr>
            </w:rPrChange>
          </w:rPr>
          <w:fldChar w:fldCharType="end"/>
        </w:r>
        <w:r w:rsidRPr="00EE27B1">
          <w:rPr>
            <w:sz w:val="24"/>
            <w:szCs w:val="24"/>
            <w:rPrChange w:id="2510" w:author="Tre" w:date="2012-11-19T09:04:00Z">
              <w:rPr>
                <w:color w:val="0000FF"/>
                <w:u w:val="single"/>
              </w:rPr>
            </w:rPrChange>
          </w:rPr>
          <w:t>]</w:t>
        </w:r>
      </w:ins>
    </w:p>
    <w:p w:rsidR="00C606DA" w:rsidRPr="00C91AA7" w:rsidRDefault="00EE27B1" w:rsidP="00C606DA">
      <w:pPr>
        <w:pStyle w:val="MatrixSuperfluous"/>
        <w:rPr>
          <w:ins w:id="2511" w:author="Tre" w:date="2012-11-16T11:30:00Z"/>
          <w:b/>
          <w:sz w:val="24"/>
          <w:szCs w:val="24"/>
          <w:rPrChange w:id="2512" w:author="Tre" w:date="2012-11-19T09:04:00Z">
            <w:rPr>
              <w:ins w:id="2513" w:author="Tre" w:date="2012-11-16T11:30:00Z"/>
              <w:b/>
            </w:rPr>
          </w:rPrChange>
        </w:rPr>
      </w:pPr>
      <w:ins w:id="2514" w:author="Tre" w:date="2012-11-16T11:30:00Z">
        <w:r w:rsidRPr="00EE27B1">
          <w:rPr>
            <w:b/>
            <w:sz w:val="24"/>
            <w:szCs w:val="24"/>
            <w:rPrChange w:id="2515" w:author="Tre" w:date="2012-11-19T09:04:00Z">
              <w:rPr>
                <w:b/>
                <w:color w:val="0000FF"/>
                <w:u w:val="single"/>
              </w:rPr>
            </w:rPrChange>
          </w:rPr>
          <w:t xml:space="preserve">Description - </w:t>
        </w:r>
        <w:r w:rsidRPr="00EE27B1">
          <w:rPr>
            <w:i/>
            <w:sz w:val="24"/>
            <w:szCs w:val="24"/>
            <w:rPrChange w:id="2516" w:author="Tre" w:date="2012-11-19T09:04:00Z">
              <w:rPr>
                <w:i/>
                <w:color w:val="0000FF"/>
                <w:u w:val="single"/>
              </w:rPr>
            </w:rPrChange>
          </w:rPr>
          <w:fldChar w:fldCharType="begin"/>
        </w:r>
        <w:r w:rsidRPr="00EE27B1">
          <w:rPr>
            <w:i/>
            <w:sz w:val="24"/>
            <w:szCs w:val="24"/>
            <w:rPrChange w:id="2517" w:author="Tre" w:date="2012-11-19T09:04:00Z">
              <w:rPr>
                <w:i/>
                <w:color w:val="0000FF"/>
                <w:u w:val="single"/>
              </w:rPr>
            </w:rPrChange>
          </w:rPr>
          <w:instrText xml:space="preserve"> MERGEFIELD "Description" </w:instrText>
        </w:r>
        <w:r w:rsidRPr="00EE27B1">
          <w:rPr>
            <w:i/>
            <w:sz w:val="24"/>
            <w:szCs w:val="24"/>
            <w:rPrChange w:id="2518" w:author="Tre" w:date="2012-11-19T09:04:00Z">
              <w:rPr>
                <w:i/>
                <w:color w:val="0000FF"/>
                <w:u w:val="single"/>
              </w:rPr>
            </w:rPrChange>
          </w:rPr>
          <w:fldChar w:fldCharType="separate"/>
        </w:r>
        <w:r w:rsidRPr="00EE27B1">
          <w:rPr>
            <w:i/>
            <w:noProof/>
            <w:sz w:val="24"/>
            <w:szCs w:val="24"/>
            <w:rPrChange w:id="2519" w:author="Tre" w:date="2012-11-19T09:04:00Z">
              <w:rPr>
                <w:i/>
                <w:noProof/>
                <w:color w:val="0000FF"/>
                <w:u w:val="single"/>
              </w:rPr>
            </w:rPrChange>
          </w:rPr>
          <w:t>Ability to gain the respect of a group of people and make them susceptible to influence.</w:t>
        </w:r>
        <w:r w:rsidRPr="00EE27B1">
          <w:rPr>
            <w:i/>
            <w:sz w:val="24"/>
            <w:szCs w:val="24"/>
            <w:rPrChange w:id="2520" w:author="Tre" w:date="2012-11-19T09:04:00Z">
              <w:rPr>
                <w:i/>
                <w:color w:val="0000FF"/>
                <w:u w:val="single"/>
              </w:rPr>
            </w:rPrChange>
          </w:rPr>
          <w:fldChar w:fldCharType="end"/>
        </w:r>
        <w:r w:rsidRPr="00EE27B1">
          <w:rPr>
            <w:b/>
            <w:sz w:val="24"/>
            <w:szCs w:val="24"/>
            <w:rPrChange w:id="2521" w:author="Tre" w:date="2012-11-19T09:04:00Z">
              <w:rPr>
                <w:b/>
                <w:color w:val="0000FF"/>
                <w:u w:val="single"/>
              </w:rPr>
            </w:rPrChange>
          </w:rPr>
          <w:t xml:space="preserve"> </w:t>
        </w:r>
        <w:r w:rsidRPr="00EE27B1">
          <w:rPr>
            <w:b/>
            <w:sz w:val="24"/>
            <w:szCs w:val="24"/>
            <w:rPrChange w:id="2522" w:author="Tre" w:date="2012-11-19T09:04:00Z">
              <w:rPr>
                <w:b/>
                <w:color w:val="0000FF"/>
                <w:u w:val="single"/>
              </w:rPr>
            </w:rPrChange>
          </w:rPr>
          <w:fldChar w:fldCharType="begin"/>
        </w:r>
        <w:r w:rsidRPr="00EE27B1">
          <w:rPr>
            <w:b/>
            <w:sz w:val="24"/>
            <w:szCs w:val="24"/>
            <w:rPrChange w:id="2523" w:author="Tre" w:date="2012-11-19T09:04:00Z">
              <w:rPr>
                <w:b/>
                <w:color w:val="0000FF"/>
                <w:u w:val="single"/>
              </w:rPr>
            </w:rPrChange>
          </w:rPr>
          <w:instrText xml:space="preserve"> NEXT  \* MERGEFORMAT </w:instrText>
        </w:r>
        <w:r w:rsidRPr="00EE27B1">
          <w:rPr>
            <w:b/>
            <w:sz w:val="24"/>
            <w:szCs w:val="24"/>
            <w:rPrChange w:id="2524" w:author="Tre" w:date="2012-11-19T09:04:00Z">
              <w:rPr>
                <w:b/>
                <w:color w:val="0000FF"/>
                <w:u w:val="single"/>
              </w:rPr>
            </w:rPrChange>
          </w:rPr>
          <w:fldChar w:fldCharType="end"/>
        </w:r>
      </w:ins>
    </w:p>
    <w:p w:rsidR="00C606DA" w:rsidRPr="00C91AA7" w:rsidRDefault="00C606DA" w:rsidP="00C606DA">
      <w:pPr>
        <w:pStyle w:val="MatrixSuperfluous"/>
        <w:rPr>
          <w:ins w:id="2525" w:author="Tre" w:date="2012-11-16T11:30:00Z"/>
          <w:b/>
          <w:sz w:val="24"/>
          <w:szCs w:val="24"/>
          <w:rPrChange w:id="2526" w:author="Tre" w:date="2012-11-19T09:04:00Z">
            <w:rPr>
              <w:ins w:id="2527" w:author="Tre" w:date="2012-11-16T11:30:00Z"/>
              <w:b/>
            </w:rPr>
          </w:rPrChange>
        </w:rPr>
      </w:pPr>
    </w:p>
    <w:p w:rsidR="00C606DA" w:rsidRPr="00C91AA7" w:rsidRDefault="00EE27B1" w:rsidP="00C606DA">
      <w:pPr>
        <w:pStyle w:val="MatrixSuperfluous"/>
        <w:rPr>
          <w:ins w:id="2528" w:author="Tre" w:date="2012-11-16T11:30:00Z"/>
          <w:i/>
          <w:sz w:val="24"/>
          <w:szCs w:val="24"/>
          <w:rPrChange w:id="2529" w:author="Tre" w:date="2012-11-19T09:04:00Z">
            <w:rPr>
              <w:ins w:id="2530" w:author="Tre" w:date="2012-11-16T11:30:00Z"/>
              <w:i/>
            </w:rPr>
          </w:rPrChange>
        </w:rPr>
      </w:pPr>
      <w:ins w:id="2531" w:author="Tre" w:date="2012-11-16T11:30:00Z">
        <w:r w:rsidRPr="00EE27B1">
          <w:rPr>
            <w:b/>
            <w:sz w:val="24"/>
            <w:szCs w:val="24"/>
            <w:rPrChange w:id="2532" w:author="Tre" w:date="2012-11-19T09:04:00Z">
              <w:rPr>
                <w:b/>
                <w:color w:val="0000FF"/>
                <w:u w:val="single"/>
              </w:rPr>
            </w:rPrChange>
          </w:rPr>
          <w:fldChar w:fldCharType="begin"/>
        </w:r>
        <w:r w:rsidRPr="00EE27B1">
          <w:rPr>
            <w:b/>
            <w:sz w:val="24"/>
            <w:szCs w:val="24"/>
            <w:rPrChange w:id="2533" w:author="Tre" w:date="2012-11-19T09:04:00Z">
              <w:rPr>
                <w:b/>
                <w:color w:val="0000FF"/>
                <w:u w:val="single"/>
              </w:rPr>
            </w:rPrChange>
          </w:rPr>
          <w:instrText xml:space="preserve"> MERGEFIELD Skill </w:instrText>
        </w:r>
        <w:r w:rsidRPr="00EE27B1">
          <w:rPr>
            <w:b/>
            <w:sz w:val="24"/>
            <w:szCs w:val="24"/>
            <w:rPrChange w:id="2534" w:author="Tre" w:date="2012-11-19T09:04:00Z">
              <w:rPr>
                <w:b/>
                <w:color w:val="0000FF"/>
                <w:u w:val="single"/>
              </w:rPr>
            </w:rPrChange>
          </w:rPr>
          <w:fldChar w:fldCharType="separate"/>
        </w:r>
        <w:r w:rsidRPr="00EE27B1">
          <w:rPr>
            <w:b/>
            <w:noProof/>
            <w:sz w:val="24"/>
            <w:szCs w:val="24"/>
            <w:rPrChange w:id="2535" w:author="Tre" w:date="2012-11-19T09:04:00Z">
              <w:rPr>
                <w:b/>
                <w:noProof/>
                <w:color w:val="0000FF"/>
                <w:u w:val="single"/>
              </w:rPr>
            </w:rPrChange>
          </w:rPr>
          <w:t>Locksmithing</w:t>
        </w:r>
        <w:r w:rsidRPr="00EE27B1">
          <w:rPr>
            <w:b/>
            <w:sz w:val="24"/>
            <w:szCs w:val="24"/>
            <w:rPrChange w:id="2536" w:author="Tre" w:date="2012-11-19T09:04:00Z">
              <w:rPr>
                <w:b/>
                <w:color w:val="0000FF"/>
                <w:u w:val="single"/>
              </w:rPr>
            </w:rPrChange>
          </w:rPr>
          <w:fldChar w:fldCharType="end"/>
        </w:r>
        <w:r w:rsidRPr="00EE27B1">
          <w:rPr>
            <w:i/>
            <w:sz w:val="24"/>
            <w:szCs w:val="24"/>
            <w:rPrChange w:id="2537" w:author="Tre" w:date="2012-11-19T09:04:00Z">
              <w:rPr>
                <w:i/>
                <w:color w:val="0000FF"/>
                <w:u w:val="single"/>
              </w:rPr>
            </w:rPrChange>
          </w:rPr>
          <w:t xml:space="preserve"> - </w:t>
        </w:r>
        <w:r w:rsidRPr="00EE27B1">
          <w:rPr>
            <w:sz w:val="24"/>
            <w:szCs w:val="24"/>
            <w:rPrChange w:id="2538" w:author="Tre" w:date="2012-11-19T09:04:00Z">
              <w:rPr>
                <w:color w:val="0000FF"/>
                <w:u w:val="single"/>
              </w:rPr>
            </w:rPrChange>
          </w:rPr>
          <w:t>[</w:t>
        </w:r>
        <w:r w:rsidRPr="00EE27B1">
          <w:rPr>
            <w:sz w:val="24"/>
            <w:szCs w:val="24"/>
            <w:rPrChange w:id="2539" w:author="Tre" w:date="2012-11-19T09:04:00Z">
              <w:rPr>
                <w:color w:val="0000FF"/>
                <w:u w:val="single"/>
              </w:rPr>
            </w:rPrChange>
          </w:rPr>
          <w:fldChar w:fldCharType="begin"/>
        </w:r>
        <w:r w:rsidRPr="00EE27B1">
          <w:rPr>
            <w:sz w:val="24"/>
            <w:szCs w:val="24"/>
            <w:rPrChange w:id="2540" w:author="Tre" w:date="2012-11-19T09:04:00Z">
              <w:rPr>
                <w:color w:val="0000FF"/>
                <w:u w:val="single"/>
              </w:rPr>
            </w:rPrChange>
          </w:rPr>
          <w:instrText xml:space="preserve"> MERGEFIELD Default_Attribute </w:instrText>
        </w:r>
        <w:r w:rsidRPr="00EE27B1">
          <w:rPr>
            <w:sz w:val="24"/>
            <w:szCs w:val="24"/>
            <w:rPrChange w:id="2541" w:author="Tre" w:date="2012-11-19T09:04:00Z">
              <w:rPr>
                <w:color w:val="0000FF"/>
                <w:u w:val="single"/>
              </w:rPr>
            </w:rPrChange>
          </w:rPr>
          <w:fldChar w:fldCharType="separate"/>
        </w:r>
        <w:r w:rsidRPr="00EE27B1">
          <w:rPr>
            <w:noProof/>
            <w:sz w:val="24"/>
            <w:szCs w:val="24"/>
            <w:rPrChange w:id="2542" w:author="Tre" w:date="2012-11-19T09:04:00Z">
              <w:rPr>
                <w:noProof/>
                <w:color w:val="0000FF"/>
                <w:u w:val="single"/>
              </w:rPr>
            </w:rPrChange>
          </w:rPr>
          <w:t>Focus</w:t>
        </w:r>
        <w:r w:rsidRPr="00EE27B1">
          <w:rPr>
            <w:sz w:val="24"/>
            <w:szCs w:val="24"/>
            <w:rPrChange w:id="2543" w:author="Tre" w:date="2012-11-19T09:04:00Z">
              <w:rPr>
                <w:color w:val="0000FF"/>
                <w:u w:val="single"/>
              </w:rPr>
            </w:rPrChange>
          </w:rPr>
          <w:fldChar w:fldCharType="end"/>
        </w:r>
        <w:r w:rsidRPr="00EE27B1">
          <w:rPr>
            <w:sz w:val="24"/>
            <w:szCs w:val="24"/>
            <w:rPrChange w:id="2544" w:author="Tre" w:date="2012-11-19T09:04:00Z">
              <w:rPr>
                <w:color w:val="0000FF"/>
                <w:u w:val="single"/>
              </w:rPr>
            </w:rPrChange>
          </w:rPr>
          <w:t>]</w:t>
        </w:r>
      </w:ins>
    </w:p>
    <w:p w:rsidR="00C606DA" w:rsidRPr="00C91AA7" w:rsidRDefault="00EE27B1" w:rsidP="00C606DA">
      <w:pPr>
        <w:pStyle w:val="MatrixSuperfluous"/>
        <w:rPr>
          <w:ins w:id="2545" w:author="Tre" w:date="2012-11-16T11:30:00Z"/>
          <w:b/>
          <w:sz w:val="24"/>
          <w:szCs w:val="24"/>
          <w:rPrChange w:id="2546" w:author="Tre" w:date="2012-11-19T09:04:00Z">
            <w:rPr>
              <w:ins w:id="2547" w:author="Tre" w:date="2012-11-16T11:30:00Z"/>
              <w:b/>
            </w:rPr>
          </w:rPrChange>
        </w:rPr>
      </w:pPr>
      <w:ins w:id="2548" w:author="Tre" w:date="2012-11-16T11:30:00Z">
        <w:r w:rsidRPr="00EE27B1">
          <w:rPr>
            <w:b/>
            <w:sz w:val="24"/>
            <w:szCs w:val="24"/>
            <w:rPrChange w:id="2549" w:author="Tre" w:date="2012-11-19T09:04:00Z">
              <w:rPr>
                <w:b/>
                <w:color w:val="0000FF"/>
                <w:u w:val="single"/>
              </w:rPr>
            </w:rPrChange>
          </w:rPr>
          <w:t xml:space="preserve">Description - </w:t>
        </w:r>
        <w:r w:rsidRPr="00EE27B1">
          <w:rPr>
            <w:i/>
            <w:sz w:val="24"/>
            <w:szCs w:val="24"/>
            <w:rPrChange w:id="2550" w:author="Tre" w:date="2012-11-19T09:04:00Z">
              <w:rPr>
                <w:i/>
                <w:color w:val="0000FF"/>
                <w:u w:val="single"/>
              </w:rPr>
            </w:rPrChange>
          </w:rPr>
          <w:fldChar w:fldCharType="begin"/>
        </w:r>
        <w:r w:rsidRPr="00EE27B1">
          <w:rPr>
            <w:i/>
            <w:sz w:val="24"/>
            <w:szCs w:val="24"/>
            <w:rPrChange w:id="2551" w:author="Tre" w:date="2012-11-19T09:04:00Z">
              <w:rPr>
                <w:i/>
                <w:color w:val="0000FF"/>
                <w:u w:val="single"/>
              </w:rPr>
            </w:rPrChange>
          </w:rPr>
          <w:instrText xml:space="preserve"> MERGEFIELD "Description" </w:instrText>
        </w:r>
        <w:r w:rsidRPr="00EE27B1">
          <w:rPr>
            <w:i/>
            <w:sz w:val="24"/>
            <w:szCs w:val="24"/>
            <w:rPrChange w:id="2552" w:author="Tre" w:date="2012-11-19T09:04:00Z">
              <w:rPr>
                <w:i/>
                <w:color w:val="0000FF"/>
                <w:u w:val="single"/>
              </w:rPr>
            </w:rPrChange>
          </w:rPr>
          <w:fldChar w:fldCharType="separate"/>
        </w:r>
        <w:r w:rsidRPr="00EE27B1">
          <w:rPr>
            <w:i/>
            <w:noProof/>
            <w:sz w:val="24"/>
            <w:szCs w:val="24"/>
            <w:rPrChange w:id="2553" w:author="Tre" w:date="2012-11-19T09:04:00Z">
              <w:rPr>
                <w:i/>
                <w:noProof/>
                <w:color w:val="0000FF"/>
                <w:u w:val="single"/>
              </w:rPr>
            </w:rPrChange>
          </w:rPr>
          <w:t>Understand locking mechanisms, ability to unlock doors, safes, combination, key, and electronic pads.</w:t>
        </w:r>
        <w:r w:rsidRPr="00EE27B1">
          <w:rPr>
            <w:i/>
            <w:sz w:val="24"/>
            <w:szCs w:val="24"/>
            <w:rPrChange w:id="2554" w:author="Tre" w:date="2012-11-19T09:04:00Z">
              <w:rPr>
                <w:i/>
                <w:color w:val="0000FF"/>
                <w:u w:val="single"/>
              </w:rPr>
            </w:rPrChange>
          </w:rPr>
          <w:fldChar w:fldCharType="end"/>
        </w:r>
        <w:r w:rsidRPr="00EE27B1">
          <w:rPr>
            <w:b/>
            <w:sz w:val="24"/>
            <w:szCs w:val="24"/>
            <w:rPrChange w:id="2555" w:author="Tre" w:date="2012-11-19T09:04:00Z">
              <w:rPr>
                <w:b/>
                <w:color w:val="0000FF"/>
                <w:u w:val="single"/>
              </w:rPr>
            </w:rPrChange>
          </w:rPr>
          <w:t xml:space="preserve"> </w:t>
        </w:r>
        <w:r w:rsidRPr="00EE27B1">
          <w:rPr>
            <w:b/>
            <w:sz w:val="24"/>
            <w:szCs w:val="24"/>
            <w:rPrChange w:id="2556" w:author="Tre" w:date="2012-11-19T09:04:00Z">
              <w:rPr>
                <w:b/>
                <w:color w:val="0000FF"/>
                <w:u w:val="single"/>
              </w:rPr>
            </w:rPrChange>
          </w:rPr>
          <w:fldChar w:fldCharType="begin"/>
        </w:r>
        <w:r w:rsidRPr="00EE27B1">
          <w:rPr>
            <w:b/>
            <w:sz w:val="24"/>
            <w:szCs w:val="24"/>
            <w:rPrChange w:id="2557" w:author="Tre" w:date="2012-11-19T09:04:00Z">
              <w:rPr>
                <w:b/>
                <w:color w:val="0000FF"/>
                <w:u w:val="single"/>
              </w:rPr>
            </w:rPrChange>
          </w:rPr>
          <w:instrText xml:space="preserve"> NEXT  \* MERGEFORMAT </w:instrText>
        </w:r>
        <w:r w:rsidRPr="00EE27B1">
          <w:rPr>
            <w:b/>
            <w:sz w:val="24"/>
            <w:szCs w:val="24"/>
            <w:rPrChange w:id="2558" w:author="Tre" w:date="2012-11-19T09:04:00Z">
              <w:rPr>
                <w:b/>
                <w:color w:val="0000FF"/>
                <w:u w:val="single"/>
              </w:rPr>
            </w:rPrChange>
          </w:rPr>
          <w:fldChar w:fldCharType="end"/>
        </w:r>
      </w:ins>
    </w:p>
    <w:p w:rsidR="00C606DA" w:rsidRPr="00C91AA7" w:rsidRDefault="00C606DA" w:rsidP="00C606DA">
      <w:pPr>
        <w:pStyle w:val="MatrixSuperfluous"/>
        <w:rPr>
          <w:ins w:id="2559" w:author="Tre" w:date="2012-11-16T11:30:00Z"/>
          <w:b/>
          <w:sz w:val="24"/>
          <w:szCs w:val="24"/>
          <w:rPrChange w:id="2560" w:author="Tre" w:date="2012-11-19T09:04:00Z">
            <w:rPr>
              <w:ins w:id="2561" w:author="Tre" w:date="2012-11-16T11:30:00Z"/>
              <w:b/>
            </w:rPr>
          </w:rPrChange>
        </w:rPr>
      </w:pPr>
    </w:p>
    <w:p w:rsidR="00C606DA" w:rsidRPr="00C91AA7" w:rsidRDefault="00EE27B1" w:rsidP="00C606DA">
      <w:pPr>
        <w:pStyle w:val="MatrixSuperfluous"/>
        <w:rPr>
          <w:ins w:id="2562" w:author="Tre" w:date="2012-11-16T11:30:00Z"/>
          <w:i/>
          <w:sz w:val="24"/>
          <w:szCs w:val="24"/>
          <w:rPrChange w:id="2563" w:author="Tre" w:date="2012-11-19T09:04:00Z">
            <w:rPr>
              <w:ins w:id="2564" w:author="Tre" w:date="2012-11-16T11:30:00Z"/>
              <w:i/>
            </w:rPr>
          </w:rPrChange>
        </w:rPr>
      </w:pPr>
      <w:ins w:id="2565" w:author="Tre" w:date="2012-11-16T11:30:00Z">
        <w:r w:rsidRPr="00EE27B1">
          <w:rPr>
            <w:b/>
            <w:sz w:val="24"/>
            <w:szCs w:val="24"/>
            <w:rPrChange w:id="2566" w:author="Tre" w:date="2012-11-19T09:04:00Z">
              <w:rPr>
                <w:b/>
                <w:color w:val="0000FF"/>
                <w:u w:val="single"/>
              </w:rPr>
            </w:rPrChange>
          </w:rPr>
          <w:fldChar w:fldCharType="begin"/>
        </w:r>
        <w:r w:rsidRPr="00EE27B1">
          <w:rPr>
            <w:b/>
            <w:sz w:val="24"/>
            <w:szCs w:val="24"/>
            <w:rPrChange w:id="2567" w:author="Tre" w:date="2012-11-19T09:04:00Z">
              <w:rPr>
                <w:b/>
                <w:color w:val="0000FF"/>
                <w:u w:val="single"/>
              </w:rPr>
            </w:rPrChange>
          </w:rPr>
          <w:instrText xml:space="preserve"> MERGEFIELD Skill </w:instrText>
        </w:r>
        <w:r w:rsidRPr="00EE27B1">
          <w:rPr>
            <w:b/>
            <w:sz w:val="24"/>
            <w:szCs w:val="24"/>
            <w:rPrChange w:id="2568" w:author="Tre" w:date="2012-11-19T09:04:00Z">
              <w:rPr>
                <w:b/>
                <w:color w:val="0000FF"/>
                <w:u w:val="single"/>
              </w:rPr>
            </w:rPrChange>
          </w:rPr>
          <w:fldChar w:fldCharType="separate"/>
        </w:r>
        <w:r w:rsidRPr="00EE27B1">
          <w:rPr>
            <w:b/>
            <w:noProof/>
            <w:sz w:val="24"/>
            <w:szCs w:val="24"/>
            <w:rPrChange w:id="2569" w:author="Tre" w:date="2012-11-19T09:04:00Z">
              <w:rPr>
                <w:b/>
                <w:noProof/>
                <w:color w:val="0000FF"/>
                <w:u w:val="single"/>
              </w:rPr>
            </w:rPrChange>
          </w:rPr>
          <w:t>Medical Knowledge</w:t>
        </w:r>
        <w:r w:rsidRPr="00EE27B1">
          <w:rPr>
            <w:b/>
            <w:sz w:val="24"/>
            <w:szCs w:val="24"/>
            <w:rPrChange w:id="2570" w:author="Tre" w:date="2012-11-19T09:04:00Z">
              <w:rPr>
                <w:b/>
                <w:color w:val="0000FF"/>
                <w:u w:val="single"/>
              </w:rPr>
            </w:rPrChange>
          </w:rPr>
          <w:fldChar w:fldCharType="end"/>
        </w:r>
        <w:r w:rsidRPr="00EE27B1">
          <w:rPr>
            <w:i/>
            <w:sz w:val="24"/>
            <w:szCs w:val="24"/>
            <w:rPrChange w:id="2571" w:author="Tre" w:date="2012-11-19T09:04:00Z">
              <w:rPr>
                <w:i/>
                <w:color w:val="0000FF"/>
                <w:u w:val="single"/>
              </w:rPr>
            </w:rPrChange>
          </w:rPr>
          <w:t xml:space="preserve"> - </w:t>
        </w:r>
        <w:r w:rsidRPr="00EE27B1">
          <w:rPr>
            <w:sz w:val="24"/>
            <w:szCs w:val="24"/>
            <w:rPrChange w:id="2572" w:author="Tre" w:date="2012-11-19T09:04:00Z">
              <w:rPr>
                <w:color w:val="0000FF"/>
                <w:u w:val="single"/>
              </w:rPr>
            </w:rPrChange>
          </w:rPr>
          <w:t>[</w:t>
        </w:r>
        <w:r w:rsidRPr="00EE27B1">
          <w:rPr>
            <w:sz w:val="24"/>
            <w:szCs w:val="24"/>
            <w:rPrChange w:id="2573" w:author="Tre" w:date="2012-11-19T09:04:00Z">
              <w:rPr>
                <w:color w:val="0000FF"/>
                <w:u w:val="single"/>
              </w:rPr>
            </w:rPrChange>
          </w:rPr>
          <w:fldChar w:fldCharType="begin"/>
        </w:r>
        <w:r w:rsidRPr="00EE27B1">
          <w:rPr>
            <w:sz w:val="24"/>
            <w:szCs w:val="24"/>
            <w:rPrChange w:id="2574" w:author="Tre" w:date="2012-11-19T09:04:00Z">
              <w:rPr>
                <w:color w:val="0000FF"/>
                <w:u w:val="single"/>
              </w:rPr>
            </w:rPrChange>
          </w:rPr>
          <w:instrText xml:space="preserve"> MERGEFIELD Default_Attribute </w:instrText>
        </w:r>
        <w:r w:rsidRPr="00EE27B1">
          <w:rPr>
            <w:sz w:val="24"/>
            <w:szCs w:val="24"/>
            <w:rPrChange w:id="2575" w:author="Tre" w:date="2012-11-19T09:04:00Z">
              <w:rPr>
                <w:color w:val="0000FF"/>
                <w:u w:val="single"/>
              </w:rPr>
            </w:rPrChange>
          </w:rPr>
          <w:fldChar w:fldCharType="separate"/>
        </w:r>
        <w:r w:rsidRPr="00EE27B1">
          <w:rPr>
            <w:noProof/>
            <w:sz w:val="24"/>
            <w:szCs w:val="24"/>
            <w:rPrChange w:id="2576" w:author="Tre" w:date="2012-11-19T09:04:00Z">
              <w:rPr>
                <w:noProof/>
                <w:color w:val="0000FF"/>
                <w:u w:val="single"/>
              </w:rPr>
            </w:rPrChange>
          </w:rPr>
          <w:t>Focus</w:t>
        </w:r>
        <w:r w:rsidRPr="00EE27B1">
          <w:rPr>
            <w:sz w:val="24"/>
            <w:szCs w:val="24"/>
            <w:rPrChange w:id="2577" w:author="Tre" w:date="2012-11-19T09:04:00Z">
              <w:rPr>
                <w:color w:val="0000FF"/>
                <w:u w:val="single"/>
              </w:rPr>
            </w:rPrChange>
          </w:rPr>
          <w:fldChar w:fldCharType="end"/>
        </w:r>
        <w:r w:rsidRPr="00EE27B1">
          <w:rPr>
            <w:sz w:val="24"/>
            <w:szCs w:val="24"/>
            <w:rPrChange w:id="2578" w:author="Tre" w:date="2012-11-19T09:04:00Z">
              <w:rPr>
                <w:color w:val="0000FF"/>
                <w:u w:val="single"/>
              </w:rPr>
            </w:rPrChange>
          </w:rPr>
          <w:t>]</w:t>
        </w:r>
      </w:ins>
    </w:p>
    <w:p w:rsidR="00C606DA" w:rsidRPr="00C91AA7" w:rsidRDefault="00EE27B1" w:rsidP="00C606DA">
      <w:pPr>
        <w:pStyle w:val="MatrixSuperfluous"/>
        <w:rPr>
          <w:ins w:id="2579" w:author="Tre" w:date="2012-11-16T11:30:00Z"/>
          <w:b/>
          <w:sz w:val="24"/>
          <w:szCs w:val="24"/>
          <w:rPrChange w:id="2580" w:author="Tre" w:date="2012-11-19T09:04:00Z">
            <w:rPr>
              <w:ins w:id="2581" w:author="Tre" w:date="2012-11-16T11:30:00Z"/>
              <w:b/>
            </w:rPr>
          </w:rPrChange>
        </w:rPr>
      </w:pPr>
      <w:ins w:id="2582" w:author="Tre" w:date="2012-11-16T11:30:00Z">
        <w:r w:rsidRPr="00EE27B1">
          <w:rPr>
            <w:b/>
            <w:sz w:val="24"/>
            <w:szCs w:val="24"/>
            <w:rPrChange w:id="2583" w:author="Tre" w:date="2012-11-19T09:04:00Z">
              <w:rPr>
                <w:b/>
                <w:color w:val="0000FF"/>
                <w:u w:val="single"/>
              </w:rPr>
            </w:rPrChange>
          </w:rPr>
          <w:t xml:space="preserve">Description - </w:t>
        </w:r>
        <w:r w:rsidRPr="00EE27B1">
          <w:rPr>
            <w:i/>
            <w:sz w:val="24"/>
            <w:szCs w:val="24"/>
            <w:rPrChange w:id="2584" w:author="Tre" w:date="2012-11-19T09:04:00Z">
              <w:rPr>
                <w:i/>
                <w:color w:val="0000FF"/>
                <w:u w:val="single"/>
              </w:rPr>
            </w:rPrChange>
          </w:rPr>
          <w:fldChar w:fldCharType="begin"/>
        </w:r>
        <w:r w:rsidRPr="00EE27B1">
          <w:rPr>
            <w:i/>
            <w:sz w:val="24"/>
            <w:szCs w:val="24"/>
            <w:rPrChange w:id="2585" w:author="Tre" w:date="2012-11-19T09:04:00Z">
              <w:rPr>
                <w:i/>
                <w:color w:val="0000FF"/>
                <w:u w:val="single"/>
              </w:rPr>
            </w:rPrChange>
          </w:rPr>
          <w:instrText xml:space="preserve"> MERGEFIELD "Description" </w:instrText>
        </w:r>
        <w:r w:rsidRPr="00EE27B1">
          <w:rPr>
            <w:i/>
            <w:sz w:val="24"/>
            <w:szCs w:val="24"/>
            <w:rPrChange w:id="2586" w:author="Tre" w:date="2012-11-19T09:04:00Z">
              <w:rPr>
                <w:i/>
                <w:color w:val="0000FF"/>
                <w:u w:val="single"/>
              </w:rPr>
            </w:rPrChange>
          </w:rPr>
          <w:fldChar w:fldCharType="separate"/>
        </w:r>
        <w:r w:rsidRPr="00EE27B1">
          <w:rPr>
            <w:i/>
            <w:noProof/>
            <w:sz w:val="24"/>
            <w:szCs w:val="24"/>
            <w:rPrChange w:id="2587" w:author="Tre" w:date="2012-11-19T09:04:00Z">
              <w:rPr>
                <w:i/>
                <w:noProof/>
                <w:color w:val="0000FF"/>
                <w:u w:val="single"/>
              </w:rPr>
            </w:rPrChange>
          </w:rPr>
          <w:t>Knowledge of how to stitch people up. An understanding of first aid, battle field style surgery, proper sterilization techniques, etc. At the teacher Level, the character can perform surgery on people.</w:t>
        </w:r>
        <w:r w:rsidRPr="00EE27B1">
          <w:rPr>
            <w:i/>
            <w:sz w:val="24"/>
            <w:szCs w:val="24"/>
            <w:rPrChange w:id="2588" w:author="Tre" w:date="2012-11-19T09:04:00Z">
              <w:rPr>
                <w:i/>
                <w:color w:val="0000FF"/>
                <w:u w:val="single"/>
              </w:rPr>
            </w:rPrChange>
          </w:rPr>
          <w:fldChar w:fldCharType="end"/>
        </w:r>
        <w:r w:rsidRPr="00EE27B1">
          <w:rPr>
            <w:b/>
            <w:sz w:val="24"/>
            <w:szCs w:val="24"/>
            <w:rPrChange w:id="2589" w:author="Tre" w:date="2012-11-19T09:04:00Z">
              <w:rPr>
                <w:b/>
                <w:color w:val="0000FF"/>
                <w:u w:val="single"/>
              </w:rPr>
            </w:rPrChange>
          </w:rPr>
          <w:t xml:space="preserve"> </w:t>
        </w:r>
        <w:r w:rsidRPr="00EE27B1">
          <w:rPr>
            <w:b/>
            <w:sz w:val="24"/>
            <w:szCs w:val="24"/>
            <w:rPrChange w:id="2590" w:author="Tre" w:date="2012-11-19T09:04:00Z">
              <w:rPr>
                <w:b/>
                <w:color w:val="0000FF"/>
                <w:u w:val="single"/>
              </w:rPr>
            </w:rPrChange>
          </w:rPr>
          <w:fldChar w:fldCharType="begin"/>
        </w:r>
        <w:r w:rsidRPr="00EE27B1">
          <w:rPr>
            <w:b/>
            <w:sz w:val="24"/>
            <w:szCs w:val="24"/>
            <w:rPrChange w:id="2591" w:author="Tre" w:date="2012-11-19T09:04:00Z">
              <w:rPr>
                <w:b/>
                <w:color w:val="0000FF"/>
                <w:u w:val="single"/>
              </w:rPr>
            </w:rPrChange>
          </w:rPr>
          <w:instrText xml:space="preserve"> NEXT  \* MERGEFORMAT </w:instrText>
        </w:r>
        <w:r w:rsidRPr="00EE27B1">
          <w:rPr>
            <w:b/>
            <w:sz w:val="24"/>
            <w:szCs w:val="24"/>
            <w:rPrChange w:id="2592" w:author="Tre" w:date="2012-11-19T09:04:00Z">
              <w:rPr>
                <w:b/>
                <w:color w:val="0000FF"/>
                <w:u w:val="single"/>
              </w:rPr>
            </w:rPrChange>
          </w:rPr>
          <w:fldChar w:fldCharType="end"/>
        </w:r>
      </w:ins>
    </w:p>
    <w:p w:rsidR="00C606DA" w:rsidRPr="00C91AA7" w:rsidRDefault="00C606DA" w:rsidP="00C606DA">
      <w:pPr>
        <w:pStyle w:val="MatrixSuperfluous"/>
        <w:rPr>
          <w:ins w:id="2593" w:author="Tre" w:date="2012-11-16T11:30:00Z"/>
          <w:b/>
          <w:sz w:val="24"/>
          <w:szCs w:val="24"/>
          <w:rPrChange w:id="2594" w:author="Tre" w:date="2012-11-19T09:04:00Z">
            <w:rPr>
              <w:ins w:id="2595" w:author="Tre" w:date="2012-11-16T11:30:00Z"/>
              <w:b/>
            </w:rPr>
          </w:rPrChange>
        </w:rPr>
      </w:pPr>
    </w:p>
    <w:p w:rsidR="00C606DA" w:rsidRPr="00C91AA7" w:rsidRDefault="00EE27B1" w:rsidP="00C606DA">
      <w:pPr>
        <w:pStyle w:val="MatrixSuperfluous"/>
        <w:rPr>
          <w:ins w:id="2596" w:author="Tre" w:date="2012-11-16T11:30:00Z"/>
          <w:i/>
          <w:sz w:val="24"/>
          <w:szCs w:val="24"/>
          <w:rPrChange w:id="2597" w:author="Tre" w:date="2012-11-19T09:04:00Z">
            <w:rPr>
              <w:ins w:id="2598" w:author="Tre" w:date="2012-11-16T11:30:00Z"/>
              <w:i/>
            </w:rPr>
          </w:rPrChange>
        </w:rPr>
      </w:pPr>
      <w:ins w:id="2599" w:author="Tre" w:date="2012-11-16T11:30:00Z">
        <w:r w:rsidRPr="00EE27B1">
          <w:rPr>
            <w:b/>
            <w:sz w:val="24"/>
            <w:szCs w:val="24"/>
            <w:rPrChange w:id="2600" w:author="Tre" w:date="2012-11-19T09:04:00Z">
              <w:rPr>
                <w:b/>
                <w:color w:val="0000FF"/>
                <w:u w:val="single"/>
              </w:rPr>
            </w:rPrChange>
          </w:rPr>
          <w:fldChar w:fldCharType="begin"/>
        </w:r>
        <w:r w:rsidRPr="00EE27B1">
          <w:rPr>
            <w:b/>
            <w:sz w:val="24"/>
            <w:szCs w:val="24"/>
            <w:rPrChange w:id="2601" w:author="Tre" w:date="2012-11-19T09:04:00Z">
              <w:rPr>
                <w:b/>
                <w:color w:val="0000FF"/>
                <w:u w:val="single"/>
              </w:rPr>
            </w:rPrChange>
          </w:rPr>
          <w:instrText xml:space="preserve"> MERGEFIELD Skill </w:instrText>
        </w:r>
        <w:r w:rsidRPr="00EE27B1">
          <w:rPr>
            <w:b/>
            <w:sz w:val="24"/>
            <w:szCs w:val="24"/>
            <w:rPrChange w:id="2602" w:author="Tre" w:date="2012-11-19T09:04:00Z">
              <w:rPr>
                <w:b/>
                <w:color w:val="0000FF"/>
                <w:u w:val="single"/>
              </w:rPr>
            </w:rPrChange>
          </w:rPr>
          <w:fldChar w:fldCharType="separate"/>
        </w:r>
        <w:r w:rsidRPr="00EE27B1">
          <w:rPr>
            <w:b/>
            <w:noProof/>
            <w:sz w:val="24"/>
            <w:szCs w:val="24"/>
            <w:rPrChange w:id="2603" w:author="Tre" w:date="2012-11-19T09:04:00Z">
              <w:rPr>
                <w:b/>
                <w:noProof/>
                <w:color w:val="0000FF"/>
                <w:u w:val="single"/>
              </w:rPr>
            </w:rPrChange>
          </w:rPr>
          <w:t>Navigate</w:t>
        </w:r>
        <w:r w:rsidRPr="00EE27B1">
          <w:rPr>
            <w:b/>
            <w:sz w:val="24"/>
            <w:szCs w:val="24"/>
            <w:rPrChange w:id="2604" w:author="Tre" w:date="2012-11-19T09:04:00Z">
              <w:rPr>
                <w:b/>
                <w:color w:val="0000FF"/>
                <w:u w:val="single"/>
              </w:rPr>
            </w:rPrChange>
          </w:rPr>
          <w:fldChar w:fldCharType="end"/>
        </w:r>
        <w:r w:rsidRPr="00EE27B1">
          <w:rPr>
            <w:i/>
            <w:sz w:val="24"/>
            <w:szCs w:val="24"/>
            <w:rPrChange w:id="2605" w:author="Tre" w:date="2012-11-19T09:04:00Z">
              <w:rPr>
                <w:i/>
                <w:color w:val="0000FF"/>
                <w:u w:val="single"/>
              </w:rPr>
            </w:rPrChange>
          </w:rPr>
          <w:t xml:space="preserve"> - </w:t>
        </w:r>
        <w:r w:rsidRPr="00EE27B1">
          <w:rPr>
            <w:sz w:val="24"/>
            <w:szCs w:val="24"/>
            <w:rPrChange w:id="2606" w:author="Tre" w:date="2012-11-19T09:04:00Z">
              <w:rPr>
                <w:color w:val="0000FF"/>
                <w:u w:val="single"/>
              </w:rPr>
            </w:rPrChange>
          </w:rPr>
          <w:t>[</w:t>
        </w:r>
        <w:r w:rsidRPr="00EE27B1">
          <w:rPr>
            <w:sz w:val="24"/>
            <w:szCs w:val="24"/>
            <w:rPrChange w:id="2607" w:author="Tre" w:date="2012-11-19T09:04:00Z">
              <w:rPr>
                <w:color w:val="0000FF"/>
                <w:u w:val="single"/>
              </w:rPr>
            </w:rPrChange>
          </w:rPr>
          <w:fldChar w:fldCharType="begin"/>
        </w:r>
        <w:r w:rsidRPr="00EE27B1">
          <w:rPr>
            <w:sz w:val="24"/>
            <w:szCs w:val="24"/>
            <w:rPrChange w:id="2608" w:author="Tre" w:date="2012-11-19T09:04:00Z">
              <w:rPr>
                <w:color w:val="0000FF"/>
                <w:u w:val="single"/>
              </w:rPr>
            </w:rPrChange>
          </w:rPr>
          <w:instrText xml:space="preserve"> MERGEFIELD Default_Attribute </w:instrText>
        </w:r>
        <w:r w:rsidRPr="00EE27B1">
          <w:rPr>
            <w:sz w:val="24"/>
            <w:szCs w:val="24"/>
            <w:rPrChange w:id="2609" w:author="Tre" w:date="2012-11-19T09:04:00Z">
              <w:rPr>
                <w:color w:val="0000FF"/>
                <w:u w:val="single"/>
              </w:rPr>
            </w:rPrChange>
          </w:rPr>
          <w:fldChar w:fldCharType="separate"/>
        </w:r>
        <w:r w:rsidRPr="00EE27B1">
          <w:rPr>
            <w:noProof/>
            <w:sz w:val="24"/>
            <w:szCs w:val="24"/>
            <w:rPrChange w:id="2610" w:author="Tre" w:date="2012-11-19T09:04:00Z">
              <w:rPr>
                <w:noProof/>
                <w:color w:val="0000FF"/>
                <w:u w:val="single"/>
              </w:rPr>
            </w:rPrChange>
          </w:rPr>
          <w:t>Focus</w:t>
        </w:r>
        <w:r w:rsidRPr="00EE27B1">
          <w:rPr>
            <w:sz w:val="24"/>
            <w:szCs w:val="24"/>
            <w:rPrChange w:id="2611" w:author="Tre" w:date="2012-11-19T09:04:00Z">
              <w:rPr>
                <w:color w:val="0000FF"/>
                <w:u w:val="single"/>
              </w:rPr>
            </w:rPrChange>
          </w:rPr>
          <w:fldChar w:fldCharType="end"/>
        </w:r>
        <w:r w:rsidRPr="00EE27B1">
          <w:rPr>
            <w:sz w:val="24"/>
            <w:szCs w:val="24"/>
            <w:rPrChange w:id="2612" w:author="Tre" w:date="2012-11-19T09:04:00Z">
              <w:rPr>
                <w:color w:val="0000FF"/>
                <w:u w:val="single"/>
              </w:rPr>
            </w:rPrChange>
          </w:rPr>
          <w:t>]</w:t>
        </w:r>
      </w:ins>
    </w:p>
    <w:p w:rsidR="00C606DA" w:rsidRPr="00C91AA7" w:rsidRDefault="00EE27B1" w:rsidP="00C606DA">
      <w:pPr>
        <w:pStyle w:val="MatrixSuperfluous"/>
        <w:rPr>
          <w:ins w:id="2613" w:author="Tre" w:date="2012-11-16T11:30:00Z"/>
          <w:b/>
          <w:sz w:val="24"/>
          <w:szCs w:val="24"/>
          <w:rPrChange w:id="2614" w:author="Tre" w:date="2012-11-19T09:04:00Z">
            <w:rPr>
              <w:ins w:id="2615" w:author="Tre" w:date="2012-11-16T11:30:00Z"/>
              <w:b/>
            </w:rPr>
          </w:rPrChange>
        </w:rPr>
      </w:pPr>
      <w:ins w:id="2616" w:author="Tre" w:date="2012-11-16T11:30:00Z">
        <w:r w:rsidRPr="00EE27B1">
          <w:rPr>
            <w:b/>
            <w:sz w:val="24"/>
            <w:szCs w:val="24"/>
            <w:rPrChange w:id="2617" w:author="Tre" w:date="2012-11-19T09:04:00Z">
              <w:rPr>
                <w:b/>
                <w:color w:val="0000FF"/>
                <w:u w:val="single"/>
              </w:rPr>
            </w:rPrChange>
          </w:rPr>
          <w:t xml:space="preserve">Description - </w:t>
        </w:r>
        <w:r w:rsidRPr="00EE27B1">
          <w:rPr>
            <w:i/>
            <w:sz w:val="24"/>
            <w:szCs w:val="24"/>
            <w:rPrChange w:id="2618" w:author="Tre" w:date="2012-11-19T09:04:00Z">
              <w:rPr>
                <w:i/>
                <w:color w:val="0000FF"/>
                <w:u w:val="single"/>
              </w:rPr>
            </w:rPrChange>
          </w:rPr>
          <w:fldChar w:fldCharType="begin"/>
        </w:r>
        <w:r w:rsidRPr="00EE27B1">
          <w:rPr>
            <w:i/>
            <w:sz w:val="24"/>
            <w:szCs w:val="24"/>
            <w:rPrChange w:id="2619" w:author="Tre" w:date="2012-11-19T09:04:00Z">
              <w:rPr>
                <w:i/>
                <w:color w:val="0000FF"/>
                <w:u w:val="single"/>
              </w:rPr>
            </w:rPrChange>
          </w:rPr>
          <w:instrText xml:space="preserve"> MERGEFIELD "Description" </w:instrText>
        </w:r>
        <w:r w:rsidRPr="00EE27B1">
          <w:rPr>
            <w:i/>
            <w:sz w:val="24"/>
            <w:szCs w:val="24"/>
            <w:rPrChange w:id="2620" w:author="Tre" w:date="2012-11-19T09:04:00Z">
              <w:rPr>
                <w:i/>
                <w:color w:val="0000FF"/>
                <w:u w:val="single"/>
              </w:rPr>
            </w:rPrChange>
          </w:rPr>
          <w:fldChar w:fldCharType="separate"/>
        </w:r>
        <w:r w:rsidRPr="00EE27B1">
          <w:rPr>
            <w:i/>
            <w:noProof/>
            <w:sz w:val="24"/>
            <w:szCs w:val="24"/>
            <w:rPrChange w:id="2621" w:author="Tre" w:date="2012-11-19T09:04:00Z">
              <w:rPr>
                <w:i/>
                <w:noProof/>
                <w:color w:val="0000FF"/>
                <w:u w:val="single"/>
              </w:rPr>
            </w:rPrChange>
          </w:rPr>
          <w:t>Ability to use navigation equipment to plot and hold a course.</w:t>
        </w:r>
        <w:r w:rsidRPr="00EE27B1">
          <w:rPr>
            <w:i/>
            <w:sz w:val="24"/>
            <w:szCs w:val="24"/>
            <w:rPrChange w:id="2622" w:author="Tre" w:date="2012-11-19T09:04:00Z">
              <w:rPr>
                <w:i/>
                <w:color w:val="0000FF"/>
                <w:u w:val="single"/>
              </w:rPr>
            </w:rPrChange>
          </w:rPr>
          <w:fldChar w:fldCharType="end"/>
        </w:r>
        <w:r w:rsidRPr="00EE27B1">
          <w:rPr>
            <w:b/>
            <w:sz w:val="24"/>
            <w:szCs w:val="24"/>
            <w:rPrChange w:id="2623" w:author="Tre" w:date="2012-11-19T09:04:00Z">
              <w:rPr>
                <w:b/>
                <w:color w:val="0000FF"/>
                <w:u w:val="single"/>
              </w:rPr>
            </w:rPrChange>
          </w:rPr>
          <w:t xml:space="preserve"> </w:t>
        </w:r>
        <w:r w:rsidRPr="00EE27B1">
          <w:rPr>
            <w:b/>
            <w:sz w:val="24"/>
            <w:szCs w:val="24"/>
            <w:rPrChange w:id="2624" w:author="Tre" w:date="2012-11-19T09:04:00Z">
              <w:rPr>
                <w:b/>
                <w:color w:val="0000FF"/>
                <w:u w:val="single"/>
              </w:rPr>
            </w:rPrChange>
          </w:rPr>
          <w:fldChar w:fldCharType="begin"/>
        </w:r>
        <w:r w:rsidRPr="00EE27B1">
          <w:rPr>
            <w:b/>
            <w:sz w:val="24"/>
            <w:szCs w:val="24"/>
            <w:rPrChange w:id="2625" w:author="Tre" w:date="2012-11-19T09:04:00Z">
              <w:rPr>
                <w:b/>
                <w:color w:val="0000FF"/>
                <w:u w:val="single"/>
              </w:rPr>
            </w:rPrChange>
          </w:rPr>
          <w:instrText xml:space="preserve"> NEXT  \* MERGEFORMAT </w:instrText>
        </w:r>
        <w:r w:rsidRPr="00EE27B1">
          <w:rPr>
            <w:b/>
            <w:sz w:val="24"/>
            <w:szCs w:val="24"/>
            <w:rPrChange w:id="2626" w:author="Tre" w:date="2012-11-19T09:04:00Z">
              <w:rPr>
                <w:b/>
                <w:color w:val="0000FF"/>
                <w:u w:val="single"/>
              </w:rPr>
            </w:rPrChange>
          </w:rPr>
          <w:fldChar w:fldCharType="end"/>
        </w:r>
      </w:ins>
    </w:p>
    <w:p w:rsidR="00C606DA" w:rsidRPr="00C91AA7" w:rsidRDefault="00C606DA" w:rsidP="00C606DA">
      <w:pPr>
        <w:pStyle w:val="MatrixSuperfluous"/>
        <w:rPr>
          <w:ins w:id="2627" w:author="Tre" w:date="2012-11-16T11:30:00Z"/>
          <w:b/>
          <w:sz w:val="24"/>
          <w:szCs w:val="24"/>
          <w:rPrChange w:id="2628" w:author="Tre" w:date="2012-11-19T09:04:00Z">
            <w:rPr>
              <w:ins w:id="2629" w:author="Tre" w:date="2012-11-16T11:30:00Z"/>
              <w:b/>
            </w:rPr>
          </w:rPrChange>
        </w:rPr>
      </w:pPr>
    </w:p>
    <w:p w:rsidR="00C606DA" w:rsidRPr="00C91AA7" w:rsidRDefault="00EE27B1" w:rsidP="00C606DA">
      <w:pPr>
        <w:pStyle w:val="MatrixSuperfluous"/>
        <w:rPr>
          <w:ins w:id="2630" w:author="Tre" w:date="2012-11-16T11:30:00Z"/>
          <w:i/>
          <w:sz w:val="24"/>
          <w:szCs w:val="24"/>
          <w:rPrChange w:id="2631" w:author="Tre" w:date="2012-11-19T09:04:00Z">
            <w:rPr>
              <w:ins w:id="2632" w:author="Tre" w:date="2012-11-16T11:30:00Z"/>
              <w:i/>
            </w:rPr>
          </w:rPrChange>
        </w:rPr>
      </w:pPr>
      <w:ins w:id="2633" w:author="Tre" w:date="2012-11-16T11:30:00Z">
        <w:r w:rsidRPr="00EE27B1">
          <w:rPr>
            <w:b/>
            <w:sz w:val="24"/>
            <w:szCs w:val="24"/>
            <w:rPrChange w:id="2634" w:author="Tre" w:date="2012-11-19T09:04:00Z">
              <w:rPr>
                <w:b/>
                <w:color w:val="0000FF"/>
                <w:u w:val="single"/>
              </w:rPr>
            </w:rPrChange>
          </w:rPr>
          <w:fldChar w:fldCharType="begin"/>
        </w:r>
        <w:r w:rsidRPr="00EE27B1">
          <w:rPr>
            <w:b/>
            <w:sz w:val="24"/>
            <w:szCs w:val="24"/>
            <w:rPrChange w:id="2635" w:author="Tre" w:date="2012-11-19T09:04:00Z">
              <w:rPr>
                <w:b/>
                <w:color w:val="0000FF"/>
                <w:u w:val="single"/>
              </w:rPr>
            </w:rPrChange>
          </w:rPr>
          <w:instrText xml:space="preserve"> MERGEFIELD Skill </w:instrText>
        </w:r>
        <w:r w:rsidRPr="00EE27B1">
          <w:rPr>
            <w:b/>
            <w:sz w:val="24"/>
            <w:szCs w:val="24"/>
            <w:rPrChange w:id="2636" w:author="Tre" w:date="2012-11-19T09:04:00Z">
              <w:rPr>
                <w:b/>
                <w:color w:val="0000FF"/>
                <w:u w:val="single"/>
              </w:rPr>
            </w:rPrChange>
          </w:rPr>
          <w:fldChar w:fldCharType="separate"/>
        </w:r>
        <w:r w:rsidRPr="00EE27B1">
          <w:rPr>
            <w:b/>
            <w:noProof/>
            <w:sz w:val="24"/>
            <w:szCs w:val="24"/>
            <w:rPrChange w:id="2637" w:author="Tre" w:date="2012-11-19T09:04:00Z">
              <w:rPr>
                <w:b/>
                <w:noProof/>
                <w:color w:val="0000FF"/>
                <w:u w:val="single"/>
              </w:rPr>
            </w:rPrChange>
          </w:rPr>
          <w:t>System Operations</w:t>
        </w:r>
        <w:r w:rsidRPr="00EE27B1">
          <w:rPr>
            <w:b/>
            <w:sz w:val="24"/>
            <w:szCs w:val="24"/>
            <w:rPrChange w:id="2638" w:author="Tre" w:date="2012-11-19T09:04:00Z">
              <w:rPr>
                <w:b/>
                <w:color w:val="0000FF"/>
                <w:u w:val="single"/>
              </w:rPr>
            </w:rPrChange>
          </w:rPr>
          <w:fldChar w:fldCharType="end"/>
        </w:r>
        <w:r w:rsidRPr="00EE27B1">
          <w:rPr>
            <w:i/>
            <w:sz w:val="24"/>
            <w:szCs w:val="24"/>
            <w:rPrChange w:id="2639" w:author="Tre" w:date="2012-11-19T09:04:00Z">
              <w:rPr>
                <w:i/>
                <w:color w:val="0000FF"/>
                <w:u w:val="single"/>
              </w:rPr>
            </w:rPrChange>
          </w:rPr>
          <w:t xml:space="preserve"> - </w:t>
        </w:r>
        <w:r w:rsidRPr="00EE27B1">
          <w:rPr>
            <w:sz w:val="24"/>
            <w:szCs w:val="24"/>
            <w:rPrChange w:id="2640" w:author="Tre" w:date="2012-11-19T09:04:00Z">
              <w:rPr>
                <w:color w:val="0000FF"/>
                <w:u w:val="single"/>
              </w:rPr>
            </w:rPrChange>
          </w:rPr>
          <w:t>[</w:t>
        </w:r>
        <w:r w:rsidRPr="00EE27B1">
          <w:rPr>
            <w:sz w:val="24"/>
            <w:szCs w:val="24"/>
            <w:rPrChange w:id="2641" w:author="Tre" w:date="2012-11-19T09:04:00Z">
              <w:rPr>
                <w:color w:val="0000FF"/>
                <w:u w:val="single"/>
              </w:rPr>
            </w:rPrChange>
          </w:rPr>
          <w:fldChar w:fldCharType="begin"/>
        </w:r>
        <w:r w:rsidRPr="00EE27B1">
          <w:rPr>
            <w:sz w:val="24"/>
            <w:szCs w:val="24"/>
            <w:rPrChange w:id="2642" w:author="Tre" w:date="2012-11-19T09:04:00Z">
              <w:rPr>
                <w:color w:val="0000FF"/>
                <w:u w:val="single"/>
              </w:rPr>
            </w:rPrChange>
          </w:rPr>
          <w:instrText xml:space="preserve"> MERGEFIELD Default_Attribute </w:instrText>
        </w:r>
        <w:r w:rsidRPr="00EE27B1">
          <w:rPr>
            <w:sz w:val="24"/>
            <w:szCs w:val="24"/>
            <w:rPrChange w:id="2643" w:author="Tre" w:date="2012-11-19T09:04:00Z">
              <w:rPr>
                <w:color w:val="0000FF"/>
                <w:u w:val="single"/>
              </w:rPr>
            </w:rPrChange>
          </w:rPr>
          <w:fldChar w:fldCharType="separate"/>
        </w:r>
        <w:r w:rsidRPr="00EE27B1">
          <w:rPr>
            <w:noProof/>
            <w:sz w:val="24"/>
            <w:szCs w:val="24"/>
            <w:rPrChange w:id="2644" w:author="Tre" w:date="2012-11-19T09:04:00Z">
              <w:rPr>
                <w:noProof/>
                <w:color w:val="0000FF"/>
                <w:u w:val="single"/>
              </w:rPr>
            </w:rPrChange>
          </w:rPr>
          <w:t>Focus</w:t>
        </w:r>
        <w:r w:rsidRPr="00EE27B1">
          <w:rPr>
            <w:sz w:val="24"/>
            <w:szCs w:val="24"/>
            <w:rPrChange w:id="2645" w:author="Tre" w:date="2012-11-19T09:04:00Z">
              <w:rPr>
                <w:color w:val="0000FF"/>
                <w:u w:val="single"/>
              </w:rPr>
            </w:rPrChange>
          </w:rPr>
          <w:fldChar w:fldCharType="end"/>
        </w:r>
        <w:r w:rsidRPr="00EE27B1">
          <w:rPr>
            <w:sz w:val="24"/>
            <w:szCs w:val="24"/>
            <w:rPrChange w:id="2646" w:author="Tre" w:date="2012-11-19T09:04:00Z">
              <w:rPr>
                <w:color w:val="0000FF"/>
                <w:u w:val="single"/>
              </w:rPr>
            </w:rPrChange>
          </w:rPr>
          <w:t>]</w:t>
        </w:r>
      </w:ins>
    </w:p>
    <w:p w:rsidR="00C606DA" w:rsidRPr="00C91AA7" w:rsidRDefault="00EE27B1" w:rsidP="00C606DA">
      <w:pPr>
        <w:pStyle w:val="MatrixSuperfluous"/>
        <w:rPr>
          <w:ins w:id="2647" w:author="Tre" w:date="2012-11-16T11:30:00Z"/>
          <w:b/>
          <w:sz w:val="24"/>
          <w:szCs w:val="24"/>
          <w:rPrChange w:id="2648" w:author="Tre" w:date="2012-11-19T09:04:00Z">
            <w:rPr>
              <w:ins w:id="2649" w:author="Tre" w:date="2012-11-16T11:30:00Z"/>
              <w:b/>
            </w:rPr>
          </w:rPrChange>
        </w:rPr>
      </w:pPr>
      <w:ins w:id="2650" w:author="Tre" w:date="2012-11-16T11:30:00Z">
        <w:r w:rsidRPr="00EE27B1">
          <w:rPr>
            <w:b/>
            <w:sz w:val="24"/>
            <w:szCs w:val="24"/>
            <w:rPrChange w:id="2651" w:author="Tre" w:date="2012-11-19T09:04:00Z">
              <w:rPr>
                <w:b/>
                <w:color w:val="0000FF"/>
                <w:u w:val="single"/>
              </w:rPr>
            </w:rPrChange>
          </w:rPr>
          <w:t xml:space="preserve">Description - </w:t>
        </w:r>
        <w:r w:rsidRPr="00EE27B1">
          <w:rPr>
            <w:i/>
            <w:sz w:val="24"/>
            <w:szCs w:val="24"/>
            <w:rPrChange w:id="2652" w:author="Tre" w:date="2012-11-19T09:04:00Z">
              <w:rPr>
                <w:i/>
                <w:color w:val="0000FF"/>
                <w:u w:val="single"/>
              </w:rPr>
            </w:rPrChange>
          </w:rPr>
          <w:fldChar w:fldCharType="begin"/>
        </w:r>
        <w:r w:rsidRPr="00EE27B1">
          <w:rPr>
            <w:i/>
            <w:sz w:val="24"/>
            <w:szCs w:val="24"/>
            <w:rPrChange w:id="2653" w:author="Tre" w:date="2012-11-19T09:04:00Z">
              <w:rPr>
                <w:i/>
                <w:color w:val="0000FF"/>
                <w:u w:val="single"/>
              </w:rPr>
            </w:rPrChange>
          </w:rPr>
          <w:instrText xml:space="preserve"> MERGEFIELD "Description" </w:instrText>
        </w:r>
        <w:r w:rsidRPr="00EE27B1">
          <w:rPr>
            <w:i/>
            <w:sz w:val="24"/>
            <w:szCs w:val="24"/>
            <w:rPrChange w:id="2654" w:author="Tre" w:date="2012-11-19T09:04:00Z">
              <w:rPr>
                <w:i/>
                <w:color w:val="0000FF"/>
                <w:u w:val="single"/>
              </w:rPr>
            </w:rPrChange>
          </w:rPr>
          <w:fldChar w:fldCharType="separate"/>
        </w:r>
        <w:r w:rsidRPr="00EE27B1">
          <w:rPr>
            <w:i/>
            <w:noProof/>
            <w:sz w:val="24"/>
            <w:szCs w:val="24"/>
            <w:rPrChange w:id="2655" w:author="Tre" w:date="2012-11-19T09:04:00Z">
              <w:rPr>
                <w:i/>
                <w:noProof/>
                <w:color w:val="0000FF"/>
                <w:u w:val="single"/>
              </w:rPr>
            </w:rPrChange>
          </w:rPr>
          <w:t>The physical and theoretical knowledge of the Machines, sentinels, and frames. The understanding of how they tick, what they do, etc.</w:t>
        </w:r>
        <w:r w:rsidRPr="00EE27B1">
          <w:rPr>
            <w:i/>
            <w:sz w:val="24"/>
            <w:szCs w:val="24"/>
            <w:rPrChange w:id="2656" w:author="Tre" w:date="2012-11-19T09:04:00Z">
              <w:rPr>
                <w:i/>
                <w:color w:val="0000FF"/>
                <w:u w:val="single"/>
              </w:rPr>
            </w:rPrChange>
          </w:rPr>
          <w:fldChar w:fldCharType="end"/>
        </w:r>
        <w:r w:rsidRPr="00EE27B1">
          <w:rPr>
            <w:b/>
            <w:sz w:val="24"/>
            <w:szCs w:val="24"/>
            <w:rPrChange w:id="2657" w:author="Tre" w:date="2012-11-19T09:04:00Z">
              <w:rPr>
                <w:b/>
                <w:color w:val="0000FF"/>
                <w:u w:val="single"/>
              </w:rPr>
            </w:rPrChange>
          </w:rPr>
          <w:t xml:space="preserve"> </w:t>
        </w:r>
        <w:r w:rsidRPr="00EE27B1">
          <w:rPr>
            <w:b/>
            <w:sz w:val="24"/>
            <w:szCs w:val="24"/>
            <w:rPrChange w:id="2658" w:author="Tre" w:date="2012-11-19T09:04:00Z">
              <w:rPr>
                <w:b/>
                <w:color w:val="0000FF"/>
                <w:u w:val="single"/>
              </w:rPr>
            </w:rPrChange>
          </w:rPr>
          <w:fldChar w:fldCharType="begin"/>
        </w:r>
        <w:r w:rsidRPr="00EE27B1">
          <w:rPr>
            <w:b/>
            <w:sz w:val="24"/>
            <w:szCs w:val="24"/>
            <w:rPrChange w:id="2659" w:author="Tre" w:date="2012-11-19T09:04:00Z">
              <w:rPr>
                <w:b/>
                <w:color w:val="0000FF"/>
                <w:u w:val="single"/>
              </w:rPr>
            </w:rPrChange>
          </w:rPr>
          <w:instrText xml:space="preserve"> NEXT  \* MERGEFORMAT </w:instrText>
        </w:r>
        <w:r w:rsidRPr="00EE27B1">
          <w:rPr>
            <w:b/>
            <w:sz w:val="24"/>
            <w:szCs w:val="24"/>
            <w:rPrChange w:id="2660" w:author="Tre" w:date="2012-11-19T09:04:00Z">
              <w:rPr>
                <w:b/>
                <w:color w:val="0000FF"/>
                <w:u w:val="single"/>
              </w:rPr>
            </w:rPrChange>
          </w:rPr>
          <w:fldChar w:fldCharType="end"/>
        </w:r>
      </w:ins>
    </w:p>
    <w:p w:rsidR="00C606DA" w:rsidRPr="00C91AA7" w:rsidRDefault="00C606DA" w:rsidP="00C606DA">
      <w:pPr>
        <w:pStyle w:val="MatrixSuperfluous"/>
        <w:rPr>
          <w:ins w:id="2661" w:author="Tre" w:date="2012-11-16T11:30:00Z"/>
          <w:b/>
          <w:sz w:val="24"/>
          <w:szCs w:val="24"/>
          <w:rPrChange w:id="2662" w:author="Tre" w:date="2012-11-19T09:04:00Z">
            <w:rPr>
              <w:ins w:id="2663" w:author="Tre" w:date="2012-11-16T11:30:00Z"/>
              <w:b/>
            </w:rPr>
          </w:rPrChange>
        </w:rPr>
      </w:pPr>
    </w:p>
    <w:p w:rsidR="00C606DA" w:rsidRPr="00C91AA7" w:rsidRDefault="00EE27B1" w:rsidP="00C606DA">
      <w:pPr>
        <w:pStyle w:val="MatrixSuperfluous"/>
        <w:rPr>
          <w:ins w:id="2664" w:author="Tre" w:date="2012-11-16T11:30:00Z"/>
          <w:i/>
          <w:sz w:val="24"/>
          <w:szCs w:val="24"/>
          <w:rPrChange w:id="2665" w:author="Tre" w:date="2012-11-19T09:04:00Z">
            <w:rPr>
              <w:ins w:id="2666" w:author="Tre" w:date="2012-11-16T11:30:00Z"/>
              <w:i/>
            </w:rPr>
          </w:rPrChange>
        </w:rPr>
      </w:pPr>
      <w:ins w:id="2667" w:author="Tre" w:date="2012-11-16T11:30:00Z">
        <w:r w:rsidRPr="00EE27B1">
          <w:rPr>
            <w:b/>
            <w:sz w:val="24"/>
            <w:szCs w:val="24"/>
            <w:rPrChange w:id="2668" w:author="Tre" w:date="2012-11-19T09:04:00Z">
              <w:rPr>
                <w:b/>
                <w:color w:val="0000FF"/>
                <w:u w:val="single"/>
              </w:rPr>
            </w:rPrChange>
          </w:rPr>
          <w:fldChar w:fldCharType="begin"/>
        </w:r>
        <w:r w:rsidRPr="00EE27B1">
          <w:rPr>
            <w:b/>
            <w:sz w:val="24"/>
            <w:szCs w:val="24"/>
            <w:rPrChange w:id="2669" w:author="Tre" w:date="2012-11-19T09:04:00Z">
              <w:rPr>
                <w:b/>
                <w:color w:val="0000FF"/>
                <w:u w:val="single"/>
              </w:rPr>
            </w:rPrChange>
          </w:rPr>
          <w:instrText xml:space="preserve"> MERGEFIELD Skill </w:instrText>
        </w:r>
        <w:r w:rsidRPr="00EE27B1">
          <w:rPr>
            <w:b/>
            <w:sz w:val="24"/>
            <w:szCs w:val="24"/>
            <w:rPrChange w:id="2670" w:author="Tre" w:date="2012-11-19T09:04:00Z">
              <w:rPr>
                <w:b/>
                <w:color w:val="0000FF"/>
                <w:u w:val="single"/>
              </w:rPr>
            </w:rPrChange>
          </w:rPr>
          <w:fldChar w:fldCharType="separate"/>
        </w:r>
        <w:r w:rsidRPr="00EE27B1">
          <w:rPr>
            <w:b/>
            <w:noProof/>
            <w:sz w:val="24"/>
            <w:szCs w:val="24"/>
            <w:rPrChange w:id="2671" w:author="Tre" w:date="2012-11-19T09:04:00Z">
              <w:rPr>
                <w:b/>
                <w:noProof/>
                <w:color w:val="0000FF"/>
                <w:u w:val="single"/>
              </w:rPr>
            </w:rPrChange>
          </w:rPr>
          <w:t>Vehicle Repair (by piloting type)</w:t>
        </w:r>
        <w:r w:rsidRPr="00EE27B1">
          <w:rPr>
            <w:b/>
            <w:sz w:val="24"/>
            <w:szCs w:val="24"/>
            <w:rPrChange w:id="2672" w:author="Tre" w:date="2012-11-19T09:04:00Z">
              <w:rPr>
                <w:b/>
                <w:color w:val="0000FF"/>
                <w:u w:val="single"/>
              </w:rPr>
            </w:rPrChange>
          </w:rPr>
          <w:fldChar w:fldCharType="end"/>
        </w:r>
        <w:r w:rsidRPr="00EE27B1">
          <w:rPr>
            <w:i/>
            <w:sz w:val="24"/>
            <w:szCs w:val="24"/>
            <w:rPrChange w:id="2673" w:author="Tre" w:date="2012-11-19T09:04:00Z">
              <w:rPr>
                <w:i/>
                <w:color w:val="0000FF"/>
                <w:u w:val="single"/>
              </w:rPr>
            </w:rPrChange>
          </w:rPr>
          <w:t xml:space="preserve"> - </w:t>
        </w:r>
        <w:r w:rsidRPr="00EE27B1">
          <w:rPr>
            <w:sz w:val="24"/>
            <w:szCs w:val="24"/>
            <w:rPrChange w:id="2674" w:author="Tre" w:date="2012-11-19T09:04:00Z">
              <w:rPr>
                <w:color w:val="0000FF"/>
                <w:u w:val="single"/>
              </w:rPr>
            </w:rPrChange>
          </w:rPr>
          <w:t>[</w:t>
        </w:r>
        <w:r w:rsidRPr="00EE27B1">
          <w:rPr>
            <w:sz w:val="24"/>
            <w:szCs w:val="24"/>
            <w:rPrChange w:id="2675" w:author="Tre" w:date="2012-11-19T09:04:00Z">
              <w:rPr>
                <w:color w:val="0000FF"/>
                <w:u w:val="single"/>
              </w:rPr>
            </w:rPrChange>
          </w:rPr>
          <w:fldChar w:fldCharType="begin"/>
        </w:r>
        <w:r w:rsidRPr="00EE27B1">
          <w:rPr>
            <w:sz w:val="24"/>
            <w:szCs w:val="24"/>
            <w:rPrChange w:id="2676" w:author="Tre" w:date="2012-11-19T09:04:00Z">
              <w:rPr>
                <w:color w:val="0000FF"/>
                <w:u w:val="single"/>
              </w:rPr>
            </w:rPrChange>
          </w:rPr>
          <w:instrText xml:space="preserve"> MERGEFIELD Default_Attribute </w:instrText>
        </w:r>
        <w:r w:rsidRPr="00EE27B1">
          <w:rPr>
            <w:sz w:val="24"/>
            <w:szCs w:val="24"/>
            <w:rPrChange w:id="2677" w:author="Tre" w:date="2012-11-19T09:04:00Z">
              <w:rPr>
                <w:color w:val="0000FF"/>
                <w:u w:val="single"/>
              </w:rPr>
            </w:rPrChange>
          </w:rPr>
          <w:fldChar w:fldCharType="separate"/>
        </w:r>
        <w:r w:rsidRPr="00EE27B1">
          <w:rPr>
            <w:noProof/>
            <w:sz w:val="24"/>
            <w:szCs w:val="24"/>
            <w:rPrChange w:id="2678" w:author="Tre" w:date="2012-11-19T09:04:00Z">
              <w:rPr>
                <w:noProof/>
                <w:color w:val="0000FF"/>
                <w:u w:val="single"/>
              </w:rPr>
            </w:rPrChange>
          </w:rPr>
          <w:t>Focus</w:t>
        </w:r>
        <w:r w:rsidRPr="00EE27B1">
          <w:rPr>
            <w:sz w:val="24"/>
            <w:szCs w:val="24"/>
            <w:rPrChange w:id="2679" w:author="Tre" w:date="2012-11-19T09:04:00Z">
              <w:rPr>
                <w:color w:val="0000FF"/>
                <w:u w:val="single"/>
              </w:rPr>
            </w:rPrChange>
          </w:rPr>
          <w:fldChar w:fldCharType="end"/>
        </w:r>
        <w:r w:rsidRPr="00EE27B1">
          <w:rPr>
            <w:sz w:val="24"/>
            <w:szCs w:val="24"/>
            <w:rPrChange w:id="2680" w:author="Tre" w:date="2012-11-19T09:04:00Z">
              <w:rPr>
                <w:color w:val="0000FF"/>
                <w:u w:val="single"/>
              </w:rPr>
            </w:rPrChange>
          </w:rPr>
          <w:t>]</w:t>
        </w:r>
      </w:ins>
    </w:p>
    <w:p w:rsidR="00C606DA" w:rsidRPr="00C91AA7" w:rsidRDefault="00EE27B1" w:rsidP="00C606DA">
      <w:pPr>
        <w:pStyle w:val="MatrixSuperfluous"/>
        <w:rPr>
          <w:ins w:id="2681" w:author="Tre" w:date="2012-11-16T11:30:00Z"/>
          <w:b/>
          <w:sz w:val="24"/>
          <w:szCs w:val="24"/>
          <w:rPrChange w:id="2682" w:author="Tre" w:date="2012-11-19T09:04:00Z">
            <w:rPr>
              <w:ins w:id="2683" w:author="Tre" w:date="2012-11-16T11:30:00Z"/>
              <w:b/>
            </w:rPr>
          </w:rPrChange>
        </w:rPr>
      </w:pPr>
      <w:ins w:id="2684" w:author="Tre" w:date="2012-11-16T11:30:00Z">
        <w:r w:rsidRPr="00EE27B1">
          <w:rPr>
            <w:b/>
            <w:sz w:val="24"/>
            <w:szCs w:val="24"/>
            <w:rPrChange w:id="2685" w:author="Tre" w:date="2012-11-19T09:04:00Z">
              <w:rPr>
                <w:b/>
                <w:color w:val="0000FF"/>
                <w:u w:val="single"/>
              </w:rPr>
            </w:rPrChange>
          </w:rPr>
          <w:t xml:space="preserve">Description - </w:t>
        </w:r>
        <w:r w:rsidRPr="00EE27B1">
          <w:rPr>
            <w:i/>
            <w:sz w:val="24"/>
            <w:szCs w:val="24"/>
            <w:rPrChange w:id="2686" w:author="Tre" w:date="2012-11-19T09:04:00Z">
              <w:rPr>
                <w:i/>
                <w:color w:val="0000FF"/>
                <w:u w:val="single"/>
              </w:rPr>
            </w:rPrChange>
          </w:rPr>
          <w:fldChar w:fldCharType="begin"/>
        </w:r>
        <w:r w:rsidRPr="00EE27B1">
          <w:rPr>
            <w:i/>
            <w:sz w:val="24"/>
            <w:szCs w:val="24"/>
            <w:rPrChange w:id="2687" w:author="Tre" w:date="2012-11-19T09:04:00Z">
              <w:rPr>
                <w:i/>
                <w:color w:val="0000FF"/>
                <w:u w:val="single"/>
              </w:rPr>
            </w:rPrChange>
          </w:rPr>
          <w:instrText xml:space="preserve"> MERGEFIELD "Description" </w:instrText>
        </w:r>
        <w:r w:rsidRPr="00EE27B1">
          <w:rPr>
            <w:i/>
            <w:sz w:val="24"/>
            <w:szCs w:val="24"/>
            <w:rPrChange w:id="2688" w:author="Tre" w:date="2012-11-19T09:04:00Z">
              <w:rPr>
                <w:i/>
                <w:color w:val="0000FF"/>
                <w:u w:val="single"/>
              </w:rPr>
            </w:rPrChange>
          </w:rPr>
          <w:fldChar w:fldCharType="separate"/>
        </w:r>
        <w:r w:rsidRPr="00EE27B1">
          <w:rPr>
            <w:i/>
            <w:noProof/>
            <w:sz w:val="24"/>
            <w:szCs w:val="24"/>
            <w:rPrChange w:id="2689" w:author="Tre" w:date="2012-11-19T09:04:00Z">
              <w:rPr>
                <w:i/>
                <w:noProof/>
                <w:color w:val="0000FF"/>
                <w:u w:val="single"/>
              </w:rPr>
            </w:rPrChange>
          </w:rPr>
          <w:t>The character can rebuild an engine, set a hovercraft's anti-grav controls. Depending on what it is and the type of equipment one has, the character can fix whatever is in front of them.</w:t>
        </w:r>
        <w:r w:rsidRPr="00EE27B1">
          <w:rPr>
            <w:i/>
            <w:sz w:val="24"/>
            <w:szCs w:val="24"/>
            <w:rPrChange w:id="2690" w:author="Tre" w:date="2012-11-19T09:04:00Z">
              <w:rPr>
                <w:i/>
                <w:color w:val="0000FF"/>
                <w:u w:val="single"/>
              </w:rPr>
            </w:rPrChange>
          </w:rPr>
          <w:fldChar w:fldCharType="end"/>
        </w:r>
        <w:r w:rsidRPr="00EE27B1">
          <w:rPr>
            <w:b/>
            <w:sz w:val="24"/>
            <w:szCs w:val="24"/>
            <w:rPrChange w:id="2691" w:author="Tre" w:date="2012-11-19T09:04:00Z">
              <w:rPr>
                <w:b/>
                <w:color w:val="0000FF"/>
                <w:u w:val="single"/>
              </w:rPr>
            </w:rPrChange>
          </w:rPr>
          <w:t xml:space="preserve"> </w:t>
        </w:r>
        <w:r w:rsidRPr="00EE27B1">
          <w:rPr>
            <w:b/>
            <w:sz w:val="24"/>
            <w:szCs w:val="24"/>
            <w:rPrChange w:id="2692" w:author="Tre" w:date="2012-11-19T09:04:00Z">
              <w:rPr>
                <w:b/>
                <w:color w:val="0000FF"/>
                <w:u w:val="single"/>
              </w:rPr>
            </w:rPrChange>
          </w:rPr>
          <w:fldChar w:fldCharType="begin"/>
        </w:r>
        <w:r w:rsidRPr="00EE27B1">
          <w:rPr>
            <w:b/>
            <w:sz w:val="24"/>
            <w:szCs w:val="24"/>
            <w:rPrChange w:id="2693" w:author="Tre" w:date="2012-11-19T09:04:00Z">
              <w:rPr>
                <w:b/>
                <w:color w:val="0000FF"/>
                <w:u w:val="single"/>
              </w:rPr>
            </w:rPrChange>
          </w:rPr>
          <w:instrText xml:space="preserve"> NEXT  \* MERGEFORMAT </w:instrText>
        </w:r>
        <w:r w:rsidRPr="00EE27B1">
          <w:rPr>
            <w:b/>
            <w:sz w:val="24"/>
            <w:szCs w:val="24"/>
            <w:rPrChange w:id="2694" w:author="Tre" w:date="2012-11-19T09:04:00Z">
              <w:rPr>
                <w:b/>
                <w:color w:val="0000FF"/>
                <w:u w:val="single"/>
              </w:rPr>
            </w:rPrChange>
          </w:rPr>
          <w:fldChar w:fldCharType="end"/>
        </w:r>
      </w:ins>
    </w:p>
    <w:p w:rsidR="00C606DA" w:rsidRPr="00C91AA7" w:rsidRDefault="00C606DA" w:rsidP="00C606DA">
      <w:pPr>
        <w:pStyle w:val="MatrixSuperfluous"/>
        <w:rPr>
          <w:ins w:id="2695" w:author="Tre" w:date="2012-11-16T11:30:00Z"/>
          <w:b/>
          <w:sz w:val="24"/>
          <w:szCs w:val="24"/>
          <w:rPrChange w:id="2696" w:author="Tre" w:date="2012-11-19T09:04:00Z">
            <w:rPr>
              <w:ins w:id="2697" w:author="Tre" w:date="2012-11-16T11:30:00Z"/>
              <w:b/>
            </w:rPr>
          </w:rPrChange>
        </w:rPr>
      </w:pPr>
    </w:p>
    <w:p w:rsidR="00C606DA" w:rsidRPr="00C91AA7" w:rsidRDefault="00EE27B1" w:rsidP="00C606DA">
      <w:pPr>
        <w:pStyle w:val="MatrixSuperfluous"/>
        <w:rPr>
          <w:ins w:id="2698" w:author="Tre" w:date="2012-11-16T11:30:00Z"/>
          <w:i/>
          <w:sz w:val="24"/>
          <w:szCs w:val="24"/>
          <w:rPrChange w:id="2699" w:author="Tre" w:date="2012-11-19T09:04:00Z">
            <w:rPr>
              <w:ins w:id="2700" w:author="Tre" w:date="2012-11-16T11:30:00Z"/>
              <w:i/>
            </w:rPr>
          </w:rPrChange>
        </w:rPr>
      </w:pPr>
      <w:ins w:id="2701" w:author="Tre" w:date="2012-11-16T11:30:00Z">
        <w:r w:rsidRPr="00EE27B1">
          <w:rPr>
            <w:b/>
            <w:sz w:val="24"/>
            <w:szCs w:val="24"/>
            <w:rPrChange w:id="2702" w:author="Tre" w:date="2012-11-19T09:04:00Z">
              <w:rPr>
                <w:b/>
                <w:color w:val="0000FF"/>
                <w:u w:val="single"/>
              </w:rPr>
            </w:rPrChange>
          </w:rPr>
          <w:fldChar w:fldCharType="begin"/>
        </w:r>
        <w:r w:rsidRPr="00EE27B1">
          <w:rPr>
            <w:b/>
            <w:sz w:val="24"/>
            <w:szCs w:val="24"/>
            <w:rPrChange w:id="2703" w:author="Tre" w:date="2012-11-19T09:04:00Z">
              <w:rPr>
                <w:b/>
                <w:color w:val="0000FF"/>
                <w:u w:val="single"/>
              </w:rPr>
            </w:rPrChange>
          </w:rPr>
          <w:instrText xml:space="preserve"> MERGEFIELD Skill </w:instrText>
        </w:r>
        <w:r w:rsidRPr="00EE27B1">
          <w:rPr>
            <w:b/>
            <w:sz w:val="24"/>
            <w:szCs w:val="24"/>
            <w:rPrChange w:id="2704" w:author="Tre" w:date="2012-11-19T09:04:00Z">
              <w:rPr>
                <w:b/>
                <w:color w:val="0000FF"/>
                <w:u w:val="single"/>
              </w:rPr>
            </w:rPrChange>
          </w:rPr>
          <w:fldChar w:fldCharType="separate"/>
        </w:r>
        <w:r w:rsidRPr="00EE27B1">
          <w:rPr>
            <w:b/>
            <w:noProof/>
            <w:sz w:val="24"/>
            <w:szCs w:val="24"/>
            <w:rPrChange w:id="2705" w:author="Tre" w:date="2012-11-19T09:04:00Z">
              <w:rPr>
                <w:b/>
                <w:noProof/>
                <w:color w:val="0000FF"/>
                <w:u w:val="single"/>
              </w:rPr>
            </w:rPrChange>
          </w:rPr>
          <w:t>Writing</w:t>
        </w:r>
        <w:r w:rsidRPr="00EE27B1">
          <w:rPr>
            <w:b/>
            <w:sz w:val="24"/>
            <w:szCs w:val="24"/>
            <w:rPrChange w:id="2706" w:author="Tre" w:date="2012-11-19T09:04:00Z">
              <w:rPr>
                <w:b/>
                <w:color w:val="0000FF"/>
                <w:u w:val="single"/>
              </w:rPr>
            </w:rPrChange>
          </w:rPr>
          <w:fldChar w:fldCharType="end"/>
        </w:r>
        <w:r w:rsidRPr="00EE27B1">
          <w:rPr>
            <w:i/>
            <w:sz w:val="24"/>
            <w:szCs w:val="24"/>
            <w:rPrChange w:id="2707" w:author="Tre" w:date="2012-11-19T09:04:00Z">
              <w:rPr>
                <w:i/>
                <w:color w:val="0000FF"/>
                <w:u w:val="single"/>
              </w:rPr>
            </w:rPrChange>
          </w:rPr>
          <w:t xml:space="preserve"> - </w:t>
        </w:r>
        <w:r w:rsidRPr="00EE27B1">
          <w:rPr>
            <w:sz w:val="24"/>
            <w:szCs w:val="24"/>
            <w:rPrChange w:id="2708" w:author="Tre" w:date="2012-11-19T09:04:00Z">
              <w:rPr>
                <w:color w:val="0000FF"/>
                <w:u w:val="single"/>
              </w:rPr>
            </w:rPrChange>
          </w:rPr>
          <w:t>[</w:t>
        </w:r>
        <w:r w:rsidRPr="00EE27B1">
          <w:rPr>
            <w:sz w:val="24"/>
            <w:szCs w:val="24"/>
            <w:rPrChange w:id="2709" w:author="Tre" w:date="2012-11-19T09:04:00Z">
              <w:rPr>
                <w:color w:val="0000FF"/>
                <w:u w:val="single"/>
              </w:rPr>
            </w:rPrChange>
          </w:rPr>
          <w:fldChar w:fldCharType="begin"/>
        </w:r>
        <w:r w:rsidRPr="00EE27B1">
          <w:rPr>
            <w:sz w:val="24"/>
            <w:szCs w:val="24"/>
            <w:rPrChange w:id="2710" w:author="Tre" w:date="2012-11-19T09:04:00Z">
              <w:rPr>
                <w:color w:val="0000FF"/>
                <w:u w:val="single"/>
              </w:rPr>
            </w:rPrChange>
          </w:rPr>
          <w:instrText xml:space="preserve"> MERGEFIELD Default_Attribute </w:instrText>
        </w:r>
        <w:r w:rsidRPr="00EE27B1">
          <w:rPr>
            <w:sz w:val="24"/>
            <w:szCs w:val="24"/>
            <w:rPrChange w:id="2711" w:author="Tre" w:date="2012-11-19T09:04:00Z">
              <w:rPr>
                <w:color w:val="0000FF"/>
                <w:u w:val="single"/>
              </w:rPr>
            </w:rPrChange>
          </w:rPr>
          <w:fldChar w:fldCharType="separate"/>
        </w:r>
        <w:r w:rsidRPr="00EE27B1">
          <w:rPr>
            <w:noProof/>
            <w:sz w:val="24"/>
            <w:szCs w:val="24"/>
            <w:rPrChange w:id="2712" w:author="Tre" w:date="2012-11-19T09:04:00Z">
              <w:rPr>
                <w:noProof/>
                <w:color w:val="0000FF"/>
                <w:u w:val="single"/>
              </w:rPr>
            </w:rPrChange>
          </w:rPr>
          <w:t>Focus</w:t>
        </w:r>
        <w:r w:rsidRPr="00EE27B1">
          <w:rPr>
            <w:sz w:val="24"/>
            <w:szCs w:val="24"/>
            <w:rPrChange w:id="2713" w:author="Tre" w:date="2012-11-19T09:04:00Z">
              <w:rPr>
                <w:color w:val="0000FF"/>
                <w:u w:val="single"/>
              </w:rPr>
            </w:rPrChange>
          </w:rPr>
          <w:fldChar w:fldCharType="end"/>
        </w:r>
        <w:r w:rsidRPr="00EE27B1">
          <w:rPr>
            <w:sz w:val="24"/>
            <w:szCs w:val="24"/>
            <w:rPrChange w:id="2714" w:author="Tre" w:date="2012-11-19T09:04:00Z">
              <w:rPr>
                <w:color w:val="0000FF"/>
                <w:u w:val="single"/>
              </w:rPr>
            </w:rPrChange>
          </w:rPr>
          <w:t>]</w:t>
        </w:r>
      </w:ins>
    </w:p>
    <w:p w:rsidR="00C606DA" w:rsidRPr="00C91AA7" w:rsidRDefault="00EE27B1" w:rsidP="00C606DA">
      <w:pPr>
        <w:pStyle w:val="MatrixSuperfluous"/>
        <w:rPr>
          <w:ins w:id="2715" w:author="Tre" w:date="2012-11-16T11:30:00Z"/>
          <w:b/>
          <w:sz w:val="24"/>
          <w:szCs w:val="24"/>
          <w:rPrChange w:id="2716" w:author="Tre" w:date="2012-11-19T09:04:00Z">
            <w:rPr>
              <w:ins w:id="2717" w:author="Tre" w:date="2012-11-16T11:30:00Z"/>
              <w:b/>
            </w:rPr>
          </w:rPrChange>
        </w:rPr>
      </w:pPr>
      <w:ins w:id="2718" w:author="Tre" w:date="2012-11-16T11:30:00Z">
        <w:r w:rsidRPr="00EE27B1">
          <w:rPr>
            <w:b/>
            <w:sz w:val="24"/>
            <w:szCs w:val="24"/>
            <w:rPrChange w:id="2719" w:author="Tre" w:date="2012-11-19T09:04:00Z">
              <w:rPr>
                <w:b/>
                <w:color w:val="0000FF"/>
                <w:u w:val="single"/>
              </w:rPr>
            </w:rPrChange>
          </w:rPr>
          <w:t xml:space="preserve">Description - </w:t>
        </w:r>
        <w:r w:rsidRPr="00EE27B1">
          <w:rPr>
            <w:i/>
            <w:sz w:val="24"/>
            <w:szCs w:val="24"/>
            <w:rPrChange w:id="2720" w:author="Tre" w:date="2012-11-19T09:04:00Z">
              <w:rPr>
                <w:i/>
                <w:color w:val="0000FF"/>
                <w:u w:val="single"/>
              </w:rPr>
            </w:rPrChange>
          </w:rPr>
          <w:fldChar w:fldCharType="begin"/>
        </w:r>
        <w:r w:rsidRPr="00EE27B1">
          <w:rPr>
            <w:i/>
            <w:sz w:val="24"/>
            <w:szCs w:val="24"/>
            <w:rPrChange w:id="2721" w:author="Tre" w:date="2012-11-19T09:04:00Z">
              <w:rPr>
                <w:i/>
                <w:color w:val="0000FF"/>
                <w:u w:val="single"/>
              </w:rPr>
            </w:rPrChange>
          </w:rPr>
          <w:instrText xml:space="preserve"> MERGEFIELD "Description" </w:instrText>
        </w:r>
        <w:r w:rsidRPr="00EE27B1">
          <w:rPr>
            <w:i/>
            <w:sz w:val="24"/>
            <w:szCs w:val="24"/>
            <w:rPrChange w:id="2722" w:author="Tre" w:date="2012-11-19T09:04:00Z">
              <w:rPr>
                <w:i/>
                <w:color w:val="0000FF"/>
                <w:u w:val="single"/>
              </w:rPr>
            </w:rPrChange>
          </w:rPr>
          <w:fldChar w:fldCharType="separate"/>
        </w:r>
        <w:r w:rsidRPr="00EE27B1">
          <w:rPr>
            <w:i/>
            <w:noProof/>
            <w:sz w:val="24"/>
            <w:szCs w:val="24"/>
            <w:rPrChange w:id="2723" w:author="Tre" w:date="2012-11-19T09:04:00Z">
              <w:rPr>
                <w:i/>
                <w:noProof/>
                <w:color w:val="0000FF"/>
                <w:u w:val="single"/>
              </w:rPr>
            </w:rPrChange>
          </w:rPr>
          <w:t>The ability to write down spoken words in one's own language, to organize thoughts into written forms like poetry, prose, fiction, and non-fiction.</w:t>
        </w:r>
        <w:r w:rsidRPr="00EE27B1">
          <w:rPr>
            <w:i/>
            <w:sz w:val="24"/>
            <w:szCs w:val="24"/>
            <w:rPrChange w:id="2724" w:author="Tre" w:date="2012-11-19T09:04:00Z">
              <w:rPr>
                <w:i/>
                <w:color w:val="0000FF"/>
                <w:u w:val="single"/>
              </w:rPr>
            </w:rPrChange>
          </w:rPr>
          <w:fldChar w:fldCharType="end"/>
        </w:r>
        <w:r w:rsidRPr="00EE27B1">
          <w:rPr>
            <w:b/>
            <w:sz w:val="24"/>
            <w:szCs w:val="24"/>
            <w:rPrChange w:id="2725" w:author="Tre" w:date="2012-11-19T09:04:00Z">
              <w:rPr>
                <w:b/>
                <w:color w:val="0000FF"/>
                <w:u w:val="single"/>
              </w:rPr>
            </w:rPrChange>
          </w:rPr>
          <w:t xml:space="preserve"> </w:t>
        </w:r>
        <w:r w:rsidRPr="00EE27B1">
          <w:rPr>
            <w:b/>
            <w:sz w:val="24"/>
            <w:szCs w:val="24"/>
            <w:rPrChange w:id="2726" w:author="Tre" w:date="2012-11-19T09:04:00Z">
              <w:rPr>
                <w:b/>
                <w:color w:val="0000FF"/>
                <w:u w:val="single"/>
              </w:rPr>
            </w:rPrChange>
          </w:rPr>
          <w:fldChar w:fldCharType="begin"/>
        </w:r>
        <w:r w:rsidRPr="00EE27B1">
          <w:rPr>
            <w:b/>
            <w:sz w:val="24"/>
            <w:szCs w:val="24"/>
            <w:rPrChange w:id="2727" w:author="Tre" w:date="2012-11-19T09:04:00Z">
              <w:rPr>
                <w:b/>
                <w:color w:val="0000FF"/>
                <w:u w:val="single"/>
              </w:rPr>
            </w:rPrChange>
          </w:rPr>
          <w:instrText xml:space="preserve"> NEXT  \* MERGEFORMAT </w:instrText>
        </w:r>
        <w:r w:rsidRPr="00EE27B1">
          <w:rPr>
            <w:b/>
            <w:sz w:val="24"/>
            <w:szCs w:val="24"/>
            <w:rPrChange w:id="2728" w:author="Tre" w:date="2012-11-19T09:04:00Z">
              <w:rPr>
                <w:b/>
                <w:color w:val="0000FF"/>
                <w:u w:val="single"/>
              </w:rPr>
            </w:rPrChange>
          </w:rPr>
          <w:fldChar w:fldCharType="end"/>
        </w:r>
      </w:ins>
    </w:p>
    <w:p w:rsidR="00C606DA" w:rsidRPr="00C91AA7" w:rsidRDefault="00C606DA" w:rsidP="00C606DA">
      <w:pPr>
        <w:pStyle w:val="MatrixSuperfluous"/>
        <w:rPr>
          <w:ins w:id="2729" w:author="Tre" w:date="2012-11-16T11:30:00Z"/>
          <w:b/>
          <w:sz w:val="24"/>
          <w:szCs w:val="24"/>
          <w:rPrChange w:id="2730" w:author="Tre" w:date="2012-11-19T09:04:00Z">
            <w:rPr>
              <w:ins w:id="2731" w:author="Tre" w:date="2012-11-16T11:30:00Z"/>
              <w:b/>
            </w:rPr>
          </w:rPrChange>
        </w:rPr>
      </w:pPr>
    </w:p>
    <w:p w:rsidR="00C606DA" w:rsidRPr="00C91AA7" w:rsidRDefault="00EE27B1" w:rsidP="00C606DA">
      <w:pPr>
        <w:pStyle w:val="MatrixSuperfluous"/>
        <w:rPr>
          <w:ins w:id="2732" w:author="Tre" w:date="2012-11-16T11:30:00Z"/>
          <w:i/>
          <w:sz w:val="24"/>
          <w:szCs w:val="24"/>
          <w:rPrChange w:id="2733" w:author="Tre" w:date="2012-11-19T09:04:00Z">
            <w:rPr>
              <w:ins w:id="2734" w:author="Tre" w:date="2012-11-16T11:30:00Z"/>
              <w:i/>
            </w:rPr>
          </w:rPrChange>
        </w:rPr>
      </w:pPr>
      <w:ins w:id="2735" w:author="Tre" w:date="2012-11-16T11:30:00Z">
        <w:r w:rsidRPr="00EE27B1">
          <w:rPr>
            <w:b/>
            <w:sz w:val="24"/>
            <w:szCs w:val="24"/>
            <w:rPrChange w:id="2736" w:author="Tre" w:date="2012-11-19T09:04:00Z">
              <w:rPr>
                <w:b/>
                <w:color w:val="0000FF"/>
                <w:u w:val="single"/>
              </w:rPr>
            </w:rPrChange>
          </w:rPr>
          <w:fldChar w:fldCharType="begin"/>
        </w:r>
        <w:r w:rsidRPr="00EE27B1">
          <w:rPr>
            <w:b/>
            <w:sz w:val="24"/>
            <w:szCs w:val="24"/>
            <w:rPrChange w:id="2737" w:author="Tre" w:date="2012-11-19T09:04:00Z">
              <w:rPr>
                <w:b/>
                <w:color w:val="0000FF"/>
                <w:u w:val="single"/>
              </w:rPr>
            </w:rPrChange>
          </w:rPr>
          <w:instrText xml:space="preserve"> MERGEFIELD Skill </w:instrText>
        </w:r>
        <w:r w:rsidRPr="00EE27B1">
          <w:rPr>
            <w:b/>
            <w:sz w:val="24"/>
            <w:szCs w:val="24"/>
            <w:rPrChange w:id="2738" w:author="Tre" w:date="2012-11-19T09:04:00Z">
              <w:rPr>
                <w:b/>
                <w:color w:val="0000FF"/>
                <w:u w:val="single"/>
              </w:rPr>
            </w:rPrChange>
          </w:rPr>
          <w:fldChar w:fldCharType="separate"/>
        </w:r>
        <w:r w:rsidRPr="00EE27B1">
          <w:rPr>
            <w:b/>
            <w:noProof/>
            <w:sz w:val="24"/>
            <w:szCs w:val="24"/>
            <w:rPrChange w:id="2739" w:author="Tre" w:date="2012-11-19T09:04:00Z">
              <w:rPr>
                <w:b/>
                <w:noProof/>
                <w:color w:val="0000FF"/>
                <w:u w:val="single"/>
              </w:rPr>
            </w:rPrChange>
          </w:rPr>
          <w:t>Blacksmith</w:t>
        </w:r>
        <w:r w:rsidRPr="00EE27B1">
          <w:rPr>
            <w:b/>
            <w:sz w:val="24"/>
            <w:szCs w:val="24"/>
            <w:rPrChange w:id="2740" w:author="Tre" w:date="2012-11-19T09:04:00Z">
              <w:rPr>
                <w:b/>
                <w:color w:val="0000FF"/>
                <w:u w:val="single"/>
              </w:rPr>
            </w:rPrChange>
          </w:rPr>
          <w:fldChar w:fldCharType="end"/>
        </w:r>
        <w:r w:rsidRPr="00EE27B1">
          <w:rPr>
            <w:i/>
            <w:sz w:val="24"/>
            <w:szCs w:val="24"/>
            <w:rPrChange w:id="2741" w:author="Tre" w:date="2012-11-19T09:04:00Z">
              <w:rPr>
                <w:i/>
                <w:color w:val="0000FF"/>
                <w:u w:val="single"/>
              </w:rPr>
            </w:rPrChange>
          </w:rPr>
          <w:t xml:space="preserve"> - </w:t>
        </w:r>
        <w:r w:rsidRPr="00EE27B1">
          <w:rPr>
            <w:sz w:val="24"/>
            <w:szCs w:val="24"/>
            <w:rPrChange w:id="2742" w:author="Tre" w:date="2012-11-19T09:04:00Z">
              <w:rPr>
                <w:color w:val="0000FF"/>
                <w:u w:val="single"/>
              </w:rPr>
            </w:rPrChange>
          </w:rPr>
          <w:t>[</w:t>
        </w:r>
        <w:r w:rsidRPr="00EE27B1">
          <w:rPr>
            <w:sz w:val="24"/>
            <w:szCs w:val="24"/>
            <w:rPrChange w:id="2743" w:author="Tre" w:date="2012-11-19T09:04:00Z">
              <w:rPr>
                <w:color w:val="0000FF"/>
                <w:u w:val="single"/>
              </w:rPr>
            </w:rPrChange>
          </w:rPr>
          <w:fldChar w:fldCharType="begin"/>
        </w:r>
        <w:r w:rsidRPr="00EE27B1">
          <w:rPr>
            <w:sz w:val="24"/>
            <w:szCs w:val="24"/>
            <w:rPrChange w:id="2744" w:author="Tre" w:date="2012-11-19T09:04:00Z">
              <w:rPr>
                <w:color w:val="0000FF"/>
                <w:u w:val="single"/>
              </w:rPr>
            </w:rPrChange>
          </w:rPr>
          <w:instrText xml:space="preserve"> MERGEFIELD Default_Attribute </w:instrText>
        </w:r>
        <w:r w:rsidRPr="00EE27B1">
          <w:rPr>
            <w:sz w:val="24"/>
            <w:szCs w:val="24"/>
            <w:rPrChange w:id="2745" w:author="Tre" w:date="2012-11-19T09:04:00Z">
              <w:rPr>
                <w:color w:val="0000FF"/>
                <w:u w:val="single"/>
              </w:rPr>
            </w:rPrChange>
          </w:rPr>
          <w:fldChar w:fldCharType="separate"/>
        </w:r>
        <w:r w:rsidRPr="00EE27B1">
          <w:rPr>
            <w:noProof/>
            <w:sz w:val="24"/>
            <w:szCs w:val="24"/>
            <w:rPrChange w:id="2746" w:author="Tre" w:date="2012-11-19T09:04:00Z">
              <w:rPr>
                <w:noProof/>
                <w:color w:val="0000FF"/>
                <w:u w:val="single"/>
              </w:rPr>
            </w:rPrChange>
          </w:rPr>
          <w:t>Focus/Strength</w:t>
        </w:r>
        <w:r w:rsidRPr="00EE27B1">
          <w:rPr>
            <w:sz w:val="24"/>
            <w:szCs w:val="24"/>
            <w:rPrChange w:id="2747" w:author="Tre" w:date="2012-11-19T09:04:00Z">
              <w:rPr>
                <w:color w:val="0000FF"/>
                <w:u w:val="single"/>
              </w:rPr>
            </w:rPrChange>
          </w:rPr>
          <w:fldChar w:fldCharType="end"/>
        </w:r>
        <w:r w:rsidRPr="00EE27B1">
          <w:rPr>
            <w:sz w:val="24"/>
            <w:szCs w:val="24"/>
            <w:rPrChange w:id="2748" w:author="Tre" w:date="2012-11-19T09:04:00Z">
              <w:rPr>
                <w:color w:val="0000FF"/>
                <w:u w:val="single"/>
              </w:rPr>
            </w:rPrChange>
          </w:rPr>
          <w:t>]</w:t>
        </w:r>
      </w:ins>
    </w:p>
    <w:p w:rsidR="00C606DA" w:rsidRPr="00C91AA7" w:rsidRDefault="00EE27B1" w:rsidP="00C606DA">
      <w:pPr>
        <w:pStyle w:val="MatrixSuperfluous"/>
        <w:rPr>
          <w:ins w:id="2749" w:author="Tre" w:date="2012-11-16T11:30:00Z"/>
          <w:b/>
          <w:sz w:val="24"/>
          <w:szCs w:val="24"/>
          <w:rPrChange w:id="2750" w:author="Tre" w:date="2012-11-19T09:04:00Z">
            <w:rPr>
              <w:ins w:id="2751" w:author="Tre" w:date="2012-11-16T11:30:00Z"/>
              <w:b/>
            </w:rPr>
          </w:rPrChange>
        </w:rPr>
      </w:pPr>
      <w:ins w:id="2752" w:author="Tre" w:date="2012-11-16T11:30:00Z">
        <w:r w:rsidRPr="00EE27B1">
          <w:rPr>
            <w:b/>
            <w:sz w:val="24"/>
            <w:szCs w:val="24"/>
            <w:rPrChange w:id="2753" w:author="Tre" w:date="2012-11-19T09:04:00Z">
              <w:rPr>
                <w:b/>
                <w:color w:val="0000FF"/>
                <w:u w:val="single"/>
              </w:rPr>
            </w:rPrChange>
          </w:rPr>
          <w:t xml:space="preserve">Description - </w:t>
        </w:r>
        <w:r w:rsidRPr="00EE27B1">
          <w:rPr>
            <w:i/>
            <w:sz w:val="24"/>
            <w:szCs w:val="24"/>
            <w:rPrChange w:id="2754" w:author="Tre" w:date="2012-11-19T09:04:00Z">
              <w:rPr>
                <w:i/>
                <w:color w:val="0000FF"/>
                <w:u w:val="single"/>
              </w:rPr>
            </w:rPrChange>
          </w:rPr>
          <w:fldChar w:fldCharType="begin"/>
        </w:r>
        <w:r w:rsidRPr="00EE27B1">
          <w:rPr>
            <w:i/>
            <w:sz w:val="24"/>
            <w:szCs w:val="24"/>
            <w:rPrChange w:id="2755" w:author="Tre" w:date="2012-11-19T09:04:00Z">
              <w:rPr>
                <w:i/>
                <w:color w:val="0000FF"/>
                <w:u w:val="single"/>
              </w:rPr>
            </w:rPrChange>
          </w:rPr>
          <w:instrText xml:space="preserve"> MERGEFIELD "Description" </w:instrText>
        </w:r>
        <w:r w:rsidRPr="00EE27B1">
          <w:rPr>
            <w:i/>
            <w:sz w:val="24"/>
            <w:szCs w:val="24"/>
            <w:rPrChange w:id="2756" w:author="Tre" w:date="2012-11-19T09:04:00Z">
              <w:rPr>
                <w:i/>
                <w:color w:val="0000FF"/>
                <w:u w:val="single"/>
              </w:rPr>
            </w:rPrChange>
          </w:rPr>
          <w:fldChar w:fldCharType="separate"/>
        </w:r>
        <w:r w:rsidRPr="00EE27B1">
          <w:rPr>
            <w:i/>
            <w:noProof/>
            <w:sz w:val="24"/>
            <w:szCs w:val="24"/>
            <w:rPrChange w:id="2757" w:author="Tre" w:date="2012-11-19T09:04:00Z">
              <w:rPr>
                <w:i/>
                <w:noProof/>
                <w:color w:val="0000FF"/>
                <w:u w:val="single"/>
              </w:rPr>
            </w:rPrChange>
          </w:rPr>
          <w:t>Metallurgy, melting, and casting new objects from various metals and scraps.</w:t>
        </w:r>
        <w:r w:rsidRPr="00EE27B1">
          <w:rPr>
            <w:i/>
            <w:sz w:val="24"/>
            <w:szCs w:val="24"/>
            <w:rPrChange w:id="2758" w:author="Tre" w:date="2012-11-19T09:04:00Z">
              <w:rPr>
                <w:i/>
                <w:color w:val="0000FF"/>
                <w:u w:val="single"/>
              </w:rPr>
            </w:rPrChange>
          </w:rPr>
          <w:fldChar w:fldCharType="end"/>
        </w:r>
        <w:r w:rsidRPr="00EE27B1">
          <w:rPr>
            <w:b/>
            <w:sz w:val="24"/>
            <w:szCs w:val="24"/>
            <w:rPrChange w:id="2759" w:author="Tre" w:date="2012-11-19T09:04:00Z">
              <w:rPr>
                <w:b/>
                <w:color w:val="0000FF"/>
                <w:u w:val="single"/>
              </w:rPr>
            </w:rPrChange>
          </w:rPr>
          <w:t xml:space="preserve"> </w:t>
        </w:r>
        <w:r w:rsidRPr="00EE27B1">
          <w:rPr>
            <w:b/>
            <w:sz w:val="24"/>
            <w:szCs w:val="24"/>
            <w:rPrChange w:id="2760" w:author="Tre" w:date="2012-11-19T09:04:00Z">
              <w:rPr>
                <w:b/>
                <w:color w:val="0000FF"/>
                <w:u w:val="single"/>
              </w:rPr>
            </w:rPrChange>
          </w:rPr>
          <w:fldChar w:fldCharType="begin"/>
        </w:r>
        <w:r w:rsidRPr="00EE27B1">
          <w:rPr>
            <w:b/>
            <w:sz w:val="24"/>
            <w:szCs w:val="24"/>
            <w:rPrChange w:id="2761" w:author="Tre" w:date="2012-11-19T09:04:00Z">
              <w:rPr>
                <w:b/>
                <w:color w:val="0000FF"/>
                <w:u w:val="single"/>
              </w:rPr>
            </w:rPrChange>
          </w:rPr>
          <w:instrText xml:space="preserve"> NEXT  \* MERGEFORMAT </w:instrText>
        </w:r>
        <w:r w:rsidRPr="00EE27B1">
          <w:rPr>
            <w:b/>
            <w:sz w:val="24"/>
            <w:szCs w:val="24"/>
            <w:rPrChange w:id="2762" w:author="Tre" w:date="2012-11-19T09:04:00Z">
              <w:rPr>
                <w:b/>
                <w:color w:val="0000FF"/>
                <w:u w:val="single"/>
              </w:rPr>
            </w:rPrChange>
          </w:rPr>
          <w:fldChar w:fldCharType="end"/>
        </w:r>
      </w:ins>
    </w:p>
    <w:p w:rsidR="00C606DA" w:rsidRPr="00C91AA7" w:rsidRDefault="00C606DA" w:rsidP="00C606DA">
      <w:pPr>
        <w:pStyle w:val="MatrixSuperfluous"/>
        <w:rPr>
          <w:ins w:id="2763" w:author="Tre" w:date="2012-11-16T11:30:00Z"/>
          <w:b/>
          <w:sz w:val="24"/>
          <w:szCs w:val="24"/>
          <w:rPrChange w:id="2764" w:author="Tre" w:date="2012-11-19T09:04:00Z">
            <w:rPr>
              <w:ins w:id="2765" w:author="Tre" w:date="2012-11-16T11:30:00Z"/>
              <w:b/>
            </w:rPr>
          </w:rPrChange>
        </w:rPr>
      </w:pPr>
    </w:p>
    <w:p w:rsidR="00C606DA" w:rsidRPr="00C91AA7" w:rsidRDefault="00EE27B1" w:rsidP="00C606DA">
      <w:pPr>
        <w:pStyle w:val="MatrixSuperfluous"/>
        <w:rPr>
          <w:ins w:id="2766" w:author="Tre" w:date="2012-11-16T11:30:00Z"/>
          <w:i/>
          <w:sz w:val="24"/>
          <w:szCs w:val="24"/>
          <w:rPrChange w:id="2767" w:author="Tre" w:date="2012-11-19T09:04:00Z">
            <w:rPr>
              <w:ins w:id="2768" w:author="Tre" w:date="2012-11-16T11:30:00Z"/>
              <w:i/>
            </w:rPr>
          </w:rPrChange>
        </w:rPr>
      </w:pPr>
      <w:ins w:id="2769" w:author="Tre" w:date="2012-11-16T11:30:00Z">
        <w:r w:rsidRPr="00EE27B1">
          <w:rPr>
            <w:b/>
            <w:sz w:val="24"/>
            <w:szCs w:val="24"/>
            <w:rPrChange w:id="2770" w:author="Tre" w:date="2012-11-19T09:04:00Z">
              <w:rPr>
                <w:b/>
                <w:color w:val="0000FF"/>
                <w:u w:val="single"/>
              </w:rPr>
            </w:rPrChange>
          </w:rPr>
          <w:fldChar w:fldCharType="begin"/>
        </w:r>
        <w:r w:rsidRPr="00EE27B1">
          <w:rPr>
            <w:b/>
            <w:sz w:val="24"/>
            <w:szCs w:val="24"/>
            <w:rPrChange w:id="2771" w:author="Tre" w:date="2012-11-19T09:04:00Z">
              <w:rPr>
                <w:b/>
                <w:color w:val="0000FF"/>
                <w:u w:val="single"/>
              </w:rPr>
            </w:rPrChange>
          </w:rPr>
          <w:instrText xml:space="preserve"> MERGEFIELD Skill </w:instrText>
        </w:r>
        <w:r w:rsidRPr="00EE27B1">
          <w:rPr>
            <w:b/>
            <w:sz w:val="24"/>
            <w:szCs w:val="24"/>
            <w:rPrChange w:id="2772" w:author="Tre" w:date="2012-11-19T09:04:00Z">
              <w:rPr>
                <w:b/>
                <w:color w:val="0000FF"/>
                <w:u w:val="single"/>
              </w:rPr>
            </w:rPrChange>
          </w:rPr>
          <w:fldChar w:fldCharType="separate"/>
        </w:r>
        <w:r w:rsidRPr="00EE27B1">
          <w:rPr>
            <w:b/>
            <w:noProof/>
            <w:sz w:val="24"/>
            <w:szCs w:val="24"/>
            <w:rPrChange w:id="2773" w:author="Tre" w:date="2012-11-19T09:04:00Z">
              <w:rPr>
                <w:b/>
                <w:noProof/>
                <w:color w:val="0000FF"/>
                <w:u w:val="single"/>
              </w:rPr>
            </w:rPrChange>
          </w:rPr>
          <w:t>Boxing</w:t>
        </w:r>
        <w:r w:rsidRPr="00EE27B1">
          <w:rPr>
            <w:b/>
            <w:sz w:val="24"/>
            <w:szCs w:val="24"/>
            <w:rPrChange w:id="2774" w:author="Tre" w:date="2012-11-19T09:04:00Z">
              <w:rPr>
                <w:b/>
                <w:color w:val="0000FF"/>
                <w:u w:val="single"/>
              </w:rPr>
            </w:rPrChange>
          </w:rPr>
          <w:fldChar w:fldCharType="end"/>
        </w:r>
        <w:r w:rsidRPr="00EE27B1">
          <w:rPr>
            <w:i/>
            <w:sz w:val="24"/>
            <w:szCs w:val="24"/>
            <w:rPrChange w:id="2775" w:author="Tre" w:date="2012-11-19T09:04:00Z">
              <w:rPr>
                <w:i/>
                <w:color w:val="0000FF"/>
                <w:u w:val="single"/>
              </w:rPr>
            </w:rPrChange>
          </w:rPr>
          <w:t xml:space="preserve"> - </w:t>
        </w:r>
        <w:r w:rsidRPr="00EE27B1">
          <w:rPr>
            <w:sz w:val="24"/>
            <w:szCs w:val="24"/>
            <w:rPrChange w:id="2776" w:author="Tre" w:date="2012-11-19T09:04:00Z">
              <w:rPr>
                <w:color w:val="0000FF"/>
                <w:u w:val="single"/>
              </w:rPr>
            </w:rPrChange>
          </w:rPr>
          <w:t>[</w:t>
        </w:r>
        <w:r w:rsidRPr="00EE27B1">
          <w:rPr>
            <w:sz w:val="24"/>
            <w:szCs w:val="24"/>
            <w:rPrChange w:id="2777" w:author="Tre" w:date="2012-11-19T09:04:00Z">
              <w:rPr>
                <w:color w:val="0000FF"/>
                <w:u w:val="single"/>
              </w:rPr>
            </w:rPrChange>
          </w:rPr>
          <w:fldChar w:fldCharType="begin"/>
        </w:r>
        <w:r w:rsidRPr="00EE27B1">
          <w:rPr>
            <w:sz w:val="24"/>
            <w:szCs w:val="24"/>
            <w:rPrChange w:id="2778" w:author="Tre" w:date="2012-11-19T09:04:00Z">
              <w:rPr>
                <w:color w:val="0000FF"/>
                <w:u w:val="single"/>
              </w:rPr>
            </w:rPrChange>
          </w:rPr>
          <w:instrText xml:space="preserve"> MERGEFIELD Default_Attribute </w:instrText>
        </w:r>
        <w:r w:rsidRPr="00EE27B1">
          <w:rPr>
            <w:sz w:val="24"/>
            <w:szCs w:val="24"/>
            <w:rPrChange w:id="2779" w:author="Tre" w:date="2012-11-19T09:04:00Z">
              <w:rPr>
                <w:color w:val="0000FF"/>
                <w:u w:val="single"/>
              </w:rPr>
            </w:rPrChange>
          </w:rPr>
          <w:fldChar w:fldCharType="separate"/>
        </w:r>
        <w:r w:rsidRPr="00EE27B1">
          <w:rPr>
            <w:noProof/>
            <w:sz w:val="24"/>
            <w:szCs w:val="24"/>
            <w:rPrChange w:id="2780" w:author="Tre" w:date="2012-11-19T09:04:00Z">
              <w:rPr>
                <w:noProof/>
                <w:color w:val="0000FF"/>
                <w:u w:val="single"/>
              </w:rPr>
            </w:rPrChange>
          </w:rPr>
          <w:t>Strength</w:t>
        </w:r>
        <w:r w:rsidRPr="00EE27B1">
          <w:rPr>
            <w:sz w:val="24"/>
            <w:szCs w:val="24"/>
            <w:rPrChange w:id="2781" w:author="Tre" w:date="2012-11-19T09:04:00Z">
              <w:rPr>
                <w:color w:val="0000FF"/>
                <w:u w:val="single"/>
              </w:rPr>
            </w:rPrChange>
          </w:rPr>
          <w:fldChar w:fldCharType="end"/>
        </w:r>
        <w:r w:rsidRPr="00EE27B1">
          <w:rPr>
            <w:sz w:val="24"/>
            <w:szCs w:val="24"/>
            <w:rPrChange w:id="2782" w:author="Tre" w:date="2012-11-19T09:04:00Z">
              <w:rPr>
                <w:color w:val="0000FF"/>
                <w:u w:val="single"/>
              </w:rPr>
            </w:rPrChange>
          </w:rPr>
          <w:t>]</w:t>
        </w:r>
      </w:ins>
    </w:p>
    <w:p w:rsidR="00C606DA" w:rsidRPr="00C91AA7" w:rsidRDefault="00EE27B1" w:rsidP="00C606DA">
      <w:pPr>
        <w:pStyle w:val="MatrixSuperfluous"/>
        <w:rPr>
          <w:ins w:id="2783" w:author="Tre" w:date="2012-11-16T11:30:00Z"/>
          <w:b/>
          <w:sz w:val="24"/>
          <w:szCs w:val="24"/>
          <w:rPrChange w:id="2784" w:author="Tre" w:date="2012-11-19T09:04:00Z">
            <w:rPr>
              <w:ins w:id="2785" w:author="Tre" w:date="2012-11-16T11:30:00Z"/>
              <w:b/>
            </w:rPr>
          </w:rPrChange>
        </w:rPr>
      </w:pPr>
      <w:ins w:id="2786" w:author="Tre" w:date="2012-11-16T11:30:00Z">
        <w:r w:rsidRPr="00EE27B1">
          <w:rPr>
            <w:b/>
            <w:sz w:val="24"/>
            <w:szCs w:val="24"/>
            <w:rPrChange w:id="2787" w:author="Tre" w:date="2012-11-19T09:04:00Z">
              <w:rPr>
                <w:b/>
                <w:color w:val="0000FF"/>
                <w:u w:val="single"/>
              </w:rPr>
            </w:rPrChange>
          </w:rPr>
          <w:t xml:space="preserve">Description - </w:t>
        </w:r>
        <w:r w:rsidRPr="00EE27B1">
          <w:rPr>
            <w:i/>
            <w:sz w:val="24"/>
            <w:szCs w:val="24"/>
            <w:rPrChange w:id="2788" w:author="Tre" w:date="2012-11-19T09:04:00Z">
              <w:rPr>
                <w:i/>
                <w:color w:val="0000FF"/>
                <w:u w:val="single"/>
              </w:rPr>
            </w:rPrChange>
          </w:rPr>
          <w:fldChar w:fldCharType="begin"/>
        </w:r>
        <w:r w:rsidRPr="00EE27B1">
          <w:rPr>
            <w:i/>
            <w:sz w:val="24"/>
            <w:szCs w:val="24"/>
            <w:rPrChange w:id="2789" w:author="Tre" w:date="2012-11-19T09:04:00Z">
              <w:rPr>
                <w:i/>
                <w:color w:val="0000FF"/>
                <w:u w:val="single"/>
              </w:rPr>
            </w:rPrChange>
          </w:rPr>
          <w:instrText xml:space="preserve"> MERGEFIELD "Description" </w:instrText>
        </w:r>
        <w:r w:rsidRPr="00EE27B1">
          <w:rPr>
            <w:i/>
            <w:sz w:val="24"/>
            <w:szCs w:val="24"/>
            <w:rPrChange w:id="2790" w:author="Tre" w:date="2012-11-19T09:04:00Z">
              <w:rPr>
                <w:i/>
                <w:color w:val="0000FF"/>
                <w:u w:val="single"/>
              </w:rPr>
            </w:rPrChange>
          </w:rPr>
          <w:fldChar w:fldCharType="separate"/>
        </w:r>
        <w:r w:rsidRPr="00EE27B1">
          <w:rPr>
            <w:i/>
            <w:noProof/>
            <w:sz w:val="24"/>
            <w:szCs w:val="24"/>
            <w:rPrChange w:id="2791" w:author="Tre" w:date="2012-11-19T09:04:00Z">
              <w:rPr>
                <w:i/>
                <w:noProof/>
                <w:color w:val="0000FF"/>
                <w:u w:val="single"/>
              </w:rPr>
            </w:rPrChange>
          </w:rPr>
          <w:t>Trained fist fighting.</w:t>
        </w:r>
        <w:r w:rsidRPr="00EE27B1">
          <w:rPr>
            <w:i/>
            <w:sz w:val="24"/>
            <w:szCs w:val="24"/>
            <w:rPrChange w:id="2792" w:author="Tre" w:date="2012-11-19T09:04:00Z">
              <w:rPr>
                <w:i/>
                <w:color w:val="0000FF"/>
                <w:u w:val="single"/>
              </w:rPr>
            </w:rPrChange>
          </w:rPr>
          <w:fldChar w:fldCharType="end"/>
        </w:r>
        <w:r w:rsidRPr="00EE27B1">
          <w:rPr>
            <w:b/>
            <w:sz w:val="24"/>
            <w:szCs w:val="24"/>
            <w:rPrChange w:id="2793" w:author="Tre" w:date="2012-11-19T09:04:00Z">
              <w:rPr>
                <w:b/>
                <w:color w:val="0000FF"/>
                <w:u w:val="single"/>
              </w:rPr>
            </w:rPrChange>
          </w:rPr>
          <w:t xml:space="preserve"> </w:t>
        </w:r>
        <w:r w:rsidRPr="00EE27B1">
          <w:rPr>
            <w:b/>
            <w:sz w:val="24"/>
            <w:szCs w:val="24"/>
            <w:rPrChange w:id="2794" w:author="Tre" w:date="2012-11-19T09:04:00Z">
              <w:rPr>
                <w:b/>
                <w:color w:val="0000FF"/>
                <w:u w:val="single"/>
              </w:rPr>
            </w:rPrChange>
          </w:rPr>
          <w:fldChar w:fldCharType="begin"/>
        </w:r>
        <w:r w:rsidRPr="00EE27B1">
          <w:rPr>
            <w:b/>
            <w:sz w:val="24"/>
            <w:szCs w:val="24"/>
            <w:rPrChange w:id="2795" w:author="Tre" w:date="2012-11-19T09:04:00Z">
              <w:rPr>
                <w:b/>
                <w:color w:val="0000FF"/>
                <w:u w:val="single"/>
              </w:rPr>
            </w:rPrChange>
          </w:rPr>
          <w:instrText xml:space="preserve"> NEXT  \* MERGEFORMAT </w:instrText>
        </w:r>
        <w:r w:rsidRPr="00EE27B1">
          <w:rPr>
            <w:b/>
            <w:sz w:val="24"/>
            <w:szCs w:val="24"/>
            <w:rPrChange w:id="2796" w:author="Tre" w:date="2012-11-19T09:04:00Z">
              <w:rPr>
                <w:b/>
                <w:color w:val="0000FF"/>
                <w:u w:val="single"/>
              </w:rPr>
            </w:rPrChange>
          </w:rPr>
          <w:fldChar w:fldCharType="end"/>
        </w:r>
      </w:ins>
    </w:p>
    <w:p w:rsidR="00C606DA" w:rsidRPr="00C91AA7" w:rsidRDefault="00C606DA" w:rsidP="00C606DA">
      <w:pPr>
        <w:pStyle w:val="MatrixSuperfluous"/>
        <w:rPr>
          <w:ins w:id="2797" w:author="Tre" w:date="2012-11-16T11:30:00Z"/>
          <w:b/>
          <w:sz w:val="24"/>
          <w:szCs w:val="24"/>
          <w:rPrChange w:id="2798" w:author="Tre" w:date="2012-11-19T09:04:00Z">
            <w:rPr>
              <w:ins w:id="2799" w:author="Tre" w:date="2012-11-16T11:30:00Z"/>
              <w:b/>
            </w:rPr>
          </w:rPrChange>
        </w:rPr>
      </w:pPr>
    </w:p>
    <w:p w:rsidR="00C606DA" w:rsidRPr="00C91AA7" w:rsidRDefault="00EE27B1" w:rsidP="00C606DA">
      <w:pPr>
        <w:pStyle w:val="MatrixSuperfluous"/>
        <w:rPr>
          <w:ins w:id="2800" w:author="Tre" w:date="2012-11-16T11:30:00Z"/>
          <w:i/>
          <w:sz w:val="24"/>
          <w:szCs w:val="24"/>
          <w:rPrChange w:id="2801" w:author="Tre" w:date="2012-11-19T09:04:00Z">
            <w:rPr>
              <w:ins w:id="2802" w:author="Tre" w:date="2012-11-16T11:30:00Z"/>
              <w:i/>
            </w:rPr>
          </w:rPrChange>
        </w:rPr>
      </w:pPr>
      <w:ins w:id="2803" w:author="Tre" w:date="2012-11-16T11:30:00Z">
        <w:r w:rsidRPr="00EE27B1">
          <w:rPr>
            <w:b/>
            <w:sz w:val="24"/>
            <w:szCs w:val="24"/>
            <w:rPrChange w:id="2804" w:author="Tre" w:date="2012-11-19T09:04:00Z">
              <w:rPr>
                <w:b/>
                <w:color w:val="0000FF"/>
                <w:u w:val="single"/>
              </w:rPr>
            </w:rPrChange>
          </w:rPr>
          <w:fldChar w:fldCharType="begin"/>
        </w:r>
        <w:r w:rsidRPr="00EE27B1">
          <w:rPr>
            <w:b/>
            <w:sz w:val="24"/>
            <w:szCs w:val="24"/>
            <w:rPrChange w:id="2805" w:author="Tre" w:date="2012-11-19T09:04:00Z">
              <w:rPr>
                <w:b/>
                <w:color w:val="0000FF"/>
                <w:u w:val="single"/>
              </w:rPr>
            </w:rPrChange>
          </w:rPr>
          <w:instrText xml:space="preserve"> MERGEFIELD Skill </w:instrText>
        </w:r>
        <w:r w:rsidRPr="00EE27B1">
          <w:rPr>
            <w:b/>
            <w:sz w:val="24"/>
            <w:szCs w:val="24"/>
            <w:rPrChange w:id="2806" w:author="Tre" w:date="2012-11-19T09:04:00Z">
              <w:rPr>
                <w:b/>
                <w:color w:val="0000FF"/>
                <w:u w:val="single"/>
              </w:rPr>
            </w:rPrChange>
          </w:rPr>
          <w:fldChar w:fldCharType="separate"/>
        </w:r>
        <w:r w:rsidRPr="00EE27B1">
          <w:rPr>
            <w:b/>
            <w:noProof/>
            <w:sz w:val="24"/>
            <w:szCs w:val="24"/>
            <w:rPrChange w:id="2807" w:author="Tre" w:date="2012-11-19T09:04:00Z">
              <w:rPr>
                <w:b/>
                <w:noProof/>
                <w:color w:val="0000FF"/>
                <w:u w:val="single"/>
              </w:rPr>
            </w:rPrChange>
          </w:rPr>
          <w:t>Brawling</w:t>
        </w:r>
        <w:r w:rsidRPr="00EE27B1">
          <w:rPr>
            <w:b/>
            <w:sz w:val="24"/>
            <w:szCs w:val="24"/>
            <w:rPrChange w:id="2808" w:author="Tre" w:date="2012-11-19T09:04:00Z">
              <w:rPr>
                <w:b/>
                <w:color w:val="0000FF"/>
                <w:u w:val="single"/>
              </w:rPr>
            </w:rPrChange>
          </w:rPr>
          <w:fldChar w:fldCharType="end"/>
        </w:r>
        <w:r w:rsidRPr="00EE27B1">
          <w:rPr>
            <w:i/>
            <w:sz w:val="24"/>
            <w:szCs w:val="24"/>
            <w:rPrChange w:id="2809" w:author="Tre" w:date="2012-11-19T09:04:00Z">
              <w:rPr>
                <w:i/>
                <w:color w:val="0000FF"/>
                <w:u w:val="single"/>
              </w:rPr>
            </w:rPrChange>
          </w:rPr>
          <w:t xml:space="preserve"> - </w:t>
        </w:r>
        <w:r w:rsidRPr="00EE27B1">
          <w:rPr>
            <w:sz w:val="24"/>
            <w:szCs w:val="24"/>
            <w:rPrChange w:id="2810" w:author="Tre" w:date="2012-11-19T09:04:00Z">
              <w:rPr>
                <w:color w:val="0000FF"/>
                <w:u w:val="single"/>
              </w:rPr>
            </w:rPrChange>
          </w:rPr>
          <w:t>[</w:t>
        </w:r>
        <w:r w:rsidRPr="00EE27B1">
          <w:rPr>
            <w:sz w:val="24"/>
            <w:szCs w:val="24"/>
            <w:rPrChange w:id="2811" w:author="Tre" w:date="2012-11-19T09:04:00Z">
              <w:rPr>
                <w:color w:val="0000FF"/>
                <w:u w:val="single"/>
              </w:rPr>
            </w:rPrChange>
          </w:rPr>
          <w:fldChar w:fldCharType="begin"/>
        </w:r>
        <w:r w:rsidRPr="00EE27B1">
          <w:rPr>
            <w:sz w:val="24"/>
            <w:szCs w:val="24"/>
            <w:rPrChange w:id="2812" w:author="Tre" w:date="2012-11-19T09:04:00Z">
              <w:rPr>
                <w:color w:val="0000FF"/>
                <w:u w:val="single"/>
              </w:rPr>
            </w:rPrChange>
          </w:rPr>
          <w:instrText xml:space="preserve"> MERGEFIELD Default_Attribute </w:instrText>
        </w:r>
        <w:r w:rsidRPr="00EE27B1">
          <w:rPr>
            <w:sz w:val="24"/>
            <w:szCs w:val="24"/>
            <w:rPrChange w:id="2813" w:author="Tre" w:date="2012-11-19T09:04:00Z">
              <w:rPr>
                <w:color w:val="0000FF"/>
                <w:u w:val="single"/>
              </w:rPr>
            </w:rPrChange>
          </w:rPr>
          <w:fldChar w:fldCharType="separate"/>
        </w:r>
        <w:r w:rsidRPr="00EE27B1">
          <w:rPr>
            <w:noProof/>
            <w:sz w:val="24"/>
            <w:szCs w:val="24"/>
            <w:rPrChange w:id="2814" w:author="Tre" w:date="2012-11-19T09:04:00Z">
              <w:rPr>
                <w:noProof/>
                <w:color w:val="0000FF"/>
                <w:u w:val="single"/>
              </w:rPr>
            </w:rPrChange>
          </w:rPr>
          <w:t>Strength</w:t>
        </w:r>
        <w:r w:rsidRPr="00EE27B1">
          <w:rPr>
            <w:sz w:val="24"/>
            <w:szCs w:val="24"/>
            <w:rPrChange w:id="2815" w:author="Tre" w:date="2012-11-19T09:04:00Z">
              <w:rPr>
                <w:color w:val="0000FF"/>
                <w:u w:val="single"/>
              </w:rPr>
            </w:rPrChange>
          </w:rPr>
          <w:fldChar w:fldCharType="end"/>
        </w:r>
        <w:r w:rsidRPr="00EE27B1">
          <w:rPr>
            <w:sz w:val="24"/>
            <w:szCs w:val="24"/>
            <w:rPrChange w:id="2816" w:author="Tre" w:date="2012-11-19T09:04:00Z">
              <w:rPr>
                <w:color w:val="0000FF"/>
                <w:u w:val="single"/>
              </w:rPr>
            </w:rPrChange>
          </w:rPr>
          <w:t>]</w:t>
        </w:r>
      </w:ins>
    </w:p>
    <w:p w:rsidR="00C606DA" w:rsidRPr="00C91AA7" w:rsidRDefault="00EE27B1" w:rsidP="00C606DA">
      <w:pPr>
        <w:pStyle w:val="MatrixSuperfluous"/>
        <w:rPr>
          <w:ins w:id="2817" w:author="Tre" w:date="2012-11-16T11:30:00Z"/>
          <w:b/>
          <w:sz w:val="24"/>
          <w:szCs w:val="24"/>
          <w:rPrChange w:id="2818" w:author="Tre" w:date="2012-11-19T09:04:00Z">
            <w:rPr>
              <w:ins w:id="2819" w:author="Tre" w:date="2012-11-16T11:30:00Z"/>
              <w:b/>
            </w:rPr>
          </w:rPrChange>
        </w:rPr>
      </w:pPr>
      <w:ins w:id="2820" w:author="Tre" w:date="2012-11-16T11:30:00Z">
        <w:r w:rsidRPr="00EE27B1">
          <w:rPr>
            <w:b/>
            <w:sz w:val="24"/>
            <w:szCs w:val="24"/>
            <w:rPrChange w:id="2821" w:author="Tre" w:date="2012-11-19T09:04:00Z">
              <w:rPr>
                <w:b/>
                <w:color w:val="0000FF"/>
                <w:u w:val="single"/>
              </w:rPr>
            </w:rPrChange>
          </w:rPr>
          <w:t xml:space="preserve">Description - </w:t>
        </w:r>
        <w:r w:rsidRPr="00EE27B1">
          <w:rPr>
            <w:i/>
            <w:sz w:val="24"/>
            <w:szCs w:val="24"/>
            <w:rPrChange w:id="2822" w:author="Tre" w:date="2012-11-19T09:04:00Z">
              <w:rPr>
                <w:i/>
                <w:color w:val="0000FF"/>
                <w:u w:val="single"/>
              </w:rPr>
            </w:rPrChange>
          </w:rPr>
          <w:fldChar w:fldCharType="begin"/>
        </w:r>
        <w:r w:rsidRPr="00EE27B1">
          <w:rPr>
            <w:i/>
            <w:sz w:val="24"/>
            <w:szCs w:val="24"/>
            <w:rPrChange w:id="2823" w:author="Tre" w:date="2012-11-19T09:04:00Z">
              <w:rPr>
                <w:i/>
                <w:color w:val="0000FF"/>
                <w:u w:val="single"/>
              </w:rPr>
            </w:rPrChange>
          </w:rPr>
          <w:instrText xml:space="preserve"> MERGEFIELD "Description" </w:instrText>
        </w:r>
        <w:r w:rsidRPr="00EE27B1">
          <w:rPr>
            <w:i/>
            <w:sz w:val="24"/>
            <w:szCs w:val="24"/>
            <w:rPrChange w:id="2824" w:author="Tre" w:date="2012-11-19T09:04:00Z">
              <w:rPr>
                <w:i/>
                <w:color w:val="0000FF"/>
                <w:u w:val="single"/>
              </w:rPr>
            </w:rPrChange>
          </w:rPr>
          <w:fldChar w:fldCharType="separate"/>
        </w:r>
        <w:r w:rsidRPr="00EE27B1">
          <w:rPr>
            <w:i/>
            <w:noProof/>
            <w:sz w:val="24"/>
            <w:szCs w:val="24"/>
            <w:rPrChange w:id="2825" w:author="Tre" w:date="2012-11-19T09:04:00Z">
              <w:rPr>
                <w:i/>
                <w:noProof/>
                <w:color w:val="0000FF"/>
                <w:u w:val="single"/>
              </w:rPr>
            </w:rPrChange>
          </w:rPr>
          <w:t>Untrained street fighting.</w:t>
        </w:r>
        <w:r w:rsidRPr="00EE27B1">
          <w:rPr>
            <w:i/>
            <w:sz w:val="24"/>
            <w:szCs w:val="24"/>
            <w:rPrChange w:id="2826" w:author="Tre" w:date="2012-11-19T09:04:00Z">
              <w:rPr>
                <w:i/>
                <w:color w:val="0000FF"/>
                <w:u w:val="single"/>
              </w:rPr>
            </w:rPrChange>
          </w:rPr>
          <w:fldChar w:fldCharType="end"/>
        </w:r>
        <w:r w:rsidRPr="00EE27B1">
          <w:rPr>
            <w:b/>
            <w:sz w:val="24"/>
            <w:szCs w:val="24"/>
            <w:rPrChange w:id="2827" w:author="Tre" w:date="2012-11-19T09:04:00Z">
              <w:rPr>
                <w:b/>
                <w:color w:val="0000FF"/>
                <w:u w:val="single"/>
              </w:rPr>
            </w:rPrChange>
          </w:rPr>
          <w:t xml:space="preserve"> </w:t>
        </w:r>
        <w:r w:rsidRPr="00EE27B1">
          <w:rPr>
            <w:b/>
            <w:sz w:val="24"/>
            <w:szCs w:val="24"/>
            <w:rPrChange w:id="2828" w:author="Tre" w:date="2012-11-19T09:04:00Z">
              <w:rPr>
                <w:b/>
                <w:color w:val="0000FF"/>
                <w:u w:val="single"/>
              </w:rPr>
            </w:rPrChange>
          </w:rPr>
          <w:fldChar w:fldCharType="begin"/>
        </w:r>
        <w:r w:rsidRPr="00EE27B1">
          <w:rPr>
            <w:b/>
            <w:sz w:val="24"/>
            <w:szCs w:val="24"/>
            <w:rPrChange w:id="2829" w:author="Tre" w:date="2012-11-19T09:04:00Z">
              <w:rPr>
                <w:b/>
                <w:color w:val="0000FF"/>
                <w:u w:val="single"/>
              </w:rPr>
            </w:rPrChange>
          </w:rPr>
          <w:instrText xml:space="preserve"> NEXT  \* MERGEFORMAT </w:instrText>
        </w:r>
        <w:r w:rsidRPr="00EE27B1">
          <w:rPr>
            <w:b/>
            <w:sz w:val="24"/>
            <w:szCs w:val="24"/>
            <w:rPrChange w:id="2830" w:author="Tre" w:date="2012-11-19T09:04:00Z">
              <w:rPr>
                <w:b/>
                <w:color w:val="0000FF"/>
                <w:u w:val="single"/>
              </w:rPr>
            </w:rPrChange>
          </w:rPr>
          <w:fldChar w:fldCharType="end"/>
        </w:r>
      </w:ins>
    </w:p>
    <w:p w:rsidR="00C606DA" w:rsidRPr="00C91AA7" w:rsidRDefault="00C606DA" w:rsidP="00C606DA">
      <w:pPr>
        <w:pStyle w:val="MatrixSuperfluous"/>
        <w:rPr>
          <w:ins w:id="2831" w:author="Tre" w:date="2012-11-16T11:30:00Z"/>
          <w:b/>
          <w:sz w:val="24"/>
          <w:szCs w:val="24"/>
          <w:rPrChange w:id="2832" w:author="Tre" w:date="2012-11-19T09:04:00Z">
            <w:rPr>
              <w:ins w:id="2833" w:author="Tre" w:date="2012-11-16T11:30:00Z"/>
              <w:b/>
            </w:rPr>
          </w:rPrChange>
        </w:rPr>
      </w:pPr>
    </w:p>
    <w:p w:rsidR="00C606DA" w:rsidRPr="00C91AA7" w:rsidRDefault="00EE27B1" w:rsidP="00C606DA">
      <w:pPr>
        <w:pStyle w:val="MatrixSuperfluous"/>
        <w:rPr>
          <w:ins w:id="2834" w:author="Tre" w:date="2012-11-16T11:30:00Z"/>
          <w:i/>
          <w:sz w:val="24"/>
          <w:szCs w:val="24"/>
          <w:rPrChange w:id="2835" w:author="Tre" w:date="2012-11-19T09:04:00Z">
            <w:rPr>
              <w:ins w:id="2836" w:author="Tre" w:date="2012-11-16T11:30:00Z"/>
              <w:i/>
            </w:rPr>
          </w:rPrChange>
        </w:rPr>
      </w:pPr>
      <w:ins w:id="2837" w:author="Tre" w:date="2012-11-16T11:30:00Z">
        <w:r w:rsidRPr="00EE27B1">
          <w:rPr>
            <w:b/>
            <w:sz w:val="24"/>
            <w:szCs w:val="24"/>
            <w:rPrChange w:id="2838" w:author="Tre" w:date="2012-11-19T09:04:00Z">
              <w:rPr>
                <w:b/>
                <w:color w:val="0000FF"/>
                <w:u w:val="single"/>
              </w:rPr>
            </w:rPrChange>
          </w:rPr>
          <w:fldChar w:fldCharType="begin"/>
        </w:r>
        <w:r w:rsidRPr="00EE27B1">
          <w:rPr>
            <w:b/>
            <w:sz w:val="24"/>
            <w:szCs w:val="24"/>
            <w:rPrChange w:id="2839" w:author="Tre" w:date="2012-11-19T09:04:00Z">
              <w:rPr>
                <w:b/>
                <w:color w:val="0000FF"/>
                <w:u w:val="single"/>
              </w:rPr>
            </w:rPrChange>
          </w:rPr>
          <w:instrText xml:space="preserve"> MERGEFIELD Skill </w:instrText>
        </w:r>
        <w:r w:rsidRPr="00EE27B1">
          <w:rPr>
            <w:b/>
            <w:sz w:val="24"/>
            <w:szCs w:val="24"/>
            <w:rPrChange w:id="2840" w:author="Tre" w:date="2012-11-19T09:04:00Z">
              <w:rPr>
                <w:b/>
                <w:color w:val="0000FF"/>
                <w:u w:val="single"/>
              </w:rPr>
            </w:rPrChange>
          </w:rPr>
          <w:fldChar w:fldCharType="separate"/>
        </w:r>
        <w:r w:rsidRPr="00EE27B1">
          <w:rPr>
            <w:b/>
            <w:noProof/>
            <w:sz w:val="24"/>
            <w:szCs w:val="24"/>
            <w:rPrChange w:id="2841" w:author="Tre" w:date="2012-11-19T09:04:00Z">
              <w:rPr>
                <w:b/>
                <w:noProof/>
                <w:color w:val="0000FF"/>
                <w:u w:val="single"/>
              </w:rPr>
            </w:rPrChange>
          </w:rPr>
          <w:t>Fitness</w:t>
        </w:r>
        <w:r w:rsidRPr="00EE27B1">
          <w:rPr>
            <w:b/>
            <w:sz w:val="24"/>
            <w:szCs w:val="24"/>
            <w:rPrChange w:id="2842" w:author="Tre" w:date="2012-11-19T09:04:00Z">
              <w:rPr>
                <w:b/>
                <w:color w:val="0000FF"/>
                <w:u w:val="single"/>
              </w:rPr>
            </w:rPrChange>
          </w:rPr>
          <w:fldChar w:fldCharType="end"/>
        </w:r>
        <w:r w:rsidRPr="00EE27B1">
          <w:rPr>
            <w:i/>
            <w:sz w:val="24"/>
            <w:szCs w:val="24"/>
            <w:rPrChange w:id="2843" w:author="Tre" w:date="2012-11-19T09:04:00Z">
              <w:rPr>
                <w:i/>
                <w:color w:val="0000FF"/>
                <w:u w:val="single"/>
              </w:rPr>
            </w:rPrChange>
          </w:rPr>
          <w:t xml:space="preserve"> - </w:t>
        </w:r>
        <w:r w:rsidRPr="00EE27B1">
          <w:rPr>
            <w:sz w:val="24"/>
            <w:szCs w:val="24"/>
            <w:rPrChange w:id="2844" w:author="Tre" w:date="2012-11-19T09:04:00Z">
              <w:rPr>
                <w:color w:val="0000FF"/>
                <w:u w:val="single"/>
              </w:rPr>
            </w:rPrChange>
          </w:rPr>
          <w:t>[</w:t>
        </w:r>
        <w:r w:rsidRPr="00EE27B1">
          <w:rPr>
            <w:sz w:val="24"/>
            <w:szCs w:val="24"/>
            <w:rPrChange w:id="2845" w:author="Tre" w:date="2012-11-19T09:04:00Z">
              <w:rPr>
                <w:color w:val="0000FF"/>
                <w:u w:val="single"/>
              </w:rPr>
            </w:rPrChange>
          </w:rPr>
          <w:fldChar w:fldCharType="begin"/>
        </w:r>
        <w:r w:rsidRPr="00EE27B1">
          <w:rPr>
            <w:sz w:val="24"/>
            <w:szCs w:val="24"/>
            <w:rPrChange w:id="2846" w:author="Tre" w:date="2012-11-19T09:04:00Z">
              <w:rPr>
                <w:color w:val="0000FF"/>
                <w:u w:val="single"/>
              </w:rPr>
            </w:rPrChange>
          </w:rPr>
          <w:instrText xml:space="preserve"> MERGEFIELD Default_Attribute </w:instrText>
        </w:r>
        <w:r w:rsidRPr="00EE27B1">
          <w:rPr>
            <w:sz w:val="24"/>
            <w:szCs w:val="24"/>
            <w:rPrChange w:id="2847" w:author="Tre" w:date="2012-11-19T09:04:00Z">
              <w:rPr>
                <w:color w:val="0000FF"/>
                <w:u w:val="single"/>
              </w:rPr>
            </w:rPrChange>
          </w:rPr>
          <w:fldChar w:fldCharType="separate"/>
        </w:r>
        <w:r w:rsidRPr="00EE27B1">
          <w:rPr>
            <w:noProof/>
            <w:sz w:val="24"/>
            <w:szCs w:val="24"/>
            <w:rPrChange w:id="2848" w:author="Tre" w:date="2012-11-19T09:04:00Z">
              <w:rPr>
                <w:noProof/>
                <w:color w:val="0000FF"/>
                <w:u w:val="single"/>
              </w:rPr>
            </w:rPrChange>
          </w:rPr>
          <w:t>Strength</w:t>
        </w:r>
        <w:r w:rsidRPr="00EE27B1">
          <w:rPr>
            <w:sz w:val="24"/>
            <w:szCs w:val="24"/>
            <w:rPrChange w:id="2849" w:author="Tre" w:date="2012-11-19T09:04:00Z">
              <w:rPr>
                <w:color w:val="0000FF"/>
                <w:u w:val="single"/>
              </w:rPr>
            </w:rPrChange>
          </w:rPr>
          <w:fldChar w:fldCharType="end"/>
        </w:r>
        <w:r w:rsidRPr="00EE27B1">
          <w:rPr>
            <w:sz w:val="24"/>
            <w:szCs w:val="24"/>
            <w:rPrChange w:id="2850" w:author="Tre" w:date="2012-11-19T09:04:00Z">
              <w:rPr>
                <w:color w:val="0000FF"/>
                <w:u w:val="single"/>
              </w:rPr>
            </w:rPrChange>
          </w:rPr>
          <w:t>]</w:t>
        </w:r>
      </w:ins>
    </w:p>
    <w:p w:rsidR="00C606DA" w:rsidRPr="00C91AA7" w:rsidRDefault="00EE27B1" w:rsidP="00C606DA">
      <w:pPr>
        <w:pStyle w:val="MatrixSuperfluous"/>
        <w:rPr>
          <w:ins w:id="2851" w:author="Tre" w:date="2012-11-16T11:30:00Z"/>
          <w:b/>
          <w:sz w:val="24"/>
          <w:szCs w:val="24"/>
          <w:rPrChange w:id="2852" w:author="Tre" w:date="2012-11-19T09:04:00Z">
            <w:rPr>
              <w:ins w:id="2853" w:author="Tre" w:date="2012-11-16T11:30:00Z"/>
              <w:b/>
            </w:rPr>
          </w:rPrChange>
        </w:rPr>
      </w:pPr>
      <w:ins w:id="2854" w:author="Tre" w:date="2012-11-16T11:30:00Z">
        <w:r w:rsidRPr="00EE27B1">
          <w:rPr>
            <w:b/>
            <w:sz w:val="24"/>
            <w:szCs w:val="24"/>
            <w:rPrChange w:id="2855" w:author="Tre" w:date="2012-11-19T09:04:00Z">
              <w:rPr>
                <w:b/>
                <w:color w:val="0000FF"/>
                <w:u w:val="single"/>
              </w:rPr>
            </w:rPrChange>
          </w:rPr>
          <w:t xml:space="preserve">Description - </w:t>
        </w:r>
        <w:r w:rsidRPr="00EE27B1">
          <w:rPr>
            <w:i/>
            <w:sz w:val="24"/>
            <w:szCs w:val="24"/>
            <w:rPrChange w:id="2856" w:author="Tre" w:date="2012-11-19T09:04:00Z">
              <w:rPr>
                <w:i/>
                <w:color w:val="0000FF"/>
                <w:u w:val="single"/>
              </w:rPr>
            </w:rPrChange>
          </w:rPr>
          <w:fldChar w:fldCharType="begin"/>
        </w:r>
        <w:r w:rsidRPr="00EE27B1">
          <w:rPr>
            <w:i/>
            <w:sz w:val="24"/>
            <w:szCs w:val="24"/>
            <w:rPrChange w:id="2857" w:author="Tre" w:date="2012-11-19T09:04:00Z">
              <w:rPr>
                <w:i/>
                <w:color w:val="0000FF"/>
                <w:u w:val="single"/>
              </w:rPr>
            </w:rPrChange>
          </w:rPr>
          <w:instrText xml:space="preserve"> MERGEFIELD "Description" </w:instrText>
        </w:r>
        <w:r w:rsidRPr="00EE27B1">
          <w:rPr>
            <w:i/>
            <w:sz w:val="24"/>
            <w:szCs w:val="24"/>
            <w:rPrChange w:id="2858" w:author="Tre" w:date="2012-11-19T09:04:00Z">
              <w:rPr>
                <w:i/>
                <w:color w:val="0000FF"/>
                <w:u w:val="single"/>
              </w:rPr>
            </w:rPrChange>
          </w:rPr>
          <w:fldChar w:fldCharType="separate"/>
        </w:r>
        <w:r w:rsidRPr="00EE27B1">
          <w:rPr>
            <w:i/>
            <w:noProof/>
            <w:sz w:val="24"/>
            <w:szCs w:val="24"/>
            <w:rPrChange w:id="2859" w:author="Tre" w:date="2012-11-19T09:04:00Z">
              <w:rPr>
                <w:i/>
                <w:noProof/>
                <w:color w:val="0000FF"/>
                <w:u w:val="single"/>
              </w:rPr>
            </w:rPrChange>
          </w:rPr>
          <w:t>Ability to work out and keep physically active to improve health.</w:t>
        </w:r>
        <w:r w:rsidRPr="00EE27B1">
          <w:rPr>
            <w:i/>
            <w:sz w:val="24"/>
            <w:szCs w:val="24"/>
            <w:rPrChange w:id="2860" w:author="Tre" w:date="2012-11-19T09:04:00Z">
              <w:rPr>
                <w:i/>
                <w:color w:val="0000FF"/>
                <w:u w:val="single"/>
              </w:rPr>
            </w:rPrChange>
          </w:rPr>
          <w:fldChar w:fldCharType="end"/>
        </w:r>
        <w:r w:rsidRPr="00EE27B1">
          <w:rPr>
            <w:b/>
            <w:sz w:val="24"/>
            <w:szCs w:val="24"/>
            <w:rPrChange w:id="2861" w:author="Tre" w:date="2012-11-19T09:04:00Z">
              <w:rPr>
                <w:b/>
                <w:color w:val="0000FF"/>
                <w:u w:val="single"/>
              </w:rPr>
            </w:rPrChange>
          </w:rPr>
          <w:t xml:space="preserve"> </w:t>
        </w:r>
        <w:r w:rsidRPr="00EE27B1">
          <w:rPr>
            <w:b/>
            <w:sz w:val="24"/>
            <w:szCs w:val="24"/>
            <w:rPrChange w:id="2862" w:author="Tre" w:date="2012-11-19T09:04:00Z">
              <w:rPr>
                <w:b/>
                <w:color w:val="0000FF"/>
                <w:u w:val="single"/>
              </w:rPr>
            </w:rPrChange>
          </w:rPr>
          <w:fldChar w:fldCharType="begin"/>
        </w:r>
        <w:r w:rsidRPr="00EE27B1">
          <w:rPr>
            <w:b/>
            <w:sz w:val="24"/>
            <w:szCs w:val="24"/>
            <w:rPrChange w:id="2863" w:author="Tre" w:date="2012-11-19T09:04:00Z">
              <w:rPr>
                <w:b/>
                <w:color w:val="0000FF"/>
                <w:u w:val="single"/>
              </w:rPr>
            </w:rPrChange>
          </w:rPr>
          <w:instrText xml:space="preserve"> NEXT  \* MERGEFORMAT </w:instrText>
        </w:r>
        <w:r w:rsidRPr="00EE27B1">
          <w:rPr>
            <w:b/>
            <w:sz w:val="24"/>
            <w:szCs w:val="24"/>
            <w:rPrChange w:id="2864" w:author="Tre" w:date="2012-11-19T09:04:00Z">
              <w:rPr>
                <w:b/>
                <w:color w:val="0000FF"/>
                <w:u w:val="single"/>
              </w:rPr>
            </w:rPrChange>
          </w:rPr>
          <w:fldChar w:fldCharType="end"/>
        </w:r>
      </w:ins>
    </w:p>
    <w:p w:rsidR="00C606DA" w:rsidRPr="00C91AA7" w:rsidRDefault="00C606DA" w:rsidP="00C606DA">
      <w:pPr>
        <w:pStyle w:val="MatrixSuperfluous"/>
        <w:rPr>
          <w:ins w:id="2865" w:author="Tre" w:date="2012-11-16T11:30:00Z"/>
          <w:b/>
          <w:sz w:val="24"/>
          <w:szCs w:val="24"/>
          <w:rPrChange w:id="2866" w:author="Tre" w:date="2012-11-19T09:04:00Z">
            <w:rPr>
              <w:ins w:id="2867" w:author="Tre" w:date="2012-11-16T11:30:00Z"/>
              <w:b/>
            </w:rPr>
          </w:rPrChange>
        </w:rPr>
      </w:pPr>
    </w:p>
    <w:p w:rsidR="00C606DA" w:rsidRPr="00C91AA7" w:rsidRDefault="00EE27B1" w:rsidP="00C606DA">
      <w:pPr>
        <w:pStyle w:val="MatrixSuperfluous"/>
        <w:rPr>
          <w:ins w:id="2868" w:author="Tre" w:date="2012-11-16T11:30:00Z"/>
          <w:i/>
          <w:sz w:val="24"/>
          <w:szCs w:val="24"/>
          <w:rPrChange w:id="2869" w:author="Tre" w:date="2012-11-19T09:04:00Z">
            <w:rPr>
              <w:ins w:id="2870" w:author="Tre" w:date="2012-11-16T11:30:00Z"/>
              <w:i/>
            </w:rPr>
          </w:rPrChange>
        </w:rPr>
      </w:pPr>
      <w:ins w:id="2871" w:author="Tre" w:date="2012-11-16T11:30:00Z">
        <w:r w:rsidRPr="00EE27B1">
          <w:rPr>
            <w:b/>
            <w:sz w:val="24"/>
            <w:szCs w:val="24"/>
            <w:rPrChange w:id="2872" w:author="Tre" w:date="2012-11-19T09:04:00Z">
              <w:rPr>
                <w:b/>
                <w:color w:val="0000FF"/>
                <w:u w:val="single"/>
              </w:rPr>
            </w:rPrChange>
          </w:rPr>
          <w:lastRenderedPageBreak/>
          <w:fldChar w:fldCharType="begin"/>
        </w:r>
        <w:r w:rsidRPr="00EE27B1">
          <w:rPr>
            <w:b/>
            <w:sz w:val="24"/>
            <w:szCs w:val="24"/>
            <w:rPrChange w:id="2873" w:author="Tre" w:date="2012-11-19T09:04:00Z">
              <w:rPr>
                <w:b/>
                <w:color w:val="0000FF"/>
                <w:u w:val="single"/>
              </w:rPr>
            </w:rPrChange>
          </w:rPr>
          <w:instrText xml:space="preserve"> MERGEFIELD Skill </w:instrText>
        </w:r>
        <w:r w:rsidRPr="00EE27B1">
          <w:rPr>
            <w:b/>
            <w:sz w:val="24"/>
            <w:szCs w:val="24"/>
            <w:rPrChange w:id="2874" w:author="Tre" w:date="2012-11-19T09:04:00Z">
              <w:rPr>
                <w:b/>
                <w:color w:val="0000FF"/>
                <w:u w:val="single"/>
              </w:rPr>
            </w:rPrChange>
          </w:rPr>
          <w:fldChar w:fldCharType="separate"/>
        </w:r>
        <w:r w:rsidRPr="00EE27B1">
          <w:rPr>
            <w:b/>
            <w:noProof/>
            <w:sz w:val="24"/>
            <w:szCs w:val="24"/>
            <w:rPrChange w:id="2875" w:author="Tre" w:date="2012-11-19T09:04:00Z">
              <w:rPr>
                <w:b/>
                <w:noProof/>
                <w:color w:val="0000FF"/>
                <w:u w:val="single"/>
              </w:rPr>
            </w:rPrChange>
          </w:rPr>
          <w:t>Parkor</w:t>
        </w:r>
        <w:r w:rsidRPr="00EE27B1">
          <w:rPr>
            <w:b/>
            <w:sz w:val="24"/>
            <w:szCs w:val="24"/>
            <w:rPrChange w:id="2876" w:author="Tre" w:date="2012-11-19T09:04:00Z">
              <w:rPr>
                <w:b/>
                <w:color w:val="0000FF"/>
                <w:u w:val="single"/>
              </w:rPr>
            </w:rPrChange>
          </w:rPr>
          <w:fldChar w:fldCharType="end"/>
        </w:r>
        <w:r w:rsidRPr="00EE27B1">
          <w:rPr>
            <w:i/>
            <w:sz w:val="24"/>
            <w:szCs w:val="24"/>
            <w:rPrChange w:id="2877" w:author="Tre" w:date="2012-11-19T09:04:00Z">
              <w:rPr>
                <w:i/>
                <w:color w:val="0000FF"/>
                <w:u w:val="single"/>
              </w:rPr>
            </w:rPrChange>
          </w:rPr>
          <w:t xml:space="preserve"> - </w:t>
        </w:r>
        <w:r w:rsidRPr="00EE27B1">
          <w:rPr>
            <w:sz w:val="24"/>
            <w:szCs w:val="24"/>
            <w:rPrChange w:id="2878" w:author="Tre" w:date="2012-11-19T09:04:00Z">
              <w:rPr>
                <w:color w:val="0000FF"/>
                <w:u w:val="single"/>
              </w:rPr>
            </w:rPrChange>
          </w:rPr>
          <w:t>[</w:t>
        </w:r>
        <w:r w:rsidRPr="00EE27B1">
          <w:rPr>
            <w:sz w:val="24"/>
            <w:szCs w:val="24"/>
            <w:rPrChange w:id="2879" w:author="Tre" w:date="2012-11-19T09:04:00Z">
              <w:rPr>
                <w:color w:val="0000FF"/>
                <w:u w:val="single"/>
              </w:rPr>
            </w:rPrChange>
          </w:rPr>
          <w:fldChar w:fldCharType="begin"/>
        </w:r>
        <w:r w:rsidRPr="00EE27B1">
          <w:rPr>
            <w:sz w:val="24"/>
            <w:szCs w:val="24"/>
            <w:rPrChange w:id="2880" w:author="Tre" w:date="2012-11-19T09:04:00Z">
              <w:rPr>
                <w:color w:val="0000FF"/>
                <w:u w:val="single"/>
              </w:rPr>
            </w:rPrChange>
          </w:rPr>
          <w:instrText xml:space="preserve"> MERGEFIELD Default_Attribute </w:instrText>
        </w:r>
        <w:r w:rsidRPr="00EE27B1">
          <w:rPr>
            <w:sz w:val="24"/>
            <w:szCs w:val="24"/>
            <w:rPrChange w:id="2881" w:author="Tre" w:date="2012-11-19T09:04:00Z">
              <w:rPr>
                <w:color w:val="0000FF"/>
                <w:u w:val="single"/>
              </w:rPr>
            </w:rPrChange>
          </w:rPr>
          <w:fldChar w:fldCharType="separate"/>
        </w:r>
        <w:r w:rsidRPr="00EE27B1">
          <w:rPr>
            <w:noProof/>
            <w:sz w:val="24"/>
            <w:szCs w:val="24"/>
            <w:rPrChange w:id="2882" w:author="Tre" w:date="2012-11-19T09:04:00Z">
              <w:rPr>
                <w:noProof/>
                <w:color w:val="0000FF"/>
                <w:u w:val="single"/>
              </w:rPr>
            </w:rPrChange>
          </w:rPr>
          <w:t>Strength</w:t>
        </w:r>
        <w:r w:rsidRPr="00EE27B1">
          <w:rPr>
            <w:sz w:val="24"/>
            <w:szCs w:val="24"/>
            <w:rPrChange w:id="2883" w:author="Tre" w:date="2012-11-19T09:04:00Z">
              <w:rPr>
                <w:color w:val="0000FF"/>
                <w:u w:val="single"/>
              </w:rPr>
            </w:rPrChange>
          </w:rPr>
          <w:fldChar w:fldCharType="end"/>
        </w:r>
        <w:r w:rsidRPr="00EE27B1">
          <w:rPr>
            <w:sz w:val="24"/>
            <w:szCs w:val="24"/>
            <w:rPrChange w:id="2884" w:author="Tre" w:date="2012-11-19T09:04:00Z">
              <w:rPr>
                <w:color w:val="0000FF"/>
                <w:u w:val="single"/>
              </w:rPr>
            </w:rPrChange>
          </w:rPr>
          <w:t>]</w:t>
        </w:r>
      </w:ins>
    </w:p>
    <w:p w:rsidR="00C606DA" w:rsidRPr="00C91AA7" w:rsidRDefault="00EE27B1" w:rsidP="00C606DA">
      <w:pPr>
        <w:pStyle w:val="MatrixSuperfluous"/>
        <w:rPr>
          <w:ins w:id="2885" w:author="Tre" w:date="2012-11-16T11:30:00Z"/>
          <w:b/>
          <w:sz w:val="24"/>
          <w:szCs w:val="24"/>
          <w:rPrChange w:id="2886" w:author="Tre" w:date="2012-11-19T09:04:00Z">
            <w:rPr>
              <w:ins w:id="2887" w:author="Tre" w:date="2012-11-16T11:30:00Z"/>
              <w:b/>
            </w:rPr>
          </w:rPrChange>
        </w:rPr>
      </w:pPr>
      <w:ins w:id="2888" w:author="Tre" w:date="2012-11-16T11:30:00Z">
        <w:r w:rsidRPr="00EE27B1">
          <w:rPr>
            <w:b/>
            <w:sz w:val="24"/>
            <w:szCs w:val="24"/>
            <w:rPrChange w:id="2889" w:author="Tre" w:date="2012-11-19T09:04:00Z">
              <w:rPr>
                <w:b/>
                <w:color w:val="0000FF"/>
                <w:u w:val="single"/>
              </w:rPr>
            </w:rPrChange>
          </w:rPr>
          <w:t xml:space="preserve">Description - </w:t>
        </w:r>
        <w:r w:rsidRPr="00EE27B1">
          <w:rPr>
            <w:i/>
            <w:sz w:val="24"/>
            <w:szCs w:val="24"/>
            <w:rPrChange w:id="2890" w:author="Tre" w:date="2012-11-19T09:04:00Z">
              <w:rPr>
                <w:i/>
                <w:color w:val="0000FF"/>
                <w:u w:val="single"/>
              </w:rPr>
            </w:rPrChange>
          </w:rPr>
          <w:fldChar w:fldCharType="begin"/>
        </w:r>
        <w:r w:rsidRPr="00EE27B1">
          <w:rPr>
            <w:i/>
            <w:sz w:val="24"/>
            <w:szCs w:val="24"/>
            <w:rPrChange w:id="2891" w:author="Tre" w:date="2012-11-19T09:04:00Z">
              <w:rPr>
                <w:i/>
                <w:color w:val="0000FF"/>
                <w:u w:val="single"/>
              </w:rPr>
            </w:rPrChange>
          </w:rPr>
          <w:instrText xml:space="preserve"> MERGEFIELD "Description" </w:instrText>
        </w:r>
        <w:r w:rsidRPr="00EE27B1">
          <w:rPr>
            <w:i/>
            <w:sz w:val="24"/>
            <w:szCs w:val="24"/>
            <w:rPrChange w:id="2892" w:author="Tre" w:date="2012-11-19T09:04:00Z">
              <w:rPr>
                <w:i/>
                <w:color w:val="0000FF"/>
                <w:u w:val="single"/>
              </w:rPr>
            </w:rPrChange>
          </w:rPr>
          <w:fldChar w:fldCharType="separate"/>
        </w:r>
        <w:r w:rsidRPr="00EE27B1">
          <w:rPr>
            <w:i/>
            <w:noProof/>
            <w:sz w:val="24"/>
            <w:szCs w:val="24"/>
            <w:rPrChange w:id="2893" w:author="Tre" w:date="2012-11-19T09:04:00Z">
              <w:rPr>
                <w:i/>
                <w:noProof/>
                <w:color w:val="0000FF"/>
                <w:u w:val="single"/>
              </w:rPr>
            </w:rPrChange>
          </w:rPr>
          <w:t>A physical discipline which focuses on efficient movement around obstacles.</w:t>
        </w:r>
        <w:r w:rsidRPr="00EE27B1">
          <w:rPr>
            <w:i/>
            <w:sz w:val="24"/>
            <w:szCs w:val="24"/>
            <w:rPrChange w:id="2894" w:author="Tre" w:date="2012-11-19T09:04:00Z">
              <w:rPr>
                <w:i/>
                <w:color w:val="0000FF"/>
                <w:u w:val="single"/>
              </w:rPr>
            </w:rPrChange>
          </w:rPr>
          <w:fldChar w:fldCharType="end"/>
        </w:r>
        <w:r w:rsidRPr="00EE27B1">
          <w:rPr>
            <w:b/>
            <w:sz w:val="24"/>
            <w:szCs w:val="24"/>
            <w:rPrChange w:id="2895" w:author="Tre" w:date="2012-11-19T09:04:00Z">
              <w:rPr>
                <w:b/>
                <w:color w:val="0000FF"/>
                <w:u w:val="single"/>
              </w:rPr>
            </w:rPrChange>
          </w:rPr>
          <w:t xml:space="preserve"> </w:t>
        </w:r>
        <w:r w:rsidRPr="00EE27B1">
          <w:rPr>
            <w:b/>
            <w:sz w:val="24"/>
            <w:szCs w:val="24"/>
            <w:rPrChange w:id="2896" w:author="Tre" w:date="2012-11-19T09:04:00Z">
              <w:rPr>
                <w:b/>
                <w:color w:val="0000FF"/>
                <w:u w:val="single"/>
              </w:rPr>
            </w:rPrChange>
          </w:rPr>
          <w:fldChar w:fldCharType="begin"/>
        </w:r>
        <w:r w:rsidRPr="00EE27B1">
          <w:rPr>
            <w:b/>
            <w:sz w:val="24"/>
            <w:szCs w:val="24"/>
            <w:rPrChange w:id="2897" w:author="Tre" w:date="2012-11-19T09:04:00Z">
              <w:rPr>
                <w:b/>
                <w:color w:val="0000FF"/>
                <w:u w:val="single"/>
              </w:rPr>
            </w:rPrChange>
          </w:rPr>
          <w:instrText xml:space="preserve"> NEXT  \* MERGEFORMAT </w:instrText>
        </w:r>
        <w:r w:rsidRPr="00EE27B1">
          <w:rPr>
            <w:b/>
            <w:sz w:val="24"/>
            <w:szCs w:val="24"/>
            <w:rPrChange w:id="2898" w:author="Tre" w:date="2012-11-19T09:04:00Z">
              <w:rPr>
                <w:b/>
                <w:color w:val="0000FF"/>
                <w:u w:val="single"/>
              </w:rPr>
            </w:rPrChange>
          </w:rPr>
          <w:fldChar w:fldCharType="end"/>
        </w:r>
      </w:ins>
    </w:p>
    <w:p w:rsidR="00C606DA" w:rsidRPr="00C91AA7" w:rsidRDefault="00C606DA" w:rsidP="00C606DA">
      <w:pPr>
        <w:pStyle w:val="MatrixSuperfluous"/>
        <w:rPr>
          <w:ins w:id="2899" w:author="Tre" w:date="2012-11-16T11:30:00Z"/>
          <w:b/>
          <w:sz w:val="24"/>
          <w:szCs w:val="24"/>
          <w:rPrChange w:id="2900" w:author="Tre" w:date="2012-11-19T09:04:00Z">
            <w:rPr>
              <w:ins w:id="2901" w:author="Tre" w:date="2012-11-16T11:30:00Z"/>
              <w:b/>
            </w:rPr>
          </w:rPrChange>
        </w:rPr>
      </w:pPr>
    </w:p>
    <w:p w:rsidR="00C606DA" w:rsidRPr="00C91AA7" w:rsidRDefault="00EE27B1" w:rsidP="00C606DA">
      <w:pPr>
        <w:pStyle w:val="MatrixSuperfluous"/>
        <w:rPr>
          <w:ins w:id="2902" w:author="Tre" w:date="2012-11-16T11:30:00Z"/>
          <w:i/>
          <w:sz w:val="24"/>
          <w:szCs w:val="24"/>
          <w:rPrChange w:id="2903" w:author="Tre" w:date="2012-11-19T09:04:00Z">
            <w:rPr>
              <w:ins w:id="2904" w:author="Tre" w:date="2012-11-16T11:30:00Z"/>
              <w:i/>
            </w:rPr>
          </w:rPrChange>
        </w:rPr>
      </w:pPr>
      <w:ins w:id="2905" w:author="Tre" w:date="2012-11-16T11:30:00Z">
        <w:r w:rsidRPr="00EE27B1">
          <w:rPr>
            <w:b/>
            <w:sz w:val="24"/>
            <w:szCs w:val="24"/>
            <w:rPrChange w:id="2906" w:author="Tre" w:date="2012-11-19T09:04:00Z">
              <w:rPr>
                <w:b/>
                <w:color w:val="0000FF"/>
                <w:u w:val="single"/>
              </w:rPr>
            </w:rPrChange>
          </w:rPr>
          <w:fldChar w:fldCharType="begin"/>
        </w:r>
        <w:r w:rsidRPr="00EE27B1">
          <w:rPr>
            <w:b/>
            <w:sz w:val="24"/>
            <w:szCs w:val="24"/>
            <w:rPrChange w:id="2907" w:author="Tre" w:date="2012-11-19T09:04:00Z">
              <w:rPr>
                <w:b/>
                <w:color w:val="0000FF"/>
                <w:u w:val="single"/>
              </w:rPr>
            </w:rPrChange>
          </w:rPr>
          <w:instrText xml:space="preserve"> MERGEFIELD Skill </w:instrText>
        </w:r>
        <w:r w:rsidRPr="00EE27B1">
          <w:rPr>
            <w:b/>
            <w:sz w:val="24"/>
            <w:szCs w:val="24"/>
            <w:rPrChange w:id="2908" w:author="Tre" w:date="2012-11-19T09:04:00Z">
              <w:rPr>
                <w:b/>
                <w:color w:val="0000FF"/>
                <w:u w:val="single"/>
              </w:rPr>
            </w:rPrChange>
          </w:rPr>
          <w:fldChar w:fldCharType="separate"/>
        </w:r>
        <w:r w:rsidRPr="00EE27B1">
          <w:rPr>
            <w:b/>
            <w:noProof/>
            <w:sz w:val="24"/>
            <w:szCs w:val="24"/>
            <w:rPrChange w:id="2909" w:author="Tre" w:date="2012-11-19T09:04:00Z">
              <w:rPr>
                <w:b/>
                <w:noProof/>
                <w:color w:val="0000FF"/>
                <w:u w:val="single"/>
              </w:rPr>
            </w:rPrChange>
          </w:rPr>
          <w:t>Swimming</w:t>
        </w:r>
        <w:r w:rsidRPr="00EE27B1">
          <w:rPr>
            <w:b/>
            <w:sz w:val="24"/>
            <w:szCs w:val="24"/>
            <w:rPrChange w:id="2910" w:author="Tre" w:date="2012-11-19T09:04:00Z">
              <w:rPr>
                <w:b/>
                <w:color w:val="0000FF"/>
                <w:u w:val="single"/>
              </w:rPr>
            </w:rPrChange>
          </w:rPr>
          <w:fldChar w:fldCharType="end"/>
        </w:r>
        <w:r w:rsidRPr="00EE27B1">
          <w:rPr>
            <w:i/>
            <w:sz w:val="24"/>
            <w:szCs w:val="24"/>
            <w:rPrChange w:id="2911" w:author="Tre" w:date="2012-11-19T09:04:00Z">
              <w:rPr>
                <w:i/>
                <w:color w:val="0000FF"/>
                <w:u w:val="single"/>
              </w:rPr>
            </w:rPrChange>
          </w:rPr>
          <w:t xml:space="preserve"> - </w:t>
        </w:r>
        <w:r w:rsidRPr="00EE27B1">
          <w:rPr>
            <w:sz w:val="24"/>
            <w:szCs w:val="24"/>
            <w:rPrChange w:id="2912" w:author="Tre" w:date="2012-11-19T09:04:00Z">
              <w:rPr>
                <w:color w:val="0000FF"/>
                <w:u w:val="single"/>
              </w:rPr>
            </w:rPrChange>
          </w:rPr>
          <w:t>[</w:t>
        </w:r>
        <w:r w:rsidRPr="00EE27B1">
          <w:rPr>
            <w:sz w:val="24"/>
            <w:szCs w:val="24"/>
            <w:rPrChange w:id="2913" w:author="Tre" w:date="2012-11-19T09:04:00Z">
              <w:rPr>
                <w:color w:val="0000FF"/>
                <w:u w:val="single"/>
              </w:rPr>
            </w:rPrChange>
          </w:rPr>
          <w:fldChar w:fldCharType="begin"/>
        </w:r>
        <w:r w:rsidRPr="00EE27B1">
          <w:rPr>
            <w:sz w:val="24"/>
            <w:szCs w:val="24"/>
            <w:rPrChange w:id="2914" w:author="Tre" w:date="2012-11-19T09:04:00Z">
              <w:rPr>
                <w:color w:val="0000FF"/>
                <w:u w:val="single"/>
              </w:rPr>
            </w:rPrChange>
          </w:rPr>
          <w:instrText xml:space="preserve"> MERGEFIELD Default_Attribute </w:instrText>
        </w:r>
        <w:r w:rsidRPr="00EE27B1">
          <w:rPr>
            <w:sz w:val="24"/>
            <w:szCs w:val="24"/>
            <w:rPrChange w:id="2915" w:author="Tre" w:date="2012-11-19T09:04:00Z">
              <w:rPr>
                <w:color w:val="0000FF"/>
                <w:u w:val="single"/>
              </w:rPr>
            </w:rPrChange>
          </w:rPr>
          <w:fldChar w:fldCharType="separate"/>
        </w:r>
        <w:r w:rsidRPr="00EE27B1">
          <w:rPr>
            <w:noProof/>
            <w:sz w:val="24"/>
            <w:szCs w:val="24"/>
            <w:rPrChange w:id="2916" w:author="Tre" w:date="2012-11-19T09:04:00Z">
              <w:rPr>
                <w:noProof/>
                <w:color w:val="0000FF"/>
                <w:u w:val="single"/>
              </w:rPr>
            </w:rPrChange>
          </w:rPr>
          <w:t>Strength</w:t>
        </w:r>
        <w:r w:rsidRPr="00EE27B1">
          <w:rPr>
            <w:sz w:val="24"/>
            <w:szCs w:val="24"/>
            <w:rPrChange w:id="2917" w:author="Tre" w:date="2012-11-19T09:04:00Z">
              <w:rPr>
                <w:color w:val="0000FF"/>
                <w:u w:val="single"/>
              </w:rPr>
            </w:rPrChange>
          </w:rPr>
          <w:fldChar w:fldCharType="end"/>
        </w:r>
        <w:r w:rsidRPr="00EE27B1">
          <w:rPr>
            <w:sz w:val="24"/>
            <w:szCs w:val="24"/>
            <w:rPrChange w:id="2918" w:author="Tre" w:date="2012-11-19T09:04:00Z">
              <w:rPr>
                <w:color w:val="0000FF"/>
                <w:u w:val="single"/>
              </w:rPr>
            </w:rPrChange>
          </w:rPr>
          <w:t>]</w:t>
        </w:r>
      </w:ins>
    </w:p>
    <w:p w:rsidR="00C606DA" w:rsidRPr="00C91AA7" w:rsidRDefault="00EE27B1" w:rsidP="00C606DA">
      <w:pPr>
        <w:pStyle w:val="MatrixSuperfluous"/>
        <w:rPr>
          <w:ins w:id="2919" w:author="Tre" w:date="2012-11-16T11:30:00Z"/>
          <w:b/>
          <w:sz w:val="24"/>
          <w:szCs w:val="24"/>
          <w:rPrChange w:id="2920" w:author="Tre" w:date="2012-11-19T09:04:00Z">
            <w:rPr>
              <w:ins w:id="2921" w:author="Tre" w:date="2012-11-16T11:30:00Z"/>
              <w:b/>
            </w:rPr>
          </w:rPrChange>
        </w:rPr>
      </w:pPr>
      <w:ins w:id="2922" w:author="Tre" w:date="2012-11-16T11:30:00Z">
        <w:r w:rsidRPr="00EE27B1">
          <w:rPr>
            <w:b/>
            <w:sz w:val="24"/>
            <w:szCs w:val="24"/>
            <w:rPrChange w:id="2923" w:author="Tre" w:date="2012-11-19T09:04:00Z">
              <w:rPr>
                <w:b/>
                <w:color w:val="0000FF"/>
                <w:u w:val="single"/>
              </w:rPr>
            </w:rPrChange>
          </w:rPr>
          <w:t xml:space="preserve">Description - </w:t>
        </w:r>
        <w:r w:rsidRPr="00EE27B1">
          <w:rPr>
            <w:i/>
            <w:sz w:val="24"/>
            <w:szCs w:val="24"/>
            <w:rPrChange w:id="2924" w:author="Tre" w:date="2012-11-19T09:04:00Z">
              <w:rPr>
                <w:i/>
                <w:color w:val="0000FF"/>
                <w:u w:val="single"/>
              </w:rPr>
            </w:rPrChange>
          </w:rPr>
          <w:fldChar w:fldCharType="begin"/>
        </w:r>
        <w:r w:rsidRPr="00EE27B1">
          <w:rPr>
            <w:i/>
            <w:sz w:val="24"/>
            <w:szCs w:val="24"/>
            <w:rPrChange w:id="2925" w:author="Tre" w:date="2012-11-19T09:04:00Z">
              <w:rPr>
                <w:i/>
                <w:color w:val="0000FF"/>
                <w:u w:val="single"/>
              </w:rPr>
            </w:rPrChange>
          </w:rPr>
          <w:instrText xml:space="preserve"> MERGEFIELD "Description" </w:instrText>
        </w:r>
        <w:r w:rsidRPr="00EE27B1">
          <w:rPr>
            <w:i/>
            <w:sz w:val="24"/>
            <w:szCs w:val="24"/>
            <w:rPrChange w:id="2926" w:author="Tre" w:date="2012-11-19T09:04:00Z">
              <w:rPr>
                <w:i/>
                <w:color w:val="0000FF"/>
                <w:u w:val="single"/>
              </w:rPr>
            </w:rPrChange>
          </w:rPr>
          <w:fldChar w:fldCharType="separate"/>
        </w:r>
        <w:r w:rsidRPr="00EE27B1">
          <w:rPr>
            <w:i/>
            <w:noProof/>
            <w:sz w:val="24"/>
            <w:szCs w:val="24"/>
            <w:rPrChange w:id="2927" w:author="Tre" w:date="2012-11-19T09:04:00Z">
              <w:rPr>
                <w:i/>
                <w:noProof/>
                <w:color w:val="0000FF"/>
                <w:u w:val="single"/>
              </w:rPr>
            </w:rPrChange>
          </w:rPr>
          <w:t>Studying the mechanics of swimming for extra speed, and strength. The knowledge of different swim strokes like freestyle, backstroke, breaststroke, and butterfly.</w:t>
        </w:r>
        <w:r w:rsidRPr="00EE27B1">
          <w:rPr>
            <w:i/>
            <w:sz w:val="24"/>
            <w:szCs w:val="24"/>
            <w:rPrChange w:id="2928" w:author="Tre" w:date="2012-11-19T09:04:00Z">
              <w:rPr>
                <w:i/>
                <w:color w:val="0000FF"/>
                <w:u w:val="single"/>
              </w:rPr>
            </w:rPrChange>
          </w:rPr>
          <w:fldChar w:fldCharType="end"/>
        </w:r>
        <w:r w:rsidRPr="00EE27B1">
          <w:rPr>
            <w:b/>
            <w:sz w:val="24"/>
            <w:szCs w:val="24"/>
            <w:rPrChange w:id="2929" w:author="Tre" w:date="2012-11-19T09:04:00Z">
              <w:rPr>
                <w:b/>
                <w:color w:val="0000FF"/>
                <w:u w:val="single"/>
              </w:rPr>
            </w:rPrChange>
          </w:rPr>
          <w:t xml:space="preserve"> </w:t>
        </w:r>
        <w:r w:rsidRPr="00EE27B1">
          <w:rPr>
            <w:b/>
            <w:sz w:val="24"/>
            <w:szCs w:val="24"/>
            <w:rPrChange w:id="2930" w:author="Tre" w:date="2012-11-19T09:04:00Z">
              <w:rPr>
                <w:b/>
                <w:color w:val="0000FF"/>
                <w:u w:val="single"/>
              </w:rPr>
            </w:rPrChange>
          </w:rPr>
          <w:fldChar w:fldCharType="begin"/>
        </w:r>
        <w:r w:rsidRPr="00EE27B1">
          <w:rPr>
            <w:b/>
            <w:sz w:val="24"/>
            <w:szCs w:val="24"/>
            <w:rPrChange w:id="2931" w:author="Tre" w:date="2012-11-19T09:04:00Z">
              <w:rPr>
                <w:b/>
                <w:color w:val="0000FF"/>
                <w:u w:val="single"/>
              </w:rPr>
            </w:rPrChange>
          </w:rPr>
          <w:instrText xml:space="preserve"> NEXT  \* MERGEFORMAT </w:instrText>
        </w:r>
        <w:r w:rsidRPr="00EE27B1">
          <w:rPr>
            <w:b/>
            <w:sz w:val="24"/>
            <w:szCs w:val="24"/>
            <w:rPrChange w:id="2932" w:author="Tre" w:date="2012-11-19T09:04:00Z">
              <w:rPr>
                <w:b/>
                <w:color w:val="0000FF"/>
                <w:u w:val="single"/>
              </w:rPr>
            </w:rPrChange>
          </w:rPr>
          <w:fldChar w:fldCharType="end"/>
        </w:r>
      </w:ins>
    </w:p>
    <w:p w:rsidR="00D74184" w:rsidDel="00C606DA" w:rsidRDefault="00D74184" w:rsidP="00D74184">
      <w:pPr>
        <w:pStyle w:val="MatrixIntrotext"/>
        <w:rPr>
          <w:del w:id="2933" w:author="Tre" w:date="2012-11-16T11:30:00Z"/>
        </w:rPr>
      </w:pPr>
      <w:del w:id="2934" w:author="Tre" w:date="2012-11-16T11:30:00Z">
        <w:r w:rsidDel="00C606DA">
          <w:delText>Aircraft Piloting - [Agility]</w:delText>
        </w:r>
      </w:del>
    </w:p>
    <w:p w:rsidR="00D74184" w:rsidDel="00C606DA" w:rsidRDefault="00D74184" w:rsidP="00D74184">
      <w:pPr>
        <w:pStyle w:val="MatrixIntrotext"/>
        <w:rPr>
          <w:del w:id="2935" w:author="Tre" w:date="2012-11-16T11:30:00Z"/>
        </w:rPr>
      </w:pPr>
      <w:del w:id="2936" w:author="Tre" w:date="2012-11-16T11:30:00Z">
        <w:r w:rsidDel="00C606DA">
          <w:delText>Piloting a hovercraft and other vehicles that stay airborne during operation. This includes landing, stopping, combat maneuvers (basically whatever you can think of to get the hell away from danger), high speed control, etc.</w:delText>
        </w:r>
      </w:del>
    </w:p>
    <w:p w:rsidR="00D74184" w:rsidDel="00C606DA" w:rsidRDefault="00D74184" w:rsidP="00D74184">
      <w:pPr>
        <w:pStyle w:val="MatrixIntrotext"/>
        <w:rPr>
          <w:del w:id="2937" w:author="Tre" w:date="2012-11-16T11:30:00Z"/>
        </w:rPr>
      </w:pPr>
      <w:del w:id="2938" w:author="Tre" w:date="2012-11-16T11:30:00Z">
        <w:r w:rsidDel="00C606DA">
          <w:delText>Ambidextrous - [Agility]</w:delText>
        </w:r>
      </w:del>
    </w:p>
    <w:p w:rsidR="00D74184" w:rsidDel="00C606DA" w:rsidRDefault="00D74184" w:rsidP="00D74184">
      <w:pPr>
        <w:pStyle w:val="MatrixIntrotext"/>
        <w:rPr>
          <w:del w:id="2939" w:author="Tre" w:date="2012-11-16T11:30:00Z"/>
        </w:rPr>
      </w:pPr>
      <w:del w:id="2940" w:author="Tre" w:date="2012-11-16T11:30:00Z">
        <w:r w:rsidDel="00C606DA">
          <w:delText>Ability to use both hands equally well for anything.</w:delText>
        </w:r>
      </w:del>
    </w:p>
    <w:p w:rsidR="00D74184" w:rsidDel="00C606DA" w:rsidRDefault="00D74184" w:rsidP="00D74184">
      <w:pPr>
        <w:pStyle w:val="MatrixIntrotext"/>
        <w:rPr>
          <w:del w:id="2941" w:author="Tre" w:date="2012-11-16T11:30:00Z"/>
        </w:rPr>
      </w:pPr>
      <w:del w:id="2942" w:author="Tre" w:date="2012-11-16T11:30:00Z">
        <w:r w:rsidDel="00C606DA">
          <w:delText>Archery - [Agility]</w:delText>
        </w:r>
      </w:del>
    </w:p>
    <w:p w:rsidR="00D74184" w:rsidDel="00C606DA" w:rsidRDefault="00D74184" w:rsidP="00D74184">
      <w:pPr>
        <w:pStyle w:val="MatrixIntrotext"/>
        <w:rPr>
          <w:del w:id="2943" w:author="Tre" w:date="2012-11-16T11:30:00Z"/>
        </w:rPr>
      </w:pPr>
      <w:del w:id="2944" w:author="Tre" w:date="2012-11-16T11:30:00Z">
        <w:r w:rsidDel="00C606DA">
          <w:delText>Propelling arrows with the use of a bow or crossbow. This will also allow the character to do fletching.</w:delText>
        </w:r>
      </w:del>
    </w:p>
    <w:p w:rsidR="00D74184" w:rsidDel="00C606DA" w:rsidRDefault="00D74184" w:rsidP="00D74184">
      <w:pPr>
        <w:pStyle w:val="MatrixIntrotext"/>
        <w:rPr>
          <w:del w:id="2945" w:author="Tre" w:date="2012-11-16T11:30:00Z"/>
        </w:rPr>
      </w:pPr>
      <w:del w:id="2946" w:author="Tre" w:date="2012-11-16T11:30:00Z">
        <w:r w:rsidDel="00C606DA">
          <w:delText>Balancing Feats - [Agility]</w:delText>
        </w:r>
      </w:del>
    </w:p>
    <w:p w:rsidR="00D74184" w:rsidDel="00C606DA" w:rsidRDefault="00D74184" w:rsidP="00D74184">
      <w:pPr>
        <w:pStyle w:val="MatrixIntrotext"/>
        <w:rPr>
          <w:del w:id="2947" w:author="Tre" w:date="2012-11-16T11:30:00Z"/>
        </w:rPr>
      </w:pPr>
      <w:del w:id="2948" w:author="Tre" w:date="2012-11-16T11:30:00Z">
        <w:r w:rsidDel="00C606DA">
          <w:delText>Walk tight ropes, juggle, stack plates, etc.</w:delText>
        </w:r>
      </w:del>
    </w:p>
    <w:p w:rsidR="00D74184" w:rsidDel="00C606DA" w:rsidRDefault="00D74184" w:rsidP="00D74184">
      <w:pPr>
        <w:pStyle w:val="MatrixIntrotext"/>
        <w:rPr>
          <w:del w:id="2949" w:author="Tre" w:date="2012-11-16T11:30:00Z"/>
        </w:rPr>
      </w:pPr>
      <w:del w:id="2950" w:author="Tre" w:date="2012-11-16T11:30:00Z">
        <w:r w:rsidDel="00C606DA">
          <w:delText>Dancing - [Agility]</w:delText>
        </w:r>
      </w:del>
    </w:p>
    <w:p w:rsidR="00D74184" w:rsidDel="00C606DA" w:rsidRDefault="00D74184" w:rsidP="00D74184">
      <w:pPr>
        <w:pStyle w:val="MatrixIntrotext"/>
        <w:rPr>
          <w:del w:id="2951" w:author="Tre" w:date="2012-11-16T11:30:00Z"/>
        </w:rPr>
      </w:pPr>
      <w:del w:id="2952" w:author="Tre" w:date="2012-11-16T11:30:00Z">
        <w:r w:rsidDel="00C606DA">
          <w:delText>Ballroom dancing, club dancing, ballet, stage performance, etc.</w:delText>
        </w:r>
      </w:del>
    </w:p>
    <w:p w:rsidR="00D74184" w:rsidDel="00C606DA" w:rsidRDefault="00D74184" w:rsidP="00D74184">
      <w:pPr>
        <w:pStyle w:val="MatrixIntrotext"/>
        <w:rPr>
          <w:del w:id="2953" w:author="Tre" w:date="2012-11-16T11:30:00Z"/>
        </w:rPr>
      </w:pPr>
      <w:del w:id="2954" w:author="Tre" w:date="2012-11-16T11:30:00Z">
        <w:r w:rsidDel="00C606DA">
          <w:delText>Driving - [Agility]</w:delText>
        </w:r>
      </w:del>
    </w:p>
    <w:p w:rsidR="00D74184" w:rsidDel="00C606DA" w:rsidRDefault="00D74184" w:rsidP="00D74184">
      <w:pPr>
        <w:pStyle w:val="MatrixIntrotext"/>
        <w:rPr>
          <w:del w:id="2955" w:author="Tre" w:date="2012-11-16T11:30:00Z"/>
        </w:rPr>
      </w:pPr>
      <w:del w:id="2956" w:author="Tre" w:date="2012-11-16T11:30:00Z">
        <w:r w:rsidDel="00C606DA">
          <w:delText>See groundcraft piloting.</w:delText>
        </w:r>
      </w:del>
    </w:p>
    <w:p w:rsidR="00D74184" w:rsidDel="00C606DA" w:rsidRDefault="00D74184" w:rsidP="00D74184">
      <w:pPr>
        <w:pStyle w:val="MatrixIntrotext"/>
        <w:rPr>
          <w:del w:id="2957" w:author="Tre" w:date="2012-11-16T11:30:00Z"/>
        </w:rPr>
      </w:pPr>
      <w:del w:id="2958" w:author="Tre" w:date="2012-11-16T11:30:00Z">
        <w:r w:rsidDel="00C606DA">
          <w:delText>Ground Craft Piloting - [Agility]</w:delText>
        </w:r>
      </w:del>
    </w:p>
    <w:p w:rsidR="00D74184" w:rsidDel="00C606DA" w:rsidRDefault="00D74184" w:rsidP="00D74184">
      <w:pPr>
        <w:pStyle w:val="MatrixIntrotext"/>
        <w:rPr>
          <w:del w:id="2959" w:author="Tre" w:date="2012-11-16T11:30:00Z"/>
        </w:rPr>
      </w:pPr>
      <w:del w:id="2960" w:author="Tre" w:date="2012-11-16T11:30:00Z">
        <w:r w:rsidDel="00C606DA">
          <w:delText>There are still some wheeled and tracked vehicles in use. This skill represents the ability to control and pilot such craft.</w:delText>
        </w:r>
      </w:del>
    </w:p>
    <w:p w:rsidR="00D74184" w:rsidDel="00C606DA" w:rsidRDefault="00D74184" w:rsidP="00D74184">
      <w:pPr>
        <w:pStyle w:val="MatrixIntrotext"/>
        <w:rPr>
          <w:del w:id="2961" w:author="Tre" w:date="2012-11-16T11:30:00Z"/>
        </w:rPr>
      </w:pPr>
      <w:del w:id="2962" w:author="Tre" w:date="2012-11-16T11:30:00Z">
        <w:r w:rsidDel="00C606DA">
          <w:delText>Gun Fighting - [Agility]</w:delText>
        </w:r>
      </w:del>
    </w:p>
    <w:p w:rsidR="00D74184" w:rsidDel="00C606DA" w:rsidRDefault="00D74184" w:rsidP="00D74184">
      <w:pPr>
        <w:pStyle w:val="MatrixIntrotext"/>
        <w:rPr>
          <w:del w:id="2963" w:author="Tre" w:date="2012-11-16T11:30:00Z"/>
        </w:rPr>
      </w:pPr>
      <w:del w:id="2964" w:author="Tre" w:date="2012-11-16T11:30:00Z">
        <w:r w:rsidDel="00C606DA">
          <w:delText>Weapons that use gunpowder, or explosives, to propel a metal slug at your target. Most of this class of weapon has a trigger button of some sort. Examples of guns covered by this skill are Handguns, Rifles, Shotguns, Submachine Guns, Assault Rifles, Artillery Guns, and Machine Guns.</w:delText>
        </w:r>
      </w:del>
    </w:p>
    <w:p w:rsidR="00D74184" w:rsidDel="00C606DA" w:rsidRDefault="00D74184" w:rsidP="00D74184">
      <w:pPr>
        <w:pStyle w:val="MatrixIntrotext"/>
        <w:rPr>
          <w:del w:id="2965" w:author="Tre" w:date="2012-11-16T11:30:00Z"/>
        </w:rPr>
      </w:pPr>
      <w:del w:id="2966" w:author="Tre" w:date="2012-11-16T11:30:00Z">
        <w:r w:rsidDel="00C606DA">
          <w:delText>Knife Fighting - [Agility]</w:delText>
        </w:r>
      </w:del>
    </w:p>
    <w:p w:rsidR="00D74184" w:rsidDel="00C606DA" w:rsidRDefault="00D74184" w:rsidP="00D74184">
      <w:pPr>
        <w:pStyle w:val="MatrixIntrotext"/>
        <w:rPr>
          <w:del w:id="2967" w:author="Tre" w:date="2012-11-16T11:30:00Z"/>
        </w:rPr>
      </w:pPr>
      <w:del w:id="2968" w:author="Tre" w:date="2012-11-16T11:30:00Z">
        <w:r w:rsidDel="00C606DA">
          <w:delText>Fighting with knives using martial fighting skills like Eskrima, Esgrima Criolla, The Andalusian legacy, or Scherma di Stiletto Siciliano. This is an athletic, close combat form of fighting.</w:delText>
        </w:r>
      </w:del>
    </w:p>
    <w:p w:rsidR="00D74184" w:rsidDel="00C606DA" w:rsidRDefault="00D74184" w:rsidP="00D74184">
      <w:pPr>
        <w:pStyle w:val="MatrixIntrotext"/>
        <w:rPr>
          <w:del w:id="2969" w:author="Tre" w:date="2012-11-16T11:30:00Z"/>
        </w:rPr>
      </w:pPr>
      <w:del w:id="2970" w:author="Tre" w:date="2012-11-16T11:30:00Z">
        <w:r w:rsidDel="00C606DA">
          <w:delText>Martial Arts - [Agility]</w:delText>
        </w:r>
      </w:del>
    </w:p>
    <w:p w:rsidR="00D74184" w:rsidDel="00C606DA" w:rsidRDefault="00D74184" w:rsidP="00D74184">
      <w:pPr>
        <w:pStyle w:val="MatrixIntrotext"/>
        <w:rPr>
          <w:del w:id="2971" w:author="Tre" w:date="2012-11-16T11:30:00Z"/>
        </w:rPr>
      </w:pPr>
      <w:del w:id="2972" w:author="Tre" w:date="2012-11-16T11:30:00Z">
        <w:r w:rsidDel="00C606DA">
          <w:delText>Formal hand to hand combat techniques, Akido, Karate, Ju Jitsu, Kendo, etc. Please pick individual styles as each of your fighting skills.</w:delText>
        </w:r>
      </w:del>
    </w:p>
    <w:p w:rsidR="00D74184" w:rsidDel="00C606DA" w:rsidRDefault="00D74184" w:rsidP="00D74184">
      <w:pPr>
        <w:pStyle w:val="MatrixIntrotext"/>
        <w:rPr>
          <w:del w:id="2973" w:author="Tre" w:date="2012-11-16T11:30:00Z"/>
        </w:rPr>
      </w:pPr>
      <w:del w:id="2974" w:author="Tre" w:date="2012-11-16T11:30:00Z">
        <w:r w:rsidDel="00C606DA">
          <w:delText>Polearm fighting - [Agility]</w:delText>
        </w:r>
      </w:del>
    </w:p>
    <w:p w:rsidR="00D74184" w:rsidDel="00C606DA" w:rsidRDefault="00D74184" w:rsidP="00D74184">
      <w:pPr>
        <w:pStyle w:val="MatrixIntrotext"/>
        <w:rPr>
          <w:del w:id="2975" w:author="Tre" w:date="2012-11-16T11:30:00Z"/>
        </w:rPr>
      </w:pPr>
      <w:del w:id="2976" w:author="Tre" w:date="2012-11-16T11:30:00Z">
        <w:r w:rsidDel="00C606DA">
          <w:delText>Fighting with close combat weapons in which the main fighting part of the weapon is on the end of a long shaft. Axes, maces, and morning stars are considered polearms.</w:delText>
        </w:r>
      </w:del>
    </w:p>
    <w:p w:rsidR="00D74184" w:rsidDel="00C606DA" w:rsidRDefault="00D74184" w:rsidP="00D74184">
      <w:pPr>
        <w:pStyle w:val="MatrixIntrotext"/>
        <w:rPr>
          <w:del w:id="2977" w:author="Tre" w:date="2012-11-16T11:30:00Z"/>
        </w:rPr>
      </w:pPr>
      <w:del w:id="2978" w:author="Tre" w:date="2012-11-16T11:30:00Z">
        <w:r w:rsidDel="00C606DA">
          <w:delText>Slight of hand - [Agility]</w:delText>
        </w:r>
      </w:del>
    </w:p>
    <w:p w:rsidR="00D74184" w:rsidDel="00C606DA" w:rsidRDefault="00D74184" w:rsidP="00D74184">
      <w:pPr>
        <w:pStyle w:val="MatrixIntrotext"/>
        <w:rPr>
          <w:del w:id="2979" w:author="Tre" w:date="2012-11-16T11:30:00Z"/>
        </w:rPr>
      </w:pPr>
      <w:del w:id="2980" w:author="Tre" w:date="2012-11-16T11:30:00Z">
        <w:r w:rsidDel="00C606DA">
          <w:delText>Tricking the eye to see or not see a hand gesture through deception, magic tricks.</w:delText>
        </w:r>
      </w:del>
    </w:p>
    <w:p w:rsidR="00D74184" w:rsidDel="00C606DA" w:rsidRDefault="00D74184" w:rsidP="00D74184">
      <w:pPr>
        <w:pStyle w:val="MatrixIntrotext"/>
        <w:rPr>
          <w:del w:id="2981" w:author="Tre" w:date="2012-11-16T11:30:00Z"/>
        </w:rPr>
      </w:pPr>
      <w:del w:id="2982" w:author="Tre" w:date="2012-11-16T11:30:00Z">
        <w:r w:rsidDel="00C606DA">
          <w:delText>Sword Fighting - [Agility]</w:delText>
        </w:r>
      </w:del>
    </w:p>
    <w:p w:rsidR="00D74184" w:rsidDel="00C606DA" w:rsidRDefault="00D74184" w:rsidP="00D74184">
      <w:pPr>
        <w:pStyle w:val="MatrixIntrotext"/>
        <w:rPr>
          <w:del w:id="2983" w:author="Tre" w:date="2012-11-16T11:30:00Z"/>
        </w:rPr>
      </w:pPr>
      <w:del w:id="2984" w:author="Tre" w:date="2012-11-16T11:30:00Z">
        <w:r w:rsidDel="00C606DA">
          <w:delText>Using bladed weapons. Swords are very popular weapons against the Machines in the Real World, because they have been developed to cut through metal.</w:delText>
        </w:r>
      </w:del>
    </w:p>
    <w:p w:rsidR="00D74184" w:rsidDel="00C606DA" w:rsidRDefault="00D74184" w:rsidP="00D74184">
      <w:pPr>
        <w:pStyle w:val="MatrixIntrotext"/>
        <w:rPr>
          <w:del w:id="2985" w:author="Tre" w:date="2012-11-16T11:30:00Z"/>
        </w:rPr>
      </w:pPr>
      <w:del w:id="2986" w:author="Tre" w:date="2012-11-16T11:30:00Z">
        <w:r w:rsidDel="00C606DA">
          <w:delText>Thai Boxing - [Agility]</w:delText>
        </w:r>
      </w:del>
    </w:p>
    <w:p w:rsidR="00D74184" w:rsidDel="00C606DA" w:rsidRDefault="00D74184" w:rsidP="00D74184">
      <w:pPr>
        <w:pStyle w:val="MatrixIntrotext"/>
        <w:rPr>
          <w:del w:id="2987" w:author="Tre" w:date="2012-11-16T11:30:00Z"/>
        </w:rPr>
      </w:pPr>
      <w:del w:id="2988" w:author="Tre" w:date="2012-11-16T11:30:00Z">
        <w:r w:rsidDel="00C606DA">
          <w:delText>Thai boxing, a form of hand to hand combat.</w:delText>
        </w:r>
      </w:del>
    </w:p>
    <w:p w:rsidR="00D74184" w:rsidDel="00C606DA" w:rsidRDefault="00D74184" w:rsidP="00D74184">
      <w:pPr>
        <w:pStyle w:val="MatrixIntrotext"/>
        <w:rPr>
          <w:del w:id="2989" w:author="Tre" w:date="2012-11-16T11:30:00Z"/>
        </w:rPr>
      </w:pPr>
      <w:del w:id="2990" w:author="Tre" w:date="2012-11-16T11:30:00Z">
        <w:r w:rsidDel="00C606DA">
          <w:delText>Throwing Weapons - [Agility]</w:delText>
        </w:r>
      </w:del>
    </w:p>
    <w:p w:rsidR="00D74184" w:rsidDel="00C606DA" w:rsidRDefault="00D74184" w:rsidP="00D74184">
      <w:pPr>
        <w:pStyle w:val="MatrixIntrotext"/>
        <w:rPr>
          <w:del w:id="2991" w:author="Tre" w:date="2012-11-16T11:30:00Z"/>
        </w:rPr>
      </w:pPr>
      <w:del w:id="2992" w:author="Tre" w:date="2012-11-16T11:30:00Z">
        <w:r w:rsidDel="00C606DA">
          <w:delText>The skill to aim, balance, and throw a weapon with deadly effectiveness. Throwing weapons include knives, spears, shurikens, and rocks.</w:delText>
        </w:r>
      </w:del>
    </w:p>
    <w:p w:rsidR="00D74184" w:rsidDel="00C606DA" w:rsidRDefault="00D74184" w:rsidP="00D74184">
      <w:pPr>
        <w:pStyle w:val="MatrixIntrotext"/>
        <w:rPr>
          <w:del w:id="2993" w:author="Tre" w:date="2012-11-16T11:30:00Z"/>
        </w:rPr>
      </w:pPr>
      <w:del w:id="2994" w:author="Tre" w:date="2012-11-16T11:30:00Z">
        <w:r w:rsidDel="00C606DA">
          <w:delText>Escape Bonds - [Agility/Common Sense]</w:delText>
        </w:r>
      </w:del>
    </w:p>
    <w:p w:rsidR="00D74184" w:rsidDel="00C606DA" w:rsidRDefault="00D74184" w:rsidP="00D74184">
      <w:pPr>
        <w:pStyle w:val="MatrixIntrotext"/>
        <w:rPr>
          <w:del w:id="2995" w:author="Tre" w:date="2012-11-16T11:30:00Z"/>
        </w:rPr>
      </w:pPr>
      <w:del w:id="2996" w:author="Tre" w:date="2012-11-16T11:30:00Z">
        <w:r w:rsidDel="00C606DA">
          <w:lastRenderedPageBreak/>
          <w:delText>The ability to get out of handcuffs, ropes, and avoid being held.</w:delText>
        </w:r>
      </w:del>
    </w:p>
    <w:p w:rsidR="00D74184" w:rsidDel="00C606DA" w:rsidRDefault="00D74184" w:rsidP="00D74184">
      <w:pPr>
        <w:pStyle w:val="MatrixIntrotext"/>
        <w:rPr>
          <w:del w:id="2997" w:author="Tre" w:date="2012-11-16T11:30:00Z"/>
        </w:rPr>
      </w:pPr>
      <w:del w:id="2998" w:author="Tre" w:date="2012-11-16T11:30:00Z">
        <w:r w:rsidDel="00C606DA">
          <w:delText>Sci Fi Weapons (specific weapon) - [Agility/Focus]</w:delText>
        </w:r>
      </w:del>
    </w:p>
    <w:p w:rsidR="00D74184" w:rsidDel="00C606DA" w:rsidRDefault="00D74184" w:rsidP="00D74184">
      <w:pPr>
        <w:pStyle w:val="MatrixIntrotext"/>
        <w:rPr>
          <w:del w:id="2999" w:author="Tre" w:date="2012-11-16T11:30:00Z"/>
        </w:rPr>
      </w:pPr>
      <w:del w:id="3000" w:author="Tre" w:date="2012-11-16T11:30:00Z">
        <w:r w:rsidDel="00C606DA">
          <w:delText>This skill is specific to the weapon the character is using, such as a Plasma Cannon or Laser Rifle. These types of weapons are so unique that a person has to learn each one individually.</w:delText>
        </w:r>
      </w:del>
    </w:p>
    <w:p w:rsidR="00D74184" w:rsidDel="00C606DA" w:rsidRDefault="00D74184" w:rsidP="00D74184">
      <w:pPr>
        <w:pStyle w:val="MatrixIntrotext"/>
        <w:rPr>
          <w:del w:id="3001" w:author="Tre" w:date="2012-11-16T11:30:00Z"/>
        </w:rPr>
      </w:pPr>
      <w:del w:id="3002" w:author="Tre" w:date="2012-11-16T11:30:00Z">
        <w:r w:rsidDel="00C606DA">
          <w:delText>Acrobatics - [Agility/Strength]</w:delText>
        </w:r>
      </w:del>
    </w:p>
    <w:p w:rsidR="00D74184" w:rsidDel="00C606DA" w:rsidRDefault="00D74184" w:rsidP="00D74184">
      <w:pPr>
        <w:pStyle w:val="MatrixIntrotext"/>
        <w:rPr>
          <w:del w:id="3003" w:author="Tre" w:date="2012-11-16T11:30:00Z"/>
        </w:rPr>
      </w:pPr>
      <w:del w:id="3004" w:author="Tre" w:date="2012-11-16T11:30:00Z">
        <w:r w:rsidDel="00C606DA">
          <w:delText>Flips, vaults, rolls, and tumbling.</w:delText>
        </w:r>
      </w:del>
    </w:p>
    <w:p w:rsidR="00D74184" w:rsidDel="00C606DA" w:rsidRDefault="00D74184" w:rsidP="00D74184">
      <w:pPr>
        <w:pStyle w:val="MatrixIntrotext"/>
        <w:rPr>
          <w:del w:id="3005" w:author="Tre" w:date="2012-11-16T11:30:00Z"/>
        </w:rPr>
      </w:pPr>
      <w:del w:id="3006" w:author="Tre" w:date="2012-11-16T11:30:00Z">
        <w:r w:rsidDel="00C606DA">
          <w:delText>Acting - [Common Sense]</w:delText>
        </w:r>
      </w:del>
    </w:p>
    <w:p w:rsidR="00D74184" w:rsidDel="00C606DA" w:rsidRDefault="00D74184" w:rsidP="00D74184">
      <w:pPr>
        <w:pStyle w:val="MatrixIntrotext"/>
        <w:rPr>
          <w:del w:id="3007" w:author="Tre" w:date="2012-11-16T11:30:00Z"/>
        </w:rPr>
      </w:pPr>
      <w:del w:id="3008" w:author="Tre" w:date="2012-11-16T11:30:00Z">
        <w:r w:rsidDel="00C606DA">
          <w:delText>Pretending to be someone else, creating emotions at will.</w:delText>
        </w:r>
      </w:del>
    </w:p>
    <w:p w:rsidR="00D74184" w:rsidDel="00C606DA" w:rsidRDefault="00D74184" w:rsidP="00D74184">
      <w:pPr>
        <w:pStyle w:val="MatrixIntrotext"/>
        <w:rPr>
          <w:del w:id="3009" w:author="Tre" w:date="2012-11-16T11:30:00Z"/>
        </w:rPr>
      </w:pPr>
      <w:del w:id="3010" w:author="Tre" w:date="2012-11-16T11:30:00Z">
        <w:r w:rsidDel="00C606DA">
          <w:delText>Animal Training/Handling - [Common Sense]</w:delText>
        </w:r>
      </w:del>
    </w:p>
    <w:p w:rsidR="00D74184" w:rsidDel="00C606DA" w:rsidRDefault="00D74184" w:rsidP="00D74184">
      <w:pPr>
        <w:pStyle w:val="MatrixIntrotext"/>
        <w:rPr>
          <w:del w:id="3011" w:author="Tre" w:date="2012-11-16T11:30:00Z"/>
        </w:rPr>
      </w:pPr>
      <w:del w:id="3012" w:author="Tre" w:date="2012-11-16T11:30:00Z">
        <w:r w:rsidDel="00C606DA">
          <w:delText>Training animals to listen to commands, domesticating animals.</w:delText>
        </w:r>
      </w:del>
    </w:p>
    <w:p w:rsidR="00D74184" w:rsidDel="00C606DA" w:rsidRDefault="00D74184" w:rsidP="00D74184">
      <w:pPr>
        <w:pStyle w:val="MatrixIntrotext"/>
        <w:rPr>
          <w:del w:id="3013" w:author="Tre" w:date="2012-11-16T11:30:00Z"/>
        </w:rPr>
      </w:pPr>
      <w:del w:id="3014" w:author="Tre" w:date="2012-11-16T11:30:00Z">
        <w:r w:rsidDel="00C606DA">
          <w:delText>Bartering - [Common Sense]</w:delText>
        </w:r>
      </w:del>
    </w:p>
    <w:p w:rsidR="00D74184" w:rsidDel="00C606DA" w:rsidRDefault="00D74184" w:rsidP="00D74184">
      <w:pPr>
        <w:pStyle w:val="MatrixIntrotext"/>
        <w:rPr>
          <w:del w:id="3015" w:author="Tre" w:date="2012-11-16T11:30:00Z"/>
        </w:rPr>
      </w:pPr>
      <w:del w:id="3016" w:author="Tre" w:date="2012-11-16T11:30:00Z">
        <w:r w:rsidDel="00C606DA">
          <w:delText>Used to levy better deals in trades. General knowledge of an item's value.</w:delText>
        </w:r>
      </w:del>
    </w:p>
    <w:p w:rsidR="00D74184" w:rsidDel="00C606DA" w:rsidRDefault="00D74184" w:rsidP="00D74184">
      <w:pPr>
        <w:pStyle w:val="MatrixIntrotext"/>
        <w:rPr>
          <w:del w:id="3017" w:author="Tre" w:date="2012-11-16T11:30:00Z"/>
        </w:rPr>
      </w:pPr>
      <w:del w:id="3018" w:author="Tre" w:date="2012-11-16T11:30:00Z">
        <w:r w:rsidDel="00C606DA">
          <w:delText>Blackmarket - [Common Sense]</w:delText>
        </w:r>
      </w:del>
    </w:p>
    <w:p w:rsidR="00D74184" w:rsidDel="00C606DA" w:rsidRDefault="00D74184" w:rsidP="00D74184">
      <w:pPr>
        <w:pStyle w:val="MatrixIntrotext"/>
        <w:rPr>
          <w:del w:id="3019" w:author="Tre" w:date="2012-11-16T11:30:00Z"/>
        </w:rPr>
      </w:pPr>
      <w:del w:id="3020" w:author="Tre" w:date="2012-11-16T11:30:00Z">
        <w:r w:rsidDel="00C606DA">
          <w:delText>Locating and bargaining in the black market. The character knows who to talk to and what to say to find or sell on the black market.</w:delText>
        </w:r>
      </w:del>
    </w:p>
    <w:p w:rsidR="00D74184" w:rsidDel="00C606DA" w:rsidRDefault="00D74184" w:rsidP="00D74184">
      <w:pPr>
        <w:pStyle w:val="MatrixIntrotext"/>
        <w:rPr>
          <w:del w:id="3021" w:author="Tre" w:date="2012-11-16T11:30:00Z"/>
        </w:rPr>
      </w:pPr>
      <w:del w:id="3022" w:author="Tre" w:date="2012-11-16T11:30:00Z">
        <w:r w:rsidDel="00C606DA">
          <w:delText>Coercion - [Common Sense]</w:delText>
        </w:r>
      </w:del>
    </w:p>
    <w:p w:rsidR="00D74184" w:rsidDel="00C606DA" w:rsidRDefault="00D74184" w:rsidP="00D74184">
      <w:pPr>
        <w:pStyle w:val="MatrixIntrotext"/>
        <w:rPr>
          <w:del w:id="3023" w:author="Tre" w:date="2012-11-16T11:30:00Z"/>
        </w:rPr>
      </w:pPr>
      <w:del w:id="3024" w:author="Tre" w:date="2012-11-16T11:30:00Z">
        <w:r w:rsidDel="00C606DA">
          <w:delText>Seduction, manipulation, scamming, intimidation, bluffing to get what they want.</w:delText>
        </w:r>
      </w:del>
    </w:p>
    <w:p w:rsidR="00D74184" w:rsidDel="00C606DA" w:rsidRDefault="00D74184" w:rsidP="00D74184">
      <w:pPr>
        <w:pStyle w:val="MatrixIntrotext"/>
        <w:rPr>
          <w:del w:id="3025" w:author="Tre" w:date="2012-11-16T11:30:00Z"/>
        </w:rPr>
      </w:pPr>
      <w:del w:id="3026" w:author="Tre" w:date="2012-11-16T11:30:00Z">
        <w:r w:rsidDel="00C606DA">
          <w:delText>Conceal - [Common Sense]</w:delText>
        </w:r>
      </w:del>
    </w:p>
    <w:p w:rsidR="00D74184" w:rsidDel="00C606DA" w:rsidRDefault="00D74184" w:rsidP="00D74184">
      <w:pPr>
        <w:pStyle w:val="MatrixIntrotext"/>
        <w:rPr>
          <w:del w:id="3027" w:author="Tre" w:date="2012-11-16T11:30:00Z"/>
        </w:rPr>
      </w:pPr>
      <w:del w:id="3028" w:author="Tre" w:date="2012-11-16T11:30:00Z">
        <w:r w:rsidDel="00C606DA">
          <w:delText>Hiding objects and self.</w:delText>
        </w:r>
      </w:del>
    </w:p>
    <w:p w:rsidR="00D74184" w:rsidDel="00C606DA" w:rsidRDefault="00D74184" w:rsidP="00D74184">
      <w:pPr>
        <w:pStyle w:val="MatrixIntrotext"/>
        <w:rPr>
          <w:del w:id="3029" w:author="Tre" w:date="2012-11-16T11:30:00Z"/>
        </w:rPr>
      </w:pPr>
      <w:del w:id="3030" w:author="Tre" w:date="2012-11-16T11:30:00Z">
        <w:r w:rsidDel="00C606DA">
          <w:delText>Diplomacy - [Common Sense]</w:delText>
        </w:r>
      </w:del>
    </w:p>
    <w:p w:rsidR="00D74184" w:rsidDel="00C606DA" w:rsidRDefault="00D74184" w:rsidP="00D74184">
      <w:pPr>
        <w:pStyle w:val="MatrixIntrotext"/>
        <w:rPr>
          <w:del w:id="3031" w:author="Tre" w:date="2012-11-16T11:30:00Z"/>
        </w:rPr>
      </w:pPr>
      <w:del w:id="3032" w:author="Tre" w:date="2012-11-16T11:30:00Z">
        <w:r w:rsidDel="00C606DA">
          <w:delText>The ability to convince others of seeing another point of view, and to cut through red tape easier than others.</w:delText>
        </w:r>
      </w:del>
    </w:p>
    <w:p w:rsidR="00D74184" w:rsidDel="00C606DA" w:rsidRDefault="00D74184" w:rsidP="00D74184">
      <w:pPr>
        <w:pStyle w:val="MatrixIntrotext"/>
        <w:rPr>
          <w:del w:id="3033" w:author="Tre" w:date="2012-11-16T11:30:00Z"/>
        </w:rPr>
      </w:pPr>
      <w:del w:id="3034" w:author="Tre" w:date="2012-11-16T11:30:00Z">
        <w:r w:rsidDel="00C606DA">
          <w:delText>Disguises - [Common Sense]</w:delText>
        </w:r>
      </w:del>
    </w:p>
    <w:p w:rsidR="00D74184" w:rsidDel="00C606DA" w:rsidRDefault="00D74184" w:rsidP="00D74184">
      <w:pPr>
        <w:pStyle w:val="MatrixIntrotext"/>
        <w:rPr>
          <w:del w:id="3035" w:author="Tre" w:date="2012-11-16T11:30:00Z"/>
        </w:rPr>
      </w:pPr>
      <w:del w:id="3036" w:author="Tre" w:date="2012-11-16T11:30:00Z">
        <w:r w:rsidDel="00C606DA">
          <w:delText>Concealing identity with makeup, clothes, change of appearance.</w:delText>
        </w:r>
      </w:del>
    </w:p>
    <w:p w:rsidR="00D74184" w:rsidDel="00C606DA" w:rsidRDefault="00D74184" w:rsidP="00D74184">
      <w:pPr>
        <w:pStyle w:val="MatrixIntrotext"/>
        <w:rPr>
          <w:del w:id="3037" w:author="Tre" w:date="2012-11-16T11:30:00Z"/>
        </w:rPr>
      </w:pPr>
      <w:del w:id="3038" w:author="Tre" w:date="2012-11-16T11:30:00Z">
        <w:r w:rsidDel="00C606DA">
          <w:delText>Gambling - [Common Sense]</w:delText>
        </w:r>
      </w:del>
    </w:p>
    <w:p w:rsidR="00D74184" w:rsidDel="00C606DA" w:rsidRDefault="00D74184" w:rsidP="00D74184">
      <w:pPr>
        <w:pStyle w:val="MatrixIntrotext"/>
        <w:rPr>
          <w:del w:id="3039" w:author="Tre" w:date="2012-11-16T11:30:00Z"/>
        </w:rPr>
      </w:pPr>
      <w:del w:id="3040" w:author="Tre" w:date="2012-11-16T11:30:00Z">
        <w:r w:rsidDel="00C606DA">
          <w:delText>Statistically improve chances of winning games.</w:delText>
        </w:r>
      </w:del>
    </w:p>
    <w:p w:rsidR="00D74184" w:rsidDel="00C606DA" w:rsidRDefault="00D74184" w:rsidP="00D74184">
      <w:pPr>
        <w:pStyle w:val="MatrixIntrotext"/>
        <w:rPr>
          <w:del w:id="3041" w:author="Tre" w:date="2012-11-16T11:30:00Z"/>
        </w:rPr>
      </w:pPr>
      <w:del w:id="3042" w:author="Tre" w:date="2012-11-16T11:30:00Z">
        <w:r w:rsidDel="00C606DA">
          <w:delText>Gather Information - [Common Sense]</w:delText>
        </w:r>
      </w:del>
    </w:p>
    <w:p w:rsidR="00D74184" w:rsidDel="00C606DA" w:rsidRDefault="00D74184" w:rsidP="00D74184">
      <w:pPr>
        <w:pStyle w:val="MatrixIntrotext"/>
        <w:rPr>
          <w:del w:id="3043" w:author="Tre" w:date="2012-11-16T11:30:00Z"/>
        </w:rPr>
      </w:pPr>
      <w:del w:id="3044" w:author="Tre" w:date="2012-11-16T11:30:00Z">
        <w:r w:rsidDel="00C606DA">
          <w:delText>Conversing with others to collect information without notice.</w:delText>
        </w:r>
      </w:del>
    </w:p>
    <w:p w:rsidR="00D74184" w:rsidDel="00C606DA" w:rsidRDefault="00D74184" w:rsidP="00D74184">
      <w:pPr>
        <w:pStyle w:val="MatrixIntrotext"/>
        <w:rPr>
          <w:del w:id="3045" w:author="Tre" w:date="2012-11-16T11:30:00Z"/>
        </w:rPr>
      </w:pPr>
      <w:del w:id="3046" w:author="Tre" w:date="2012-11-16T11:30:00Z">
        <w:r w:rsidDel="00C606DA">
          <w:delText>Guerrilla Tactics - [Common Sense]</w:delText>
        </w:r>
      </w:del>
    </w:p>
    <w:p w:rsidR="00D74184" w:rsidDel="00C606DA" w:rsidRDefault="00D74184" w:rsidP="00D74184">
      <w:pPr>
        <w:pStyle w:val="MatrixIntrotext"/>
        <w:rPr>
          <w:del w:id="3047" w:author="Tre" w:date="2012-11-16T11:30:00Z"/>
        </w:rPr>
      </w:pPr>
      <w:del w:id="3048" w:author="Tre" w:date="2012-11-16T11:30:00Z">
        <w:r w:rsidDel="00C606DA">
          <w:delText>Irregular warfare with small groups of fighters who use tactics like ambushes, sabotage, element of surprise, and raids.</w:delText>
        </w:r>
      </w:del>
    </w:p>
    <w:p w:rsidR="00D74184" w:rsidDel="00C606DA" w:rsidRDefault="00D74184" w:rsidP="00D74184">
      <w:pPr>
        <w:pStyle w:val="MatrixIntrotext"/>
        <w:rPr>
          <w:del w:id="3049" w:author="Tre" w:date="2012-11-16T11:30:00Z"/>
        </w:rPr>
      </w:pPr>
      <w:del w:id="3050" w:author="Tre" w:date="2012-11-16T11:30:00Z">
        <w:r w:rsidDel="00C606DA">
          <w:delText>History of Zion - [Common Sense]</w:delText>
        </w:r>
      </w:del>
    </w:p>
    <w:p w:rsidR="00D74184" w:rsidDel="00C606DA" w:rsidRDefault="00D74184" w:rsidP="00D74184">
      <w:pPr>
        <w:pStyle w:val="MatrixIntrotext"/>
        <w:rPr>
          <w:del w:id="3051" w:author="Tre" w:date="2012-11-16T11:30:00Z"/>
        </w:rPr>
      </w:pPr>
      <w:del w:id="3052" w:author="Tre" w:date="2012-11-16T11:30:00Z">
        <w:r w:rsidDel="00C606DA">
          <w:delText>A general knowledge of the human history of Zion, or any city or area of choice.</w:delText>
        </w:r>
      </w:del>
    </w:p>
    <w:p w:rsidR="00D74184" w:rsidDel="00C606DA" w:rsidRDefault="00D74184" w:rsidP="00D74184">
      <w:pPr>
        <w:pStyle w:val="MatrixIntrotext"/>
        <w:rPr>
          <w:del w:id="3053" w:author="Tre" w:date="2012-11-16T11:30:00Z"/>
        </w:rPr>
      </w:pPr>
      <w:del w:id="3054" w:author="Tre" w:date="2012-11-16T11:30:00Z">
        <w:r w:rsidDel="00C606DA">
          <w:delText>Interrogate - [Common Sense]</w:delText>
        </w:r>
      </w:del>
    </w:p>
    <w:p w:rsidR="00D74184" w:rsidDel="00C606DA" w:rsidRDefault="00D74184" w:rsidP="00D74184">
      <w:pPr>
        <w:pStyle w:val="MatrixIntrotext"/>
        <w:rPr>
          <w:del w:id="3055" w:author="Tre" w:date="2012-11-16T11:30:00Z"/>
        </w:rPr>
      </w:pPr>
      <w:del w:id="3056" w:author="Tre" w:date="2012-11-16T11:30:00Z">
        <w:r w:rsidDel="00C606DA">
          <w:delText>Using force and/or manipulation to obtain information.</w:delText>
        </w:r>
      </w:del>
    </w:p>
    <w:p w:rsidR="00D74184" w:rsidDel="00C606DA" w:rsidRDefault="00D74184" w:rsidP="00D74184">
      <w:pPr>
        <w:pStyle w:val="MatrixIntrotext"/>
        <w:rPr>
          <w:del w:id="3057" w:author="Tre" w:date="2012-11-16T11:30:00Z"/>
        </w:rPr>
      </w:pPr>
      <w:del w:id="3058" w:author="Tre" w:date="2012-11-16T11:30:00Z">
        <w:r w:rsidDel="00C606DA">
          <w:delText>Nomad Clan Customs - [Common Sense]</w:delText>
        </w:r>
      </w:del>
    </w:p>
    <w:p w:rsidR="00D74184" w:rsidDel="00C606DA" w:rsidRDefault="00D74184" w:rsidP="00D74184">
      <w:pPr>
        <w:pStyle w:val="MatrixIntrotext"/>
        <w:rPr>
          <w:del w:id="3059" w:author="Tre" w:date="2012-11-16T11:30:00Z"/>
        </w:rPr>
      </w:pPr>
      <w:del w:id="3060" w:author="Tre" w:date="2012-11-16T11:30:00Z">
        <w:r w:rsidDel="00C606DA">
          <w:delText>Every nomad clan has special customs and ways of doing things, rituals they must perform, etc. This is a knowledge every clansman must have for her clan. More than likely, the higher a character's skill, the higher placed she is in the clan.</w:delText>
        </w:r>
      </w:del>
    </w:p>
    <w:p w:rsidR="00D74184" w:rsidDel="00C606DA" w:rsidRDefault="00D74184" w:rsidP="00D74184">
      <w:pPr>
        <w:pStyle w:val="MatrixIntrotext"/>
        <w:rPr>
          <w:del w:id="3061" w:author="Tre" w:date="2012-11-16T11:30:00Z"/>
        </w:rPr>
      </w:pPr>
      <w:del w:id="3062" w:author="Tre" w:date="2012-11-16T11:30:00Z">
        <w:r w:rsidDel="00C606DA">
          <w:delText>Philosophy - [Common Sense]</w:delText>
        </w:r>
      </w:del>
    </w:p>
    <w:p w:rsidR="00D74184" w:rsidDel="00C606DA" w:rsidRDefault="00D74184" w:rsidP="00D74184">
      <w:pPr>
        <w:pStyle w:val="MatrixIntrotext"/>
        <w:rPr>
          <w:del w:id="3063" w:author="Tre" w:date="2012-11-16T11:30:00Z"/>
        </w:rPr>
      </w:pPr>
      <w:del w:id="3064" w:author="Tre" w:date="2012-11-16T11:30:00Z">
        <w:r w:rsidDel="00C606DA">
          <w:delText>Study of problems in the fields of knowledge, reality, values, morals, mind, and existence. Philosophers address these problems using critical thinking and logic.</w:delText>
        </w:r>
      </w:del>
    </w:p>
    <w:p w:rsidR="00D74184" w:rsidDel="00C606DA" w:rsidRDefault="00D74184" w:rsidP="00D74184">
      <w:pPr>
        <w:pStyle w:val="MatrixIntrotext"/>
        <w:rPr>
          <w:del w:id="3065" w:author="Tre" w:date="2012-11-16T11:30:00Z"/>
        </w:rPr>
      </w:pPr>
      <w:del w:id="3066" w:author="Tre" w:date="2012-11-16T11:30:00Z">
        <w:r w:rsidDel="00C606DA">
          <w:delText>Photography - [Common Sense]</w:delText>
        </w:r>
      </w:del>
    </w:p>
    <w:p w:rsidR="00D74184" w:rsidDel="00C606DA" w:rsidRDefault="00D74184" w:rsidP="00D74184">
      <w:pPr>
        <w:pStyle w:val="MatrixIntrotext"/>
        <w:rPr>
          <w:del w:id="3067" w:author="Tre" w:date="2012-11-16T11:30:00Z"/>
        </w:rPr>
      </w:pPr>
      <w:del w:id="3068" w:author="Tre" w:date="2012-11-16T11:30:00Z">
        <w:r w:rsidDel="00C606DA">
          <w:delText>Digital or film, journalistic, art, sports, picture composition, and modeling.</w:delText>
        </w:r>
      </w:del>
    </w:p>
    <w:p w:rsidR="00D74184" w:rsidDel="00C606DA" w:rsidRDefault="00D74184" w:rsidP="00D74184">
      <w:pPr>
        <w:pStyle w:val="MatrixIntrotext"/>
        <w:rPr>
          <w:del w:id="3069" w:author="Tre" w:date="2012-11-16T11:30:00Z"/>
        </w:rPr>
      </w:pPr>
      <w:del w:id="3070" w:author="Tre" w:date="2012-11-16T11:30:00Z">
        <w:r w:rsidDel="00C606DA">
          <w:delText>Religion - [Common Sense]</w:delText>
        </w:r>
      </w:del>
    </w:p>
    <w:p w:rsidR="00D74184" w:rsidDel="00C606DA" w:rsidRDefault="00D74184" w:rsidP="00D74184">
      <w:pPr>
        <w:pStyle w:val="MatrixIntrotext"/>
        <w:rPr>
          <w:del w:id="3071" w:author="Tre" w:date="2012-11-16T11:30:00Z"/>
        </w:rPr>
      </w:pPr>
      <w:del w:id="3072" w:author="Tre" w:date="2012-11-16T11:30:00Z">
        <w:r w:rsidDel="00C606DA">
          <w:delText>Study of religious beliefs, behaviors, holidays, traditions, and religious institutions of a specific religion.</w:delText>
        </w:r>
      </w:del>
    </w:p>
    <w:p w:rsidR="00D74184" w:rsidDel="00C606DA" w:rsidRDefault="00D74184" w:rsidP="00D74184">
      <w:pPr>
        <w:pStyle w:val="MatrixIntrotext"/>
        <w:rPr>
          <w:del w:id="3073" w:author="Tre" w:date="2012-11-16T11:30:00Z"/>
        </w:rPr>
      </w:pPr>
      <w:del w:id="3074" w:author="Tre" w:date="2012-11-16T11:30:00Z">
        <w:r w:rsidDel="00C606DA">
          <w:delText>Remote Piloting - [Common Sense]</w:delText>
        </w:r>
      </w:del>
    </w:p>
    <w:p w:rsidR="00D74184" w:rsidDel="00C606DA" w:rsidRDefault="00D74184" w:rsidP="00D74184">
      <w:pPr>
        <w:pStyle w:val="MatrixIntrotext"/>
        <w:rPr>
          <w:del w:id="3075" w:author="Tre" w:date="2012-11-16T11:30:00Z"/>
        </w:rPr>
      </w:pPr>
      <w:del w:id="3076" w:author="Tre" w:date="2012-11-16T11:30:00Z">
        <w:r w:rsidDel="00C606DA">
          <w:lastRenderedPageBreak/>
          <w:delText>Controlling anything mechanized with remote access controls. Vehicles can have remotes, sentinel frames can be augmented (when not occupied by an A.I.) to have remote control capability also. Must have the skills for the vehicle type that is being piloted.</w:delText>
        </w:r>
      </w:del>
    </w:p>
    <w:p w:rsidR="00D74184" w:rsidDel="00C606DA" w:rsidRDefault="00D74184" w:rsidP="00D74184">
      <w:pPr>
        <w:pStyle w:val="MatrixIntrotext"/>
        <w:rPr>
          <w:del w:id="3077" w:author="Tre" w:date="2012-11-16T11:30:00Z"/>
        </w:rPr>
      </w:pPr>
      <w:del w:id="3078" w:author="Tre" w:date="2012-11-16T11:30:00Z">
        <w:r w:rsidDel="00C606DA">
          <w:delText>Snooping - [Common Sense]</w:delText>
        </w:r>
      </w:del>
    </w:p>
    <w:p w:rsidR="00D74184" w:rsidDel="00C606DA" w:rsidRDefault="00D74184" w:rsidP="00D74184">
      <w:pPr>
        <w:pStyle w:val="MatrixIntrotext"/>
        <w:rPr>
          <w:del w:id="3079" w:author="Tre" w:date="2012-11-16T11:30:00Z"/>
        </w:rPr>
      </w:pPr>
      <w:del w:id="3080" w:author="Tre" w:date="2012-11-16T11:30:00Z">
        <w:r w:rsidDel="00C606DA">
          <w:delText>Knowledge of how to set up bugging devices, detect hidden microphones, video cameras, etc.</w:delText>
        </w:r>
      </w:del>
    </w:p>
    <w:p w:rsidR="00D74184" w:rsidDel="00C606DA" w:rsidRDefault="00D74184" w:rsidP="00D74184">
      <w:pPr>
        <w:pStyle w:val="MatrixIntrotext"/>
        <w:rPr>
          <w:del w:id="3081" w:author="Tre" w:date="2012-11-16T11:30:00Z"/>
        </w:rPr>
      </w:pPr>
      <w:del w:id="3082" w:author="Tre" w:date="2012-11-16T11:30:00Z">
        <w:r w:rsidDel="00C606DA">
          <w:delText>Stalk - [Common Sense]</w:delText>
        </w:r>
      </w:del>
    </w:p>
    <w:p w:rsidR="00D74184" w:rsidDel="00C606DA" w:rsidRDefault="00D74184" w:rsidP="00D74184">
      <w:pPr>
        <w:pStyle w:val="MatrixIntrotext"/>
        <w:rPr>
          <w:del w:id="3083" w:author="Tre" w:date="2012-11-16T11:30:00Z"/>
        </w:rPr>
      </w:pPr>
      <w:del w:id="3084" w:author="Tre" w:date="2012-11-16T11:30:00Z">
        <w:r w:rsidDel="00C606DA">
          <w:delText>To follow someone unnoticed, shadowing.</w:delText>
        </w:r>
      </w:del>
    </w:p>
    <w:p w:rsidR="00D74184" w:rsidDel="00C606DA" w:rsidRDefault="00D74184" w:rsidP="00D74184">
      <w:pPr>
        <w:pStyle w:val="MatrixIntrotext"/>
        <w:rPr>
          <w:del w:id="3085" w:author="Tre" w:date="2012-11-16T11:30:00Z"/>
        </w:rPr>
      </w:pPr>
      <w:del w:id="3086" w:author="Tre" w:date="2012-11-16T11:30:00Z">
        <w:r w:rsidDel="00C606DA">
          <w:delText>Stealth - [Common Sense]</w:delText>
        </w:r>
      </w:del>
    </w:p>
    <w:p w:rsidR="00D74184" w:rsidDel="00C606DA" w:rsidRDefault="00D74184" w:rsidP="00D74184">
      <w:pPr>
        <w:pStyle w:val="MatrixIntrotext"/>
        <w:rPr>
          <w:del w:id="3087" w:author="Tre" w:date="2012-11-16T11:30:00Z"/>
        </w:rPr>
      </w:pPr>
      <w:del w:id="3088" w:author="Tre" w:date="2012-11-16T11:30:00Z">
        <w:r w:rsidDel="00C606DA">
          <w:delText>Knowledge of how not to be detected. General camouflage and silence techniques. Hide while moving.</w:delText>
        </w:r>
      </w:del>
    </w:p>
    <w:p w:rsidR="00D74184" w:rsidDel="00C606DA" w:rsidRDefault="00D74184" w:rsidP="00D74184">
      <w:pPr>
        <w:pStyle w:val="MatrixIntrotext"/>
        <w:rPr>
          <w:del w:id="3089" w:author="Tre" w:date="2012-11-16T11:30:00Z"/>
        </w:rPr>
      </w:pPr>
      <w:del w:id="3090" w:author="Tre" w:date="2012-11-16T11:30:00Z">
        <w:r w:rsidDel="00C606DA">
          <w:delText>Surveillance - [Common Sense]</w:delText>
        </w:r>
      </w:del>
    </w:p>
    <w:p w:rsidR="00D74184" w:rsidDel="00C606DA" w:rsidRDefault="00D74184" w:rsidP="00D74184">
      <w:pPr>
        <w:pStyle w:val="MatrixIntrotext"/>
        <w:rPr>
          <w:del w:id="3091" w:author="Tre" w:date="2012-11-16T11:30:00Z"/>
        </w:rPr>
      </w:pPr>
      <w:del w:id="3092" w:author="Tre" w:date="2012-11-16T11:30:00Z">
        <w:r w:rsidDel="00C606DA">
          <w:delText>Build and use security with cameras, motion sensors.</w:delText>
        </w:r>
      </w:del>
    </w:p>
    <w:p w:rsidR="00D74184" w:rsidDel="00C606DA" w:rsidRDefault="00D74184" w:rsidP="00D74184">
      <w:pPr>
        <w:pStyle w:val="MatrixIntrotext"/>
        <w:rPr>
          <w:del w:id="3093" w:author="Tre" w:date="2012-11-16T11:30:00Z"/>
        </w:rPr>
      </w:pPr>
      <w:del w:id="3094" w:author="Tre" w:date="2012-11-16T11:30:00Z">
        <w:r w:rsidDel="00C606DA">
          <w:delText>Thieving - [Common Sense]</w:delText>
        </w:r>
      </w:del>
    </w:p>
    <w:p w:rsidR="00D74184" w:rsidDel="00C606DA" w:rsidRDefault="00D74184" w:rsidP="00D74184">
      <w:pPr>
        <w:pStyle w:val="MatrixIntrotext"/>
        <w:rPr>
          <w:del w:id="3095" w:author="Tre" w:date="2012-11-16T11:30:00Z"/>
        </w:rPr>
      </w:pPr>
      <w:del w:id="3096" w:author="Tre" w:date="2012-11-16T11:30:00Z">
        <w:r w:rsidDel="00C606DA">
          <w:delText>Stealing, pickpocketing.</w:delText>
        </w:r>
      </w:del>
    </w:p>
    <w:p w:rsidR="00D74184" w:rsidDel="00C606DA" w:rsidRDefault="00D74184" w:rsidP="00D74184">
      <w:pPr>
        <w:pStyle w:val="MatrixIntrotext"/>
        <w:rPr>
          <w:del w:id="3097" w:author="Tre" w:date="2012-11-16T11:30:00Z"/>
        </w:rPr>
      </w:pPr>
      <w:del w:id="3098" w:author="Tre" w:date="2012-11-16T11:30:00Z">
        <w:r w:rsidDel="00C606DA">
          <w:delText>Track - [Common Sense]</w:delText>
        </w:r>
      </w:del>
    </w:p>
    <w:p w:rsidR="00D74184" w:rsidDel="00C606DA" w:rsidRDefault="00D74184" w:rsidP="00D74184">
      <w:pPr>
        <w:pStyle w:val="MatrixIntrotext"/>
        <w:rPr>
          <w:del w:id="3099" w:author="Tre" w:date="2012-11-16T11:30:00Z"/>
        </w:rPr>
      </w:pPr>
      <w:del w:id="3100" w:author="Tre" w:date="2012-11-16T11:30:00Z">
        <w:r w:rsidDel="00C606DA">
          <w:delText>To follow someone who cannot be seen by following a trail or clues of his/her passage.</w:delText>
        </w:r>
      </w:del>
    </w:p>
    <w:p w:rsidR="00D74184" w:rsidDel="00C606DA" w:rsidRDefault="00D74184" w:rsidP="00D74184">
      <w:pPr>
        <w:pStyle w:val="MatrixIntrotext"/>
        <w:rPr>
          <w:del w:id="3101" w:author="Tre" w:date="2012-11-16T11:30:00Z"/>
        </w:rPr>
      </w:pPr>
      <w:del w:id="3102" w:author="Tre" w:date="2012-11-16T11:30:00Z">
        <w:r w:rsidDel="00C606DA">
          <w:delText>Linguist - [Common Sense/Focus]</w:delText>
        </w:r>
      </w:del>
    </w:p>
    <w:p w:rsidR="00D74184" w:rsidDel="00C606DA" w:rsidRDefault="00D74184" w:rsidP="00D74184">
      <w:pPr>
        <w:pStyle w:val="MatrixIntrotext"/>
        <w:rPr>
          <w:del w:id="3103" w:author="Tre" w:date="2012-11-16T11:30:00Z"/>
        </w:rPr>
      </w:pPr>
      <w:del w:id="3104" w:author="Tre" w:date="2012-11-16T11:30:00Z">
        <w:r w:rsidDel="00C606DA">
          <w:delText>Understand basic structure of languages, figure out words and phrases from similarly familiar languages.</w:delText>
        </w:r>
      </w:del>
    </w:p>
    <w:p w:rsidR="00D74184" w:rsidDel="00C606DA" w:rsidRDefault="00D74184" w:rsidP="00D74184">
      <w:pPr>
        <w:pStyle w:val="MatrixIntrotext"/>
        <w:rPr>
          <w:del w:id="3105" w:author="Tre" w:date="2012-11-16T11:30:00Z"/>
        </w:rPr>
      </w:pPr>
      <w:del w:id="3106" w:author="Tre" w:date="2012-11-16T11:30:00Z">
        <w:r w:rsidDel="00C606DA">
          <w:delText>Perception - [Common Sense/Focus]</w:delText>
        </w:r>
      </w:del>
    </w:p>
    <w:p w:rsidR="00D74184" w:rsidDel="00C606DA" w:rsidRDefault="00D74184" w:rsidP="00D74184">
      <w:pPr>
        <w:pStyle w:val="MatrixIntrotext"/>
        <w:rPr>
          <w:del w:id="3107" w:author="Tre" w:date="2012-11-16T11:30:00Z"/>
        </w:rPr>
      </w:pPr>
      <w:del w:id="3108" w:author="Tre" w:date="2012-11-16T11:30:00Z">
        <w:r w:rsidDel="00C606DA">
          <w:delText>This is for the gamemaster to make an objective check as to whether a character notices something or not. It can be as simple as seeing a canyon off in the distance, or as critical as noticing whether there is an ambush ahead. The ability to notice the common things, and pick out the details and the unexpected.</w:delText>
        </w:r>
      </w:del>
    </w:p>
    <w:p w:rsidR="00D74184" w:rsidDel="00C606DA" w:rsidRDefault="00D74184" w:rsidP="00D74184">
      <w:pPr>
        <w:pStyle w:val="MatrixIntrotext"/>
        <w:rPr>
          <w:del w:id="3109" w:author="Tre" w:date="2012-11-16T11:30:00Z"/>
        </w:rPr>
      </w:pPr>
      <w:del w:id="3110" w:author="Tre" w:date="2012-11-16T11:30:00Z">
        <w:r w:rsidDel="00C606DA">
          <w:delText>PunkSmithing - [Common Sense/Strength]</w:delText>
        </w:r>
      </w:del>
    </w:p>
    <w:p w:rsidR="00D74184" w:rsidDel="00C606DA" w:rsidRDefault="00D74184" w:rsidP="00D74184">
      <w:pPr>
        <w:pStyle w:val="MatrixIntrotext"/>
        <w:rPr>
          <w:del w:id="3111" w:author="Tre" w:date="2012-11-16T11:30:00Z"/>
        </w:rPr>
      </w:pPr>
      <w:del w:id="3112" w:author="Tre" w:date="2012-11-16T11:30:00Z">
        <w:r w:rsidDel="00C606DA">
          <w:delText>Designing technology from other scavenged bits of machines and broken things.</w:delText>
        </w:r>
      </w:del>
    </w:p>
    <w:p w:rsidR="00D74184" w:rsidDel="00C606DA" w:rsidRDefault="00D74184" w:rsidP="00D74184">
      <w:pPr>
        <w:pStyle w:val="MatrixIntrotext"/>
        <w:rPr>
          <w:del w:id="3113" w:author="Tre" w:date="2012-11-16T11:30:00Z"/>
        </w:rPr>
      </w:pPr>
      <w:del w:id="3114" w:author="Tre" w:date="2012-11-16T11:30:00Z">
        <w:r w:rsidDel="00C606DA">
          <w:delText>Salvage - [Common Sense/Strength]</w:delText>
        </w:r>
      </w:del>
    </w:p>
    <w:p w:rsidR="00D74184" w:rsidDel="00C606DA" w:rsidRDefault="00D74184" w:rsidP="00D74184">
      <w:pPr>
        <w:pStyle w:val="MatrixIntrotext"/>
        <w:rPr>
          <w:del w:id="3115" w:author="Tre" w:date="2012-11-16T11:30:00Z"/>
        </w:rPr>
      </w:pPr>
      <w:del w:id="3116" w:author="Tre" w:date="2012-11-16T11:30:00Z">
        <w:r w:rsidDel="00C606DA">
          <w:delText>The ability to, with the right tools, remove and collect things of value from where they are. Examples of this are, if a character understands sentinels' hardware, he can remove parts from the frame in a way that those parts are preserved and retain their trade value.</w:delText>
        </w:r>
      </w:del>
    </w:p>
    <w:p w:rsidR="00D74184" w:rsidDel="00C606DA" w:rsidRDefault="00D74184" w:rsidP="00D74184">
      <w:pPr>
        <w:pStyle w:val="MatrixIntrotext"/>
        <w:rPr>
          <w:del w:id="3117" w:author="Tre" w:date="2012-11-16T11:30:00Z"/>
        </w:rPr>
      </w:pPr>
      <w:del w:id="3118" w:author="Tre" w:date="2012-11-16T11:30:00Z">
        <w:r w:rsidDel="00C606DA">
          <w:delText>Running - [Endurance]</w:delText>
        </w:r>
      </w:del>
    </w:p>
    <w:p w:rsidR="00D74184" w:rsidDel="00C606DA" w:rsidRDefault="00D74184" w:rsidP="00D74184">
      <w:pPr>
        <w:pStyle w:val="MatrixIntrotext"/>
        <w:rPr>
          <w:del w:id="3119" w:author="Tre" w:date="2012-11-16T11:30:00Z"/>
        </w:rPr>
      </w:pPr>
      <w:del w:id="3120" w:author="Tre" w:date="2012-11-16T11:30:00Z">
        <w:r w:rsidDel="00C606DA">
          <w:delText>The knowledge of how to pace oneself and increase running endurance. Most Desert clansmen can run for days with little to no rest.</w:delText>
        </w:r>
      </w:del>
    </w:p>
    <w:p w:rsidR="00D74184" w:rsidDel="00C606DA" w:rsidRDefault="00D74184" w:rsidP="00D74184">
      <w:pPr>
        <w:pStyle w:val="MatrixIntrotext"/>
        <w:rPr>
          <w:del w:id="3121" w:author="Tre" w:date="2012-11-16T11:30:00Z"/>
        </w:rPr>
      </w:pPr>
      <w:del w:id="3122" w:author="Tre" w:date="2012-11-16T11:30:00Z">
        <w:r w:rsidDel="00C606DA">
          <w:delText>Survival - [Endurance]</w:delText>
        </w:r>
      </w:del>
    </w:p>
    <w:p w:rsidR="00D74184" w:rsidDel="00C606DA" w:rsidRDefault="00D74184" w:rsidP="00D74184">
      <w:pPr>
        <w:pStyle w:val="MatrixIntrotext"/>
        <w:rPr>
          <w:del w:id="3123" w:author="Tre" w:date="2012-11-16T11:30:00Z"/>
        </w:rPr>
      </w:pPr>
      <w:del w:id="3124" w:author="Tre" w:date="2012-11-16T11:30:00Z">
        <w:r w:rsidDel="00C606DA">
          <w:delText>Knowledge of how to survive in a harsh environment such as the wilderness, jungle, mountains, plains, or desert.</w:delText>
        </w:r>
      </w:del>
    </w:p>
    <w:p w:rsidR="00D74184" w:rsidDel="00C606DA" w:rsidRDefault="00D74184" w:rsidP="00D74184">
      <w:pPr>
        <w:pStyle w:val="MatrixIntrotext"/>
        <w:rPr>
          <w:del w:id="3125" w:author="Tre" w:date="2012-11-16T11:30:00Z"/>
        </w:rPr>
      </w:pPr>
      <w:del w:id="3126" w:author="Tre" w:date="2012-11-16T11:30:00Z">
        <w:r w:rsidDel="00C606DA">
          <w:delText>Ice Desert Survival - [Endurance/Focus]</w:delText>
        </w:r>
      </w:del>
    </w:p>
    <w:p w:rsidR="00D74184" w:rsidDel="00C606DA" w:rsidRDefault="00D74184" w:rsidP="00D74184">
      <w:pPr>
        <w:pStyle w:val="MatrixIntrotext"/>
        <w:rPr>
          <w:del w:id="3127" w:author="Tre" w:date="2012-11-16T11:30:00Z"/>
        </w:rPr>
      </w:pPr>
      <w:del w:id="3128" w:author="Tre" w:date="2012-11-16T11:30:00Z">
        <w:r w:rsidDel="00C606DA">
          <w:delText>A general knowledge of surface arctic survival, foraging skills, flora &amp; fauna, dangerous weather conditions, ice climbing, and other cold climate knowledge.</w:delText>
        </w:r>
      </w:del>
    </w:p>
    <w:p w:rsidR="00D74184" w:rsidDel="00C606DA" w:rsidRDefault="00D74184" w:rsidP="00D74184">
      <w:pPr>
        <w:pStyle w:val="MatrixIntrotext"/>
        <w:rPr>
          <w:del w:id="3129" w:author="Tre" w:date="2012-11-16T11:30:00Z"/>
        </w:rPr>
      </w:pPr>
      <w:del w:id="3130" w:author="Tre" w:date="2012-11-16T11:30:00Z">
        <w:r w:rsidDel="00C606DA">
          <w:delText>Rock climbing - [Endurance/Strength]</w:delText>
        </w:r>
      </w:del>
    </w:p>
    <w:p w:rsidR="00D74184" w:rsidDel="00C606DA" w:rsidRDefault="00D74184" w:rsidP="00D74184">
      <w:pPr>
        <w:pStyle w:val="MatrixIntrotext"/>
        <w:rPr>
          <w:del w:id="3131" w:author="Tre" w:date="2012-11-16T11:30:00Z"/>
        </w:rPr>
      </w:pPr>
      <w:del w:id="3132" w:author="Tre" w:date="2012-11-16T11:30:00Z">
        <w:r w:rsidDel="00C606DA">
          <w:delText>The knowledge of things like how to belay, climbing techniques, climbing cracks, lead climbing, placing gear, setting anchors, top rope climbing, climbing communication, self rescue and other essential skills.</w:delText>
        </w:r>
      </w:del>
    </w:p>
    <w:p w:rsidR="00D74184" w:rsidDel="00C606DA" w:rsidRDefault="00D74184" w:rsidP="00D74184">
      <w:pPr>
        <w:pStyle w:val="MatrixIntrotext"/>
        <w:rPr>
          <w:del w:id="3133" w:author="Tre" w:date="2012-11-16T11:30:00Z"/>
        </w:rPr>
      </w:pPr>
      <w:del w:id="3134" w:author="Tre" w:date="2012-11-16T11:30:00Z">
        <w:r w:rsidDel="00C606DA">
          <w:delText>Aiming - [Focus]</w:delText>
        </w:r>
      </w:del>
    </w:p>
    <w:p w:rsidR="00D74184" w:rsidDel="00C606DA" w:rsidRDefault="00D74184" w:rsidP="00D74184">
      <w:pPr>
        <w:pStyle w:val="MatrixIntrotext"/>
        <w:rPr>
          <w:del w:id="3135" w:author="Tre" w:date="2012-11-16T11:30:00Z"/>
        </w:rPr>
      </w:pPr>
      <w:del w:id="3136" w:author="Tre" w:date="2012-11-16T11:30:00Z">
        <w:r w:rsidDel="00C606DA">
          <w:delText>Aiming is done in game so the character can have a special effect. On a successful aiming task the PC can have a special roleplay event happen. Something the player describes to add to the story.</w:delText>
        </w:r>
      </w:del>
    </w:p>
    <w:p w:rsidR="00D74184" w:rsidDel="00C606DA" w:rsidRDefault="00D74184" w:rsidP="00D74184">
      <w:pPr>
        <w:pStyle w:val="MatrixIntrotext"/>
        <w:rPr>
          <w:del w:id="3137" w:author="Tre" w:date="2012-11-16T11:30:00Z"/>
        </w:rPr>
      </w:pPr>
      <w:del w:id="3138" w:author="Tre" w:date="2012-11-16T11:30:00Z">
        <w:r w:rsidDel="00C606DA">
          <w:delText>Art - [Focus]</w:delText>
        </w:r>
      </w:del>
    </w:p>
    <w:p w:rsidR="00D74184" w:rsidDel="00C606DA" w:rsidRDefault="00D74184" w:rsidP="00D74184">
      <w:pPr>
        <w:pStyle w:val="MatrixIntrotext"/>
        <w:rPr>
          <w:del w:id="3139" w:author="Tre" w:date="2012-11-16T11:30:00Z"/>
        </w:rPr>
      </w:pPr>
      <w:del w:id="3140" w:author="Tre" w:date="2012-11-16T11:30:00Z">
        <w:r w:rsidDel="00C606DA">
          <w:delText>Creating works of art, drawing and painting, sculptures, airbrushing.</w:delText>
        </w:r>
      </w:del>
    </w:p>
    <w:p w:rsidR="00D74184" w:rsidDel="00C606DA" w:rsidRDefault="00D74184" w:rsidP="00D74184">
      <w:pPr>
        <w:pStyle w:val="MatrixIntrotext"/>
        <w:rPr>
          <w:del w:id="3141" w:author="Tre" w:date="2012-11-16T11:30:00Z"/>
        </w:rPr>
      </w:pPr>
      <w:del w:id="3142" w:author="Tre" w:date="2012-11-16T11:30:00Z">
        <w:r w:rsidDel="00C606DA">
          <w:delText>Biology - [Focus]</w:delText>
        </w:r>
      </w:del>
    </w:p>
    <w:p w:rsidR="00D74184" w:rsidDel="00C606DA" w:rsidRDefault="00D74184" w:rsidP="00D74184">
      <w:pPr>
        <w:pStyle w:val="MatrixIntrotext"/>
        <w:rPr>
          <w:del w:id="3143" w:author="Tre" w:date="2012-11-16T11:30:00Z"/>
        </w:rPr>
      </w:pPr>
      <w:del w:id="3144" w:author="Tre" w:date="2012-11-16T11:30:00Z">
        <w:r w:rsidDel="00C606DA">
          <w:delText>Knowledge of the science of biology and life forms. Covers genetics to ecosystems.</w:delText>
        </w:r>
      </w:del>
    </w:p>
    <w:p w:rsidR="00D74184" w:rsidDel="00C606DA" w:rsidRDefault="00D74184" w:rsidP="00D74184">
      <w:pPr>
        <w:pStyle w:val="MatrixIntrotext"/>
        <w:rPr>
          <w:del w:id="3145" w:author="Tre" w:date="2012-11-16T11:30:00Z"/>
        </w:rPr>
      </w:pPr>
      <w:del w:id="3146" w:author="Tre" w:date="2012-11-16T11:30:00Z">
        <w:r w:rsidDel="00C606DA">
          <w:delText>Chemistry - [Focus]</w:delText>
        </w:r>
      </w:del>
    </w:p>
    <w:p w:rsidR="00D74184" w:rsidDel="00C606DA" w:rsidRDefault="00D74184" w:rsidP="00D74184">
      <w:pPr>
        <w:pStyle w:val="MatrixIntrotext"/>
        <w:rPr>
          <w:del w:id="3147" w:author="Tre" w:date="2012-11-16T11:30:00Z"/>
        </w:rPr>
      </w:pPr>
      <w:del w:id="3148" w:author="Tre" w:date="2012-11-16T11:30:00Z">
        <w:r w:rsidDel="00C606DA">
          <w:lastRenderedPageBreak/>
          <w:delText>Knowledge of the science of understanding and mixing chemicals elements.</w:delText>
        </w:r>
      </w:del>
    </w:p>
    <w:p w:rsidR="00D74184" w:rsidDel="00C606DA" w:rsidRDefault="00D74184" w:rsidP="00D74184">
      <w:pPr>
        <w:pStyle w:val="MatrixIntrotext"/>
        <w:rPr>
          <w:del w:id="3149" w:author="Tre" w:date="2012-11-16T11:30:00Z"/>
        </w:rPr>
      </w:pPr>
      <w:del w:id="3150" w:author="Tre" w:date="2012-11-16T11:30:00Z">
        <w:r w:rsidDel="00C606DA">
          <w:delText>City Speak - [Focus]</w:delText>
        </w:r>
      </w:del>
    </w:p>
    <w:p w:rsidR="00D74184" w:rsidDel="00C606DA" w:rsidRDefault="00D74184" w:rsidP="00D74184">
      <w:pPr>
        <w:pStyle w:val="MatrixIntrotext"/>
        <w:rPr>
          <w:del w:id="3151" w:author="Tre" w:date="2012-11-16T11:30:00Z"/>
        </w:rPr>
      </w:pPr>
      <w:del w:id="3152" w:author="Tre" w:date="2012-11-16T11:30:00Z">
        <w:r w:rsidDel="00C606DA">
          <w:delText>The knowledge of the tones, inflections, and general jargon that will get you around in the city. Specify the city that you can use City Speak in.</w:delText>
        </w:r>
      </w:del>
    </w:p>
    <w:p w:rsidR="00D74184" w:rsidDel="00C606DA" w:rsidRDefault="00D74184" w:rsidP="00D74184">
      <w:pPr>
        <w:pStyle w:val="MatrixIntrotext"/>
        <w:rPr>
          <w:del w:id="3153" w:author="Tre" w:date="2012-11-16T11:30:00Z"/>
        </w:rPr>
      </w:pPr>
      <w:del w:id="3154" w:author="Tre" w:date="2012-11-16T11:30:00Z">
        <w:r w:rsidDel="00C606DA">
          <w:delText>Demolitions - [Focus]</w:delText>
        </w:r>
      </w:del>
    </w:p>
    <w:p w:rsidR="00D74184" w:rsidDel="00C606DA" w:rsidRDefault="00D74184" w:rsidP="00D74184">
      <w:pPr>
        <w:pStyle w:val="MatrixIntrotext"/>
        <w:rPr>
          <w:del w:id="3155" w:author="Tre" w:date="2012-11-16T11:30:00Z"/>
        </w:rPr>
      </w:pPr>
      <w:del w:id="3156" w:author="Tre" w:date="2012-11-16T11:30:00Z">
        <w:r w:rsidDel="00C606DA">
          <w:delText>Knowledge of how to use demolitions, analyze and disarm bombs, set explosives, and make explosives.</w:delText>
        </w:r>
      </w:del>
    </w:p>
    <w:p w:rsidR="00D74184" w:rsidDel="00C606DA" w:rsidRDefault="00D74184" w:rsidP="00D74184">
      <w:pPr>
        <w:pStyle w:val="MatrixIntrotext"/>
        <w:rPr>
          <w:del w:id="3157" w:author="Tre" w:date="2012-11-16T11:30:00Z"/>
        </w:rPr>
      </w:pPr>
      <w:del w:id="3158" w:author="Tre" w:date="2012-11-16T11:30:00Z">
        <w:r w:rsidDel="00C606DA">
          <w:delText>Electronics - [Focus]</w:delText>
        </w:r>
      </w:del>
    </w:p>
    <w:p w:rsidR="00D74184" w:rsidDel="00C606DA" w:rsidRDefault="00D74184" w:rsidP="00D74184">
      <w:pPr>
        <w:pStyle w:val="MatrixIntrotext"/>
        <w:rPr>
          <w:del w:id="3159" w:author="Tre" w:date="2012-11-16T11:30:00Z"/>
        </w:rPr>
      </w:pPr>
      <w:del w:id="3160" w:author="Tre" w:date="2012-11-16T11:30:00Z">
        <w:r w:rsidDel="00C606DA">
          <w:delText>Knowledge of how to operate, analyze, repair, and build electronic devices. This is a general electronics repair skill. The character knows how to mess with do-dads and usually keeps things in general working order.</w:delText>
        </w:r>
      </w:del>
    </w:p>
    <w:p w:rsidR="00D74184" w:rsidDel="00C606DA" w:rsidRDefault="00D74184" w:rsidP="00D74184">
      <w:pPr>
        <w:pStyle w:val="MatrixIntrotext"/>
        <w:rPr>
          <w:del w:id="3161" w:author="Tre" w:date="2012-11-16T11:30:00Z"/>
        </w:rPr>
      </w:pPr>
      <w:del w:id="3162" w:author="Tre" w:date="2012-11-16T11:30:00Z">
        <w:r w:rsidDel="00C606DA">
          <w:delText>Encryption - [Focus]</w:delText>
        </w:r>
      </w:del>
    </w:p>
    <w:p w:rsidR="00D74184" w:rsidDel="00C606DA" w:rsidRDefault="00D74184" w:rsidP="00D74184">
      <w:pPr>
        <w:pStyle w:val="MatrixIntrotext"/>
        <w:rPr>
          <w:del w:id="3163" w:author="Tre" w:date="2012-11-16T11:30:00Z"/>
        </w:rPr>
      </w:pPr>
      <w:del w:id="3164" w:author="Tre" w:date="2012-11-16T11:30:00Z">
        <w:r w:rsidDel="00C606DA">
          <w:delText>Encode cryptographic information, crack codes.</w:delText>
        </w:r>
      </w:del>
    </w:p>
    <w:p w:rsidR="00D74184" w:rsidDel="00C606DA" w:rsidRDefault="00D74184" w:rsidP="00D74184">
      <w:pPr>
        <w:pStyle w:val="MatrixIntrotext"/>
        <w:rPr>
          <w:del w:id="3165" w:author="Tre" w:date="2012-11-16T11:30:00Z"/>
        </w:rPr>
      </w:pPr>
      <w:del w:id="3166" w:author="Tre" w:date="2012-11-16T11:30:00Z">
        <w:r w:rsidDel="00C606DA">
          <w:delText>First Aid - [Focus]</w:delText>
        </w:r>
      </w:del>
    </w:p>
    <w:p w:rsidR="00D74184" w:rsidDel="00C606DA" w:rsidRDefault="00D74184" w:rsidP="00D74184">
      <w:pPr>
        <w:pStyle w:val="MatrixIntrotext"/>
        <w:rPr>
          <w:del w:id="3167" w:author="Tre" w:date="2012-11-16T11:30:00Z"/>
        </w:rPr>
      </w:pPr>
      <w:del w:id="3168" w:author="Tre" w:date="2012-11-16T11:30:00Z">
        <w:r w:rsidDel="00C606DA">
          <w:delText>Stabilizing wounds, treating minor burns and cuts, CPR.</w:delText>
        </w:r>
      </w:del>
    </w:p>
    <w:p w:rsidR="00D74184" w:rsidDel="00C606DA" w:rsidRDefault="00D74184" w:rsidP="00D74184">
      <w:pPr>
        <w:pStyle w:val="MatrixIntrotext"/>
        <w:rPr>
          <w:del w:id="3169" w:author="Tre" w:date="2012-11-16T11:30:00Z"/>
        </w:rPr>
      </w:pPr>
      <w:del w:id="3170" w:author="Tre" w:date="2012-11-16T11:30:00Z">
        <w:r w:rsidDel="00C606DA">
          <w:delText>Forgery - [Focus]</w:delText>
        </w:r>
      </w:del>
    </w:p>
    <w:p w:rsidR="00D74184" w:rsidDel="00C606DA" w:rsidRDefault="00D74184" w:rsidP="00D74184">
      <w:pPr>
        <w:pStyle w:val="MatrixIntrotext"/>
        <w:rPr>
          <w:del w:id="3171" w:author="Tre" w:date="2012-11-16T11:30:00Z"/>
        </w:rPr>
      </w:pPr>
      <w:del w:id="3172" w:author="Tre" w:date="2012-11-16T11:30:00Z">
        <w:r w:rsidDel="00C606DA">
          <w:delText>Create duplicates of documents, fake IDs, counterfeiting, etc.</w:delText>
        </w:r>
      </w:del>
    </w:p>
    <w:p w:rsidR="00D74184" w:rsidDel="00C606DA" w:rsidRDefault="00D74184" w:rsidP="00D74184">
      <w:pPr>
        <w:pStyle w:val="MatrixIntrotext"/>
        <w:rPr>
          <w:del w:id="3173" w:author="Tre" w:date="2012-11-16T11:30:00Z"/>
        </w:rPr>
      </w:pPr>
      <w:del w:id="3174" w:author="Tre" w:date="2012-11-16T11:30:00Z">
        <w:r w:rsidDel="00C606DA">
          <w:delText>Geology - [Focus]</w:delText>
        </w:r>
      </w:del>
    </w:p>
    <w:p w:rsidR="00D74184" w:rsidDel="00C606DA" w:rsidRDefault="00D74184" w:rsidP="00D74184">
      <w:pPr>
        <w:pStyle w:val="MatrixIntrotext"/>
        <w:rPr>
          <w:del w:id="3175" w:author="Tre" w:date="2012-11-16T11:30:00Z"/>
        </w:rPr>
      </w:pPr>
      <w:del w:id="3176" w:author="Tre" w:date="2012-11-16T11:30:00Z">
        <w:r w:rsidDel="00C606DA">
          <w:delText>Science of studying solid earth. Geology gives humans insight into what makes up the earth around them and its origins.</w:delText>
        </w:r>
      </w:del>
    </w:p>
    <w:p w:rsidR="00D74184" w:rsidDel="00C606DA" w:rsidRDefault="00D74184" w:rsidP="00D74184">
      <w:pPr>
        <w:pStyle w:val="MatrixIntrotext"/>
        <w:rPr>
          <w:del w:id="3177" w:author="Tre" w:date="2012-11-16T11:30:00Z"/>
        </w:rPr>
      </w:pPr>
      <w:del w:id="3178" w:author="Tre" w:date="2012-11-16T11:30:00Z">
        <w:r w:rsidDel="00C606DA">
          <w:delText>Gunsmith - [Focus]</w:delText>
        </w:r>
      </w:del>
    </w:p>
    <w:p w:rsidR="00D74184" w:rsidDel="00C606DA" w:rsidRDefault="00D74184" w:rsidP="00D74184">
      <w:pPr>
        <w:pStyle w:val="MatrixIntrotext"/>
        <w:rPr>
          <w:del w:id="3179" w:author="Tre" w:date="2012-11-16T11:30:00Z"/>
        </w:rPr>
      </w:pPr>
      <w:del w:id="3180" w:author="Tre" w:date="2012-11-16T11:30:00Z">
        <w:r w:rsidDel="00C606DA">
          <w:delText>A person who repairs, modifies, designs, or builds guns.</w:delText>
        </w:r>
      </w:del>
    </w:p>
    <w:p w:rsidR="00D74184" w:rsidDel="00C606DA" w:rsidRDefault="00D74184" w:rsidP="00D74184">
      <w:pPr>
        <w:pStyle w:val="MatrixIntrotext"/>
        <w:rPr>
          <w:del w:id="3181" w:author="Tre" w:date="2012-11-16T11:30:00Z"/>
        </w:rPr>
      </w:pPr>
      <w:del w:id="3182" w:author="Tre" w:date="2012-11-16T11:30:00Z">
        <w:r w:rsidDel="00C606DA">
          <w:delText>Hand signals - [Focus]</w:delText>
        </w:r>
      </w:del>
    </w:p>
    <w:p w:rsidR="00D74184" w:rsidDel="00C606DA" w:rsidRDefault="00D74184" w:rsidP="00D74184">
      <w:pPr>
        <w:pStyle w:val="MatrixIntrotext"/>
        <w:rPr>
          <w:del w:id="3183" w:author="Tre" w:date="2012-11-16T11:30:00Z"/>
        </w:rPr>
      </w:pPr>
      <w:del w:id="3184" w:author="Tre" w:date="2012-11-16T11:30:00Z">
        <w:r w:rsidDel="00C606DA">
          <w:delText>This skill is very specific to small groups. It is used in clans for communicating when the conversation is supposed to be private. Each group has its own set of hand signals.</w:delText>
        </w:r>
      </w:del>
    </w:p>
    <w:p w:rsidR="00D74184" w:rsidDel="00C606DA" w:rsidRDefault="00D74184" w:rsidP="00D74184">
      <w:pPr>
        <w:pStyle w:val="MatrixIntrotext"/>
        <w:rPr>
          <w:del w:id="3185" w:author="Tre" w:date="2012-11-16T11:30:00Z"/>
        </w:rPr>
      </w:pPr>
      <w:del w:id="3186" w:author="Tre" w:date="2012-11-16T11:30:00Z">
        <w:r w:rsidDel="00C606DA">
          <w:delText>Hypnotize - [Focus]</w:delText>
        </w:r>
      </w:del>
    </w:p>
    <w:p w:rsidR="00D74184" w:rsidDel="00C606DA" w:rsidRDefault="00D74184" w:rsidP="00D74184">
      <w:pPr>
        <w:pStyle w:val="MatrixIntrotext"/>
        <w:rPr>
          <w:del w:id="3187" w:author="Tre" w:date="2012-11-16T11:30:00Z"/>
        </w:rPr>
      </w:pPr>
      <w:del w:id="3188" w:author="Tre" w:date="2012-11-16T11:30:00Z">
        <w:r w:rsidDel="00C606DA">
          <w:delText>Getting people into a mental state that makes them more susceptable to suggestions.</w:delText>
        </w:r>
      </w:del>
    </w:p>
    <w:p w:rsidR="00D74184" w:rsidDel="00C606DA" w:rsidRDefault="00D74184" w:rsidP="00D74184">
      <w:pPr>
        <w:pStyle w:val="MatrixIntrotext"/>
        <w:rPr>
          <w:del w:id="3189" w:author="Tre" w:date="2012-11-16T11:30:00Z"/>
        </w:rPr>
      </w:pPr>
      <w:del w:id="3190" w:author="Tre" w:date="2012-11-16T11:30:00Z">
        <w:r w:rsidDel="00C606DA">
          <w:delText>Law - [Focus]</w:delText>
        </w:r>
      </w:del>
    </w:p>
    <w:p w:rsidR="00D74184" w:rsidDel="00C606DA" w:rsidRDefault="00D74184" w:rsidP="00D74184">
      <w:pPr>
        <w:pStyle w:val="MatrixIntrotext"/>
        <w:rPr>
          <w:del w:id="3191" w:author="Tre" w:date="2012-11-16T11:30:00Z"/>
        </w:rPr>
      </w:pPr>
      <w:del w:id="3192" w:author="Tre" w:date="2012-11-16T11:30:00Z">
        <w:r w:rsidDel="00C606DA">
          <w:delText>Knowledge of the local laws and legal organizations.</w:delText>
        </w:r>
      </w:del>
    </w:p>
    <w:p w:rsidR="00D74184" w:rsidDel="00C606DA" w:rsidRDefault="00D74184" w:rsidP="00D74184">
      <w:pPr>
        <w:pStyle w:val="MatrixIntrotext"/>
        <w:rPr>
          <w:del w:id="3193" w:author="Tre" w:date="2012-11-16T11:30:00Z"/>
        </w:rPr>
      </w:pPr>
      <w:del w:id="3194" w:author="Tre" w:date="2012-11-16T11:30:00Z">
        <w:r w:rsidDel="00C606DA">
          <w:delText>Leadership - [Focus]</w:delText>
        </w:r>
      </w:del>
    </w:p>
    <w:p w:rsidR="00D74184" w:rsidDel="00C606DA" w:rsidRDefault="00D74184" w:rsidP="00D74184">
      <w:pPr>
        <w:pStyle w:val="MatrixIntrotext"/>
        <w:rPr>
          <w:del w:id="3195" w:author="Tre" w:date="2012-11-16T11:30:00Z"/>
        </w:rPr>
      </w:pPr>
      <w:del w:id="3196" w:author="Tre" w:date="2012-11-16T11:30:00Z">
        <w:r w:rsidDel="00C606DA">
          <w:delText>Ability to gain the respect of a group of people and make them susceptible to influence.</w:delText>
        </w:r>
      </w:del>
    </w:p>
    <w:p w:rsidR="00D74184" w:rsidDel="00C606DA" w:rsidRDefault="00D74184" w:rsidP="00D74184">
      <w:pPr>
        <w:pStyle w:val="MatrixIntrotext"/>
        <w:rPr>
          <w:del w:id="3197" w:author="Tre" w:date="2012-11-16T11:30:00Z"/>
        </w:rPr>
      </w:pPr>
      <w:del w:id="3198" w:author="Tre" w:date="2012-11-16T11:30:00Z">
        <w:r w:rsidDel="00C606DA">
          <w:delText>Locksmithing - [Focus]</w:delText>
        </w:r>
      </w:del>
    </w:p>
    <w:p w:rsidR="00D74184" w:rsidDel="00C606DA" w:rsidRDefault="00D74184" w:rsidP="00D74184">
      <w:pPr>
        <w:pStyle w:val="MatrixIntrotext"/>
        <w:rPr>
          <w:del w:id="3199" w:author="Tre" w:date="2012-11-16T11:30:00Z"/>
        </w:rPr>
      </w:pPr>
      <w:del w:id="3200" w:author="Tre" w:date="2012-11-16T11:30:00Z">
        <w:r w:rsidDel="00C606DA">
          <w:delText>Understand locking mechanisms, ability to unlock doors, safes, combination, key, and electronic pads.</w:delText>
        </w:r>
      </w:del>
    </w:p>
    <w:p w:rsidR="00D74184" w:rsidDel="00C606DA" w:rsidRDefault="00D74184" w:rsidP="00D74184">
      <w:pPr>
        <w:pStyle w:val="MatrixIntrotext"/>
        <w:rPr>
          <w:del w:id="3201" w:author="Tre" w:date="2012-11-16T11:30:00Z"/>
        </w:rPr>
      </w:pPr>
      <w:del w:id="3202" w:author="Tre" w:date="2012-11-16T11:30:00Z">
        <w:r w:rsidDel="00C606DA">
          <w:delText>Medical Knowledge - [Focus]</w:delText>
        </w:r>
      </w:del>
    </w:p>
    <w:p w:rsidR="00D74184" w:rsidDel="00C606DA" w:rsidRDefault="00D74184" w:rsidP="00D74184">
      <w:pPr>
        <w:pStyle w:val="MatrixIntrotext"/>
        <w:rPr>
          <w:del w:id="3203" w:author="Tre" w:date="2012-11-16T11:30:00Z"/>
        </w:rPr>
      </w:pPr>
      <w:del w:id="3204" w:author="Tre" w:date="2012-11-16T11:30:00Z">
        <w:r w:rsidDel="00C606DA">
          <w:delText>Knowledge of how to stitch people up. An understanding of first aid, battle field style surgery, proper sterilization techniques, etc. At the teacher Level, the character can perform surgery on people.</w:delText>
        </w:r>
      </w:del>
    </w:p>
    <w:p w:rsidR="00D74184" w:rsidDel="00C606DA" w:rsidRDefault="00D74184" w:rsidP="00D74184">
      <w:pPr>
        <w:pStyle w:val="MatrixIntrotext"/>
        <w:rPr>
          <w:del w:id="3205" w:author="Tre" w:date="2012-11-16T11:30:00Z"/>
        </w:rPr>
      </w:pPr>
      <w:del w:id="3206" w:author="Tre" w:date="2012-11-16T11:30:00Z">
        <w:r w:rsidDel="00C606DA">
          <w:delText>Navigate - [Focus]</w:delText>
        </w:r>
      </w:del>
    </w:p>
    <w:p w:rsidR="00D74184" w:rsidDel="00C606DA" w:rsidRDefault="00D74184" w:rsidP="00D74184">
      <w:pPr>
        <w:pStyle w:val="MatrixIntrotext"/>
        <w:rPr>
          <w:del w:id="3207" w:author="Tre" w:date="2012-11-16T11:30:00Z"/>
        </w:rPr>
      </w:pPr>
      <w:del w:id="3208" w:author="Tre" w:date="2012-11-16T11:30:00Z">
        <w:r w:rsidDel="00C606DA">
          <w:delText>Ability to use navigation equipment to plot and hold a course.</w:delText>
        </w:r>
      </w:del>
    </w:p>
    <w:p w:rsidR="00D74184" w:rsidDel="00C606DA" w:rsidRDefault="00D74184" w:rsidP="00D74184">
      <w:pPr>
        <w:pStyle w:val="MatrixIntrotext"/>
        <w:rPr>
          <w:del w:id="3209" w:author="Tre" w:date="2012-11-16T11:30:00Z"/>
        </w:rPr>
      </w:pPr>
      <w:del w:id="3210" w:author="Tre" w:date="2012-11-16T11:30:00Z">
        <w:r w:rsidDel="00C606DA">
          <w:delText>System Operations - [Focus]</w:delText>
        </w:r>
      </w:del>
    </w:p>
    <w:p w:rsidR="00D74184" w:rsidDel="00C606DA" w:rsidRDefault="00D74184" w:rsidP="00D74184">
      <w:pPr>
        <w:pStyle w:val="MatrixIntrotext"/>
        <w:rPr>
          <w:del w:id="3211" w:author="Tre" w:date="2012-11-16T11:30:00Z"/>
        </w:rPr>
      </w:pPr>
      <w:del w:id="3212" w:author="Tre" w:date="2012-11-16T11:30:00Z">
        <w:r w:rsidDel="00C606DA">
          <w:delText>The physical and theoretical knowledge of the Machines, sentinels, and frames. The understanding of how they tick, what they do, etc.</w:delText>
        </w:r>
      </w:del>
    </w:p>
    <w:p w:rsidR="00D74184" w:rsidDel="00C606DA" w:rsidRDefault="00D74184" w:rsidP="00D74184">
      <w:pPr>
        <w:pStyle w:val="MatrixIntrotext"/>
        <w:rPr>
          <w:del w:id="3213" w:author="Tre" w:date="2012-11-16T11:30:00Z"/>
        </w:rPr>
      </w:pPr>
      <w:del w:id="3214" w:author="Tre" w:date="2012-11-16T11:30:00Z">
        <w:r w:rsidDel="00C606DA">
          <w:delText>Vehicle Repair (by piloting type) - [Focus]</w:delText>
        </w:r>
      </w:del>
    </w:p>
    <w:p w:rsidR="00D74184" w:rsidDel="00C606DA" w:rsidRDefault="00D74184" w:rsidP="00D74184">
      <w:pPr>
        <w:pStyle w:val="MatrixIntrotext"/>
        <w:rPr>
          <w:del w:id="3215" w:author="Tre" w:date="2012-11-16T11:30:00Z"/>
        </w:rPr>
      </w:pPr>
      <w:del w:id="3216" w:author="Tre" w:date="2012-11-16T11:30:00Z">
        <w:r w:rsidDel="00C606DA">
          <w:delText>The character can rebuild an engine, set a hovercraft's anti-grav controls. Depending on what it is and the type of equipment one has, the character can fix whatever is in front of them.</w:delText>
        </w:r>
      </w:del>
    </w:p>
    <w:p w:rsidR="00D74184" w:rsidDel="00C606DA" w:rsidRDefault="00D74184" w:rsidP="00D74184">
      <w:pPr>
        <w:pStyle w:val="MatrixIntrotext"/>
        <w:rPr>
          <w:del w:id="3217" w:author="Tre" w:date="2012-11-16T11:30:00Z"/>
        </w:rPr>
      </w:pPr>
      <w:del w:id="3218" w:author="Tre" w:date="2012-11-16T11:30:00Z">
        <w:r w:rsidDel="00C606DA">
          <w:delText>Writing - [Focus]</w:delText>
        </w:r>
      </w:del>
    </w:p>
    <w:p w:rsidR="00D74184" w:rsidDel="00C606DA" w:rsidRDefault="00D74184" w:rsidP="00D74184">
      <w:pPr>
        <w:pStyle w:val="MatrixIntrotext"/>
        <w:rPr>
          <w:del w:id="3219" w:author="Tre" w:date="2012-11-16T11:30:00Z"/>
        </w:rPr>
      </w:pPr>
      <w:del w:id="3220" w:author="Tre" w:date="2012-11-16T11:30:00Z">
        <w:r w:rsidDel="00C606DA">
          <w:delText>The ability to write down spoken words in one's own language, to organize thoughts into written forms like poetry, prose, fiction, and non-fiction.</w:delText>
        </w:r>
      </w:del>
    </w:p>
    <w:p w:rsidR="00D74184" w:rsidDel="00C606DA" w:rsidRDefault="00D74184" w:rsidP="00D74184">
      <w:pPr>
        <w:pStyle w:val="MatrixIntrotext"/>
        <w:rPr>
          <w:del w:id="3221" w:author="Tre" w:date="2012-11-16T11:30:00Z"/>
        </w:rPr>
      </w:pPr>
      <w:del w:id="3222" w:author="Tre" w:date="2012-11-16T11:30:00Z">
        <w:r w:rsidDel="00C606DA">
          <w:delText>Blacksmith - [Focus/Strength]</w:delText>
        </w:r>
      </w:del>
    </w:p>
    <w:p w:rsidR="00D74184" w:rsidDel="00C606DA" w:rsidRDefault="00D74184" w:rsidP="00D74184">
      <w:pPr>
        <w:pStyle w:val="MatrixIntrotext"/>
        <w:rPr>
          <w:del w:id="3223" w:author="Tre" w:date="2012-11-16T11:30:00Z"/>
        </w:rPr>
      </w:pPr>
      <w:del w:id="3224" w:author="Tre" w:date="2012-11-16T11:30:00Z">
        <w:r w:rsidDel="00C606DA">
          <w:delText>Metallurgy, melting, and casting new objects from various metals and scraps.</w:delText>
        </w:r>
      </w:del>
    </w:p>
    <w:p w:rsidR="00D74184" w:rsidDel="00C606DA" w:rsidRDefault="00D74184" w:rsidP="00D74184">
      <w:pPr>
        <w:pStyle w:val="MatrixIntrotext"/>
        <w:rPr>
          <w:del w:id="3225" w:author="Tre" w:date="2012-11-16T11:30:00Z"/>
        </w:rPr>
      </w:pPr>
      <w:del w:id="3226" w:author="Tre" w:date="2012-11-16T11:30:00Z">
        <w:r w:rsidDel="00C606DA">
          <w:lastRenderedPageBreak/>
          <w:delText>Boxing - [Strength]</w:delText>
        </w:r>
      </w:del>
    </w:p>
    <w:p w:rsidR="00D74184" w:rsidDel="00C606DA" w:rsidRDefault="00D74184" w:rsidP="00D74184">
      <w:pPr>
        <w:pStyle w:val="MatrixIntrotext"/>
        <w:rPr>
          <w:del w:id="3227" w:author="Tre" w:date="2012-11-16T11:30:00Z"/>
        </w:rPr>
      </w:pPr>
      <w:del w:id="3228" w:author="Tre" w:date="2012-11-16T11:30:00Z">
        <w:r w:rsidDel="00C606DA">
          <w:delText>Trained fist fighting.</w:delText>
        </w:r>
      </w:del>
    </w:p>
    <w:p w:rsidR="00D74184" w:rsidDel="00C606DA" w:rsidRDefault="00D74184" w:rsidP="00D74184">
      <w:pPr>
        <w:pStyle w:val="MatrixIntrotext"/>
        <w:rPr>
          <w:del w:id="3229" w:author="Tre" w:date="2012-11-16T11:30:00Z"/>
        </w:rPr>
      </w:pPr>
      <w:del w:id="3230" w:author="Tre" w:date="2012-11-16T11:30:00Z">
        <w:r w:rsidDel="00C606DA">
          <w:delText>Brawling - [Strength]</w:delText>
        </w:r>
      </w:del>
    </w:p>
    <w:p w:rsidR="00D74184" w:rsidDel="00C606DA" w:rsidRDefault="00D74184" w:rsidP="00D74184">
      <w:pPr>
        <w:pStyle w:val="MatrixIntrotext"/>
        <w:rPr>
          <w:del w:id="3231" w:author="Tre" w:date="2012-11-16T11:30:00Z"/>
        </w:rPr>
      </w:pPr>
      <w:del w:id="3232" w:author="Tre" w:date="2012-11-16T11:30:00Z">
        <w:r w:rsidDel="00C606DA">
          <w:delText>Untrained street fighting.</w:delText>
        </w:r>
      </w:del>
    </w:p>
    <w:p w:rsidR="00D74184" w:rsidDel="00C606DA" w:rsidRDefault="00D74184" w:rsidP="00D74184">
      <w:pPr>
        <w:pStyle w:val="MatrixIntrotext"/>
        <w:rPr>
          <w:del w:id="3233" w:author="Tre" w:date="2012-11-16T11:30:00Z"/>
        </w:rPr>
      </w:pPr>
      <w:del w:id="3234" w:author="Tre" w:date="2012-11-16T11:30:00Z">
        <w:r w:rsidDel="00C606DA">
          <w:delText>Fitness - [Strength]</w:delText>
        </w:r>
      </w:del>
    </w:p>
    <w:p w:rsidR="00D74184" w:rsidDel="00C606DA" w:rsidRDefault="00D74184" w:rsidP="00D74184">
      <w:pPr>
        <w:pStyle w:val="MatrixIntrotext"/>
        <w:rPr>
          <w:del w:id="3235" w:author="Tre" w:date="2012-11-16T11:30:00Z"/>
        </w:rPr>
      </w:pPr>
      <w:del w:id="3236" w:author="Tre" w:date="2012-11-16T11:30:00Z">
        <w:r w:rsidDel="00C606DA">
          <w:delText>Ability to work out and keep physically active to improve health.</w:delText>
        </w:r>
      </w:del>
    </w:p>
    <w:p w:rsidR="00D74184" w:rsidDel="00C606DA" w:rsidRDefault="00D74184" w:rsidP="00D74184">
      <w:pPr>
        <w:pStyle w:val="MatrixIntrotext"/>
        <w:rPr>
          <w:del w:id="3237" w:author="Tre" w:date="2012-11-16T11:30:00Z"/>
        </w:rPr>
      </w:pPr>
      <w:del w:id="3238" w:author="Tre" w:date="2012-11-16T11:30:00Z">
        <w:r w:rsidDel="00C606DA">
          <w:delText>Parkor - [Strength]</w:delText>
        </w:r>
      </w:del>
    </w:p>
    <w:p w:rsidR="00D74184" w:rsidDel="00C606DA" w:rsidRDefault="00D74184" w:rsidP="00D74184">
      <w:pPr>
        <w:pStyle w:val="MatrixIntrotext"/>
        <w:rPr>
          <w:del w:id="3239" w:author="Tre" w:date="2012-11-16T11:30:00Z"/>
        </w:rPr>
      </w:pPr>
      <w:del w:id="3240" w:author="Tre" w:date="2012-11-16T11:30:00Z">
        <w:r w:rsidDel="00C606DA">
          <w:delText>A physical discipline which focuses on efficient movement around obstacles.</w:delText>
        </w:r>
      </w:del>
    </w:p>
    <w:p w:rsidR="00D74184" w:rsidDel="00C606DA" w:rsidRDefault="00D74184" w:rsidP="00D74184">
      <w:pPr>
        <w:pStyle w:val="MatrixIntrotext"/>
        <w:rPr>
          <w:del w:id="3241" w:author="Tre" w:date="2012-11-16T11:30:00Z"/>
        </w:rPr>
      </w:pPr>
      <w:del w:id="3242" w:author="Tre" w:date="2012-11-16T11:30:00Z">
        <w:r w:rsidDel="00C606DA">
          <w:delText>Swimming - [Strength]</w:delText>
        </w:r>
      </w:del>
    </w:p>
    <w:p w:rsidR="00810A0D" w:rsidRPr="00D74184" w:rsidDel="00C606DA" w:rsidRDefault="00D74184" w:rsidP="00D74184">
      <w:pPr>
        <w:pStyle w:val="MatrixIntrotext"/>
        <w:rPr>
          <w:del w:id="3243" w:author="Tre" w:date="2012-11-16T11:30:00Z"/>
        </w:rPr>
      </w:pPr>
      <w:del w:id="3244" w:author="Tre" w:date="2012-11-16T11:30:00Z">
        <w:r w:rsidDel="00C606DA">
          <w:delText>Studying the mechanics of swimming for extra speed, and strength. The knowledge of different swim strokes like freestyle, backstroke, breaststroke, and butterfly.</w:delText>
        </w:r>
      </w:del>
    </w:p>
    <w:p w:rsidR="00EE27B1" w:rsidRDefault="00EE27B1" w:rsidP="00EE27B1">
      <w:pPr>
        <w:pStyle w:val="MatrixIntrotext"/>
        <w:rPr>
          <w:del w:id="3245" w:author="Tre" w:date="2012-11-16T11:30:00Z"/>
        </w:rPr>
        <w:pPrChange w:id="3246" w:author="Tre" w:date="2012-11-16T11:30:00Z">
          <w:pPr>
            <w:ind w:left="360"/>
          </w:pPr>
        </w:pPrChange>
      </w:pPr>
    </w:p>
    <w:p w:rsidR="001A302D" w:rsidRPr="00BD61AD" w:rsidRDefault="001A302D" w:rsidP="001A302D"/>
    <w:p w:rsidR="00D56CA6" w:rsidRDefault="00D56CA6" w:rsidP="00D56CA6">
      <w:pPr>
        <w:pStyle w:val="Matrixsubtitle"/>
      </w:pPr>
      <w:r w:rsidRPr="00E41110">
        <w:t xml:space="preserve">Matrix </w:t>
      </w:r>
      <w:ins w:id="3247" w:author="Tre" w:date="2012-11-16T08:48:00Z">
        <w:r w:rsidR="007B13A1">
          <w:t xml:space="preserve">Feat </w:t>
        </w:r>
      </w:ins>
      <w:r w:rsidRPr="00E41110">
        <w:t>Skills</w:t>
      </w:r>
    </w:p>
    <w:p w:rsidR="00D56CA6" w:rsidRDefault="00303A18" w:rsidP="00B5091C">
      <w:pPr>
        <w:pStyle w:val="MatrixIntrotext"/>
        <w:rPr>
          <w:ins w:id="3248" w:author="Tre" w:date="2012-11-16T08:49:00Z"/>
        </w:rPr>
      </w:pPr>
      <w:ins w:id="3249" w:author="Tre" w:date="2012-11-13T16:28:00Z">
        <w:r>
          <w:t xml:space="preserve">Matrix Feats are special skills that work differently than other skills. </w:t>
        </w:r>
      </w:ins>
      <w:ins w:id="3250" w:author="Tre" w:date="2012-11-19T11:55:00Z">
        <w:r w:rsidR="002C100C">
          <w:t>Matrix Feat</w:t>
        </w:r>
      </w:ins>
      <w:ins w:id="3251" w:author="Tre" w:date="2012-11-13T16:28:00Z">
        <w:r>
          <w:t xml:space="preserve">s are one of the few skills that only work in the Matrix simulation. </w:t>
        </w:r>
      </w:ins>
      <w:ins w:id="3252" w:author="Tre" w:date="2012-11-16T08:54:00Z">
        <w:r w:rsidR="00863A99">
          <w:t xml:space="preserve">They are useless outside the Matrix simulation. </w:t>
        </w:r>
      </w:ins>
      <w:ins w:id="3253" w:author="Tre" w:date="2012-11-19T11:55:00Z">
        <w:r w:rsidR="002C100C">
          <w:t>Matrix Feat</w:t>
        </w:r>
      </w:ins>
      <w:ins w:id="3254" w:author="Tre" w:date="2012-11-13T16:28:00Z">
        <w:r>
          <w:t>s are the character</w:t>
        </w:r>
      </w:ins>
      <w:ins w:id="3255" w:author="Tre" w:date="2012-11-16T08:53:00Z">
        <w:r w:rsidR="00863A99">
          <w:t>’</w:t>
        </w:r>
      </w:ins>
      <w:ins w:id="3256" w:author="Tre" w:date="2012-11-13T16:28:00Z">
        <w:r>
          <w:t xml:space="preserve">s ways of Bending or Breaking Matrix laws of physics. </w:t>
        </w:r>
      </w:ins>
      <w:ins w:id="3257" w:author="Tre" w:date="2012-11-19T11:55:00Z">
        <w:r w:rsidR="002C100C">
          <w:t>Matrix Feat</w:t>
        </w:r>
      </w:ins>
      <w:ins w:id="3258" w:author="Tre" w:date="2012-11-13T16:28:00Z">
        <w:r>
          <w:t>s cannot be downloaded into your brain like other skills</w:t>
        </w:r>
      </w:ins>
      <w:ins w:id="3259" w:author="Tre" w:date="2012-11-16T08:53:00Z">
        <w:r w:rsidR="00863A99">
          <w:t xml:space="preserve">. Nor can </w:t>
        </w:r>
      </w:ins>
      <w:ins w:id="3260" w:author="Tre" w:date="2012-11-19T11:55:00Z">
        <w:r w:rsidR="002C100C">
          <w:t>Matrix Feat</w:t>
        </w:r>
      </w:ins>
      <w:ins w:id="3261" w:author="Tre" w:date="2012-11-16T08:53:00Z">
        <w:r w:rsidR="00863A99">
          <w:t>s be programmed</w:t>
        </w:r>
      </w:ins>
      <w:ins w:id="3262" w:author="Tre" w:date="2012-11-13T16:28:00Z">
        <w:r>
          <w:t xml:space="preserve">. To any computer </w:t>
        </w:r>
      </w:ins>
      <w:ins w:id="3263" w:author="Tre" w:date="2012-11-19T11:55:00Z">
        <w:r w:rsidR="002C100C">
          <w:t>Matrix Feat</w:t>
        </w:r>
      </w:ins>
      <w:ins w:id="3264" w:author="Tre" w:date="2012-11-13T16:28:00Z">
        <w:r>
          <w:t xml:space="preserve">s should not work. </w:t>
        </w:r>
      </w:ins>
      <w:ins w:id="3265" w:author="Tre" w:date="2012-11-19T11:55:00Z">
        <w:r w:rsidR="002C100C">
          <w:t>Matrix Feat</w:t>
        </w:r>
      </w:ins>
      <w:ins w:id="3266" w:author="Tre" w:date="2012-11-13T16:28:00Z">
        <w:r>
          <w:t xml:space="preserve">s are a series of errors and nonsense loops. </w:t>
        </w:r>
      </w:ins>
      <w:ins w:id="3267" w:author="Tre" w:date="2012-11-19T11:55:00Z">
        <w:r w:rsidR="002C100C">
          <w:t>Matrix Feat</w:t>
        </w:r>
      </w:ins>
      <w:ins w:id="3268" w:author="Tre" w:date="2012-11-13T16:28:00Z">
        <w:r>
          <w:t xml:space="preserve">s must be </w:t>
        </w:r>
      </w:ins>
      <w:ins w:id="3269" w:author="Tre" w:date="2012-11-16T08:55:00Z">
        <w:r w:rsidR="00863A99">
          <w:t>acquired</w:t>
        </w:r>
      </w:ins>
      <w:ins w:id="3270" w:author="Tre" w:date="2012-11-13T16:28:00Z">
        <w:r>
          <w:t xml:space="preserve"> by paying experience to learn and develop that specific </w:t>
        </w:r>
      </w:ins>
      <w:ins w:id="3271" w:author="Tre" w:date="2012-11-19T11:55:00Z">
        <w:r w:rsidR="002C100C">
          <w:t>Matrix Feat</w:t>
        </w:r>
      </w:ins>
      <w:ins w:id="3272" w:author="Tre" w:date="2012-11-13T16:28:00Z">
        <w:r>
          <w:t xml:space="preserve"> skill</w:t>
        </w:r>
        <w:r w:rsidRPr="00AA4CAE">
          <w:t xml:space="preserve">. They don’t specialize like other skills. When a character reaches Master Level in a </w:t>
        </w:r>
      </w:ins>
      <w:ins w:id="3273" w:author="Tre" w:date="2012-11-19T11:55:00Z">
        <w:r w:rsidR="002C100C">
          <w:t>Matrix Feat</w:t>
        </w:r>
      </w:ins>
      <w:ins w:id="3274" w:author="Tre" w:date="2012-11-13T16:28:00Z">
        <w:r w:rsidRPr="00AA4CAE">
          <w:t xml:space="preserve"> they are not allowed to pick a specialization for a +1 die.</w:t>
        </w:r>
      </w:ins>
      <w:del w:id="3275" w:author="Tre" w:date="2012-11-13T16:28:00Z">
        <w:r w:rsidR="00AA4CAE" w:rsidRPr="00AA4CAE" w:rsidDel="00303A18">
          <w:delText>Matrix Feats are how RSI accomplish their astonishing actions. Matrix Feats are restricted to the Matrix. They can be learned and used in the Matrix only. These skills are rolled with Cyberzen only. They don’t specialize like other skills. When a character reaches Master Level in a Matrix Feat they are not allowed to pick a specialization for a +1 die.</w:delText>
        </w:r>
      </w:del>
    </w:p>
    <w:p w:rsidR="001F1B0B" w:rsidRDefault="001F1B0B" w:rsidP="00B5091C">
      <w:pPr>
        <w:pStyle w:val="MatrixIntrotext"/>
        <w:rPr>
          <w:ins w:id="3276" w:author="Tre" w:date="2012-11-16T08:56:00Z"/>
        </w:rPr>
      </w:pPr>
    </w:p>
    <w:p w:rsidR="007B13A1" w:rsidRDefault="007B13A1" w:rsidP="00B5091C">
      <w:pPr>
        <w:pStyle w:val="MatrixIntrotext"/>
        <w:rPr>
          <w:ins w:id="3277" w:author="Tre" w:date="2012-11-16T08:56:00Z"/>
        </w:rPr>
      </w:pPr>
      <w:ins w:id="3278" w:author="Tre" w:date="2012-11-16T08:49:00Z">
        <w:r>
          <w:t xml:space="preserve">Matrix Feats are not limited to the list in this book. If a </w:t>
        </w:r>
      </w:ins>
      <w:ins w:id="3279" w:author="Tre" w:date="2012-11-16T08:50:00Z">
        <w:r>
          <w:t>player</w:t>
        </w:r>
      </w:ins>
      <w:ins w:id="3280" w:author="Tre" w:date="2012-11-16T08:49:00Z">
        <w:r>
          <w:t xml:space="preserve"> and GM can agree on </w:t>
        </w:r>
      </w:ins>
      <w:ins w:id="3281" w:author="Tre" w:date="2012-11-16T08:50:00Z">
        <w:r>
          <w:t xml:space="preserve">rule bending and breaking descriptions then they can make another </w:t>
        </w:r>
      </w:ins>
      <w:ins w:id="3282" w:author="Tre" w:date="2012-11-19T11:55:00Z">
        <w:r w:rsidR="002C100C">
          <w:t>Matrix Feat</w:t>
        </w:r>
      </w:ins>
      <w:ins w:id="3283" w:author="Tre" w:date="2012-11-16T08:50:00Z">
        <w:r>
          <w:t>.</w:t>
        </w:r>
      </w:ins>
      <w:ins w:id="3284" w:author="Tre" w:date="2012-11-16T08:52:00Z">
        <w:r>
          <w:t xml:space="preserve"> </w:t>
        </w:r>
      </w:ins>
      <w:ins w:id="3285" w:author="Tre" w:date="2012-11-19T11:55:00Z">
        <w:r w:rsidR="002C100C">
          <w:t>Matrix Feat</w:t>
        </w:r>
      </w:ins>
      <w:ins w:id="3286" w:author="Tre" w:date="2012-11-16T08:51:00Z">
        <w:r>
          <w:t>s can only be learned, they can’t be programmed</w:t>
        </w:r>
      </w:ins>
      <w:ins w:id="3287" w:author="Tre" w:date="2012-11-16T08:52:00Z">
        <w:r>
          <w:t>.</w:t>
        </w:r>
      </w:ins>
      <w:ins w:id="3288" w:author="Tre" w:date="2012-11-16T09:02:00Z">
        <w:r w:rsidR="00832C4D">
          <w:t xml:space="preserve"> Sometimes a character doesn’t have the experience to buy a </w:t>
        </w:r>
      </w:ins>
      <w:ins w:id="3289" w:author="Tre" w:date="2012-11-19T11:55:00Z">
        <w:r w:rsidR="002C100C">
          <w:t>Matrix Feat</w:t>
        </w:r>
      </w:ins>
      <w:ins w:id="3290" w:author="Tre" w:date="2012-11-16T09:02:00Z">
        <w:r w:rsidR="00832C4D">
          <w:t xml:space="preserve"> but they want to use the power on the fly. GM</w:t>
        </w:r>
      </w:ins>
      <w:ins w:id="3291" w:author="Tre" w:date="2012-11-16T09:03:00Z">
        <w:r w:rsidR="00832C4D">
          <w:t xml:space="preserve">’s can allow characters to only roll their CyberZen versus a threshold set by the GM. If they make the threshold then the GM grants them a very limited </w:t>
        </w:r>
      </w:ins>
      <w:ins w:id="3292" w:author="Tre" w:date="2012-11-19T11:56:00Z">
        <w:r w:rsidR="002C100C">
          <w:t>Matrix Feat</w:t>
        </w:r>
      </w:ins>
      <w:ins w:id="3293" w:author="Tre" w:date="2012-11-16T09:03:00Z">
        <w:r w:rsidR="00832C4D">
          <w:t xml:space="preserve"> that works</w:t>
        </w:r>
      </w:ins>
      <w:ins w:id="3294" w:author="Tre" w:date="2012-11-16T09:04:00Z">
        <w:r w:rsidR="00832C4D">
          <w:t xml:space="preserve"> to get the job done</w:t>
        </w:r>
      </w:ins>
      <w:ins w:id="3295" w:author="Tre" w:date="2012-11-16T09:03:00Z">
        <w:r w:rsidR="00832C4D">
          <w:t>, for now.</w:t>
        </w:r>
      </w:ins>
    </w:p>
    <w:p w:rsidR="001F1B0B" w:rsidRDefault="001F1B0B" w:rsidP="00B5091C">
      <w:pPr>
        <w:pStyle w:val="MatrixIntrotext"/>
        <w:rPr>
          <w:ins w:id="3296" w:author="Tre" w:date="2012-11-16T08:56:00Z"/>
        </w:rPr>
      </w:pPr>
    </w:p>
    <w:p w:rsidR="001F1B0B" w:rsidRDefault="001F1B0B" w:rsidP="00B5091C">
      <w:pPr>
        <w:pStyle w:val="MatrixIntrotext"/>
      </w:pPr>
      <w:ins w:id="3297" w:author="Tre" w:date="2012-11-16T08:56:00Z">
        <w:r>
          <w:t xml:space="preserve">Matrix Feats have two descriptions. The </w:t>
        </w:r>
        <w:r w:rsidR="00EE27B1" w:rsidRPr="00EE27B1">
          <w:rPr>
            <w:i/>
            <w:rPrChange w:id="3298" w:author="Tre" w:date="2012-11-16T08:56:00Z">
              <w:rPr>
                <w:color w:val="0000FF"/>
                <w:u w:val="single"/>
              </w:rPr>
            </w:rPrChange>
          </w:rPr>
          <w:t>rule bending</w:t>
        </w:r>
        <w:r>
          <w:t xml:space="preserve"> description is what characters use without the Gift. The rule bending description is a </w:t>
        </w:r>
      </w:ins>
      <w:ins w:id="3299" w:author="Tre" w:date="2012-11-16T08:57:00Z">
        <w:r>
          <w:t>weaker</w:t>
        </w:r>
      </w:ins>
      <w:ins w:id="3300" w:author="Tre" w:date="2012-11-16T08:56:00Z">
        <w:r>
          <w:t xml:space="preserve"> version of the </w:t>
        </w:r>
      </w:ins>
      <w:ins w:id="3301" w:author="Tre" w:date="2012-11-19T11:56:00Z">
        <w:r w:rsidR="002C100C">
          <w:t>Matrix Feat</w:t>
        </w:r>
      </w:ins>
      <w:ins w:id="3302" w:author="Tre" w:date="2012-11-16T08:56:00Z">
        <w:r>
          <w:t>.</w:t>
        </w:r>
      </w:ins>
      <w:ins w:id="3303" w:author="Tre" w:date="2012-11-16T08:58:00Z">
        <w:r>
          <w:t xml:space="preserve"> They are still superpowers but they aren’t god like with the ability to break the rules of the Matrix</w:t>
        </w:r>
      </w:ins>
      <w:ins w:id="3304" w:author="Tre" w:date="2012-11-16T09:01:00Z">
        <w:r w:rsidR="00832C4D">
          <w:t>, yet</w:t>
        </w:r>
      </w:ins>
      <w:ins w:id="3305" w:author="Tre" w:date="2012-11-16T08:58:00Z">
        <w:r>
          <w:t xml:space="preserve">. </w:t>
        </w:r>
      </w:ins>
      <w:ins w:id="3306" w:author="Tre" w:date="2012-11-16T08:59:00Z">
        <w:r>
          <w:t>O</w:t>
        </w:r>
      </w:ins>
      <w:ins w:id="3307" w:author="Tre" w:date="2012-11-16T08:58:00Z">
        <w:r>
          <w:t>nce the player upgrades their CyberZen and buys the Gift</w:t>
        </w:r>
      </w:ins>
      <w:ins w:id="3308" w:author="Tre" w:date="2012-11-16T08:59:00Z">
        <w:r>
          <w:t xml:space="preserve"> they have access </w:t>
        </w:r>
        <w:r w:rsidR="00832C4D">
          <w:t xml:space="preserve">to both the descriptions. </w:t>
        </w:r>
      </w:ins>
      <w:ins w:id="3309" w:author="Tre" w:date="2012-11-16T09:00:00Z">
        <w:r w:rsidR="00832C4D">
          <w:t xml:space="preserve">The </w:t>
        </w:r>
        <w:r w:rsidR="00EE27B1" w:rsidRPr="00EE27B1">
          <w:rPr>
            <w:i/>
            <w:rPrChange w:id="3310" w:author="Tre" w:date="2012-11-16T09:00:00Z">
              <w:rPr>
                <w:color w:val="0000FF"/>
                <w:u w:val="single"/>
              </w:rPr>
            </w:rPrChange>
          </w:rPr>
          <w:t xml:space="preserve">rule breaking </w:t>
        </w:r>
      </w:ins>
      <w:ins w:id="3311" w:author="Tre" w:date="2012-11-16T08:59:00Z">
        <w:r w:rsidR="00832C4D">
          <w:t xml:space="preserve">description is </w:t>
        </w:r>
      </w:ins>
      <w:ins w:id="3312" w:author="Tre" w:date="2012-11-16T09:00:00Z">
        <w:r w:rsidR="00832C4D">
          <w:t xml:space="preserve">a more powerful version of the </w:t>
        </w:r>
      </w:ins>
      <w:ins w:id="3313" w:author="Tre" w:date="2012-11-19T11:56:00Z">
        <w:r w:rsidR="002C100C">
          <w:t>Matrix Feat</w:t>
        </w:r>
      </w:ins>
      <w:ins w:id="3314" w:author="Tre" w:date="2012-11-16T09:00:00Z">
        <w:r w:rsidR="00832C4D">
          <w:t xml:space="preserve"> that usually breaks the rules of the Matrix.</w:t>
        </w:r>
      </w:ins>
      <w:ins w:id="3315" w:author="Tre" w:date="2012-11-16T09:01:00Z">
        <w:r w:rsidR="00832C4D">
          <w:t xml:space="preserve"> </w:t>
        </w:r>
      </w:ins>
    </w:p>
    <w:p w:rsidR="002D1791" w:rsidRDefault="002D1791" w:rsidP="00B5091C">
      <w:pPr>
        <w:pStyle w:val="MatrixIntrotext"/>
      </w:pPr>
    </w:p>
    <w:p w:rsidR="00E404A2" w:rsidRPr="00880A1F" w:rsidRDefault="00EE27B1" w:rsidP="00E404A2">
      <w:pPr>
        <w:pStyle w:val="MatrixSuperfluous"/>
        <w:rPr>
          <w:ins w:id="3316" w:author="Tre" w:date="2012-11-16T21:31:00Z"/>
          <w:sz w:val="24"/>
          <w:szCs w:val="24"/>
          <w:rPrChange w:id="3317" w:author="Tre" w:date="2012-11-19T09:04:00Z">
            <w:rPr>
              <w:ins w:id="3318" w:author="Tre" w:date="2012-11-16T21:31:00Z"/>
            </w:rPr>
          </w:rPrChange>
        </w:rPr>
      </w:pPr>
      <w:ins w:id="3319" w:author="Tre" w:date="2012-11-16T21:31:00Z">
        <w:r w:rsidRPr="00EE27B1">
          <w:rPr>
            <w:b/>
            <w:sz w:val="24"/>
            <w:szCs w:val="24"/>
            <w:rPrChange w:id="3320" w:author="Tre" w:date="2012-11-19T09:04:00Z">
              <w:rPr>
                <w:b/>
                <w:color w:val="0000FF"/>
                <w:u w:val="single"/>
              </w:rPr>
            </w:rPrChange>
          </w:rPr>
          <w:t>Matrix Feat</w:t>
        </w:r>
        <w:r w:rsidRPr="00EE27B1">
          <w:rPr>
            <w:sz w:val="24"/>
            <w:szCs w:val="24"/>
            <w:rPrChange w:id="3321" w:author="Tre" w:date="2012-11-19T09:04:00Z">
              <w:rPr>
                <w:color w:val="0000FF"/>
                <w:u w:val="single"/>
              </w:rPr>
            </w:rPrChange>
          </w:rPr>
          <w:t xml:space="preserve"> </w:t>
        </w:r>
        <w:r w:rsidRPr="00EE27B1">
          <w:rPr>
            <w:b/>
            <w:sz w:val="24"/>
            <w:szCs w:val="24"/>
            <w:rPrChange w:id="3322" w:author="Tre" w:date="2012-11-19T09:04:00Z">
              <w:rPr>
                <w:b/>
                <w:color w:val="0000FF"/>
                <w:u w:val="single"/>
              </w:rPr>
            </w:rPrChange>
          </w:rPr>
          <w:t>“</w:t>
        </w:r>
        <w:r w:rsidRPr="00EE27B1">
          <w:rPr>
            <w:b/>
            <w:i/>
            <w:sz w:val="24"/>
            <w:szCs w:val="24"/>
            <w:rPrChange w:id="3323" w:author="Tre" w:date="2012-11-19T09:04:00Z">
              <w:rPr>
                <w:b/>
                <w:i/>
                <w:color w:val="0000FF"/>
                <w:u w:val="single"/>
              </w:rPr>
            </w:rPrChange>
          </w:rPr>
          <w:fldChar w:fldCharType="begin"/>
        </w:r>
        <w:r w:rsidRPr="00EE27B1">
          <w:rPr>
            <w:b/>
            <w:i/>
            <w:sz w:val="24"/>
            <w:szCs w:val="24"/>
            <w:rPrChange w:id="3324" w:author="Tre" w:date="2012-11-19T09:04:00Z">
              <w:rPr>
                <w:b/>
                <w:i/>
                <w:color w:val="0000FF"/>
                <w:u w:val="single"/>
              </w:rPr>
            </w:rPrChange>
          </w:rPr>
          <w:instrText xml:space="preserve"> MERGEFIELD Skill </w:instrText>
        </w:r>
        <w:r w:rsidRPr="00EE27B1">
          <w:rPr>
            <w:b/>
            <w:i/>
            <w:sz w:val="24"/>
            <w:szCs w:val="24"/>
            <w:rPrChange w:id="3325" w:author="Tre" w:date="2012-11-19T09:04:00Z">
              <w:rPr>
                <w:b/>
                <w:i/>
                <w:color w:val="0000FF"/>
                <w:u w:val="single"/>
              </w:rPr>
            </w:rPrChange>
          </w:rPr>
          <w:fldChar w:fldCharType="separate"/>
        </w:r>
        <w:r w:rsidRPr="00EE27B1">
          <w:rPr>
            <w:b/>
            <w:i/>
            <w:noProof/>
            <w:sz w:val="24"/>
            <w:szCs w:val="24"/>
            <w:rPrChange w:id="3326" w:author="Tre" w:date="2012-11-19T09:04:00Z">
              <w:rPr>
                <w:b/>
                <w:i/>
                <w:noProof/>
                <w:color w:val="0000FF"/>
                <w:u w:val="single"/>
              </w:rPr>
            </w:rPrChange>
          </w:rPr>
          <w:t>Acute Hearing</w:t>
        </w:r>
        <w:r w:rsidRPr="00EE27B1">
          <w:rPr>
            <w:b/>
            <w:i/>
            <w:sz w:val="24"/>
            <w:szCs w:val="24"/>
            <w:rPrChange w:id="3327" w:author="Tre" w:date="2012-11-19T09:04:00Z">
              <w:rPr>
                <w:b/>
                <w:i/>
                <w:color w:val="0000FF"/>
                <w:u w:val="single"/>
              </w:rPr>
            </w:rPrChange>
          </w:rPr>
          <w:fldChar w:fldCharType="end"/>
        </w:r>
        <w:r w:rsidRPr="00EE27B1">
          <w:rPr>
            <w:b/>
            <w:sz w:val="24"/>
            <w:szCs w:val="24"/>
            <w:rPrChange w:id="3328" w:author="Tre" w:date="2012-11-19T09:04:00Z">
              <w:rPr>
                <w:b/>
                <w:color w:val="0000FF"/>
                <w:u w:val="single"/>
              </w:rPr>
            </w:rPrChange>
          </w:rPr>
          <w:t>”</w:t>
        </w:r>
        <w:r w:rsidRPr="00EE27B1">
          <w:rPr>
            <w:sz w:val="24"/>
            <w:szCs w:val="24"/>
            <w:rPrChange w:id="3329" w:author="Tre" w:date="2012-11-19T09:04:00Z">
              <w:rPr>
                <w:color w:val="0000FF"/>
                <w:u w:val="single"/>
              </w:rPr>
            </w:rPrChange>
          </w:rPr>
          <w:t xml:space="preserve"> - [CyberZen]</w:t>
        </w:r>
      </w:ins>
    </w:p>
    <w:p w:rsidR="00E404A2" w:rsidRPr="00880A1F" w:rsidRDefault="00EE27B1" w:rsidP="00E404A2">
      <w:pPr>
        <w:pStyle w:val="MatrixSuperfluous"/>
        <w:rPr>
          <w:ins w:id="3330" w:author="Tre" w:date="2012-11-16T21:31:00Z"/>
          <w:sz w:val="24"/>
          <w:szCs w:val="24"/>
          <w:rPrChange w:id="3331" w:author="Tre" w:date="2012-11-19T09:04:00Z">
            <w:rPr>
              <w:ins w:id="3332" w:author="Tre" w:date="2012-11-16T21:31:00Z"/>
            </w:rPr>
          </w:rPrChange>
        </w:rPr>
      </w:pPr>
      <w:ins w:id="3333" w:author="Tre" w:date="2012-11-16T21:31:00Z">
        <w:r w:rsidRPr="00EE27B1">
          <w:rPr>
            <w:sz w:val="24"/>
            <w:szCs w:val="24"/>
            <w:rPrChange w:id="3334" w:author="Tre" w:date="2012-11-19T09:04:00Z">
              <w:rPr>
                <w:color w:val="0000FF"/>
                <w:u w:val="single"/>
              </w:rPr>
            </w:rPrChange>
          </w:rPr>
          <w:t>Rule Bender Feat:</w:t>
        </w:r>
        <w:r w:rsidRPr="00EE27B1">
          <w:rPr>
            <w:i/>
            <w:sz w:val="24"/>
            <w:szCs w:val="24"/>
            <w:rPrChange w:id="3335" w:author="Tre" w:date="2012-11-19T09:04:00Z">
              <w:rPr>
                <w:i/>
                <w:color w:val="0000FF"/>
                <w:u w:val="single"/>
              </w:rPr>
            </w:rPrChange>
          </w:rPr>
          <w:t xml:space="preserve"> </w:t>
        </w:r>
        <w:r w:rsidRPr="00EE27B1">
          <w:rPr>
            <w:i/>
            <w:sz w:val="24"/>
            <w:szCs w:val="24"/>
            <w:rPrChange w:id="3336" w:author="Tre" w:date="2012-11-19T09:04:00Z">
              <w:rPr>
                <w:i/>
                <w:color w:val="0000FF"/>
                <w:u w:val="single"/>
              </w:rPr>
            </w:rPrChange>
          </w:rPr>
          <w:fldChar w:fldCharType="begin"/>
        </w:r>
        <w:r w:rsidRPr="00EE27B1">
          <w:rPr>
            <w:i/>
            <w:sz w:val="24"/>
            <w:szCs w:val="24"/>
            <w:rPrChange w:id="3337" w:author="Tre" w:date="2012-11-19T09:04:00Z">
              <w:rPr>
                <w:i/>
                <w:color w:val="0000FF"/>
                <w:u w:val="single"/>
              </w:rPr>
            </w:rPrChange>
          </w:rPr>
          <w:instrText xml:space="preserve"> MERGEFIELD Rule_Bender_Description </w:instrText>
        </w:r>
        <w:r w:rsidRPr="00EE27B1">
          <w:rPr>
            <w:i/>
            <w:sz w:val="24"/>
            <w:szCs w:val="24"/>
            <w:rPrChange w:id="3338" w:author="Tre" w:date="2012-11-19T09:04:00Z">
              <w:rPr>
                <w:i/>
                <w:color w:val="0000FF"/>
                <w:u w:val="single"/>
              </w:rPr>
            </w:rPrChange>
          </w:rPr>
          <w:fldChar w:fldCharType="separate"/>
        </w:r>
        <w:r w:rsidRPr="00EE27B1">
          <w:rPr>
            <w:i/>
            <w:noProof/>
            <w:sz w:val="24"/>
            <w:szCs w:val="24"/>
            <w:rPrChange w:id="3339" w:author="Tre" w:date="2012-11-19T09:04:00Z">
              <w:rPr>
                <w:i/>
                <w:noProof/>
                <w:color w:val="0000FF"/>
                <w:u w:val="single"/>
              </w:rPr>
            </w:rPrChange>
          </w:rPr>
          <w:t>The ability to hear sounds that would normally be too low or too far off to hear with normal hearing.</w:t>
        </w:r>
        <w:r w:rsidRPr="00EE27B1">
          <w:rPr>
            <w:i/>
            <w:sz w:val="24"/>
            <w:szCs w:val="24"/>
            <w:rPrChange w:id="3340" w:author="Tre" w:date="2012-11-19T09:04:00Z">
              <w:rPr>
                <w:i/>
                <w:color w:val="0000FF"/>
                <w:u w:val="single"/>
              </w:rPr>
            </w:rPrChange>
          </w:rPr>
          <w:fldChar w:fldCharType="end"/>
        </w:r>
      </w:ins>
    </w:p>
    <w:p w:rsidR="00E404A2" w:rsidRPr="00880A1F" w:rsidRDefault="00EE27B1" w:rsidP="00E404A2">
      <w:pPr>
        <w:pStyle w:val="MatrixSuperfluous"/>
        <w:rPr>
          <w:ins w:id="3341" w:author="Tre" w:date="2012-11-16T21:31:00Z"/>
          <w:sz w:val="24"/>
          <w:szCs w:val="24"/>
          <w:rPrChange w:id="3342" w:author="Tre" w:date="2012-11-19T09:04:00Z">
            <w:rPr>
              <w:ins w:id="3343" w:author="Tre" w:date="2012-11-16T21:31:00Z"/>
            </w:rPr>
          </w:rPrChange>
        </w:rPr>
      </w:pPr>
      <w:ins w:id="3344" w:author="Tre" w:date="2012-11-16T21:31:00Z">
        <w:r w:rsidRPr="00EE27B1">
          <w:rPr>
            <w:sz w:val="24"/>
            <w:szCs w:val="24"/>
            <w:rPrChange w:id="3345" w:author="Tre" w:date="2012-11-19T09:04:00Z">
              <w:rPr>
                <w:color w:val="0000FF"/>
                <w:u w:val="single"/>
              </w:rPr>
            </w:rPrChange>
          </w:rPr>
          <w:t xml:space="preserve">Rule Breaker Feat: </w:t>
        </w:r>
        <w:r w:rsidRPr="00EE27B1">
          <w:rPr>
            <w:i/>
            <w:sz w:val="24"/>
            <w:szCs w:val="24"/>
            <w:rPrChange w:id="3346" w:author="Tre" w:date="2012-11-19T09:04:00Z">
              <w:rPr>
                <w:i/>
                <w:color w:val="0000FF"/>
                <w:u w:val="single"/>
              </w:rPr>
            </w:rPrChange>
          </w:rPr>
          <w:fldChar w:fldCharType="begin"/>
        </w:r>
        <w:r w:rsidRPr="00EE27B1">
          <w:rPr>
            <w:i/>
            <w:sz w:val="24"/>
            <w:szCs w:val="24"/>
            <w:rPrChange w:id="3347" w:author="Tre" w:date="2012-11-19T09:04:00Z">
              <w:rPr>
                <w:i/>
                <w:color w:val="0000FF"/>
                <w:u w:val="single"/>
              </w:rPr>
            </w:rPrChange>
          </w:rPr>
          <w:instrText xml:space="preserve"> MERGEFIELD Rule_Breaker_Description </w:instrText>
        </w:r>
        <w:r w:rsidRPr="00EE27B1">
          <w:rPr>
            <w:i/>
            <w:sz w:val="24"/>
            <w:szCs w:val="24"/>
            <w:rPrChange w:id="3348" w:author="Tre" w:date="2012-11-19T09:04:00Z">
              <w:rPr>
                <w:i/>
                <w:color w:val="0000FF"/>
                <w:u w:val="single"/>
              </w:rPr>
            </w:rPrChange>
          </w:rPr>
          <w:fldChar w:fldCharType="separate"/>
        </w:r>
        <w:r w:rsidRPr="00EE27B1">
          <w:rPr>
            <w:i/>
            <w:noProof/>
            <w:sz w:val="24"/>
            <w:szCs w:val="24"/>
            <w:rPrChange w:id="3349" w:author="Tre" w:date="2012-11-19T09:04:00Z">
              <w:rPr>
                <w:i/>
                <w:noProof/>
                <w:color w:val="0000FF"/>
                <w:u w:val="single"/>
              </w:rPr>
            </w:rPrChange>
          </w:rPr>
          <w:t>Character can hear any frequency even those that are normally inaudible to human ears.</w:t>
        </w:r>
        <w:r w:rsidRPr="00EE27B1">
          <w:rPr>
            <w:i/>
            <w:sz w:val="24"/>
            <w:szCs w:val="24"/>
            <w:rPrChange w:id="3350" w:author="Tre" w:date="2012-11-19T09:04:00Z">
              <w:rPr>
                <w:i/>
                <w:color w:val="0000FF"/>
                <w:u w:val="single"/>
              </w:rPr>
            </w:rPrChange>
          </w:rPr>
          <w:fldChar w:fldCharType="end"/>
        </w:r>
        <w:r w:rsidRPr="00EE27B1">
          <w:rPr>
            <w:sz w:val="24"/>
            <w:szCs w:val="24"/>
            <w:rPrChange w:id="3351" w:author="Tre" w:date="2012-11-19T09:04:00Z">
              <w:rPr>
                <w:color w:val="0000FF"/>
                <w:u w:val="single"/>
              </w:rPr>
            </w:rPrChange>
          </w:rPr>
          <w:fldChar w:fldCharType="begin"/>
        </w:r>
        <w:r w:rsidRPr="00EE27B1">
          <w:rPr>
            <w:sz w:val="24"/>
            <w:szCs w:val="24"/>
            <w:rPrChange w:id="3352" w:author="Tre" w:date="2012-11-19T09:04:00Z">
              <w:rPr>
                <w:color w:val="0000FF"/>
                <w:u w:val="single"/>
              </w:rPr>
            </w:rPrChange>
          </w:rPr>
          <w:instrText xml:space="preserve"> NEXT  \* MERGEFORMAT </w:instrText>
        </w:r>
        <w:r w:rsidRPr="00EE27B1">
          <w:rPr>
            <w:sz w:val="24"/>
            <w:szCs w:val="24"/>
            <w:rPrChange w:id="3353" w:author="Tre" w:date="2012-11-19T09:04:00Z">
              <w:rPr>
                <w:color w:val="0000FF"/>
                <w:u w:val="single"/>
              </w:rPr>
            </w:rPrChange>
          </w:rPr>
          <w:fldChar w:fldCharType="end"/>
        </w:r>
      </w:ins>
    </w:p>
    <w:p w:rsidR="00E404A2" w:rsidRPr="00880A1F" w:rsidRDefault="00E404A2" w:rsidP="00E404A2">
      <w:pPr>
        <w:pStyle w:val="MatrixSuperfluous"/>
        <w:rPr>
          <w:ins w:id="3354" w:author="Tre" w:date="2012-11-16T21:31:00Z"/>
          <w:sz w:val="24"/>
          <w:szCs w:val="24"/>
          <w:rPrChange w:id="3355" w:author="Tre" w:date="2012-11-19T09:04:00Z">
            <w:rPr>
              <w:ins w:id="3356" w:author="Tre" w:date="2012-11-16T21:31:00Z"/>
            </w:rPr>
          </w:rPrChange>
        </w:rPr>
      </w:pPr>
    </w:p>
    <w:p w:rsidR="00E404A2" w:rsidRPr="00880A1F" w:rsidRDefault="00EE27B1" w:rsidP="00E404A2">
      <w:pPr>
        <w:pStyle w:val="MatrixSuperfluous"/>
        <w:rPr>
          <w:ins w:id="3357" w:author="Tre" w:date="2012-11-16T21:31:00Z"/>
          <w:sz w:val="24"/>
          <w:szCs w:val="24"/>
          <w:rPrChange w:id="3358" w:author="Tre" w:date="2012-11-19T09:04:00Z">
            <w:rPr>
              <w:ins w:id="3359" w:author="Tre" w:date="2012-11-16T21:31:00Z"/>
            </w:rPr>
          </w:rPrChange>
        </w:rPr>
      </w:pPr>
      <w:ins w:id="3360" w:author="Tre" w:date="2012-11-16T21:31:00Z">
        <w:r w:rsidRPr="00EE27B1">
          <w:rPr>
            <w:b/>
            <w:sz w:val="24"/>
            <w:szCs w:val="24"/>
            <w:rPrChange w:id="3361" w:author="Tre" w:date="2012-11-19T09:04:00Z">
              <w:rPr>
                <w:b/>
                <w:color w:val="0000FF"/>
                <w:u w:val="single"/>
              </w:rPr>
            </w:rPrChange>
          </w:rPr>
          <w:t>Matrix Feat</w:t>
        </w:r>
        <w:r w:rsidRPr="00EE27B1">
          <w:rPr>
            <w:sz w:val="24"/>
            <w:szCs w:val="24"/>
            <w:rPrChange w:id="3362" w:author="Tre" w:date="2012-11-19T09:04:00Z">
              <w:rPr>
                <w:color w:val="0000FF"/>
                <w:u w:val="single"/>
              </w:rPr>
            </w:rPrChange>
          </w:rPr>
          <w:t xml:space="preserve"> </w:t>
        </w:r>
        <w:r w:rsidRPr="00EE27B1">
          <w:rPr>
            <w:b/>
            <w:sz w:val="24"/>
            <w:szCs w:val="24"/>
            <w:rPrChange w:id="3363" w:author="Tre" w:date="2012-11-19T09:04:00Z">
              <w:rPr>
                <w:b/>
                <w:color w:val="0000FF"/>
                <w:u w:val="single"/>
              </w:rPr>
            </w:rPrChange>
          </w:rPr>
          <w:t>“</w:t>
        </w:r>
        <w:r w:rsidRPr="00EE27B1">
          <w:rPr>
            <w:b/>
            <w:i/>
            <w:sz w:val="24"/>
            <w:szCs w:val="24"/>
            <w:rPrChange w:id="3364" w:author="Tre" w:date="2012-11-19T09:04:00Z">
              <w:rPr>
                <w:b/>
                <w:i/>
                <w:color w:val="0000FF"/>
                <w:u w:val="single"/>
              </w:rPr>
            </w:rPrChange>
          </w:rPr>
          <w:fldChar w:fldCharType="begin"/>
        </w:r>
        <w:r w:rsidRPr="00EE27B1">
          <w:rPr>
            <w:b/>
            <w:i/>
            <w:sz w:val="24"/>
            <w:szCs w:val="24"/>
            <w:rPrChange w:id="3365" w:author="Tre" w:date="2012-11-19T09:04:00Z">
              <w:rPr>
                <w:b/>
                <w:i/>
                <w:color w:val="0000FF"/>
                <w:u w:val="single"/>
              </w:rPr>
            </w:rPrChange>
          </w:rPr>
          <w:instrText xml:space="preserve"> MERGEFIELD Skill </w:instrText>
        </w:r>
        <w:r w:rsidRPr="00EE27B1">
          <w:rPr>
            <w:b/>
            <w:i/>
            <w:sz w:val="24"/>
            <w:szCs w:val="24"/>
            <w:rPrChange w:id="3366" w:author="Tre" w:date="2012-11-19T09:04:00Z">
              <w:rPr>
                <w:b/>
                <w:i/>
                <w:color w:val="0000FF"/>
                <w:u w:val="single"/>
              </w:rPr>
            </w:rPrChange>
          </w:rPr>
          <w:fldChar w:fldCharType="separate"/>
        </w:r>
        <w:r w:rsidRPr="00EE27B1">
          <w:rPr>
            <w:b/>
            <w:i/>
            <w:noProof/>
            <w:sz w:val="24"/>
            <w:szCs w:val="24"/>
            <w:rPrChange w:id="3367" w:author="Tre" w:date="2012-11-19T09:04:00Z">
              <w:rPr>
                <w:b/>
                <w:i/>
                <w:noProof/>
                <w:color w:val="0000FF"/>
                <w:u w:val="single"/>
              </w:rPr>
            </w:rPrChange>
          </w:rPr>
          <w:t>Atmospheric Adaptation</w:t>
        </w:r>
        <w:r w:rsidRPr="00EE27B1">
          <w:rPr>
            <w:b/>
            <w:i/>
            <w:sz w:val="24"/>
            <w:szCs w:val="24"/>
            <w:rPrChange w:id="3368" w:author="Tre" w:date="2012-11-19T09:04:00Z">
              <w:rPr>
                <w:b/>
                <w:i/>
                <w:color w:val="0000FF"/>
                <w:u w:val="single"/>
              </w:rPr>
            </w:rPrChange>
          </w:rPr>
          <w:fldChar w:fldCharType="end"/>
        </w:r>
        <w:r w:rsidRPr="00EE27B1">
          <w:rPr>
            <w:b/>
            <w:sz w:val="24"/>
            <w:szCs w:val="24"/>
            <w:rPrChange w:id="3369" w:author="Tre" w:date="2012-11-19T09:04:00Z">
              <w:rPr>
                <w:b/>
                <w:color w:val="0000FF"/>
                <w:u w:val="single"/>
              </w:rPr>
            </w:rPrChange>
          </w:rPr>
          <w:t>”</w:t>
        </w:r>
        <w:r w:rsidRPr="00EE27B1">
          <w:rPr>
            <w:sz w:val="24"/>
            <w:szCs w:val="24"/>
            <w:rPrChange w:id="3370" w:author="Tre" w:date="2012-11-19T09:04:00Z">
              <w:rPr>
                <w:color w:val="0000FF"/>
                <w:u w:val="single"/>
              </w:rPr>
            </w:rPrChange>
          </w:rPr>
          <w:t xml:space="preserve"> - [CyberZen]</w:t>
        </w:r>
      </w:ins>
    </w:p>
    <w:p w:rsidR="00E404A2" w:rsidRPr="00880A1F" w:rsidRDefault="00EE27B1" w:rsidP="00E404A2">
      <w:pPr>
        <w:pStyle w:val="MatrixSuperfluous"/>
        <w:rPr>
          <w:ins w:id="3371" w:author="Tre" w:date="2012-11-16T21:31:00Z"/>
          <w:sz w:val="24"/>
          <w:szCs w:val="24"/>
          <w:rPrChange w:id="3372" w:author="Tre" w:date="2012-11-19T09:04:00Z">
            <w:rPr>
              <w:ins w:id="3373" w:author="Tre" w:date="2012-11-16T21:31:00Z"/>
            </w:rPr>
          </w:rPrChange>
        </w:rPr>
      </w:pPr>
      <w:ins w:id="3374" w:author="Tre" w:date="2012-11-16T21:31:00Z">
        <w:r w:rsidRPr="00EE27B1">
          <w:rPr>
            <w:sz w:val="24"/>
            <w:szCs w:val="24"/>
            <w:rPrChange w:id="3375" w:author="Tre" w:date="2012-11-19T09:04:00Z">
              <w:rPr>
                <w:color w:val="0000FF"/>
                <w:u w:val="single"/>
              </w:rPr>
            </w:rPrChange>
          </w:rPr>
          <w:t>Rule Bender Feat:</w:t>
        </w:r>
        <w:r w:rsidRPr="00EE27B1">
          <w:rPr>
            <w:i/>
            <w:sz w:val="24"/>
            <w:szCs w:val="24"/>
            <w:rPrChange w:id="3376" w:author="Tre" w:date="2012-11-19T09:04:00Z">
              <w:rPr>
                <w:i/>
                <w:color w:val="0000FF"/>
                <w:u w:val="single"/>
              </w:rPr>
            </w:rPrChange>
          </w:rPr>
          <w:t xml:space="preserve"> </w:t>
        </w:r>
        <w:r w:rsidRPr="00EE27B1">
          <w:rPr>
            <w:i/>
            <w:sz w:val="24"/>
            <w:szCs w:val="24"/>
            <w:rPrChange w:id="3377" w:author="Tre" w:date="2012-11-19T09:04:00Z">
              <w:rPr>
                <w:i/>
                <w:color w:val="0000FF"/>
                <w:u w:val="single"/>
              </w:rPr>
            </w:rPrChange>
          </w:rPr>
          <w:fldChar w:fldCharType="begin"/>
        </w:r>
        <w:r w:rsidRPr="00EE27B1">
          <w:rPr>
            <w:i/>
            <w:sz w:val="24"/>
            <w:szCs w:val="24"/>
            <w:rPrChange w:id="3378" w:author="Tre" w:date="2012-11-19T09:04:00Z">
              <w:rPr>
                <w:i/>
                <w:color w:val="0000FF"/>
                <w:u w:val="single"/>
              </w:rPr>
            </w:rPrChange>
          </w:rPr>
          <w:instrText xml:space="preserve"> MERGEFIELD Rule_Bender_Description </w:instrText>
        </w:r>
        <w:r w:rsidRPr="00EE27B1">
          <w:rPr>
            <w:i/>
            <w:sz w:val="24"/>
            <w:szCs w:val="24"/>
            <w:rPrChange w:id="3379" w:author="Tre" w:date="2012-11-19T09:04:00Z">
              <w:rPr>
                <w:i/>
                <w:color w:val="0000FF"/>
                <w:u w:val="single"/>
              </w:rPr>
            </w:rPrChange>
          </w:rPr>
          <w:fldChar w:fldCharType="separate"/>
        </w:r>
        <w:r w:rsidRPr="00EE27B1">
          <w:rPr>
            <w:i/>
            <w:noProof/>
            <w:sz w:val="24"/>
            <w:szCs w:val="24"/>
            <w:rPrChange w:id="3380" w:author="Tre" w:date="2012-11-19T09:04:00Z">
              <w:rPr>
                <w:i/>
                <w:noProof/>
                <w:color w:val="0000FF"/>
                <w:u w:val="single"/>
              </w:rPr>
            </w:rPrChange>
          </w:rPr>
          <w:t>Character can breathe noxious gases without any adverse effects. Even though characters can inhale noxious gases they are unable to breathe underwater.</w:t>
        </w:r>
        <w:r w:rsidRPr="00EE27B1">
          <w:rPr>
            <w:i/>
            <w:sz w:val="24"/>
            <w:szCs w:val="24"/>
            <w:rPrChange w:id="3381" w:author="Tre" w:date="2012-11-19T09:04:00Z">
              <w:rPr>
                <w:i/>
                <w:color w:val="0000FF"/>
                <w:u w:val="single"/>
              </w:rPr>
            </w:rPrChange>
          </w:rPr>
          <w:fldChar w:fldCharType="end"/>
        </w:r>
      </w:ins>
    </w:p>
    <w:p w:rsidR="00E404A2" w:rsidRPr="00880A1F" w:rsidRDefault="00EE27B1" w:rsidP="00E404A2">
      <w:pPr>
        <w:pStyle w:val="MatrixSuperfluous"/>
        <w:rPr>
          <w:ins w:id="3382" w:author="Tre" w:date="2012-11-16T21:31:00Z"/>
          <w:sz w:val="24"/>
          <w:szCs w:val="24"/>
          <w:rPrChange w:id="3383" w:author="Tre" w:date="2012-11-19T09:04:00Z">
            <w:rPr>
              <w:ins w:id="3384" w:author="Tre" w:date="2012-11-16T21:31:00Z"/>
            </w:rPr>
          </w:rPrChange>
        </w:rPr>
      </w:pPr>
      <w:ins w:id="3385" w:author="Tre" w:date="2012-11-16T21:31:00Z">
        <w:r w:rsidRPr="00EE27B1">
          <w:rPr>
            <w:sz w:val="24"/>
            <w:szCs w:val="24"/>
            <w:rPrChange w:id="3386" w:author="Tre" w:date="2012-11-19T09:04:00Z">
              <w:rPr>
                <w:color w:val="0000FF"/>
                <w:u w:val="single"/>
              </w:rPr>
            </w:rPrChange>
          </w:rPr>
          <w:lastRenderedPageBreak/>
          <w:t xml:space="preserve">Rule Breaker Feat: </w:t>
        </w:r>
        <w:r w:rsidRPr="00EE27B1">
          <w:rPr>
            <w:i/>
            <w:sz w:val="24"/>
            <w:szCs w:val="24"/>
            <w:rPrChange w:id="3387" w:author="Tre" w:date="2012-11-19T09:04:00Z">
              <w:rPr>
                <w:i/>
                <w:color w:val="0000FF"/>
                <w:u w:val="single"/>
              </w:rPr>
            </w:rPrChange>
          </w:rPr>
          <w:fldChar w:fldCharType="begin"/>
        </w:r>
        <w:r w:rsidRPr="00EE27B1">
          <w:rPr>
            <w:i/>
            <w:sz w:val="24"/>
            <w:szCs w:val="24"/>
            <w:rPrChange w:id="3388" w:author="Tre" w:date="2012-11-19T09:04:00Z">
              <w:rPr>
                <w:i/>
                <w:color w:val="0000FF"/>
                <w:u w:val="single"/>
              </w:rPr>
            </w:rPrChange>
          </w:rPr>
          <w:instrText xml:space="preserve"> MERGEFIELD Rule_Breaker_Description </w:instrText>
        </w:r>
        <w:r w:rsidRPr="00EE27B1">
          <w:rPr>
            <w:i/>
            <w:sz w:val="24"/>
            <w:szCs w:val="24"/>
            <w:rPrChange w:id="3389" w:author="Tre" w:date="2012-11-19T09:04:00Z">
              <w:rPr>
                <w:i/>
                <w:color w:val="0000FF"/>
                <w:u w:val="single"/>
              </w:rPr>
            </w:rPrChange>
          </w:rPr>
          <w:fldChar w:fldCharType="separate"/>
        </w:r>
        <w:r w:rsidRPr="00EE27B1">
          <w:rPr>
            <w:i/>
            <w:noProof/>
            <w:sz w:val="24"/>
            <w:szCs w:val="24"/>
            <w:rPrChange w:id="3390" w:author="Tre" w:date="2012-11-19T09:04:00Z">
              <w:rPr>
                <w:i/>
                <w:noProof/>
                <w:color w:val="0000FF"/>
                <w:u w:val="single"/>
              </w:rPr>
            </w:rPrChange>
          </w:rPr>
          <w:t>Character can breathe water, noxious fumes/gases, or go without oxygen completely.</w:t>
        </w:r>
        <w:r w:rsidRPr="00EE27B1">
          <w:rPr>
            <w:i/>
            <w:sz w:val="24"/>
            <w:szCs w:val="24"/>
            <w:rPrChange w:id="3391" w:author="Tre" w:date="2012-11-19T09:04:00Z">
              <w:rPr>
                <w:i/>
                <w:color w:val="0000FF"/>
                <w:u w:val="single"/>
              </w:rPr>
            </w:rPrChange>
          </w:rPr>
          <w:fldChar w:fldCharType="end"/>
        </w:r>
        <w:r w:rsidRPr="00EE27B1">
          <w:rPr>
            <w:sz w:val="24"/>
            <w:szCs w:val="24"/>
            <w:rPrChange w:id="3392" w:author="Tre" w:date="2012-11-19T09:04:00Z">
              <w:rPr>
                <w:color w:val="0000FF"/>
                <w:u w:val="single"/>
              </w:rPr>
            </w:rPrChange>
          </w:rPr>
          <w:fldChar w:fldCharType="begin"/>
        </w:r>
        <w:r w:rsidRPr="00EE27B1">
          <w:rPr>
            <w:sz w:val="24"/>
            <w:szCs w:val="24"/>
            <w:rPrChange w:id="3393" w:author="Tre" w:date="2012-11-19T09:04:00Z">
              <w:rPr>
                <w:color w:val="0000FF"/>
                <w:u w:val="single"/>
              </w:rPr>
            </w:rPrChange>
          </w:rPr>
          <w:instrText xml:space="preserve"> NEXT  \* MERGEFORMAT </w:instrText>
        </w:r>
        <w:r w:rsidRPr="00EE27B1">
          <w:rPr>
            <w:sz w:val="24"/>
            <w:szCs w:val="24"/>
            <w:rPrChange w:id="3394" w:author="Tre" w:date="2012-11-19T09:04:00Z">
              <w:rPr>
                <w:color w:val="0000FF"/>
                <w:u w:val="single"/>
              </w:rPr>
            </w:rPrChange>
          </w:rPr>
          <w:fldChar w:fldCharType="end"/>
        </w:r>
      </w:ins>
    </w:p>
    <w:p w:rsidR="00E404A2" w:rsidRPr="00880A1F" w:rsidRDefault="00E404A2" w:rsidP="00E404A2">
      <w:pPr>
        <w:pStyle w:val="MatrixSuperfluous"/>
        <w:rPr>
          <w:ins w:id="3395" w:author="Tre" w:date="2012-11-16T21:31:00Z"/>
          <w:sz w:val="24"/>
          <w:szCs w:val="24"/>
          <w:rPrChange w:id="3396" w:author="Tre" w:date="2012-11-19T09:04:00Z">
            <w:rPr>
              <w:ins w:id="3397" w:author="Tre" w:date="2012-11-16T21:31:00Z"/>
            </w:rPr>
          </w:rPrChange>
        </w:rPr>
      </w:pPr>
    </w:p>
    <w:p w:rsidR="00E404A2" w:rsidRPr="00880A1F" w:rsidRDefault="00EE27B1" w:rsidP="00E404A2">
      <w:pPr>
        <w:pStyle w:val="MatrixSuperfluous"/>
        <w:rPr>
          <w:ins w:id="3398" w:author="Tre" w:date="2012-11-16T21:31:00Z"/>
          <w:sz w:val="24"/>
          <w:szCs w:val="24"/>
          <w:rPrChange w:id="3399" w:author="Tre" w:date="2012-11-19T09:04:00Z">
            <w:rPr>
              <w:ins w:id="3400" w:author="Tre" w:date="2012-11-16T21:31:00Z"/>
            </w:rPr>
          </w:rPrChange>
        </w:rPr>
      </w:pPr>
      <w:ins w:id="3401" w:author="Tre" w:date="2012-11-16T21:31:00Z">
        <w:r w:rsidRPr="00EE27B1">
          <w:rPr>
            <w:b/>
            <w:sz w:val="24"/>
            <w:szCs w:val="24"/>
            <w:rPrChange w:id="3402" w:author="Tre" w:date="2012-11-19T09:04:00Z">
              <w:rPr>
                <w:b/>
                <w:color w:val="0000FF"/>
                <w:u w:val="single"/>
              </w:rPr>
            </w:rPrChange>
          </w:rPr>
          <w:t>Matrix Feat</w:t>
        </w:r>
        <w:r w:rsidRPr="00EE27B1">
          <w:rPr>
            <w:sz w:val="24"/>
            <w:szCs w:val="24"/>
            <w:rPrChange w:id="3403" w:author="Tre" w:date="2012-11-19T09:04:00Z">
              <w:rPr>
                <w:color w:val="0000FF"/>
                <w:u w:val="single"/>
              </w:rPr>
            </w:rPrChange>
          </w:rPr>
          <w:t xml:space="preserve"> </w:t>
        </w:r>
        <w:r w:rsidRPr="00EE27B1">
          <w:rPr>
            <w:b/>
            <w:sz w:val="24"/>
            <w:szCs w:val="24"/>
            <w:rPrChange w:id="3404" w:author="Tre" w:date="2012-11-19T09:04:00Z">
              <w:rPr>
                <w:b/>
                <w:color w:val="0000FF"/>
                <w:u w:val="single"/>
              </w:rPr>
            </w:rPrChange>
          </w:rPr>
          <w:t>“</w:t>
        </w:r>
        <w:r w:rsidRPr="00EE27B1">
          <w:rPr>
            <w:b/>
            <w:i/>
            <w:sz w:val="24"/>
            <w:szCs w:val="24"/>
            <w:rPrChange w:id="3405" w:author="Tre" w:date="2012-11-19T09:04:00Z">
              <w:rPr>
                <w:b/>
                <w:i/>
                <w:color w:val="0000FF"/>
                <w:u w:val="single"/>
              </w:rPr>
            </w:rPrChange>
          </w:rPr>
          <w:fldChar w:fldCharType="begin"/>
        </w:r>
        <w:r w:rsidRPr="00EE27B1">
          <w:rPr>
            <w:b/>
            <w:i/>
            <w:sz w:val="24"/>
            <w:szCs w:val="24"/>
            <w:rPrChange w:id="3406" w:author="Tre" w:date="2012-11-19T09:04:00Z">
              <w:rPr>
                <w:b/>
                <w:i/>
                <w:color w:val="0000FF"/>
                <w:u w:val="single"/>
              </w:rPr>
            </w:rPrChange>
          </w:rPr>
          <w:instrText xml:space="preserve"> MERGEFIELD Skill </w:instrText>
        </w:r>
        <w:r w:rsidRPr="00EE27B1">
          <w:rPr>
            <w:b/>
            <w:i/>
            <w:sz w:val="24"/>
            <w:szCs w:val="24"/>
            <w:rPrChange w:id="3407" w:author="Tre" w:date="2012-11-19T09:04:00Z">
              <w:rPr>
                <w:b/>
                <w:i/>
                <w:color w:val="0000FF"/>
                <w:u w:val="single"/>
              </w:rPr>
            </w:rPrChange>
          </w:rPr>
          <w:fldChar w:fldCharType="separate"/>
        </w:r>
        <w:r w:rsidRPr="00EE27B1">
          <w:rPr>
            <w:b/>
            <w:i/>
            <w:noProof/>
            <w:sz w:val="24"/>
            <w:szCs w:val="24"/>
            <w:rPrChange w:id="3408" w:author="Tre" w:date="2012-11-19T09:04:00Z">
              <w:rPr>
                <w:b/>
                <w:i/>
                <w:noProof/>
                <w:color w:val="0000FF"/>
                <w:u w:val="single"/>
              </w:rPr>
            </w:rPrChange>
          </w:rPr>
          <w:t>Blindness</w:t>
        </w:r>
        <w:r w:rsidRPr="00EE27B1">
          <w:rPr>
            <w:b/>
            <w:i/>
            <w:sz w:val="24"/>
            <w:szCs w:val="24"/>
            <w:rPrChange w:id="3409" w:author="Tre" w:date="2012-11-19T09:04:00Z">
              <w:rPr>
                <w:b/>
                <w:i/>
                <w:color w:val="0000FF"/>
                <w:u w:val="single"/>
              </w:rPr>
            </w:rPrChange>
          </w:rPr>
          <w:fldChar w:fldCharType="end"/>
        </w:r>
        <w:r w:rsidRPr="00EE27B1">
          <w:rPr>
            <w:b/>
            <w:sz w:val="24"/>
            <w:szCs w:val="24"/>
            <w:rPrChange w:id="3410" w:author="Tre" w:date="2012-11-19T09:04:00Z">
              <w:rPr>
                <w:b/>
                <w:color w:val="0000FF"/>
                <w:u w:val="single"/>
              </w:rPr>
            </w:rPrChange>
          </w:rPr>
          <w:t>”</w:t>
        </w:r>
        <w:r w:rsidRPr="00EE27B1">
          <w:rPr>
            <w:sz w:val="24"/>
            <w:szCs w:val="24"/>
            <w:rPrChange w:id="3411" w:author="Tre" w:date="2012-11-19T09:04:00Z">
              <w:rPr>
                <w:color w:val="0000FF"/>
                <w:u w:val="single"/>
              </w:rPr>
            </w:rPrChange>
          </w:rPr>
          <w:t xml:space="preserve"> - [CyberZen]</w:t>
        </w:r>
      </w:ins>
    </w:p>
    <w:p w:rsidR="00E404A2" w:rsidRPr="00880A1F" w:rsidRDefault="00EE27B1" w:rsidP="00E404A2">
      <w:pPr>
        <w:pStyle w:val="MatrixSuperfluous"/>
        <w:rPr>
          <w:ins w:id="3412" w:author="Tre" w:date="2012-11-16T21:31:00Z"/>
          <w:sz w:val="24"/>
          <w:szCs w:val="24"/>
          <w:rPrChange w:id="3413" w:author="Tre" w:date="2012-11-19T09:04:00Z">
            <w:rPr>
              <w:ins w:id="3414" w:author="Tre" w:date="2012-11-16T21:31:00Z"/>
            </w:rPr>
          </w:rPrChange>
        </w:rPr>
      </w:pPr>
      <w:ins w:id="3415" w:author="Tre" w:date="2012-11-16T21:31:00Z">
        <w:r w:rsidRPr="00EE27B1">
          <w:rPr>
            <w:sz w:val="24"/>
            <w:szCs w:val="24"/>
            <w:rPrChange w:id="3416" w:author="Tre" w:date="2012-11-19T09:04:00Z">
              <w:rPr>
                <w:color w:val="0000FF"/>
                <w:u w:val="single"/>
              </w:rPr>
            </w:rPrChange>
          </w:rPr>
          <w:t>Rule Bender Feat:</w:t>
        </w:r>
        <w:r w:rsidRPr="00EE27B1">
          <w:rPr>
            <w:i/>
            <w:sz w:val="24"/>
            <w:szCs w:val="24"/>
            <w:rPrChange w:id="3417" w:author="Tre" w:date="2012-11-19T09:04:00Z">
              <w:rPr>
                <w:i/>
                <w:color w:val="0000FF"/>
                <w:u w:val="single"/>
              </w:rPr>
            </w:rPrChange>
          </w:rPr>
          <w:t xml:space="preserve"> </w:t>
        </w:r>
        <w:r w:rsidRPr="00EE27B1">
          <w:rPr>
            <w:i/>
            <w:sz w:val="24"/>
            <w:szCs w:val="24"/>
            <w:rPrChange w:id="3418" w:author="Tre" w:date="2012-11-19T09:04:00Z">
              <w:rPr>
                <w:i/>
                <w:color w:val="0000FF"/>
                <w:u w:val="single"/>
              </w:rPr>
            </w:rPrChange>
          </w:rPr>
          <w:fldChar w:fldCharType="begin"/>
        </w:r>
        <w:r w:rsidRPr="00EE27B1">
          <w:rPr>
            <w:i/>
            <w:sz w:val="24"/>
            <w:szCs w:val="24"/>
            <w:rPrChange w:id="3419" w:author="Tre" w:date="2012-11-19T09:04:00Z">
              <w:rPr>
                <w:i/>
                <w:color w:val="0000FF"/>
                <w:u w:val="single"/>
              </w:rPr>
            </w:rPrChange>
          </w:rPr>
          <w:instrText xml:space="preserve"> MERGEFIELD Rule_Bender_Description </w:instrText>
        </w:r>
        <w:r w:rsidRPr="00EE27B1">
          <w:rPr>
            <w:i/>
            <w:sz w:val="24"/>
            <w:szCs w:val="24"/>
            <w:rPrChange w:id="3420" w:author="Tre" w:date="2012-11-19T09:04:00Z">
              <w:rPr>
                <w:i/>
                <w:color w:val="0000FF"/>
                <w:u w:val="single"/>
              </w:rPr>
            </w:rPrChange>
          </w:rPr>
          <w:fldChar w:fldCharType="separate"/>
        </w:r>
        <w:r w:rsidRPr="00EE27B1">
          <w:rPr>
            <w:i/>
            <w:noProof/>
            <w:sz w:val="24"/>
            <w:szCs w:val="24"/>
            <w:rPrChange w:id="3421" w:author="Tre" w:date="2012-11-19T09:04:00Z">
              <w:rPr>
                <w:i/>
                <w:noProof/>
                <w:color w:val="0000FF"/>
                <w:u w:val="single"/>
              </w:rPr>
            </w:rPrChange>
          </w:rPr>
          <w:t>The characters must be able to touch their target. With a simple touch the character can make a RSI blind. They can affect a number of targets equal to their Matrix feat rating.</w:t>
        </w:r>
        <w:r w:rsidRPr="00EE27B1">
          <w:rPr>
            <w:i/>
            <w:sz w:val="24"/>
            <w:szCs w:val="24"/>
            <w:rPrChange w:id="3422" w:author="Tre" w:date="2012-11-19T09:04:00Z">
              <w:rPr>
                <w:i/>
                <w:color w:val="0000FF"/>
                <w:u w:val="single"/>
              </w:rPr>
            </w:rPrChange>
          </w:rPr>
          <w:fldChar w:fldCharType="end"/>
        </w:r>
      </w:ins>
    </w:p>
    <w:p w:rsidR="00E404A2" w:rsidRPr="00880A1F" w:rsidRDefault="00EE27B1" w:rsidP="00E404A2">
      <w:pPr>
        <w:pStyle w:val="MatrixSuperfluous"/>
        <w:rPr>
          <w:ins w:id="3423" w:author="Tre" w:date="2012-11-16T21:31:00Z"/>
          <w:sz w:val="24"/>
          <w:szCs w:val="24"/>
          <w:rPrChange w:id="3424" w:author="Tre" w:date="2012-11-19T09:04:00Z">
            <w:rPr>
              <w:ins w:id="3425" w:author="Tre" w:date="2012-11-16T21:31:00Z"/>
            </w:rPr>
          </w:rPrChange>
        </w:rPr>
      </w:pPr>
      <w:ins w:id="3426" w:author="Tre" w:date="2012-11-16T21:31:00Z">
        <w:r w:rsidRPr="00EE27B1">
          <w:rPr>
            <w:sz w:val="24"/>
            <w:szCs w:val="24"/>
            <w:rPrChange w:id="3427" w:author="Tre" w:date="2012-11-19T09:04:00Z">
              <w:rPr>
                <w:color w:val="0000FF"/>
                <w:u w:val="single"/>
              </w:rPr>
            </w:rPrChange>
          </w:rPr>
          <w:t xml:space="preserve">Rule Breaker Feat: </w:t>
        </w:r>
        <w:r w:rsidRPr="00EE27B1">
          <w:rPr>
            <w:i/>
            <w:sz w:val="24"/>
            <w:szCs w:val="24"/>
            <w:rPrChange w:id="3428" w:author="Tre" w:date="2012-11-19T09:04:00Z">
              <w:rPr>
                <w:i/>
                <w:color w:val="0000FF"/>
                <w:u w:val="single"/>
              </w:rPr>
            </w:rPrChange>
          </w:rPr>
          <w:fldChar w:fldCharType="begin"/>
        </w:r>
        <w:r w:rsidRPr="00EE27B1">
          <w:rPr>
            <w:i/>
            <w:sz w:val="24"/>
            <w:szCs w:val="24"/>
            <w:rPrChange w:id="3429" w:author="Tre" w:date="2012-11-19T09:04:00Z">
              <w:rPr>
                <w:i/>
                <w:color w:val="0000FF"/>
                <w:u w:val="single"/>
              </w:rPr>
            </w:rPrChange>
          </w:rPr>
          <w:instrText xml:space="preserve"> MERGEFIELD Rule_Breaker_Description </w:instrText>
        </w:r>
        <w:r w:rsidRPr="00EE27B1">
          <w:rPr>
            <w:i/>
            <w:sz w:val="24"/>
            <w:szCs w:val="24"/>
            <w:rPrChange w:id="3430" w:author="Tre" w:date="2012-11-19T09:04:00Z">
              <w:rPr>
                <w:i/>
                <w:color w:val="0000FF"/>
                <w:u w:val="single"/>
              </w:rPr>
            </w:rPrChange>
          </w:rPr>
          <w:fldChar w:fldCharType="separate"/>
        </w:r>
        <w:r w:rsidRPr="00EE27B1">
          <w:rPr>
            <w:i/>
            <w:noProof/>
            <w:sz w:val="24"/>
            <w:szCs w:val="24"/>
            <w:rPrChange w:id="3431" w:author="Tre" w:date="2012-11-19T09:04:00Z">
              <w:rPr>
                <w:i/>
                <w:noProof/>
                <w:color w:val="0000FF"/>
                <w:u w:val="single"/>
              </w:rPr>
            </w:rPrChange>
          </w:rPr>
          <w:t>Character can make a redpill RSI blind while they are plugged into the Matrix. The effect last as long as the targets stay in the Matrix.</w:t>
        </w:r>
        <w:r w:rsidRPr="00EE27B1">
          <w:rPr>
            <w:i/>
            <w:sz w:val="24"/>
            <w:szCs w:val="24"/>
            <w:rPrChange w:id="3432" w:author="Tre" w:date="2012-11-19T09:04:00Z">
              <w:rPr>
                <w:i/>
                <w:color w:val="0000FF"/>
                <w:u w:val="single"/>
              </w:rPr>
            </w:rPrChange>
          </w:rPr>
          <w:fldChar w:fldCharType="end"/>
        </w:r>
        <w:r w:rsidRPr="00EE27B1">
          <w:rPr>
            <w:sz w:val="24"/>
            <w:szCs w:val="24"/>
            <w:rPrChange w:id="3433" w:author="Tre" w:date="2012-11-19T09:04:00Z">
              <w:rPr>
                <w:color w:val="0000FF"/>
                <w:u w:val="single"/>
              </w:rPr>
            </w:rPrChange>
          </w:rPr>
          <w:fldChar w:fldCharType="begin"/>
        </w:r>
        <w:r w:rsidRPr="00EE27B1">
          <w:rPr>
            <w:sz w:val="24"/>
            <w:szCs w:val="24"/>
            <w:rPrChange w:id="3434" w:author="Tre" w:date="2012-11-19T09:04:00Z">
              <w:rPr>
                <w:color w:val="0000FF"/>
                <w:u w:val="single"/>
              </w:rPr>
            </w:rPrChange>
          </w:rPr>
          <w:instrText xml:space="preserve"> NEXT  \* MERGEFORMAT </w:instrText>
        </w:r>
        <w:r w:rsidRPr="00EE27B1">
          <w:rPr>
            <w:sz w:val="24"/>
            <w:szCs w:val="24"/>
            <w:rPrChange w:id="3435" w:author="Tre" w:date="2012-11-19T09:04:00Z">
              <w:rPr>
                <w:color w:val="0000FF"/>
                <w:u w:val="single"/>
              </w:rPr>
            </w:rPrChange>
          </w:rPr>
          <w:fldChar w:fldCharType="end"/>
        </w:r>
      </w:ins>
    </w:p>
    <w:p w:rsidR="00E404A2" w:rsidRPr="00880A1F" w:rsidRDefault="00E404A2" w:rsidP="00E404A2">
      <w:pPr>
        <w:pStyle w:val="MatrixSuperfluous"/>
        <w:rPr>
          <w:ins w:id="3436" w:author="Tre" w:date="2012-11-16T21:31:00Z"/>
          <w:sz w:val="24"/>
          <w:szCs w:val="24"/>
          <w:rPrChange w:id="3437" w:author="Tre" w:date="2012-11-19T09:04:00Z">
            <w:rPr>
              <w:ins w:id="3438" w:author="Tre" w:date="2012-11-16T21:31:00Z"/>
            </w:rPr>
          </w:rPrChange>
        </w:rPr>
      </w:pPr>
    </w:p>
    <w:p w:rsidR="00E404A2" w:rsidRPr="00880A1F" w:rsidRDefault="00EE27B1" w:rsidP="00E404A2">
      <w:pPr>
        <w:pStyle w:val="MatrixSuperfluous"/>
        <w:rPr>
          <w:ins w:id="3439" w:author="Tre" w:date="2012-11-16T21:31:00Z"/>
          <w:sz w:val="24"/>
          <w:szCs w:val="24"/>
          <w:rPrChange w:id="3440" w:author="Tre" w:date="2012-11-19T09:04:00Z">
            <w:rPr>
              <w:ins w:id="3441" w:author="Tre" w:date="2012-11-16T21:31:00Z"/>
            </w:rPr>
          </w:rPrChange>
        </w:rPr>
      </w:pPr>
      <w:ins w:id="3442" w:author="Tre" w:date="2012-11-16T21:31:00Z">
        <w:r w:rsidRPr="00EE27B1">
          <w:rPr>
            <w:b/>
            <w:sz w:val="24"/>
            <w:szCs w:val="24"/>
            <w:rPrChange w:id="3443" w:author="Tre" w:date="2012-11-19T09:04:00Z">
              <w:rPr>
                <w:b/>
                <w:color w:val="0000FF"/>
                <w:u w:val="single"/>
              </w:rPr>
            </w:rPrChange>
          </w:rPr>
          <w:t>Matrix Feat</w:t>
        </w:r>
        <w:r w:rsidRPr="00EE27B1">
          <w:rPr>
            <w:sz w:val="24"/>
            <w:szCs w:val="24"/>
            <w:rPrChange w:id="3444" w:author="Tre" w:date="2012-11-19T09:04:00Z">
              <w:rPr>
                <w:color w:val="0000FF"/>
                <w:u w:val="single"/>
              </w:rPr>
            </w:rPrChange>
          </w:rPr>
          <w:t xml:space="preserve"> </w:t>
        </w:r>
        <w:r w:rsidRPr="00EE27B1">
          <w:rPr>
            <w:b/>
            <w:sz w:val="24"/>
            <w:szCs w:val="24"/>
            <w:rPrChange w:id="3445" w:author="Tre" w:date="2012-11-19T09:04:00Z">
              <w:rPr>
                <w:b/>
                <w:color w:val="0000FF"/>
                <w:u w:val="single"/>
              </w:rPr>
            </w:rPrChange>
          </w:rPr>
          <w:t>“</w:t>
        </w:r>
        <w:r w:rsidRPr="00EE27B1">
          <w:rPr>
            <w:b/>
            <w:i/>
            <w:sz w:val="24"/>
            <w:szCs w:val="24"/>
            <w:rPrChange w:id="3446" w:author="Tre" w:date="2012-11-19T09:04:00Z">
              <w:rPr>
                <w:b/>
                <w:i/>
                <w:color w:val="0000FF"/>
                <w:u w:val="single"/>
              </w:rPr>
            </w:rPrChange>
          </w:rPr>
          <w:fldChar w:fldCharType="begin"/>
        </w:r>
        <w:r w:rsidRPr="00EE27B1">
          <w:rPr>
            <w:b/>
            <w:i/>
            <w:sz w:val="24"/>
            <w:szCs w:val="24"/>
            <w:rPrChange w:id="3447" w:author="Tre" w:date="2012-11-19T09:04:00Z">
              <w:rPr>
                <w:b/>
                <w:i/>
                <w:color w:val="0000FF"/>
                <w:u w:val="single"/>
              </w:rPr>
            </w:rPrChange>
          </w:rPr>
          <w:instrText xml:space="preserve"> MERGEFIELD Skill </w:instrText>
        </w:r>
        <w:r w:rsidRPr="00EE27B1">
          <w:rPr>
            <w:b/>
            <w:i/>
            <w:sz w:val="24"/>
            <w:szCs w:val="24"/>
            <w:rPrChange w:id="3448" w:author="Tre" w:date="2012-11-19T09:04:00Z">
              <w:rPr>
                <w:b/>
                <w:i/>
                <w:color w:val="0000FF"/>
                <w:u w:val="single"/>
              </w:rPr>
            </w:rPrChange>
          </w:rPr>
          <w:fldChar w:fldCharType="separate"/>
        </w:r>
        <w:r w:rsidRPr="00EE27B1">
          <w:rPr>
            <w:b/>
            <w:i/>
            <w:noProof/>
            <w:sz w:val="24"/>
            <w:szCs w:val="24"/>
            <w:rPrChange w:id="3449" w:author="Tre" w:date="2012-11-19T09:04:00Z">
              <w:rPr>
                <w:b/>
                <w:i/>
                <w:noProof/>
                <w:color w:val="0000FF"/>
                <w:u w:val="single"/>
              </w:rPr>
            </w:rPrChange>
          </w:rPr>
          <w:t>Change Material</w:t>
        </w:r>
        <w:r w:rsidRPr="00EE27B1">
          <w:rPr>
            <w:b/>
            <w:i/>
            <w:sz w:val="24"/>
            <w:szCs w:val="24"/>
            <w:rPrChange w:id="3450" w:author="Tre" w:date="2012-11-19T09:04:00Z">
              <w:rPr>
                <w:b/>
                <w:i/>
                <w:color w:val="0000FF"/>
                <w:u w:val="single"/>
              </w:rPr>
            </w:rPrChange>
          </w:rPr>
          <w:fldChar w:fldCharType="end"/>
        </w:r>
        <w:r w:rsidRPr="00EE27B1">
          <w:rPr>
            <w:b/>
            <w:sz w:val="24"/>
            <w:szCs w:val="24"/>
            <w:rPrChange w:id="3451" w:author="Tre" w:date="2012-11-19T09:04:00Z">
              <w:rPr>
                <w:b/>
                <w:color w:val="0000FF"/>
                <w:u w:val="single"/>
              </w:rPr>
            </w:rPrChange>
          </w:rPr>
          <w:t>”</w:t>
        </w:r>
        <w:r w:rsidRPr="00EE27B1">
          <w:rPr>
            <w:sz w:val="24"/>
            <w:szCs w:val="24"/>
            <w:rPrChange w:id="3452" w:author="Tre" w:date="2012-11-19T09:04:00Z">
              <w:rPr>
                <w:color w:val="0000FF"/>
                <w:u w:val="single"/>
              </w:rPr>
            </w:rPrChange>
          </w:rPr>
          <w:t xml:space="preserve"> - [CyberZen]</w:t>
        </w:r>
      </w:ins>
    </w:p>
    <w:p w:rsidR="00E404A2" w:rsidRPr="00880A1F" w:rsidRDefault="00EE27B1" w:rsidP="00E404A2">
      <w:pPr>
        <w:pStyle w:val="MatrixSuperfluous"/>
        <w:rPr>
          <w:ins w:id="3453" w:author="Tre" w:date="2012-11-16T21:31:00Z"/>
          <w:sz w:val="24"/>
          <w:szCs w:val="24"/>
          <w:rPrChange w:id="3454" w:author="Tre" w:date="2012-11-19T09:04:00Z">
            <w:rPr>
              <w:ins w:id="3455" w:author="Tre" w:date="2012-11-16T21:31:00Z"/>
            </w:rPr>
          </w:rPrChange>
        </w:rPr>
      </w:pPr>
      <w:ins w:id="3456" w:author="Tre" w:date="2012-11-16T21:31:00Z">
        <w:r w:rsidRPr="00EE27B1">
          <w:rPr>
            <w:sz w:val="24"/>
            <w:szCs w:val="24"/>
            <w:rPrChange w:id="3457" w:author="Tre" w:date="2012-11-19T09:04:00Z">
              <w:rPr>
                <w:color w:val="0000FF"/>
                <w:u w:val="single"/>
              </w:rPr>
            </w:rPrChange>
          </w:rPr>
          <w:t>Rule Bender Feat:</w:t>
        </w:r>
        <w:r w:rsidRPr="00EE27B1">
          <w:rPr>
            <w:i/>
            <w:sz w:val="24"/>
            <w:szCs w:val="24"/>
            <w:rPrChange w:id="3458" w:author="Tre" w:date="2012-11-19T09:04:00Z">
              <w:rPr>
                <w:i/>
                <w:color w:val="0000FF"/>
                <w:u w:val="single"/>
              </w:rPr>
            </w:rPrChange>
          </w:rPr>
          <w:t xml:space="preserve"> </w:t>
        </w:r>
        <w:r w:rsidRPr="00EE27B1">
          <w:rPr>
            <w:i/>
            <w:sz w:val="24"/>
            <w:szCs w:val="24"/>
            <w:rPrChange w:id="3459" w:author="Tre" w:date="2012-11-19T09:04:00Z">
              <w:rPr>
                <w:i/>
                <w:color w:val="0000FF"/>
                <w:u w:val="single"/>
              </w:rPr>
            </w:rPrChange>
          </w:rPr>
          <w:fldChar w:fldCharType="begin"/>
        </w:r>
        <w:r w:rsidRPr="00EE27B1">
          <w:rPr>
            <w:i/>
            <w:sz w:val="24"/>
            <w:szCs w:val="24"/>
            <w:rPrChange w:id="3460" w:author="Tre" w:date="2012-11-19T09:04:00Z">
              <w:rPr>
                <w:i/>
                <w:color w:val="0000FF"/>
                <w:u w:val="single"/>
              </w:rPr>
            </w:rPrChange>
          </w:rPr>
          <w:instrText xml:space="preserve"> MERGEFIELD Rule_Bender_Description </w:instrText>
        </w:r>
        <w:r w:rsidRPr="00EE27B1">
          <w:rPr>
            <w:i/>
            <w:sz w:val="24"/>
            <w:szCs w:val="24"/>
            <w:rPrChange w:id="3461" w:author="Tre" w:date="2012-11-19T09:04:00Z">
              <w:rPr>
                <w:i/>
                <w:color w:val="0000FF"/>
                <w:u w:val="single"/>
              </w:rPr>
            </w:rPrChange>
          </w:rPr>
          <w:fldChar w:fldCharType="separate"/>
        </w:r>
        <w:r w:rsidRPr="00EE27B1">
          <w:rPr>
            <w:i/>
            <w:noProof/>
            <w:sz w:val="24"/>
            <w:szCs w:val="24"/>
            <w:rPrChange w:id="3462" w:author="Tre" w:date="2012-11-19T09:04:00Z">
              <w:rPr>
                <w:i/>
                <w:noProof/>
                <w:color w:val="0000FF"/>
                <w:u w:val="single"/>
              </w:rPr>
            </w:rPrChange>
          </w:rPr>
          <w:t>The character has the ability to change the weight, size, and the color of an item temporarily. The item retains its shape and possibly its original function depending on how it is altered (GM's discretion). The character can only affect one item at a time. The objects that are affected must be smaller than the character.</w:t>
        </w:r>
        <w:r w:rsidRPr="00EE27B1">
          <w:rPr>
            <w:i/>
            <w:sz w:val="24"/>
            <w:szCs w:val="24"/>
            <w:rPrChange w:id="3463" w:author="Tre" w:date="2012-11-19T09:04:00Z">
              <w:rPr>
                <w:i/>
                <w:color w:val="0000FF"/>
                <w:u w:val="single"/>
              </w:rPr>
            </w:rPrChange>
          </w:rPr>
          <w:fldChar w:fldCharType="end"/>
        </w:r>
      </w:ins>
    </w:p>
    <w:p w:rsidR="00E404A2" w:rsidRPr="00880A1F" w:rsidRDefault="00EE27B1" w:rsidP="00E404A2">
      <w:pPr>
        <w:pStyle w:val="MatrixSuperfluous"/>
        <w:rPr>
          <w:ins w:id="3464" w:author="Tre" w:date="2012-11-16T21:31:00Z"/>
          <w:sz w:val="24"/>
          <w:szCs w:val="24"/>
          <w:rPrChange w:id="3465" w:author="Tre" w:date="2012-11-19T09:04:00Z">
            <w:rPr>
              <w:ins w:id="3466" w:author="Tre" w:date="2012-11-16T21:31:00Z"/>
            </w:rPr>
          </w:rPrChange>
        </w:rPr>
      </w:pPr>
      <w:ins w:id="3467" w:author="Tre" w:date="2012-11-16T21:31:00Z">
        <w:r w:rsidRPr="00EE27B1">
          <w:rPr>
            <w:sz w:val="24"/>
            <w:szCs w:val="24"/>
            <w:rPrChange w:id="3468" w:author="Tre" w:date="2012-11-19T09:04:00Z">
              <w:rPr>
                <w:color w:val="0000FF"/>
                <w:u w:val="single"/>
              </w:rPr>
            </w:rPrChange>
          </w:rPr>
          <w:t xml:space="preserve">Rule Breaker Feat: </w:t>
        </w:r>
        <w:r w:rsidRPr="00EE27B1">
          <w:rPr>
            <w:i/>
            <w:sz w:val="24"/>
            <w:szCs w:val="24"/>
            <w:rPrChange w:id="3469" w:author="Tre" w:date="2012-11-19T09:04:00Z">
              <w:rPr>
                <w:i/>
                <w:color w:val="0000FF"/>
                <w:u w:val="single"/>
              </w:rPr>
            </w:rPrChange>
          </w:rPr>
          <w:fldChar w:fldCharType="begin"/>
        </w:r>
        <w:r w:rsidRPr="00EE27B1">
          <w:rPr>
            <w:i/>
            <w:sz w:val="24"/>
            <w:szCs w:val="24"/>
            <w:rPrChange w:id="3470" w:author="Tre" w:date="2012-11-19T09:04:00Z">
              <w:rPr>
                <w:i/>
                <w:color w:val="0000FF"/>
                <w:u w:val="single"/>
              </w:rPr>
            </w:rPrChange>
          </w:rPr>
          <w:instrText xml:space="preserve"> MERGEFIELD Rule_Breaker_Description </w:instrText>
        </w:r>
        <w:r w:rsidRPr="00EE27B1">
          <w:rPr>
            <w:i/>
            <w:sz w:val="24"/>
            <w:szCs w:val="24"/>
            <w:rPrChange w:id="3471" w:author="Tre" w:date="2012-11-19T09:04:00Z">
              <w:rPr>
                <w:i/>
                <w:color w:val="0000FF"/>
                <w:u w:val="single"/>
              </w:rPr>
            </w:rPrChange>
          </w:rPr>
          <w:fldChar w:fldCharType="separate"/>
        </w:r>
        <w:r w:rsidRPr="00EE27B1">
          <w:rPr>
            <w:i/>
            <w:noProof/>
            <w:sz w:val="24"/>
            <w:szCs w:val="24"/>
            <w:rPrChange w:id="3472" w:author="Tre" w:date="2012-11-19T09:04:00Z">
              <w:rPr>
                <w:i/>
                <w:noProof/>
                <w:color w:val="0000FF"/>
                <w:u w:val="single"/>
              </w:rPr>
            </w:rPrChange>
          </w:rPr>
          <w:t>The character has the ability to alter an object's molecular structure in the Matrix, i.e.,changing a gun to butter, concrete to water, water to wine, etc. The items retains its shape and possibly function depending on how it is altered (GM Discretion). A single object of any size can be changed in this way.</w:t>
        </w:r>
        <w:r w:rsidRPr="00EE27B1">
          <w:rPr>
            <w:i/>
            <w:sz w:val="24"/>
            <w:szCs w:val="24"/>
            <w:rPrChange w:id="3473" w:author="Tre" w:date="2012-11-19T09:04:00Z">
              <w:rPr>
                <w:i/>
                <w:color w:val="0000FF"/>
                <w:u w:val="single"/>
              </w:rPr>
            </w:rPrChange>
          </w:rPr>
          <w:fldChar w:fldCharType="end"/>
        </w:r>
        <w:r w:rsidRPr="00EE27B1">
          <w:rPr>
            <w:sz w:val="24"/>
            <w:szCs w:val="24"/>
            <w:rPrChange w:id="3474" w:author="Tre" w:date="2012-11-19T09:04:00Z">
              <w:rPr>
                <w:color w:val="0000FF"/>
                <w:u w:val="single"/>
              </w:rPr>
            </w:rPrChange>
          </w:rPr>
          <w:fldChar w:fldCharType="begin"/>
        </w:r>
        <w:r w:rsidRPr="00EE27B1">
          <w:rPr>
            <w:sz w:val="24"/>
            <w:szCs w:val="24"/>
            <w:rPrChange w:id="3475" w:author="Tre" w:date="2012-11-19T09:04:00Z">
              <w:rPr>
                <w:color w:val="0000FF"/>
                <w:u w:val="single"/>
              </w:rPr>
            </w:rPrChange>
          </w:rPr>
          <w:instrText xml:space="preserve"> NEXT  \* MERGEFORMAT </w:instrText>
        </w:r>
        <w:r w:rsidRPr="00EE27B1">
          <w:rPr>
            <w:sz w:val="24"/>
            <w:szCs w:val="24"/>
            <w:rPrChange w:id="3476" w:author="Tre" w:date="2012-11-19T09:04:00Z">
              <w:rPr>
                <w:color w:val="0000FF"/>
                <w:u w:val="single"/>
              </w:rPr>
            </w:rPrChange>
          </w:rPr>
          <w:fldChar w:fldCharType="end"/>
        </w:r>
      </w:ins>
    </w:p>
    <w:p w:rsidR="00E404A2" w:rsidRPr="00880A1F" w:rsidRDefault="00E404A2" w:rsidP="00E404A2">
      <w:pPr>
        <w:pStyle w:val="MatrixSuperfluous"/>
        <w:rPr>
          <w:ins w:id="3477" w:author="Tre" w:date="2012-11-16T21:31:00Z"/>
          <w:sz w:val="24"/>
          <w:szCs w:val="24"/>
          <w:rPrChange w:id="3478" w:author="Tre" w:date="2012-11-19T09:04:00Z">
            <w:rPr>
              <w:ins w:id="3479" w:author="Tre" w:date="2012-11-16T21:31:00Z"/>
            </w:rPr>
          </w:rPrChange>
        </w:rPr>
      </w:pPr>
    </w:p>
    <w:p w:rsidR="00E404A2" w:rsidRPr="00880A1F" w:rsidRDefault="00EE27B1" w:rsidP="00E404A2">
      <w:pPr>
        <w:pStyle w:val="MatrixSuperfluous"/>
        <w:rPr>
          <w:ins w:id="3480" w:author="Tre" w:date="2012-11-16T21:31:00Z"/>
          <w:sz w:val="24"/>
          <w:szCs w:val="24"/>
          <w:rPrChange w:id="3481" w:author="Tre" w:date="2012-11-19T09:04:00Z">
            <w:rPr>
              <w:ins w:id="3482" w:author="Tre" w:date="2012-11-16T21:31:00Z"/>
            </w:rPr>
          </w:rPrChange>
        </w:rPr>
      </w:pPr>
      <w:ins w:id="3483" w:author="Tre" w:date="2012-11-16T21:31:00Z">
        <w:r w:rsidRPr="00EE27B1">
          <w:rPr>
            <w:b/>
            <w:sz w:val="24"/>
            <w:szCs w:val="24"/>
            <w:rPrChange w:id="3484" w:author="Tre" w:date="2012-11-19T09:04:00Z">
              <w:rPr>
                <w:b/>
                <w:color w:val="0000FF"/>
                <w:u w:val="single"/>
              </w:rPr>
            </w:rPrChange>
          </w:rPr>
          <w:t>Matrix Feat</w:t>
        </w:r>
        <w:r w:rsidRPr="00EE27B1">
          <w:rPr>
            <w:sz w:val="24"/>
            <w:szCs w:val="24"/>
            <w:rPrChange w:id="3485" w:author="Tre" w:date="2012-11-19T09:04:00Z">
              <w:rPr>
                <w:color w:val="0000FF"/>
                <w:u w:val="single"/>
              </w:rPr>
            </w:rPrChange>
          </w:rPr>
          <w:t xml:space="preserve"> </w:t>
        </w:r>
        <w:r w:rsidRPr="00EE27B1">
          <w:rPr>
            <w:b/>
            <w:sz w:val="24"/>
            <w:szCs w:val="24"/>
            <w:rPrChange w:id="3486" w:author="Tre" w:date="2012-11-19T09:04:00Z">
              <w:rPr>
                <w:b/>
                <w:color w:val="0000FF"/>
                <w:u w:val="single"/>
              </w:rPr>
            </w:rPrChange>
          </w:rPr>
          <w:t>“</w:t>
        </w:r>
        <w:r w:rsidRPr="00EE27B1">
          <w:rPr>
            <w:b/>
            <w:i/>
            <w:sz w:val="24"/>
            <w:szCs w:val="24"/>
            <w:rPrChange w:id="3487" w:author="Tre" w:date="2012-11-19T09:04:00Z">
              <w:rPr>
                <w:b/>
                <w:i/>
                <w:color w:val="0000FF"/>
                <w:u w:val="single"/>
              </w:rPr>
            </w:rPrChange>
          </w:rPr>
          <w:fldChar w:fldCharType="begin"/>
        </w:r>
        <w:r w:rsidRPr="00EE27B1">
          <w:rPr>
            <w:b/>
            <w:i/>
            <w:sz w:val="24"/>
            <w:szCs w:val="24"/>
            <w:rPrChange w:id="3488" w:author="Tre" w:date="2012-11-19T09:04:00Z">
              <w:rPr>
                <w:b/>
                <w:i/>
                <w:color w:val="0000FF"/>
                <w:u w:val="single"/>
              </w:rPr>
            </w:rPrChange>
          </w:rPr>
          <w:instrText xml:space="preserve"> MERGEFIELD Skill </w:instrText>
        </w:r>
        <w:r w:rsidRPr="00EE27B1">
          <w:rPr>
            <w:b/>
            <w:i/>
            <w:sz w:val="24"/>
            <w:szCs w:val="24"/>
            <w:rPrChange w:id="3489" w:author="Tre" w:date="2012-11-19T09:04:00Z">
              <w:rPr>
                <w:b/>
                <w:i/>
                <w:color w:val="0000FF"/>
                <w:u w:val="single"/>
              </w:rPr>
            </w:rPrChange>
          </w:rPr>
          <w:fldChar w:fldCharType="separate"/>
        </w:r>
        <w:r w:rsidRPr="00EE27B1">
          <w:rPr>
            <w:b/>
            <w:i/>
            <w:noProof/>
            <w:sz w:val="24"/>
            <w:szCs w:val="24"/>
            <w:rPrChange w:id="3490" w:author="Tre" w:date="2012-11-19T09:04:00Z">
              <w:rPr>
                <w:b/>
                <w:i/>
                <w:noProof/>
                <w:color w:val="0000FF"/>
                <w:u w:val="single"/>
              </w:rPr>
            </w:rPrChange>
          </w:rPr>
          <w:t>Control Animal(s)</w:t>
        </w:r>
        <w:r w:rsidRPr="00EE27B1">
          <w:rPr>
            <w:b/>
            <w:i/>
            <w:sz w:val="24"/>
            <w:szCs w:val="24"/>
            <w:rPrChange w:id="3491" w:author="Tre" w:date="2012-11-19T09:04:00Z">
              <w:rPr>
                <w:b/>
                <w:i/>
                <w:color w:val="0000FF"/>
                <w:u w:val="single"/>
              </w:rPr>
            </w:rPrChange>
          </w:rPr>
          <w:fldChar w:fldCharType="end"/>
        </w:r>
        <w:r w:rsidRPr="00EE27B1">
          <w:rPr>
            <w:b/>
            <w:sz w:val="24"/>
            <w:szCs w:val="24"/>
            <w:rPrChange w:id="3492" w:author="Tre" w:date="2012-11-19T09:04:00Z">
              <w:rPr>
                <w:b/>
                <w:color w:val="0000FF"/>
                <w:u w:val="single"/>
              </w:rPr>
            </w:rPrChange>
          </w:rPr>
          <w:t>”</w:t>
        </w:r>
        <w:r w:rsidRPr="00EE27B1">
          <w:rPr>
            <w:sz w:val="24"/>
            <w:szCs w:val="24"/>
            <w:rPrChange w:id="3493" w:author="Tre" w:date="2012-11-19T09:04:00Z">
              <w:rPr>
                <w:color w:val="0000FF"/>
                <w:u w:val="single"/>
              </w:rPr>
            </w:rPrChange>
          </w:rPr>
          <w:t xml:space="preserve"> - [CyberZen]</w:t>
        </w:r>
      </w:ins>
    </w:p>
    <w:p w:rsidR="00E404A2" w:rsidRPr="00880A1F" w:rsidRDefault="00EE27B1" w:rsidP="00E404A2">
      <w:pPr>
        <w:pStyle w:val="MatrixSuperfluous"/>
        <w:rPr>
          <w:ins w:id="3494" w:author="Tre" w:date="2012-11-16T21:31:00Z"/>
          <w:sz w:val="24"/>
          <w:szCs w:val="24"/>
          <w:rPrChange w:id="3495" w:author="Tre" w:date="2012-11-19T09:04:00Z">
            <w:rPr>
              <w:ins w:id="3496" w:author="Tre" w:date="2012-11-16T21:31:00Z"/>
            </w:rPr>
          </w:rPrChange>
        </w:rPr>
      </w:pPr>
      <w:ins w:id="3497" w:author="Tre" w:date="2012-11-16T21:31:00Z">
        <w:r w:rsidRPr="00EE27B1">
          <w:rPr>
            <w:sz w:val="24"/>
            <w:szCs w:val="24"/>
            <w:rPrChange w:id="3498" w:author="Tre" w:date="2012-11-19T09:04:00Z">
              <w:rPr>
                <w:color w:val="0000FF"/>
                <w:u w:val="single"/>
              </w:rPr>
            </w:rPrChange>
          </w:rPr>
          <w:t>Rule Bender Feat:</w:t>
        </w:r>
        <w:r w:rsidRPr="00EE27B1">
          <w:rPr>
            <w:i/>
            <w:sz w:val="24"/>
            <w:szCs w:val="24"/>
            <w:rPrChange w:id="3499" w:author="Tre" w:date="2012-11-19T09:04:00Z">
              <w:rPr>
                <w:i/>
                <w:color w:val="0000FF"/>
                <w:u w:val="single"/>
              </w:rPr>
            </w:rPrChange>
          </w:rPr>
          <w:t xml:space="preserve"> </w:t>
        </w:r>
        <w:r w:rsidRPr="00EE27B1">
          <w:rPr>
            <w:i/>
            <w:sz w:val="24"/>
            <w:szCs w:val="24"/>
            <w:rPrChange w:id="3500" w:author="Tre" w:date="2012-11-19T09:04:00Z">
              <w:rPr>
                <w:i/>
                <w:color w:val="0000FF"/>
                <w:u w:val="single"/>
              </w:rPr>
            </w:rPrChange>
          </w:rPr>
          <w:fldChar w:fldCharType="begin"/>
        </w:r>
        <w:r w:rsidRPr="00EE27B1">
          <w:rPr>
            <w:i/>
            <w:sz w:val="24"/>
            <w:szCs w:val="24"/>
            <w:rPrChange w:id="3501" w:author="Tre" w:date="2012-11-19T09:04:00Z">
              <w:rPr>
                <w:i/>
                <w:color w:val="0000FF"/>
                <w:u w:val="single"/>
              </w:rPr>
            </w:rPrChange>
          </w:rPr>
          <w:instrText xml:space="preserve"> MERGEFIELD Rule_Bender_Description </w:instrText>
        </w:r>
        <w:r w:rsidRPr="00EE27B1">
          <w:rPr>
            <w:i/>
            <w:sz w:val="24"/>
            <w:szCs w:val="24"/>
            <w:rPrChange w:id="3502" w:author="Tre" w:date="2012-11-19T09:04:00Z">
              <w:rPr>
                <w:i/>
                <w:color w:val="0000FF"/>
                <w:u w:val="single"/>
              </w:rPr>
            </w:rPrChange>
          </w:rPr>
          <w:fldChar w:fldCharType="separate"/>
        </w:r>
        <w:r w:rsidRPr="00EE27B1">
          <w:rPr>
            <w:i/>
            <w:noProof/>
            <w:sz w:val="24"/>
            <w:szCs w:val="24"/>
            <w:rPrChange w:id="3503" w:author="Tre" w:date="2012-11-19T09:04:00Z">
              <w:rPr>
                <w:i/>
                <w:noProof/>
                <w:color w:val="0000FF"/>
                <w:u w:val="single"/>
              </w:rPr>
            </w:rPrChange>
          </w:rPr>
          <w:t>The character has the ability to lock gazes with an animal and make that particular animal follow his commands.</w:t>
        </w:r>
        <w:r w:rsidRPr="00EE27B1">
          <w:rPr>
            <w:i/>
            <w:sz w:val="24"/>
            <w:szCs w:val="24"/>
            <w:rPrChange w:id="3504" w:author="Tre" w:date="2012-11-19T09:04:00Z">
              <w:rPr>
                <w:i/>
                <w:color w:val="0000FF"/>
                <w:u w:val="single"/>
              </w:rPr>
            </w:rPrChange>
          </w:rPr>
          <w:fldChar w:fldCharType="end"/>
        </w:r>
      </w:ins>
    </w:p>
    <w:p w:rsidR="00E404A2" w:rsidRPr="00880A1F" w:rsidRDefault="00EE27B1" w:rsidP="00E404A2">
      <w:pPr>
        <w:pStyle w:val="MatrixSuperfluous"/>
        <w:rPr>
          <w:ins w:id="3505" w:author="Tre" w:date="2012-11-16T21:31:00Z"/>
          <w:sz w:val="24"/>
          <w:szCs w:val="24"/>
          <w:rPrChange w:id="3506" w:author="Tre" w:date="2012-11-19T09:04:00Z">
            <w:rPr>
              <w:ins w:id="3507" w:author="Tre" w:date="2012-11-16T21:31:00Z"/>
            </w:rPr>
          </w:rPrChange>
        </w:rPr>
      </w:pPr>
      <w:ins w:id="3508" w:author="Tre" w:date="2012-11-16T21:31:00Z">
        <w:r w:rsidRPr="00EE27B1">
          <w:rPr>
            <w:sz w:val="24"/>
            <w:szCs w:val="24"/>
            <w:rPrChange w:id="3509" w:author="Tre" w:date="2012-11-19T09:04:00Z">
              <w:rPr>
                <w:color w:val="0000FF"/>
                <w:u w:val="single"/>
              </w:rPr>
            </w:rPrChange>
          </w:rPr>
          <w:t xml:space="preserve">Rule Breaker Feat: </w:t>
        </w:r>
        <w:r w:rsidRPr="00EE27B1">
          <w:rPr>
            <w:i/>
            <w:sz w:val="24"/>
            <w:szCs w:val="24"/>
            <w:rPrChange w:id="3510" w:author="Tre" w:date="2012-11-19T09:04:00Z">
              <w:rPr>
                <w:i/>
                <w:color w:val="0000FF"/>
                <w:u w:val="single"/>
              </w:rPr>
            </w:rPrChange>
          </w:rPr>
          <w:fldChar w:fldCharType="begin"/>
        </w:r>
        <w:r w:rsidRPr="00EE27B1">
          <w:rPr>
            <w:i/>
            <w:sz w:val="24"/>
            <w:szCs w:val="24"/>
            <w:rPrChange w:id="3511" w:author="Tre" w:date="2012-11-19T09:04:00Z">
              <w:rPr>
                <w:i/>
                <w:color w:val="0000FF"/>
                <w:u w:val="single"/>
              </w:rPr>
            </w:rPrChange>
          </w:rPr>
          <w:instrText xml:space="preserve"> MERGEFIELD Rule_Breaker_Description </w:instrText>
        </w:r>
        <w:r w:rsidRPr="00EE27B1">
          <w:rPr>
            <w:i/>
            <w:sz w:val="24"/>
            <w:szCs w:val="24"/>
            <w:rPrChange w:id="3512" w:author="Tre" w:date="2012-11-19T09:04:00Z">
              <w:rPr>
                <w:i/>
                <w:color w:val="0000FF"/>
                <w:u w:val="single"/>
              </w:rPr>
            </w:rPrChange>
          </w:rPr>
          <w:fldChar w:fldCharType="separate"/>
        </w:r>
        <w:r w:rsidRPr="00EE27B1">
          <w:rPr>
            <w:i/>
            <w:noProof/>
            <w:sz w:val="24"/>
            <w:szCs w:val="24"/>
            <w:rPrChange w:id="3513" w:author="Tre" w:date="2012-11-19T09:04:00Z">
              <w:rPr>
                <w:i/>
                <w:noProof/>
                <w:color w:val="0000FF"/>
                <w:u w:val="single"/>
              </w:rPr>
            </w:rPrChange>
          </w:rPr>
          <w:t>The character can control more than one animal at a time. Characters are only able to control as many animals as their Matrix feat rating.</w:t>
        </w:r>
        <w:r w:rsidRPr="00EE27B1">
          <w:rPr>
            <w:i/>
            <w:sz w:val="24"/>
            <w:szCs w:val="24"/>
            <w:rPrChange w:id="3514" w:author="Tre" w:date="2012-11-19T09:04:00Z">
              <w:rPr>
                <w:i/>
                <w:color w:val="0000FF"/>
                <w:u w:val="single"/>
              </w:rPr>
            </w:rPrChange>
          </w:rPr>
          <w:fldChar w:fldCharType="end"/>
        </w:r>
        <w:r w:rsidRPr="00EE27B1">
          <w:rPr>
            <w:sz w:val="24"/>
            <w:szCs w:val="24"/>
            <w:rPrChange w:id="3515" w:author="Tre" w:date="2012-11-19T09:04:00Z">
              <w:rPr>
                <w:color w:val="0000FF"/>
                <w:u w:val="single"/>
              </w:rPr>
            </w:rPrChange>
          </w:rPr>
          <w:fldChar w:fldCharType="begin"/>
        </w:r>
        <w:r w:rsidRPr="00EE27B1">
          <w:rPr>
            <w:sz w:val="24"/>
            <w:szCs w:val="24"/>
            <w:rPrChange w:id="3516" w:author="Tre" w:date="2012-11-19T09:04:00Z">
              <w:rPr>
                <w:color w:val="0000FF"/>
                <w:u w:val="single"/>
              </w:rPr>
            </w:rPrChange>
          </w:rPr>
          <w:instrText xml:space="preserve"> NEXT  \* MERGEFORMAT </w:instrText>
        </w:r>
        <w:r w:rsidRPr="00EE27B1">
          <w:rPr>
            <w:sz w:val="24"/>
            <w:szCs w:val="24"/>
            <w:rPrChange w:id="3517" w:author="Tre" w:date="2012-11-19T09:04:00Z">
              <w:rPr>
                <w:color w:val="0000FF"/>
                <w:u w:val="single"/>
              </w:rPr>
            </w:rPrChange>
          </w:rPr>
          <w:fldChar w:fldCharType="end"/>
        </w:r>
      </w:ins>
    </w:p>
    <w:p w:rsidR="00E404A2" w:rsidRPr="00880A1F" w:rsidRDefault="00E404A2" w:rsidP="00E404A2">
      <w:pPr>
        <w:pStyle w:val="MatrixSuperfluous"/>
        <w:rPr>
          <w:ins w:id="3518" w:author="Tre" w:date="2012-11-16T21:31:00Z"/>
          <w:sz w:val="24"/>
          <w:szCs w:val="24"/>
          <w:rPrChange w:id="3519" w:author="Tre" w:date="2012-11-19T09:04:00Z">
            <w:rPr>
              <w:ins w:id="3520" w:author="Tre" w:date="2012-11-16T21:31:00Z"/>
            </w:rPr>
          </w:rPrChange>
        </w:rPr>
      </w:pPr>
    </w:p>
    <w:p w:rsidR="00E404A2" w:rsidRPr="00880A1F" w:rsidRDefault="00EE27B1" w:rsidP="00E404A2">
      <w:pPr>
        <w:pStyle w:val="MatrixSuperfluous"/>
        <w:rPr>
          <w:ins w:id="3521" w:author="Tre" w:date="2012-11-16T21:31:00Z"/>
          <w:sz w:val="24"/>
          <w:szCs w:val="24"/>
          <w:rPrChange w:id="3522" w:author="Tre" w:date="2012-11-19T09:04:00Z">
            <w:rPr>
              <w:ins w:id="3523" w:author="Tre" w:date="2012-11-16T21:31:00Z"/>
            </w:rPr>
          </w:rPrChange>
        </w:rPr>
      </w:pPr>
      <w:ins w:id="3524" w:author="Tre" w:date="2012-11-16T21:31:00Z">
        <w:r w:rsidRPr="00EE27B1">
          <w:rPr>
            <w:b/>
            <w:sz w:val="24"/>
            <w:szCs w:val="24"/>
            <w:rPrChange w:id="3525" w:author="Tre" w:date="2012-11-19T09:04:00Z">
              <w:rPr>
                <w:b/>
                <w:color w:val="0000FF"/>
                <w:u w:val="single"/>
              </w:rPr>
            </w:rPrChange>
          </w:rPr>
          <w:t>Matrix Feat</w:t>
        </w:r>
        <w:r w:rsidRPr="00EE27B1">
          <w:rPr>
            <w:sz w:val="24"/>
            <w:szCs w:val="24"/>
            <w:rPrChange w:id="3526" w:author="Tre" w:date="2012-11-19T09:04:00Z">
              <w:rPr>
                <w:color w:val="0000FF"/>
                <w:u w:val="single"/>
              </w:rPr>
            </w:rPrChange>
          </w:rPr>
          <w:t xml:space="preserve"> </w:t>
        </w:r>
        <w:r w:rsidRPr="00EE27B1">
          <w:rPr>
            <w:b/>
            <w:sz w:val="24"/>
            <w:szCs w:val="24"/>
            <w:rPrChange w:id="3527" w:author="Tre" w:date="2012-11-19T09:04:00Z">
              <w:rPr>
                <w:b/>
                <w:color w:val="0000FF"/>
                <w:u w:val="single"/>
              </w:rPr>
            </w:rPrChange>
          </w:rPr>
          <w:t>“</w:t>
        </w:r>
        <w:r w:rsidRPr="00EE27B1">
          <w:rPr>
            <w:b/>
            <w:i/>
            <w:sz w:val="24"/>
            <w:szCs w:val="24"/>
            <w:rPrChange w:id="3528" w:author="Tre" w:date="2012-11-19T09:04:00Z">
              <w:rPr>
                <w:b/>
                <w:i/>
                <w:color w:val="0000FF"/>
                <w:u w:val="single"/>
              </w:rPr>
            </w:rPrChange>
          </w:rPr>
          <w:fldChar w:fldCharType="begin"/>
        </w:r>
        <w:r w:rsidRPr="00EE27B1">
          <w:rPr>
            <w:b/>
            <w:i/>
            <w:sz w:val="24"/>
            <w:szCs w:val="24"/>
            <w:rPrChange w:id="3529" w:author="Tre" w:date="2012-11-19T09:04:00Z">
              <w:rPr>
                <w:b/>
                <w:i/>
                <w:color w:val="0000FF"/>
                <w:u w:val="single"/>
              </w:rPr>
            </w:rPrChange>
          </w:rPr>
          <w:instrText xml:space="preserve"> MERGEFIELD Skill </w:instrText>
        </w:r>
        <w:r w:rsidRPr="00EE27B1">
          <w:rPr>
            <w:b/>
            <w:i/>
            <w:sz w:val="24"/>
            <w:szCs w:val="24"/>
            <w:rPrChange w:id="3530" w:author="Tre" w:date="2012-11-19T09:04:00Z">
              <w:rPr>
                <w:b/>
                <w:i/>
                <w:color w:val="0000FF"/>
                <w:u w:val="single"/>
              </w:rPr>
            </w:rPrChange>
          </w:rPr>
          <w:fldChar w:fldCharType="separate"/>
        </w:r>
        <w:r w:rsidRPr="00EE27B1">
          <w:rPr>
            <w:b/>
            <w:i/>
            <w:noProof/>
            <w:sz w:val="24"/>
            <w:szCs w:val="24"/>
            <w:rPrChange w:id="3531" w:author="Tre" w:date="2012-11-19T09:04:00Z">
              <w:rPr>
                <w:b/>
                <w:i/>
                <w:noProof/>
                <w:color w:val="0000FF"/>
                <w:u w:val="single"/>
              </w:rPr>
            </w:rPrChange>
          </w:rPr>
          <w:t>Control Gravity</w:t>
        </w:r>
        <w:r w:rsidRPr="00EE27B1">
          <w:rPr>
            <w:b/>
            <w:i/>
            <w:sz w:val="24"/>
            <w:szCs w:val="24"/>
            <w:rPrChange w:id="3532" w:author="Tre" w:date="2012-11-19T09:04:00Z">
              <w:rPr>
                <w:b/>
                <w:i/>
                <w:color w:val="0000FF"/>
                <w:u w:val="single"/>
              </w:rPr>
            </w:rPrChange>
          </w:rPr>
          <w:fldChar w:fldCharType="end"/>
        </w:r>
        <w:r w:rsidRPr="00EE27B1">
          <w:rPr>
            <w:b/>
            <w:sz w:val="24"/>
            <w:szCs w:val="24"/>
            <w:rPrChange w:id="3533" w:author="Tre" w:date="2012-11-19T09:04:00Z">
              <w:rPr>
                <w:b/>
                <w:color w:val="0000FF"/>
                <w:u w:val="single"/>
              </w:rPr>
            </w:rPrChange>
          </w:rPr>
          <w:t>”</w:t>
        </w:r>
        <w:r w:rsidRPr="00EE27B1">
          <w:rPr>
            <w:sz w:val="24"/>
            <w:szCs w:val="24"/>
            <w:rPrChange w:id="3534" w:author="Tre" w:date="2012-11-19T09:04:00Z">
              <w:rPr>
                <w:color w:val="0000FF"/>
                <w:u w:val="single"/>
              </w:rPr>
            </w:rPrChange>
          </w:rPr>
          <w:t xml:space="preserve"> - [CyberZen]</w:t>
        </w:r>
      </w:ins>
    </w:p>
    <w:p w:rsidR="00E404A2" w:rsidRPr="00880A1F" w:rsidRDefault="00EE27B1" w:rsidP="00E404A2">
      <w:pPr>
        <w:pStyle w:val="MatrixSuperfluous"/>
        <w:rPr>
          <w:ins w:id="3535" w:author="Tre" w:date="2012-11-16T21:31:00Z"/>
          <w:sz w:val="24"/>
          <w:szCs w:val="24"/>
          <w:rPrChange w:id="3536" w:author="Tre" w:date="2012-11-19T09:04:00Z">
            <w:rPr>
              <w:ins w:id="3537" w:author="Tre" w:date="2012-11-16T21:31:00Z"/>
            </w:rPr>
          </w:rPrChange>
        </w:rPr>
      </w:pPr>
      <w:ins w:id="3538" w:author="Tre" w:date="2012-11-16T21:31:00Z">
        <w:r w:rsidRPr="00EE27B1">
          <w:rPr>
            <w:sz w:val="24"/>
            <w:szCs w:val="24"/>
            <w:rPrChange w:id="3539" w:author="Tre" w:date="2012-11-19T09:04:00Z">
              <w:rPr>
                <w:color w:val="0000FF"/>
                <w:u w:val="single"/>
              </w:rPr>
            </w:rPrChange>
          </w:rPr>
          <w:t>Rule Bender Feat:</w:t>
        </w:r>
        <w:r w:rsidRPr="00EE27B1">
          <w:rPr>
            <w:i/>
            <w:sz w:val="24"/>
            <w:szCs w:val="24"/>
            <w:rPrChange w:id="3540" w:author="Tre" w:date="2012-11-19T09:04:00Z">
              <w:rPr>
                <w:i/>
                <w:color w:val="0000FF"/>
                <w:u w:val="single"/>
              </w:rPr>
            </w:rPrChange>
          </w:rPr>
          <w:t xml:space="preserve"> </w:t>
        </w:r>
        <w:r w:rsidRPr="00EE27B1">
          <w:rPr>
            <w:i/>
            <w:sz w:val="24"/>
            <w:szCs w:val="24"/>
            <w:rPrChange w:id="3541" w:author="Tre" w:date="2012-11-19T09:04:00Z">
              <w:rPr>
                <w:i/>
                <w:color w:val="0000FF"/>
                <w:u w:val="single"/>
              </w:rPr>
            </w:rPrChange>
          </w:rPr>
          <w:fldChar w:fldCharType="begin"/>
        </w:r>
        <w:r w:rsidRPr="00EE27B1">
          <w:rPr>
            <w:i/>
            <w:sz w:val="24"/>
            <w:szCs w:val="24"/>
            <w:rPrChange w:id="3542" w:author="Tre" w:date="2012-11-19T09:04:00Z">
              <w:rPr>
                <w:i/>
                <w:color w:val="0000FF"/>
                <w:u w:val="single"/>
              </w:rPr>
            </w:rPrChange>
          </w:rPr>
          <w:instrText xml:space="preserve"> MERGEFIELD Rule_Bender_Description </w:instrText>
        </w:r>
        <w:r w:rsidRPr="00EE27B1">
          <w:rPr>
            <w:i/>
            <w:sz w:val="24"/>
            <w:szCs w:val="24"/>
            <w:rPrChange w:id="3543" w:author="Tre" w:date="2012-11-19T09:04:00Z">
              <w:rPr>
                <w:i/>
                <w:color w:val="0000FF"/>
                <w:u w:val="single"/>
              </w:rPr>
            </w:rPrChange>
          </w:rPr>
          <w:fldChar w:fldCharType="separate"/>
        </w:r>
        <w:r w:rsidRPr="00EE27B1">
          <w:rPr>
            <w:i/>
            <w:noProof/>
            <w:sz w:val="24"/>
            <w:szCs w:val="24"/>
            <w:rPrChange w:id="3544" w:author="Tre" w:date="2012-11-19T09:04:00Z">
              <w:rPr>
                <w:i/>
                <w:noProof/>
                <w:color w:val="0000FF"/>
                <w:u w:val="single"/>
              </w:rPr>
            </w:rPrChange>
          </w:rPr>
          <w:t>Character can control how gravity works by increasing or decreasing it on one person or object. They have to touch the object.</w:t>
        </w:r>
        <w:r w:rsidRPr="00EE27B1">
          <w:rPr>
            <w:i/>
            <w:sz w:val="24"/>
            <w:szCs w:val="24"/>
            <w:rPrChange w:id="3545" w:author="Tre" w:date="2012-11-19T09:04:00Z">
              <w:rPr>
                <w:i/>
                <w:color w:val="0000FF"/>
                <w:u w:val="single"/>
              </w:rPr>
            </w:rPrChange>
          </w:rPr>
          <w:fldChar w:fldCharType="end"/>
        </w:r>
      </w:ins>
    </w:p>
    <w:p w:rsidR="00E404A2" w:rsidRPr="00880A1F" w:rsidRDefault="00EE27B1" w:rsidP="00E404A2">
      <w:pPr>
        <w:pStyle w:val="MatrixSuperfluous"/>
        <w:rPr>
          <w:ins w:id="3546" w:author="Tre" w:date="2012-11-16T21:31:00Z"/>
          <w:sz w:val="24"/>
          <w:szCs w:val="24"/>
          <w:rPrChange w:id="3547" w:author="Tre" w:date="2012-11-19T09:04:00Z">
            <w:rPr>
              <w:ins w:id="3548" w:author="Tre" w:date="2012-11-16T21:31:00Z"/>
            </w:rPr>
          </w:rPrChange>
        </w:rPr>
      </w:pPr>
      <w:ins w:id="3549" w:author="Tre" w:date="2012-11-16T21:31:00Z">
        <w:r w:rsidRPr="00EE27B1">
          <w:rPr>
            <w:sz w:val="24"/>
            <w:szCs w:val="24"/>
            <w:rPrChange w:id="3550" w:author="Tre" w:date="2012-11-19T09:04:00Z">
              <w:rPr>
                <w:color w:val="0000FF"/>
                <w:u w:val="single"/>
              </w:rPr>
            </w:rPrChange>
          </w:rPr>
          <w:t xml:space="preserve">Rule Breaker Feat: </w:t>
        </w:r>
        <w:r w:rsidRPr="00EE27B1">
          <w:rPr>
            <w:i/>
            <w:sz w:val="24"/>
            <w:szCs w:val="24"/>
            <w:rPrChange w:id="3551" w:author="Tre" w:date="2012-11-19T09:04:00Z">
              <w:rPr>
                <w:i/>
                <w:color w:val="0000FF"/>
                <w:u w:val="single"/>
              </w:rPr>
            </w:rPrChange>
          </w:rPr>
          <w:fldChar w:fldCharType="begin"/>
        </w:r>
        <w:r w:rsidRPr="00EE27B1">
          <w:rPr>
            <w:i/>
            <w:sz w:val="24"/>
            <w:szCs w:val="24"/>
            <w:rPrChange w:id="3552" w:author="Tre" w:date="2012-11-19T09:04:00Z">
              <w:rPr>
                <w:i/>
                <w:color w:val="0000FF"/>
                <w:u w:val="single"/>
              </w:rPr>
            </w:rPrChange>
          </w:rPr>
          <w:instrText xml:space="preserve"> MERGEFIELD Rule_Breaker_Description </w:instrText>
        </w:r>
        <w:r w:rsidRPr="00EE27B1">
          <w:rPr>
            <w:i/>
            <w:sz w:val="24"/>
            <w:szCs w:val="24"/>
            <w:rPrChange w:id="3553" w:author="Tre" w:date="2012-11-19T09:04:00Z">
              <w:rPr>
                <w:i/>
                <w:color w:val="0000FF"/>
                <w:u w:val="single"/>
              </w:rPr>
            </w:rPrChange>
          </w:rPr>
          <w:fldChar w:fldCharType="separate"/>
        </w:r>
        <w:r w:rsidRPr="00EE27B1">
          <w:rPr>
            <w:i/>
            <w:noProof/>
            <w:sz w:val="24"/>
            <w:szCs w:val="24"/>
            <w:rPrChange w:id="3554" w:author="Tre" w:date="2012-11-19T09:04:00Z">
              <w:rPr>
                <w:i/>
                <w:noProof/>
                <w:color w:val="0000FF"/>
                <w:u w:val="single"/>
              </w:rPr>
            </w:rPrChange>
          </w:rPr>
          <w:t>Character can control gravity in an area that they can see. They can control how gravity works in an area around the character equal to their Matrix feat rating in meters.</w:t>
        </w:r>
        <w:r w:rsidRPr="00EE27B1">
          <w:rPr>
            <w:i/>
            <w:sz w:val="24"/>
            <w:szCs w:val="24"/>
            <w:rPrChange w:id="3555" w:author="Tre" w:date="2012-11-19T09:04:00Z">
              <w:rPr>
                <w:i/>
                <w:color w:val="0000FF"/>
                <w:u w:val="single"/>
              </w:rPr>
            </w:rPrChange>
          </w:rPr>
          <w:fldChar w:fldCharType="end"/>
        </w:r>
        <w:r w:rsidRPr="00EE27B1">
          <w:rPr>
            <w:sz w:val="24"/>
            <w:szCs w:val="24"/>
            <w:rPrChange w:id="3556" w:author="Tre" w:date="2012-11-19T09:04:00Z">
              <w:rPr>
                <w:color w:val="0000FF"/>
                <w:u w:val="single"/>
              </w:rPr>
            </w:rPrChange>
          </w:rPr>
          <w:fldChar w:fldCharType="begin"/>
        </w:r>
        <w:r w:rsidRPr="00EE27B1">
          <w:rPr>
            <w:sz w:val="24"/>
            <w:szCs w:val="24"/>
            <w:rPrChange w:id="3557" w:author="Tre" w:date="2012-11-19T09:04:00Z">
              <w:rPr>
                <w:color w:val="0000FF"/>
                <w:u w:val="single"/>
              </w:rPr>
            </w:rPrChange>
          </w:rPr>
          <w:instrText xml:space="preserve"> NEXT  \* MERGEFORMAT </w:instrText>
        </w:r>
        <w:r w:rsidRPr="00EE27B1">
          <w:rPr>
            <w:sz w:val="24"/>
            <w:szCs w:val="24"/>
            <w:rPrChange w:id="3558" w:author="Tre" w:date="2012-11-19T09:04:00Z">
              <w:rPr>
                <w:color w:val="0000FF"/>
                <w:u w:val="single"/>
              </w:rPr>
            </w:rPrChange>
          </w:rPr>
          <w:fldChar w:fldCharType="end"/>
        </w:r>
      </w:ins>
    </w:p>
    <w:p w:rsidR="00E404A2" w:rsidRPr="00880A1F" w:rsidRDefault="00E404A2" w:rsidP="00E404A2">
      <w:pPr>
        <w:pStyle w:val="MatrixSuperfluous"/>
        <w:rPr>
          <w:ins w:id="3559" w:author="Tre" w:date="2012-11-16T21:31:00Z"/>
          <w:sz w:val="24"/>
          <w:szCs w:val="24"/>
          <w:rPrChange w:id="3560" w:author="Tre" w:date="2012-11-19T09:04:00Z">
            <w:rPr>
              <w:ins w:id="3561" w:author="Tre" w:date="2012-11-16T21:31:00Z"/>
            </w:rPr>
          </w:rPrChange>
        </w:rPr>
      </w:pPr>
    </w:p>
    <w:p w:rsidR="00E404A2" w:rsidRPr="00880A1F" w:rsidRDefault="00EE27B1" w:rsidP="00E404A2">
      <w:pPr>
        <w:pStyle w:val="MatrixSuperfluous"/>
        <w:rPr>
          <w:ins w:id="3562" w:author="Tre" w:date="2012-11-16T21:31:00Z"/>
          <w:sz w:val="24"/>
          <w:szCs w:val="24"/>
          <w:rPrChange w:id="3563" w:author="Tre" w:date="2012-11-19T09:04:00Z">
            <w:rPr>
              <w:ins w:id="3564" w:author="Tre" w:date="2012-11-16T21:31:00Z"/>
            </w:rPr>
          </w:rPrChange>
        </w:rPr>
      </w:pPr>
      <w:ins w:id="3565" w:author="Tre" w:date="2012-11-16T21:31:00Z">
        <w:r w:rsidRPr="00EE27B1">
          <w:rPr>
            <w:b/>
            <w:sz w:val="24"/>
            <w:szCs w:val="24"/>
            <w:rPrChange w:id="3566" w:author="Tre" w:date="2012-11-19T09:04:00Z">
              <w:rPr>
                <w:b/>
                <w:color w:val="0000FF"/>
                <w:u w:val="single"/>
              </w:rPr>
            </w:rPrChange>
          </w:rPr>
          <w:t>Matrix Feat</w:t>
        </w:r>
        <w:r w:rsidRPr="00EE27B1">
          <w:rPr>
            <w:sz w:val="24"/>
            <w:szCs w:val="24"/>
            <w:rPrChange w:id="3567" w:author="Tre" w:date="2012-11-19T09:04:00Z">
              <w:rPr>
                <w:color w:val="0000FF"/>
                <w:u w:val="single"/>
              </w:rPr>
            </w:rPrChange>
          </w:rPr>
          <w:t xml:space="preserve"> </w:t>
        </w:r>
        <w:r w:rsidRPr="00EE27B1">
          <w:rPr>
            <w:b/>
            <w:sz w:val="24"/>
            <w:szCs w:val="24"/>
            <w:rPrChange w:id="3568" w:author="Tre" w:date="2012-11-19T09:04:00Z">
              <w:rPr>
                <w:b/>
                <w:color w:val="0000FF"/>
                <w:u w:val="single"/>
              </w:rPr>
            </w:rPrChange>
          </w:rPr>
          <w:t>“</w:t>
        </w:r>
        <w:r w:rsidRPr="00EE27B1">
          <w:rPr>
            <w:b/>
            <w:i/>
            <w:sz w:val="24"/>
            <w:szCs w:val="24"/>
            <w:rPrChange w:id="3569" w:author="Tre" w:date="2012-11-19T09:04:00Z">
              <w:rPr>
                <w:b/>
                <w:i/>
                <w:color w:val="0000FF"/>
                <w:u w:val="single"/>
              </w:rPr>
            </w:rPrChange>
          </w:rPr>
          <w:fldChar w:fldCharType="begin"/>
        </w:r>
        <w:r w:rsidRPr="00EE27B1">
          <w:rPr>
            <w:b/>
            <w:i/>
            <w:sz w:val="24"/>
            <w:szCs w:val="24"/>
            <w:rPrChange w:id="3570" w:author="Tre" w:date="2012-11-19T09:04:00Z">
              <w:rPr>
                <w:b/>
                <w:i/>
                <w:color w:val="0000FF"/>
                <w:u w:val="single"/>
              </w:rPr>
            </w:rPrChange>
          </w:rPr>
          <w:instrText xml:space="preserve"> MERGEFIELD Skill </w:instrText>
        </w:r>
        <w:r w:rsidRPr="00EE27B1">
          <w:rPr>
            <w:b/>
            <w:i/>
            <w:sz w:val="24"/>
            <w:szCs w:val="24"/>
            <w:rPrChange w:id="3571" w:author="Tre" w:date="2012-11-19T09:04:00Z">
              <w:rPr>
                <w:b/>
                <w:i/>
                <w:color w:val="0000FF"/>
                <w:u w:val="single"/>
              </w:rPr>
            </w:rPrChange>
          </w:rPr>
          <w:fldChar w:fldCharType="separate"/>
        </w:r>
        <w:r w:rsidRPr="00EE27B1">
          <w:rPr>
            <w:b/>
            <w:i/>
            <w:noProof/>
            <w:sz w:val="24"/>
            <w:szCs w:val="24"/>
            <w:rPrChange w:id="3572" w:author="Tre" w:date="2012-11-19T09:04:00Z">
              <w:rPr>
                <w:b/>
                <w:i/>
                <w:noProof/>
                <w:color w:val="0000FF"/>
                <w:u w:val="single"/>
              </w:rPr>
            </w:rPrChange>
          </w:rPr>
          <w:t>Control Plant(s)</w:t>
        </w:r>
        <w:r w:rsidRPr="00EE27B1">
          <w:rPr>
            <w:b/>
            <w:i/>
            <w:sz w:val="24"/>
            <w:szCs w:val="24"/>
            <w:rPrChange w:id="3573" w:author="Tre" w:date="2012-11-19T09:04:00Z">
              <w:rPr>
                <w:b/>
                <w:i/>
                <w:color w:val="0000FF"/>
                <w:u w:val="single"/>
              </w:rPr>
            </w:rPrChange>
          </w:rPr>
          <w:fldChar w:fldCharType="end"/>
        </w:r>
        <w:r w:rsidRPr="00EE27B1">
          <w:rPr>
            <w:b/>
            <w:sz w:val="24"/>
            <w:szCs w:val="24"/>
            <w:rPrChange w:id="3574" w:author="Tre" w:date="2012-11-19T09:04:00Z">
              <w:rPr>
                <w:b/>
                <w:color w:val="0000FF"/>
                <w:u w:val="single"/>
              </w:rPr>
            </w:rPrChange>
          </w:rPr>
          <w:t>”</w:t>
        </w:r>
        <w:r w:rsidRPr="00EE27B1">
          <w:rPr>
            <w:sz w:val="24"/>
            <w:szCs w:val="24"/>
            <w:rPrChange w:id="3575" w:author="Tre" w:date="2012-11-19T09:04:00Z">
              <w:rPr>
                <w:color w:val="0000FF"/>
                <w:u w:val="single"/>
              </w:rPr>
            </w:rPrChange>
          </w:rPr>
          <w:t xml:space="preserve"> - [CyberZen]</w:t>
        </w:r>
      </w:ins>
    </w:p>
    <w:p w:rsidR="00E404A2" w:rsidRPr="00880A1F" w:rsidRDefault="00EE27B1" w:rsidP="00E404A2">
      <w:pPr>
        <w:pStyle w:val="MatrixSuperfluous"/>
        <w:rPr>
          <w:ins w:id="3576" w:author="Tre" w:date="2012-11-16T21:31:00Z"/>
          <w:sz w:val="24"/>
          <w:szCs w:val="24"/>
          <w:rPrChange w:id="3577" w:author="Tre" w:date="2012-11-19T09:04:00Z">
            <w:rPr>
              <w:ins w:id="3578" w:author="Tre" w:date="2012-11-16T21:31:00Z"/>
            </w:rPr>
          </w:rPrChange>
        </w:rPr>
      </w:pPr>
      <w:ins w:id="3579" w:author="Tre" w:date="2012-11-16T21:31:00Z">
        <w:r w:rsidRPr="00EE27B1">
          <w:rPr>
            <w:sz w:val="24"/>
            <w:szCs w:val="24"/>
            <w:rPrChange w:id="3580" w:author="Tre" w:date="2012-11-19T09:04:00Z">
              <w:rPr>
                <w:color w:val="0000FF"/>
                <w:u w:val="single"/>
              </w:rPr>
            </w:rPrChange>
          </w:rPr>
          <w:t>Rule Bender Feat:</w:t>
        </w:r>
        <w:r w:rsidRPr="00EE27B1">
          <w:rPr>
            <w:i/>
            <w:sz w:val="24"/>
            <w:szCs w:val="24"/>
            <w:rPrChange w:id="3581" w:author="Tre" w:date="2012-11-19T09:04:00Z">
              <w:rPr>
                <w:i/>
                <w:color w:val="0000FF"/>
                <w:u w:val="single"/>
              </w:rPr>
            </w:rPrChange>
          </w:rPr>
          <w:t xml:space="preserve"> </w:t>
        </w:r>
        <w:r w:rsidRPr="00EE27B1">
          <w:rPr>
            <w:i/>
            <w:sz w:val="24"/>
            <w:szCs w:val="24"/>
            <w:rPrChange w:id="3582" w:author="Tre" w:date="2012-11-19T09:04:00Z">
              <w:rPr>
                <w:i/>
                <w:color w:val="0000FF"/>
                <w:u w:val="single"/>
              </w:rPr>
            </w:rPrChange>
          </w:rPr>
          <w:fldChar w:fldCharType="begin"/>
        </w:r>
        <w:r w:rsidRPr="00EE27B1">
          <w:rPr>
            <w:i/>
            <w:sz w:val="24"/>
            <w:szCs w:val="24"/>
            <w:rPrChange w:id="3583" w:author="Tre" w:date="2012-11-19T09:04:00Z">
              <w:rPr>
                <w:i/>
                <w:color w:val="0000FF"/>
                <w:u w:val="single"/>
              </w:rPr>
            </w:rPrChange>
          </w:rPr>
          <w:instrText xml:space="preserve"> MERGEFIELD Rule_Bender_Description </w:instrText>
        </w:r>
        <w:r w:rsidRPr="00EE27B1">
          <w:rPr>
            <w:i/>
            <w:sz w:val="24"/>
            <w:szCs w:val="24"/>
            <w:rPrChange w:id="3584" w:author="Tre" w:date="2012-11-19T09:04:00Z">
              <w:rPr>
                <w:i/>
                <w:color w:val="0000FF"/>
                <w:u w:val="single"/>
              </w:rPr>
            </w:rPrChange>
          </w:rPr>
          <w:fldChar w:fldCharType="separate"/>
        </w:r>
        <w:r w:rsidRPr="00EE27B1">
          <w:rPr>
            <w:i/>
            <w:noProof/>
            <w:sz w:val="24"/>
            <w:szCs w:val="24"/>
            <w:rPrChange w:id="3585" w:author="Tre" w:date="2012-11-19T09:04:00Z">
              <w:rPr>
                <w:i/>
                <w:noProof/>
                <w:color w:val="0000FF"/>
                <w:u w:val="single"/>
              </w:rPr>
            </w:rPrChange>
          </w:rPr>
          <w:t>Character can touch a plant and make it grow, and grow in certain direction. To imagine this feat think of the plant reaching towards the sun, but the character can make that happen rapidly.</w:t>
        </w:r>
        <w:r w:rsidRPr="00EE27B1">
          <w:rPr>
            <w:i/>
            <w:sz w:val="24"/>
            <w:szCs w:val="24"/>
            <w:rPrChange w:id="3586" w:author="Tre" w:date="2012-11-19T09:04:00Z">
              <w:rPr>
                <w:i/>
                <w:color w:val="0000FF"/>
                <w:u w:val="single"/>
              </w:rPr>
            </w:rPrChange>
          </w:rPr>
          <w:fldChar w:fldCharType="end"/>
        </w:r>
      </w:ins>
    </w:p>
    <w:p w:rsidR="00E404A2" w:rsidRPr="00880A1F" w:rsidRDefault="00EE27B1" w:rsidP="00E404A2">
      <w:pPr>
        <w:pStyle w:val="MatrixSuperfluous"/>
        <w:rPr>
          <w:ins w:id="3587" w:author="Tre" w:date="2012-11-16T21:31:00Z"/>
          <w:sz w:val="24"/>
          <w:szCs w:val="24"/>
          <w:rPrChange w:id="3588" w:author="Tre" w:date="2012-11-19T09:04:00Z">
            <w:rPr>
              <w:ins w:id="3589" w:author="Tre" w:date="2012-11-16T21:31:00Z"/>
            </w:rPr>
          </w:rPrChange>
        </w:rPr>
      </w:pPr>
      <w:ins w:id="3590" w:author="Tre" w:date="2012-11-16T21:31:00Z">
        <w:r w:rsidRPr="00EE27B1">
          <w:rPr>
            <w:sz w:val="24"/>
            <w:szCs w:val="24"/>
            <w:rPrChange w:id="3591" w:author="Tre" w:date="2012-11-19T09:04:00Z">
              <w:rPr>
                <w:color w:val="0000FF"/>
                <w:u w:val="single"/>
              </w:rPr>
            </w:rPrChange>
          </w:rPr>
          <w:t xml:space="preserve">Rule Breaker Feat: </w:t>
        </w:r>
        <w:r w:rsidRPr="00EE27B1">
          <w:rPr>
            <w:i/>
            <w:sz w:val="24"/>
            <w:szCs w:val="24"/>
            <w:rPrChange w:id="3592" w:author="Tre" w:date="2012-11-19T09:04:00Z">
              <w:rPr>
                <w:i/>
                <w:color w:val="0000FF"/>
                <w:u w:val="single"/>
              </w:rPr>
            </w:rPrChange>
          </w:rPr>
          <w:fldChar w:fldCharType="begin"/>
        </w:r>
        <w:r w:rsidRPr="00EE27B1">
          <w:rPr>
            <w:i/>
            <w:sz w:val="24"/>
            <w:szCs w:val="24"/>
            <w:rPrChange w:id="3593" w:author="Tre" w:date="2012-11-19T09:04:00Z">
              <w:rPr>
                <w:i/>
                <w:color w:val="0000FF"/>
                <w:u w:val="single"/>
              </w:rPr>
            </w:rPrChange>
          </w:rPr>
          <w:instrText xml:space="preserve"> MERGEFIELD Rule_Breaker_Description </w:instrText>
        </w:r>
        <w:r w:rsidRPr="00EE27B1">
          <w:rPr>
            <w:i/>
            <w:sz w:val="24"/>
            <w:szCs w:val="24"/>
            <w:rPrChange w:id="3594" w:author="Tre" w:date="2012-11-19T09:04:00Z">
              <w:rPr>
                <w:i/>
                <w:color w:val="0000FF"/>
                <w:u w:val="single"/>
              </w:rPr>
            </w:rPrChange>
          </w:rPr>
          <w:fldChar w:fldCharType="separate"/>
        </w:r>
        <w:r w:rsidRPr="00EE27B1">
          <w:rPr>
            <w:i/>
            <w:noProof/>
            <w:sz w:val="24"/>
            <w:szCs w:val="24"/>
            <w:rPrChange w:id="3595" w:author="Tre" w:date="2012-11-19T09:04:00Z">
              <w:rPr>
                <w:i/>
                <w:noProof/>
                <w:color w:val="0000FF"/>
                <w:u w:val="single"/>
              </w:rPr>
            </w:rPrChange>
          </w:rPr>
          <w:t>Character can make multiple plants grow or wither at will. The character must be in close proximity of the plants. GM discretion as to whether the character could affect an entire acre or farm of crops.</w:t>
        </w:r>
        <w:r w:rsidRPr="00EE27B1">
          <w:rPr>
            <w:i/>
            <w:sz w:val="24"/>
            <w:szCs w:val="24"/>
            <w:rPrChange w:id="3596" w:author="Tre" w:date="2012-11-19T09:04:00Z">
              <w:rPr>
                <w:i/>
                <w:color w:val="0000FF"/>
                <w:u w:val="single"/>
              </w:rPr>
            </w:rPrChange>
          </w:rPr>
          <w:fldChar w:fldCharType="end"/>
        </w:r>
        <w:r w:rsidRPr="00EE27B1">
          <w:rPr>
            <w:sz w:val="24"/>
            <w:szCs w:val="24"/>
            <w:rPrChange w:id="3597" w:author="Tre" w:date="2012-11-19T09:04:00Z">
              <w:rPr>
                <w:color w:val="0000FF"/>
                <w:u w:val="single"/>
              </w:rPr>
            </w:rPrChange>
          </w:rPr>
          <w:fldChar w:fldCharType="begin"/>
        </w:r>
        <w:r w:rsidRPr="00EE27B1">
          <w:rPr>
            <w:sz w:val="24"/>
            <w:szCs w:val="24"/>
            <w:rPrChange w:id="3598" w:author="Tre" w:date="2012-11-19T09:04:00Z">
              <w:rPr>
                <w:color w:val="0000FF"/>
                <w:u w:val="single"/>
              </w:rPr>
            </w:rPrChange>
          </w:rPr>
          <w:instrText xml:space="preserve"> NEXT  \* MERGEFORMAT </w:instrText>
        </w:r>
        <w:r w:rsidRPr="00EE27B1">
          <w:rPr>
            <w:sz w:val="24"/>
            <w:szCs w:val="24"/>
            <w:rPrChange w:id="3599" w:author="Tre" w:date="2012-11-19T09:04:00Z">
              <w:rPr>
                <w:color w:val="0000FF"/>
                <w:u w:val="single"/>
              </w:rPr>
            </w:rPrChange>
          </w:rPr>
          <w:fldChar w:fldCharType="end"/>
        </w:r>
      </w:ins>
    </w:p>
    <w:p w:rsidR="00E404A2" w:rsidRPr="00880A1F" w:rsidRDefault="00E404A2" w:rsidP="00E404A2">
      <w:pPr>
        <w:pStyle w:val="MatrixSuperfluous"/>
        <w:rPr>
          <w:ins w:id="3600" w:author="Tre" w:date="2012-11-16T21:31:00Z"/>
          <w:sz w:val="24"/>
          <w:szCs w:val="24"/>
          <w:rPrChange w:id="3601" w:author="Tre" w:date="2012-11-19T09:04:00Z">
            <w:rPr>
              <w:ins w:id="3602" w:author="Tre" w:date="2012-11-16T21:31:00Z"/>
            </w:rPr>
          </w:rPrChange>
        </w:rPr>
      </w:pPr>
    </w:p>
    <w:p w:rsidR="00E404A2" w:rsidRPr="00880A1F" w:rsidRDefault="00EE27B1" w:rsidP="00E404A2">
      <w:pPr>
        <w:pStyle w:val="MatrixSuperfluous"/>
        <w:rPr>
          <w:ins w:id="3603" w:author="Tre" w:date="2012-11-16T21:31:00Z"/>
          <w:sz w:val="24"/>
          <w:szCs w:val="24"/>
          <w:rPrChange w:id="3604" w:author="Tre" w:date="2012-11-19T09:04:00Z">
            <w:rPr>
              <w:ins w:id="3605" w:author="Tre" w:date="2012-11-16T21:31:00Z"/>
            </w:rPr>
          </w:rPrChange>
        </w:rPr>
      </w:pPr>
      <w:ins w:id="3606" w:author="Tre" w:date="2012-11-16T21:31:00Z">
        <w:r w:rsidRPr="00EE27B1">
          <w:rPr>
            <w:b/>
            <w:sz w:val="24"/>
            <w:szCs w:val="24"/>
            <w:rPrChange w:id="3607" w:author="Tre" w:date="2012-11-19T09:04:00Z">
              <w:rPr>
                <w:b/>
                <w:color w:val="0000FF"/>
                <w:u w:val="single"/>
              </w:rPr>
            </w:rPrChange>
          </w:rPr>
          <w:t>Matrix Feat</w:t>
        </w:r>
        <w:r w:rsidRPr="00EE27B1">
          <w:rPr>
            <w:sz w:val="24"/>
            <w:szCs w:val="24"/>
            <w:rPrChange w:id="3608" w:author="Tre" w:date="2012-11-19T09:04:00Z">
              <w:rPr>
                <w:color w:val="0000FF"/>
                <w:u w:val="single"/>
              </w:rPr>
            </w:rPrChange>
          </w:rPr>
          <w:t xml:space="preserve"> </w:t>
        </w:r>
        <w:r w:rsidRPr="00EE27B1">
          <w:rPr>
            <w:b/>
            <w:sz w:val="24"/>
            <w:szCs w:val="24"/>
            <w:rPrChange w:id="3609" w:author="Tre" w:date="2012-11-19T09:04:00Z">
              <w:rPr>
                <w:b/>
                <w:color w:val="0000FF"/>
                <w:u w:val="single"/>
              </w:rPr>
            </w:rPrChange>
          </w:rPr>
          <w:t>“</w:t>
        </w:r>
        <w:r w:rsidRPr="00EE27B1">
          <w:rPr>
            <w:b/>
            <w:i/>
            <w:sz w:val="24"/>
            <w:szCs w:val="24"/>
            <w:rPrChange w:id="3610" w:author="Tre" w:date="2012-11-19T09:04:00Z">
              <w:rPr>
                <w:b/>
                <w:i/>
                <w:color w:val="0000FF"/>
                <w:u w:val="single"/>
              </w:rPr>
            </w:rPrChange>
          </w:rPr>
          <w:fldChar w:fldCharType="begin"/>
        </w:r>
        <w:r w:rsidRPr="00EE27B1">
          <w:rPr>
            <w:b/>
            <w:i/>
            <w:sz w:val="24"/>
            <w:szCs w:val="24"/>
            <w:rPrChange w:id="3611" w:author="Tre" w:date="2012-11-19T09:04:00Z">
              <w:rPr>
                <w:b/>
                <w:i/>
                <w:color w:val="0000FF"/>
                <w:u w:val="single"/>
              </w:rPr>
            </w:rPrChange>
          </w:rPr>
          <w:instrText xml:space="preserve"> MERGEFIELD Skill </w:instrText>
        </w:r>
        <w:r w:rsidRPr="00EE27B1">
          <w:rPr>
            <w:b/>
            <w:i/>
            <w:sz w:val="24"/>
            <w:szCs w:val="24"/>
            <w:rPrChange w:id="3612" w:author="Tre" w:date="2012-11-19T09:04:00Z">
              <w:rPr>
                <w:b/>
                <w:i/>
                <w:color w:val="0000FF"/>
                <w:u w:val="single"/>
              </w:rPr>
            </w:rPrChange>
          </w:rPr>
          <w:fldChar w:fldCharType="separate"/>
        </w:r>
        <w:r w:rsidRPr="00EE27B1">
          <w:rPr>
            <w:b/>
            <w:i/>
            <w:noProof/>
            <w:sz w:val="24"/>
            <w:szCs w:val="24"/>
            <w:rPrChange w:id="3613" w:author="Tre" w:date="2012-11-19T09:04:00Z">
              <w:rPr>
                <w:b/>
                <w:i/>
                <w:noProof/>
                <w:color w:val="0000FF"/>
                <w:u w:val="single"/>
              </w:rPr>
            </w:rPrChange>
          </w:rPr>
          <w:t>Control Weather</w:t>
        </w:r>
        <w:r w:rsidRPr="00EE27B1">
          <w:rPr>
            <w:b/>
            <w:i/>
            <w:sz w:val="24"/>
            <w:szCs w:val="24"/>
            <w:rPrChange w:id="3614" w:author="Tre" w:date="2012-11-19T09:04:00Z">
              <w:rPr>
                <w:b/>
                <w:i/>
                <w:color w:val="0000FF"/>
                <w:u w:val="single"/>
              </w:rPr>
            </w:rPrChange>
          </w:rPr>
          <w:fldChar w:fldCharType="end"/>
        </w:r>
        <w:r w:rsidRPr="00EE27B1">
          <w:rPr>
            <w:b/>
            <w:sz w:val="24"/>
            <w:szCs w:val="24"/>
            <w:rPrChange w:id="3615" w:author="Tre" w:date="2012-11-19T09:04:00Z">
              <w:rPr>
                <w:b/>
                <w:color w:val="0000FF"/>
                <w:u w:val="single"/>
              </w:rPr>
            </w:rPrChange>
          </w:rPr>
          <w:t>”</w:t>
        </w:r>
        <w:r w:rsidRPr="00EE27B1">
          <w:rPr>
            <w:sz w:val="24"/>
            <w:szCs w:val="24"/>
            <w:rPrChange w:id="3616" w:author="Tre" w:date="2012-11-19T09:04:00Z">
              <w:rPr>
                <w:color w:val="0000FF"/>
                <w:u w:val="single"/>
              </w:rPr>
            </w:rPrChange>
          </w:rPr>
          <w:t xml:space="preserve"> - [CyberZen]</w:t>
        </w:r>
      </w:ins>
    </w:p>
    <w:p w:rsidR="00E404A2" w:rsidRPr="00880A1F" w:rsidRDefault="00EE27B1" w:rsidP="00E404A2">
      <w:pPr>
        <w:pStyle w:val="MatrixSuperfluous"/>
        <w:rPr>
          <w:ins w:id="3617" w:author="Tre" w:date="2012-11-16T21:31:00Z"/>
          <w:sz w:val="24"/>
          <w:szCs w:val="24"/>
          <w:rPrChange w:id="3618" w:author="Tre" w:date="2012-11-19T09:04:00Z">
            <w:rPr>
              <w:ins w:id="3619" w:author="Tre" w:date="2012-11-16T21:31:00Z"/>
            </w:rPr>
          </w:rPrChange>
        </w:rPr>
      </w:pPr>
      <w:ins w:id="3620" w:author="Tre" w:date="2012-11-16T21:31:00Z">
        <w:r w:rsidRPr="00EE27B1">
          <w:rPr>
            <w:sz w:val="24"/>
            <w:szCs w:val="24"/>
            <w:rPrChange w:id="3621" w:author="Tre" w:date="2012-11-19T09:04:00Z">
              <w:rPr>
                <w:color w:val="0000FF"/>
                <w:u w:val="single"/>
              </w:rPr>
            </w:rPrChange>
          </w:rPr>
          <w:t>Rule Bender Feat:</w:t>
        </w:r>
        <w:r w:rsidRPr="00EE27B1">
          <w:rPr>
            <w:i/>
            <w:sz w:val="24"/>
            <w:szCs w:val="24"/>
            <w:rPrChange w:id="3622" w:author="Tre" w:date="2012-11-19T09:04:00Z">
              <w:rPr>
                <w:i/>
                <w:color w:val="0000FF"/>
                <w:u w:val="single"/>
              </w:rPr>
            </w:rPrChange>
          </w:rPr>
          <w:t xml:space="preserve"> </w:t>
        </w:r>
        <w:r w:rsidRPr="00EE27B1">
          <w:rPr>
            <w:i/>
            <w:sz w:val="24"/>
            <w:szCs w:val="24"/>
            <w:rPrChange w:id="3623" w:author="Tre" w:date="2012-11-19T09:04:00Z">
              <w:rPr>
                <w:i/>
                <w:color w:val="0000FF"/>
                <w:u w:val="single"/>
              </w:rPr>
            </w:rPrChange>
          </w:rPr>
          <w:fldChar w:fldCharType="begin"/>
        </w:r>
        <w:r w:rsidRPr="00EE27B1">
          <w:rPr>
            <w:i/>
            <w:sz w:val="24"/>
            <w:szCs w:val="24"/>
            <w:rPrChange w:id="3624" w:author="Tre" w:date="2012-11-19T09:04:00Z">
              <w:rPr>
                <w:i/>
                <w:color w:val="0000FF"/>
                <w:u w:val="single"/>
              </w:rPr>
            </w:rPrChange>
          </w:rPr>
          <w:instrText xml:space="preserve"> MERGEFIELD Rule_Bender_Description </w:instrText>
        </w:r>
        <w:r w:rsidRPr="00EE27B1">
          <w:rPr>
            <w:i/>
            <w:sz w:val="24"/>
            <w:szCs w:val="24"/>
            <w:rPrChange w:id="3625" w:author="Tre" w:date="2012-11-19T09:04:00Z">
              <w:rPr>
                <w:i/>
                <w:color w:val="0000FF"/>
                <w:u w:val="single"/>
              </w:rPr>
            </w:rPrChange>
          </w:rPr>
          <w:fldChar w:fldCharType="separate"/>
        </w:r>
        <w:r w:rsidRPr="00EE27B1">
          <w:rPr>
            <w:i/>
            <w:noProof/>
            <w:sz w:val="24"/>
            <w:szCs w:val="24"/>
            <w:rPrChange w:id="3626" w:author="Tre" w:date="2012-11-19T09:04:00Z">
              <w:rPr>
                <w:i/>
                <w:noProof/>
                <w:color w:val="0000FF"/>
                <w:u w:val="single"/>
              </w:rPr>
            </w:rPrChange>
          </w:rPr>
          <w:t>Make a rain storm on a sunny day. The more abnormal or extreme the weather change the more difficult the task roll. Creating clouds in an office building is very difficult.</w:t>
        </w:r>
        <w:r w:rsidRPr="00EE27B1">
          <w:rPr>
            <w:i/>
            <w:sz w:val="24"/>
            <w:szCs w:val="24"/>
            <w:rPrChange w:id="3627" w:author="Tre" w:date="2012-11-19T09:04:00Z">
              <w:rPr>
                <w:i/>
                <w:color w:val="0000FF"/>
                <w:u w:val="single"/>
              </w:rPr>
            </w:rPrChange>
          </w:rPr>
          <w:fldChar w:fldCharType="end"/>
        </w:r>
      </w:ins>
    </w:p>
    <w:p w:rsidR="00E404A2" w:rsidRPr="00880A1F" w:rsidRDefault="00EE27B1" w:rsidP="00E404A2">
      <w:pPr>
        <w:pStyle w:val="MatrixSuperfluous"/>
        <w:rPr>
          <w:ins w:id="3628" w:author="Tre" w:date="2012-11-16T21:31:00Z"/>
          <w:sz w:val="24"/>
          <w:szCs w:val="24"/>
          <w:rPrChange w:id="3629" w:author="Tre" w:date="2012-11-19T09:04:00Z">
            <w:rPr>
              <w:ins w:id="3630" w:author="Tre" w:date="2012-11-16T21:31:00Z"/>
            </w:rPr>
          </w:rPrChange>
        </w:rPr>
      </w:pPr>
      <w:ins w:id="3631" w:author="Tre" w:date="2012-11-16T21:31:00Z">
        <w:r w:rsidRPr="00EE27B1">
          <w:rPr>
            <w:sz w:val="24"/>
            <w:szCs w:val="24"/>
            <w:rPrChange w:id="3632" w:author="Tre" w:date="2012-11-19T09:04:00Z">
              <w:rPr>
                <w:color w:val="0000FF"/>
                <w:u w:val="single"/>
              </w:rPr>
            </w:rPrChange>
          </w:rPr>
          <w:t xml:space="preserve">Rule Breaker Feat: </w:t>
        </w:r>
        <w:r w:rsidRPr="00EE27B1">
          <w:rPr>
            <w:i/>
            <w:sz w:val="24"/>
            <w:szCs w:val="24"/>
            <w:rPrChange w:id="3633" w:author="Tre" w:date="2012-11-19T09:04:00Z">
              <w:rPr>
                <w:i/>
                <w:color w:val="0000FF"/>
                <w:u w:val="single"/>
              </w:rPr>
            </w:rPrChange>
          </w:rPr>
          <w:fldChar w:fldCharType="begin"/>
        </w:r>
        <w:r w:rsidRPr="00EE27B1">
          <w:rPr>
            <w:i/>
            <w:sz w:val="24"/>
            <w:szCs w:val="24"/>
            <w:rPrChange w:id="3634" w:author="Tre" w:date="2012-11-19T09:04:00Z">
              <w:rPr>
                <w:i/>
                <w:color w:val="0000FF"/>
                <w:u w:val="single"/>
              </w:rPr>
            </w:rPrChange>
          </w:rPr>
          <w:instrText xml:space="preserve"> MERGEFIELD Rule_Breaker_Description </w:instrText>
        </w:r>
        <w:r w:rsidRPr="00EE27B1">
          <w:rPr>
            <w:i/>
            <w:sz w:val="24"/>
            <w:szCs w:val="24"/>
            <w:rPrChange w:id="3635" w:author="Tre" w:date="2012-11-19T09:04:00Z">
              <w:rPr>
                <w:i/>
                <w:color w:val="0000FF"/>
                <w:u w:val="single"/>
              </w:rPr>
            </w:rPrChange>
          </w:rPr>
          <w:fldChar w:fldCharType="separate"/>
        </w:r>
        <w:r w:rsidRPr="00EE27B1">
          <w:rPr>
            <w:i/>
            <w:noProof/>
            <w:sz w:val="24"/>
            <w:szCs w:val="24"/>
            <w:rPrChange w:id="3636" w:author="Tre" w:date="2012-11-19T09:04:00Z">
              <w:rPr>
                <w:i/>
                <w:noProof/>
                <w:color w:val="0000FF"/>
                <w:u w:val="single"/>
              </w:rPr>
            </w:rPrChange>
          </w:rPr>
          <w:t>Without changing the entire weather pattern the person can call lightning to strike in an spot of their choosing. The character could call a tornado spiral on a calm day with no other winds around at the same time.</w:t>
        </w:r>
        <w:r w:rsidRPr="00EE27B1">
          <w:rPr>
            <w:i/>
            <w:sz w:val="24"/>
            <w:szCs w:val="24"/>
            <w:rPrChange w:id="3637" w:author="Tre" w:date="2012-11-19T09:04:00Z">
              <w:rPr>
                <w:i/>
                <w:color w:val="0000FF"/>
                <w:u w:val="single"/>
              </w:rPr>
            </w:rPrChange>
          </w:rPr>
          <w:fldChar w:fldCharType="end"/>
        </w:r>
        <w:r w:rsidRPr="00EE27B1">
          <w:rPr>
            <w:sz w:val="24"/>
            <w:szCs w:val="24"/>
            <w:rPrChange w:id="3638" w:author="Tre" w:date="2012-11-19T09:04:00Z">
              <w:rPr>
                <w:color w:val="0000FF"/>
                <w:u w:val="single"/>
              </w:rPr>
            </w:rPrChange>
          </w:rPr>
          <w:fldChar w:fldCharType="begin"/>
        </w:r>
        <w:r w:rsidRPr="00EE27B1">
          <w:rPr>
            <w:sz w:val="24"/>
            <w:szCs w:val="24"/>
            <w:rPrChange w:id="3639" w:author="Tre" w:date="2012-11-19T09:04:00Z">
              <w:rPr>
                <w:color w:val="0000FF"/>
                <w:u w:val="single"/>
              </w:rPr>
            </w:rPrChange>
          </w:rPr>
          <w:instrText xml:space="preserve"> NEXT  \* MERGEFORMAT </w:instrText>
        </w:r>
        <w:r w:rsidRPr="00EE27B1">
          <w:rPr>
            <w:sz w:val="24"/>
            <w:szCs w:val="24"/>
            <w:rPrChange w:id="3640" w:author="Tre" w:date="2012-11-19T09:04:00Z">
              <w:rPr>
                <w:color w:val="0000FF"/>
                <w:u w:val="single"/>
              </w:rPr>
            </w:rPrChange>
          </w:rPr>
          <w:fldChar w:fldCharType="end"/>
        </w:r>
      </w:ins>
    </w:p>
    <w:p w:rsidR="00E404A2" w:rsidRPr="00880A1F" w:rsidRDefault="00E404A2" w:rsidP="00E404A2">
      <w:pPr>
        <w:pStyle w:val="MatrixSuperfluous"/>
        <w:rPr>
          <w:ins w:id="3641" w:author="Tre" w:date="2012-11-16T21:31:00Z"/>
          <w:sz w:val="24"/>
          <w:szCs w:val="24"/>
          <w:rPrChange w:id="3642" w:author="Tre" w:date="2012-11-19T09:04:00Z">
            <w:rPr>
              <w:ins w:id="3643" w:author="Tre" w:date="2012-11-16T21:31:00Z"/>
            </w:rPr>
          </w:rPrChange>
        </w:rPr>
      </w:pPr>
    </w:p>
    <w:p w:rsidR="00E404A2" w:rsidRPr="00880A1F" w:rsidRDefault="00EE27B1" w:rsidP="00E404A2">
      <w:pPr>
        <w:pStyle w:val="MatrixSuperfluous"/>
        <w:rPr>
          <w:ins w:id="3644" w:author="Tre" w:date="2012-11-16T21:31:00Z"/>
          <w:sz w:val="24"/>
          <w:szCs w:val="24"/>
          <w:rPrChange w:id="3645" w:author="Tre" w:date="2012-11-19T09:04:00Z">
            <w:rPr>
              <w:ins w:id="3646" w:author="Tre" w:date="2012-11-16T21:31:00Z"/>
            </w:rPr>
          </w:rPrChange>
        </w:rPr>
      </w:pPr>
      <w:ins w:id="3647" w:author="Tre" w:date="2012-11-16T21:31:00Z">
        <w:r w:rsidRPr="00EE27B1">
          <w:rPr>
            <w:b/>
            <w:sz w:val="24"/>
            <w:szCs w:val="24"/>
            <w:rPrChange w:id="3648" w:author="Tre" w:date="2012-11-19T09:04:00Z">
              <w:rPr>
                <w:b/>
                <w:color w:val="0000FF"/>
                <w:u w:val="single"/>
              </w:rPr>
            </w:rPrChange>
          </w:rPr>
          <w:t>Matrix Feat</w:t>
        </w:r>
        <w:r w:rsidRPr="00EE27B1">
          <w:rPr>
            <w:sz w:val="24"/>
            <w:szCs w:val="24"/>
            <w:rPrChange w:id="3649" w:author="Tre" w:date="2012-11-19T09:04:00Z">
              <w:rPr>
                <w:color w:val="0000FF"/>
                <w:u w:val="single"/>
              </w:rPr>
            </w:rPrChange>
          </w:rPr>
          <w:t xml:space="preserve"> </w:t>
        </w:r>
        <w:r w:rsidRPr="00EE27B1">
          <w:rPr>
            <w:b/>
            <w:sz w:val="24"/>
            <w:szCs w:val="24"/>
            <w:rPrChange w:id="3650" w:author="Tre" w:date="2012-11-19T09:04:00Z">
              <w:rPr>
                <w:b/>
                <w:color w:val="0000FF"/>
                <w:u w:val="single"/>
              </w:rPr>
            </w:rPrChange>
          </w:rPr>
          <w:t>“</w:t>
        </w:r>
        <w:r w:rsidRPr="00EE27B1">
          <w:rPr>
            <w:b/>
            <w:i/>
            <w:sz w:val="24"/>
            <w:szCs w:val="24"/>
            <w:rPrChange w:id="3651" w:author="Tre" w:date="2012-11-19T09:04:00Z">
              <w:rPr>
                <w:b/>
                <w:i/>
                <w:color w:val="0000FF"/>
                <w:u w:val="single"/>
              </w:rPr>
            </w:rPrChange>
          </w:rPr>
          <w:fldChar w:fldCharType="begin"/>
        </w:r>
        <w:r w:rsidRPr="00EE27B1">
          <w:rPr>
            <w:b/>
            <w:i/>
            <w:sz w:val="24"/>
            <w:szCs w:val="24"/>
            <w:rPrChange w:id="3652" w:author="Tre" w:date="2012-11-19T09:04:00Z">
              <w:rPr>
                <w:b/>
                <w:i/>
                <w:color w:val="0000FF"/>
                <w:u w:val="single"/>
              </w:rPr>
            </w:rPrChange>
          </w:rPr>
          <w:instrText xml:space="preserve"> MERGEFIELD Skill </w:instrText>
        </w:r>
        <w:r w:rsidRPr="00EE27B1">
          <w:rPr>
            <w:b/>
            <w:i/>
            <w:sz w:val="24"/>
            <w:szCs w:val="24"/>
            <w:rPrChange w:id="3653" w:author="Tre" w:date="2012-11-19T09:04:00Z">
              <w:rPr>
                <w:b/>
                <w:i/>
                <w:color w:val="0000FF"/>
                <w:u w:val="single"/>
              </w:rPr>
            </w:rPrChange>
          </w:rPr>
          <w:fldChar w:fldCharType="separate"/>
        </w:r>
        <w:r w:rsidRPr="00EE27B1">
          <w:rPr>
            <w:b/>
            <w:i/>
            <w:noProof/>
            <w:sz w:val="24"/>
            <w:szCs w:val="24"/>
            <w:rPrChange w:id="3654" w:author="Tre" w:date="2012-11-19T09:04:00Z">
              <w:rPr>
                <w:b/>
                <w:i/>
                <w:noProof/>
                <w:color w:val="0000FF"/>
                <w:u w:val="single"/>
              </w:rPr>
            </w:rPrChange>
          </w:rPr>
          <w:t>Create Simple Objects</w:t>
        </w:r>
        <w:r w:rsidRPr="00EE27B1">
          <w:rPr>
            <w:b/>
            <w:i/>
            <w:sz w:val="24"/>
            <w:szCs w:val="24"/>
            <w:rPrChange w:id="3655" w:author="Tre" w:date="2012-11-19T09:04:00Z">
              <w:rPr>
                <w:b/>
                <w:i/>
                <w:color w:val="0000FF"/>
                <w:u w:val="single"/>
              </w:rPr>
            </w:rPrChange>
          </w:rPr>
          <w:fldChar w:fldCharType="end"/>
        </w:r>
        <w:r w:rsidRPr="00EE27B1">
          <w:rPr>
            <w:b/>
            <w:sz w:val="24"/>
            <w:szCs w:val="24"/>
            <w:rPrChange w:id="3656" w:author="Tre" w:date="2012-11-19T09:04:00Z">
              <w:rPr>
                <w:b/>
                <w:color w:val="0000FF"/>
                <w:u w:val="single"/>
              </w:rPr>
            </w:rPrChange>
          </w:rPr>
          <w:t>”</w:t>
        </w:r>
        <w:r w:rsidRPr="00EE27B1">
          <w:rPr>
            <w:sz w:val="24"/>
            <w:szCs w:val="24"/>
            <w:rPrChange w:id="3657" w:author="Tre" w:date="2012-11-19T09:04:00Z">
              <w:rPr>
                <w:color w:val="0000FF"/>
                <w:u w:val="single"/>
              </w:rPr>
            </w:rPrChange>
          </w:rPr>
          <w:t xml:space="preserve"> - [CyberZen]</w:t>
        </w:r>
      </w:ins>
    </w:p>
    <w:p w:rsidR="00E404A2" w:rsidRPr="00880A1F" w:rsidRDefault="00EE27B1" w:rsidP="00E404A2">
      <w:pPr>
        <w:pStyle w:val="MatrixSuperfluous"/>
        <w:rPr>
          <w:ins w:id="3658" w:author="Tre" w:date="2012-11-16T21:31:00Z"/>
          <w:sz w:val="24"/>
          <w:szCs w:val="24"/>
          <w:rPrChange w:id="3659" w:author="Tre" w:date="2012-11-19T09:04:00Z">
            <w:rPr>
              <w:ins w:id="3660" w:author="Tre" w:date="2012-11-16T21:31:00Z"/>
            </w:rPr>
          </w:rPrChange>
        </w:rPr>
      </w:pPr>
      <w:ins w:id="3661" w:author="Tre" w:date="2012-11-16T21:31:00Z">
        <w:r w:rsidRPr="00EE27B1">
          <w:rPr>
            <w:sz w:val="24"/>
            <w:szCs w:val="24"/>
            <w:rPrChange w:id="3662" w:author="Tre" w:date="2012-11-19T09:04:00Z">
              <w:rPr>
                <w:color w:val="0000FF"/>
                <w:u w:val="single"/>
              </w:rPr>
            </w:rPrChange>
          </w:rPr>
          <w:t>Rule Bender Feat:</w:t>
        </w:r>
        <w:r w:rsidRPr="00EE27B1">
          <w:rPr>
            <w:i/>
            <w:sz w:val="24"/>
            <w:szCs w:val="24"/>
            <w:rPrChange w:id="3663" w:author="Tre" w:date="2012-11-19T09:04:00Z">
              <w:rPr>
                <w:i/>
                <w:color w:val="0000FF"/>
                <w:u w:val="single"/>
              </w:rPr>
            </w:rPrChange>
          </w:rPr>
          <w:t xml:space="preserve"> </w:t>
        </w:r>
        <w:r w:rsidRPr="00EE27B1">
          <w:rPr>
            <w:i/>
            <w:sz w:val="24"/>
            <w:szCs w:val="24"/>
            <w:rPrChange w:id="3664" w:author="Tre" w:date="2012-11-19T09:04:00Z">
              <w:rPr>
                <w:i/>
                <w:color w:val="0000FF"/>
                <w:u w:val="single"/>
              </w:rPr>
            </w:rPrChange>
          </w:rPr>
          <w:fldChar w:fldCharType="begin"/>
        </w:r>
        <w:r w:rsidRPr="00EE27B1">
          <w:rPr>
            <w:i/>
            <w:sz w:val="24"/>
            <w:szCs w:val="24"/>
            <w:rPrChange w:id="3665" w:author="Tre" w:date="2012-11-19T09:04:00Z">
              <w:rPr>
                <w:i/>
                <w:color w:val="0000FF"/>
                <w:u w:val="single"/>
              </w:rPr>
            </w:rPrChange>
          </w:rPr>
          <w:instrText xml:space="preserve"> MERGEFIELD Rule_Bender_Description </w:instrText>
        </w:r>
        <w:r w:rsidRPr="00EE27B1">
          <w:rPr>
            <w:i/>
            <w:sz w:val="24"/>
            <w:szCs w:val="24"/>
            <w:rPrChange w:id="3666" w:author="Tre" w:date="2012-11-19T09:04:00Z">
              <w:rPr>
                <w:i/>
                <w:color w:val="0000FF"/>
                <w:u w:val="single"/>
              </w:rPr>
            </w:rPrChange>
          </w:rPr>
          <w:fldChar w:fldCharType="separate"/>
        </w:r>
        <w:r w:rsidRPr="00EE27B1">
          <w:rPr>
            <w:i/>
            <w:noProof/>
            <w:sz w:val="24"/>
            <w:szCs w:val="24"/>
            <w:rPrChange w:id="3667" w:author="Tre" w:date="2012-11-19T09:04:00Z">
              <w:rPr>
                <w:i/>
                <w:noProof/>
                <w:color w:val="0000FF"/>
                <w:u w:val="single"/>
              </w:rPr>
            </w:rPrChange>
          </w:rPr>
          <w:t>The character can restore simple objects that have been destroyed. For example the character can restore a burnt candle to its original state. They must touch the item.</w:t>
        </w:r>
        <w:r w:rsidRPr="00EE27B1">
          <w:rPr>
            <w:i/>
            <w:sz w:val="24"/>
            <w:szCs w:val="24"/>
            <w:rPrChange w:id="3668" w:author="Tre" w:date="2012-11-19T09:04:00Z">
              <w:rPr>
                <w:i/>
                <w:color w:val="0000FF"/>
                <w:u w:val="single"/>
              </w:rPr>
            </w:rPrChange>
          </w:rPr>
          <w:fldChar w:fldCharType="end"/>
        </w:r>
      </w:ins>
    </w:p>
    <w:p w:rsidR="00E404A2" w:rsidRPr="00880A1F" w:rsidRDefault="00EE27B1" w:rsidP="00E404A2">
      <w:pPr>
        <w:pStyle w:val="MatrixSuperfluous"/>
        <w:rPr>
          <w:ins w:id="3669" w:author="Tre" w:date="2012-11-16T21:31:00Z"/>
          <w:sz w:val="24"/>
          <w:szCs w:val="24"/>
          <w:rPrChange w:id="3670" w:author="Tre" w:date="2012-11-19T09:04:00Z">
            <w:rPr>
              <w:ins w:id="3671" w:author="Tre" w:date="2012-11-16T21:31:00Z"/>
            </w:rPr>
          </w:rPrChange>
        </w:rPr>
      </w:pPr>
      <w:ins w:id="3672" w:author="Tre" w:date="2012-11-16T21:31:00Z">
        <w:r w:rsidRPr="00EE27B1">
          <w:rPr>
            <w:sz w:val="24"/>
            <w:szCs w:val="24"/>
            <w:rPrChange w:id="3673" w:author="Tre" w:date="2012-11-19T09:04:00Z">
              <w:rPr>
                <w:color w:val="0000FF"/>
                <w:u w:val="single"/>
              </w:rPr>
            </w:rPrChange>
          </w:rPr>
          <w:t xml:space="preserve">Rule Breaker Feat: </w:t>
        </w:r>
        <w:r w:rsidRPr="00EE27B1">
          <w:rPr>
            <w:i/>
            <w:sz w:val="24"/>
            <w:szCs w:val="24"/>
            <w:rPrChange w:id="3674" w:author="Tre" w:date="2012-11-19T09:04:00Z">
              <w:rPr>
                <w:i/>
                <w:color w:val="0000FF"/>
                <w:u w:val="single"/>
              </w:rPr>
            </w:rPrChange>
          </w:rPr>
          <w:fldChar w:fldCharType="begin"/>
        </w:r>
        <w:r w:rsidRPr="00EE27B1">
          <w:rPr>
            <w:i/>
            <w:sz w:val="24"/>
            <w:szCs w:val="24"/>
            <w:rPrChange w:id="3675" w:author="Tre" w:date="2012-11-19T09:04:00Z">
              <w:rPr>
                <w:i/>
                <w:color w:val="0000FF"/>
                <w:u w:val="single"/>
              </w:rPr>
            </w:rPrChange>
          </w:rPr>
          <w:instrText xml:space="preserve"> MERGEFIELD Rule_Breaker_Description </w:instrText>
        </w:r>
        <w:r w:rsidRPr="00EE27B1">
          <w:rPr>
            <w:i/>
            <w:sz w:val="24"/>
            <w:szCs w:val="24"/>
            <w:rPrChange w:id="3676" w:author="Tre" w:date="2012-11-19T09:04:00Z">
              <w:rPr>
                <w:i/>
                <w:color w:val="0000FF"/>
                <w:u w:val="single"/>
              </w:rPr>
            </w:rPrChange>
          </w:rPr>
          <w:fldChar w:fldCharType="separate"/>
        </w:r>
        <w:r w:rsidRPr="00EE27B1">
          <w:rPr>
            <w:i/>
            <w:noProof/>
            <w:sz w:val="24"/>
            <w:szCs w:val="24"/>
            <w:rPrChange w:id="3677" w:author="Tre" w:date="2012-11-19T09:04:00Z">
              <w:rPr>
                <w:i/>
                <w:noProof/>
                <w:color w:val="0000FF"/>
                <w:u w:val="single"/>
              </w:rPr>
            </w:rPrChange>
          </w:rPr>
          <w:t>The character has the ability to make small simple objects from nothing. Simple objects don't have any moving parts. The character must touch the item being made.</w:t>
        </w:r>
        <w:r w:rsidRPr="00EE27B1">
          <w:rPr>
            <w:i/>
            <w:sz w:val="24"/>
            <w:szCs w:val="24"/>
            <w:rPrChange w:id="3678" w:author="Tre" w:date="2012-11-19T09:04:00Z">
              <w:rPr>
                <w:i/>
                <w:color w:val="0000FF"/>
                <w:u w:val="single"/>
              </w:rPr>
            </w:rPrChange>
          </w:rPr>
          <w:fldChar w:fldCharType="end"/>
        </w:r>
        <w:r w:rsidRPr="00EE27B1">
          <w:rPr>
            <w:sz w:val="24"/>
            <w:szCs w:val="24"/>
            <w:rPrChange w:id="3679" w:author="Tre" w:date="2012-11-19T09:04:00Z">
              <w:rPr>
                <w:color w:val="0000FF"/>
                <w:u w:val="single"/>
              </w:rPr>
            </w:rPrChange>
          </w:rPr>
          <w:fldChar w:fldCharType="begin"/>
        </w:r>
        <w:r w:rsidRPr="00EE27B1">
          <w:rPr>
            <w:sz w:val="24"/>
            <w:szCs w:val="24"/>
            <w:rPrChange w:id="3680" w:author="Tre" w:date="2012-11-19T09:04:00Z">
              <w:rPr>
                <w:color w:val="0000FF"/>
                <w:u w:val="single"/>
              </w:rPr>
            </w:rPrChange>
          </w:rPr>
          <w:instrText xml:space="preserve"> NEXT  \* MERGEFORMAT </w:instrText>
        </w:r>
        <w:r w:rsidRPr="00EE27B1">
          <w:rPr>
            <w:sz w:val="24"/>
            <w:szCs w:val="24"/>
            <w:rPrChange w:id="3681" w:author="Tre" w:date="2012-11-19T09:04:00Z">
              <w:rPr>
                <w:color w:val="0000FF"/>
                <w:u w:val="single"/>
              </w:rPr>
            </w:rPrChange>
          </w:rPr>
          <w:fldChar w:fldCharType="end"/>
        </w:r>
      </w:ins>
    </w:p>
    <w:p w:rsidR="00E404A2" w:rsidRPr="00880A1F" w:rsidRDefault="00E404A2" w:rsidP="00E404A2">
      <w:pPr>
        <w:pStyle w:val="MatrixSuperfluous"/>
        <w:rPr>
          <w:ins w:id="3682" w:author="Tre" w:date="2012-11-16T21:31:00Z"/>
          <w:sz w:val="24"/>
          <w:szCs w:val="24"/>
          <w:rPrChange w:id="3683" w:author="Tre" w:date="2012-11-19T09:04:00Z">
            <w:rPr>
              <w:ins w:id="3684" w:author="Tre" w:date="2012-11-16T21:31:00Z"/>
            </w:rPr>
          </w:rPrChange>
        </w:rPr>
      </w:pPr>
    </w:p>
    <w:p w:rsidR="00E404A2" w:rsidRPr="00880A1F" w:rsidRDefault="00EE27B1" w:rsidP="00E404A2">
      <w:pPr>
        <w:pStyle w:val="MatrixSuperfluous"/>
        <w:rPr>
          <w:ins w:id="3685" w:author="Tre" w:date="2012-11-16T21:31:00Z"/>
          <w:sz w:val="24"/>
          <w:szCs w:val="24"/>
          <w:rPrChange w:id="3686" w:author="Tre" w:date="2012-11-19T09:04:00Z">
            <w:rPr>
              <w:ins w:id="3687" w:author="Tre" w:date="2012-11-16T21:31:00Z"/>
            </w:rPr>
          </w:rPrChange>
        </w:rPr>
      </w:pPr>
      <w:ins w:id="3688" w:author="Tre" w:date="2012-11-16T21:31:00Z">
        <w:r w:rsidRPr="00EE27B1">
          <w:rPr>
            <w:b/>
            <w:sz w:val="24"/>
            <w:szCs w:val="24"/>
            <w:rPrChange w:id="3689" w:author="Tre" w:date="2012-11-19T09:04:00Z">
              <w:rPr>
                <w:b/>
                <w:color w:val="0000FF"/>
                <w:u w:val="single"/>
              </w:rPr>
            </w:rPrChange>
          </w:rPr>
          <w:t>Matrix Feat</w:t>
        </w:r>
        <w:r w:rsidRPr="00EE27B1">
          <w:rPr>
            <w:sz w:val="24"/>
            <w:szCs w:val="24"/>
            <w:rPrChange w:id="3690" w:author="Tre" w:date="2012-11-19T09:04:00Z">
              <w:rPr>
                <w:color w:val="0000FF"/>
                <w:u w:val="single"/>
              </w:rPr>
            </w:rPrChange>
          </w:rPr>
          <w:t xml:space="preserve"> </w:t>
        </w:r>
        <w:r w:rsidRPr="00EE27B1">
          <w:rPr>
            <w:b/>
            <w:sz w:val="24"/>
            <w:szCs w:val="24"/>
            <w:rPrChange w:id="3691" w:author="Tre" w:date="2012-11-19T09:04:00Z">
              <w:rPr>
                <w:b/>
                <w:color w:val="0000FF"/>
                <w:u w:val="single"/>
              </w:rPr>
            </w:rPrChange>
          </w:rPr>
          <w:t>“</w:t>
        </w:r>
        <w:r w:rsidRPr="00EE27B1">
          <w:rPr>
            <w:b/>
            <w:i/>
            <w:sz w:val="24"/>
            <w:szCs w:val="24"/>
            <w:rPrChange w:id="3692" w:author="Tre" w:date="2012-11-19T09:04:00Z">
              <w:rPr>
                <w:b/>
                <w:i/>
                <w:color w:val="0000FF"/>
                <w:u w:val="single"/>
              </w:rPr>
            </w:rPrChange>
          </w:rPr>
          <w:fldChar w:fldCharType="begin"/>
        </w:r>
        <w:r w:rsidRPr="00EE27B1">
          <w:rPr>
            <w:b/>
            <w:i/>
            <w:sz w:val="24"/>
            <w:szCs w:val="24"/>
            <w:rPrChange w:id="3693" w:author="Tre" w:date="2012-11-19T09:04:00Z">
              <w:rPr>
                <w:b/>
                <w:i/>
                <w:color w:val="0000FF"/>
                <w:u w:val="single"/>
              </w:rPr>
            </w:rPrChange>
          </w:rPr>
          <w:instrText xml:space="preserve"> MERGEFIELD Skill </w:instrText>
        </w:r>
        <w:r w:rsidRPr="00EE27B1">
          <w:rPr>
            <w:b/>
            <w:i/>
            <w:sz w:val="24"/>
            <w:szCs w:val="24"/>
            <w:rPrChange w:id="3694" w:author="Tre" w:date="2012-11-19T09:04:00Z">
              <w:rPr>
                <w:b/>
                <w:i/>
                <w:color w:val="0000FF"/>
                <w:u w:val="single"/>
              </w:rPr>
            </w:rPrChange>
          </w:rPr>
          <w:fldChar w:fldCharType="separate"/>
        </w:r>
        <w:r w:rsidRPr="00EE27B1">
          <w:rPr>
            <w:b/>
            <w:i/>
            <w:noProof/>
            <w:sz w:val="24"/>
            <w:szCs w:val="24"/>
            <w:rPrChange w:id="3695" w:author="Tre" w:date="2012-11-19T09:04:00Z">
              <w:rPr>
                <w:b/>
                <w:i/>
                <w:noProof/>
                <w:color w:val="0000FF"/>
                <w:u w:val="single"/>
              </w:rPr>
            </w:rPrChange>
          </w:rPr>
          <w:t>Disguise</w:t>
        </w:r>
        <w:r w:rsidRPr="00EE27B1">
          <w:rPr>
            <w:b/>
            <w:i/>
            <w:sz w:val="24"/>
            <w:szCs w:val="24"/>
            <w:rPrChange w:id="3696" w:author="Tre" w:date="2012-11-19T09:04:00Z">
              <w:rPr>
                <w:b/>
                <w:i/>
                <w:color w:val="0000FF"/>
                <w:u w:val="single"/>
              </w:rPr>
            </w:rPrChange>
          </w:rPr>
          <w:fldChar w:fldCharType="end"/>
        </w:r>
        <w:r w:rsidRPr="00EE27B1">
          <w:rPr>
            <w:b/>
            <w:sz w:val="24"/>
            <w:szCs w:val="24"/>
            <w:rPrChange w:id="3697" w:author="Tre" w:date="2012-11-19T09:04:00Z">
              <w:rPr>
                <w:b/>
                <w:color w:val="0000FF"/>
                <w:u w:val="single"/>
              </w:rPr>
            </w:rPrChange>
          </w:rPr>
          <w:t>”</w:t>
        </w:r>
        <w:r w:rsidRPr="00EE27B1">
          <w:rPr>
            <w:sz w:val="24"/>
            <w:szCs w:val="24"/>
            <w:rPrChange w:id="3698" w:author="Tre" w:date="2012-11-19T09:04:00Z">
              <w:rPr>
                <w:color w:val="0000FF"/>
                <w:u w:val="single"/>
              </w:rPr>
            </w:rPrChange>
          </w:rPr>
          <w:t xml:space="preserve"> - [CyberZen]</w:t>
        </w:r>
      </w:ins>
    </w:p>
    <w:p w:rsidR="00E404A2" w:rsidRPr="00880A1F" w:rsidRDefault="00EE27B1" w:rsidP="00E404A2">
      <w:pPr>
        <w:pStyle w:val="MatrixSuperfluous"/>
        <w:rPr>
          <w:ins w:id="3699" w:author="Tre" w:date="2012-11-16T21:31:00Z"/>
          <w:sz w:val="24"/>
          <w:szCs w:val="24"/>
          <w:rPrChange w:id="3700" w:author="Tre" w:date="2012-11-19T09:04:00Z">
            <w:rPr>
              <w:ins w:id="3701" w:author="Tre" w:date="2012-11-16T21:31:00Z"/>
            </w:rPr>
          </w:rPrChange>
        </w:rPr>
      </w:pPr>
      <w:ins w:id="3702" w:author="Tre" w:date="2012-11-16T21:31:00Z">
        <w:r w:rsidRPr="00EE27B1">
          <w:rPr>
            <w:sz w:val="24"/>
            <w:szCs w:val="24"/>
            <w:rPrChange w:id="3703" w:author="Tre" w:date="2012-11-19T09:04:00Z">
              <w:rPr>
                <w:color w:val="0000FF"/>
                <w:u w:val="single"/>
              </w:rPr>
            </w:rPrChange>
          </w:rPr>
          <w:t>Rule Bender Feat:</w:t>
        </w:r>
        <w:r w:rsidRPr="00EE27B1">
          <w:rPr>
            <w:i/>
            <w:sz w:val="24"/>
            <w:szCs w:val="24"/>
            <w:rPrChange w:id="3704" w:author="Tre" w:date="2012-11-19T09:04:00Z">
              <w:rPr>
                <w:i/>
                <w:color w:val="0000FF"/>
                <w:u w:val="single"/>
              </w:rPr>
            </w:rPrChange>
          </w:rPr>
          <w:t xml:space="preserve"> </w:t>
        </w:r>
        <w:r w:rsidRPr="00EE27B1">
          <w:rPr>
            <w:i/>
            <w:sz w:val="24"/>
            <w:szCs w:val="24"/>
            <w:rPrChange w:id="3705" w:author="Tre" w:date="2012-11-19T09:04:00Z">
              <w:rPr>
                <w:i/>
                <w:color w:val="0000FF"/>
                <w:u w:val="single"/>
              </w:rPr>
            </w:rPrChange>
          </w:rPr>
          <w:fldChar w:fldCharType="begin"/>
        </w:r>
        <w:r w:rsidRPr="00EE27B1">
          <w:rPr>
            <w:i/>
            <w:sz w:val="24"/>
            <w:szCs w:val="24"/>
            <w:rPrChange w:id="3706" w:author="Tre" w:date="2012-11-19T09:04:00Z">
              <w:rPr>
                <w:i/>
                <w:color w:val="0000FF"/>
                <w:u w:val="single"/>
              </w:rPr>
            </w:rPrChange>
          </w:rPr>
          <w:instrText xml:space="preserve"> MERGEFIELD Rule_Bender_Description </w:instrText>
        </w:r>
        <w:r w:rsidRPr="00EE27B1">
          <w:rPr>
            <w:i/>
            <w:sz w:val="24"/>
            <w:szCs w:val="24"/>
            <w:rPrChange w:id="3707" w:author="Tre" w:date="2012-11-19T09:04:00Z">
              <w:rPr>
                <w:i/>
                <w:color w:val="0000FF"/>
                <w:u w:val="single"/>
              </w:rPr>
            </w:rPrChange>
          </w:rPr>
          <w:fldChar w:fldCharType="separate"/>
        </w:r>
        <w:r w:rsidRPr="00EE27B1">
          <w:rPr>
            <w:i/>
            <w:noProof/>
            <w:sz w:val="24"/>
            <w:szCs w:val="24"/>
            <w:rPrChange w:id="3708" w:author="Tre" w:date="2012-11-19T09:04:00Z">
              <w:rPr>
                <w:i/>
                <w:noProof/>
                <w:color w:val="0000FF"/>
                <w:u w:val="single"/>
              </w:rPr>
            </w:rPrChange>
          </w:rPr>
          <w:t>A player can disguise herself to agents and other people within the Matrix. RSI's don’t see the character as she is, but rather as she would like to be seen.</w:t>
        </w:r>
        <w:r w:rsidRPr="00EE27B1">
          <w:rPr>
            <w:i/>
            <w:sz w:val="24"/>
            <w:szCs w:val="24"/>
            <w:rPrChange w:id="3709" w:author="Tre" w:date="2012-11-19T09:04:00Z">
              <w:rPr>
                <w:i/>
                <w:color w:val="0000FF"/>
                <w:u w:val="single"/>
              </w:rPr>
            </w:rPrChange>
          </w:rPr>
          <w:fldChar w:fldCharType="end"/>
        </w:r>
      </w:ins>
    </w:p>
    <w:p w:rsidR="00E404A2" w:rsidRPr="00880A1F" w:rsidRDefault="00EE27B1" w:rsidP="00E404A2">
      <w:pPr>
        <w:pStyle w:val="MatrixSuperfluous"/>
        <w:rPr>
          <w:ins w:id="3710" w:author="Tre" w:date="2012-11-16T21:31:00Z"/>
          <w:sz w:val="24"/>
          <w:szCs w:val="24"/>
          <w:rPrChange w:id="3711" w:author="Tre" w:date="2012-11-19T09:04:00Z">
            <w:rPr>
              <w:ins w:id="3712" w:author="Tre" w:date="2012-11-16T21:31:00Z"/>
            </w:rPr>
          </w:rPrChange>
        </w:rPr>
      </w:pPr>
      <w:ins w:id="3713" w:author="Tre" w:date="2012-11-16T21:31:00Z">
        <w:r w:rsidRPr="00EE27B1">
          <w:rPr>
            <w:sz w:val="24"/>
            <w:szCs w:val="24"/>
            <w:rPrChange w:id="3714" w:author="Tre" w:date="2012-11-19T09:04:00Z">
              <w:rPr>
                <w:color w:val="0000FF"/>
                <w:u w:val="single"/>
              </w:rPr>
            </w:rPrChange>
          </w:rPr>
          <w:t xml:space="preserve">Rule Breaker Feat: </w:t>
        </w:r>
        <w:r w:rsidRPr="00EE27B1">
          <w:rPr>
            <w:i/>
            <w:sz w:val="24"/>
            <w:szCs w:val="24"/>
            <w:rPrChange w:id="3715" w:author="Tre" w:date="2012-11-19T09:04:00Z">
              <w:rPr>
                <w:i/>
                <w:color w:val="0000FF"/>
                <w:u w:val="single"/>
              </w:rPr>
            </w:rPrChange>
          </w:rPr>
          <w:fldChar w:fldCharType="begin"/>
        </w:r>
        <w:r w:rsidRPr="00EE27B1">
          <w:rPr>
            <w:i/>
            <w:sz w:val="24"/>
            <w:szCs w:val="24"/>
            <w:rPrChange w:id="3716" w:author="Tre" w:date="2012-11-19T09:04:00Z">
              <w:rPr>
                <w:i/>
                <w:color w:val="0000FF"/>
                <w:u w:val="single"/>
              </w:rPr>
            </w:rPrChange>
          </w:rPr>
          <w:instrText xml:space="preserve"> MERGEFIELD Rule_Breaker_Description </w:instrText>
        </w:r>
        <w:r w:rsidRPr="00EE27B1">
          <w:rPr>
            <w:i/>
            <w:sz w:val="24"/>
            <w:szCs w:val="24"/>
            <w:rPrChange w:id="3717" w:author="Tre" w:date="2012-11-19T09:04:00Z">
              <w:rPr>
                <w:i/>
                <w:color w:val="0000FF"/>
                <w:u w:val="single"/>
              </w:rPr>
            </w:rPrChange>
          </w:rPr>
          <w:fldChar w:fldCharType="separate"/>
        </w:r>
        <w:r w:rsidRPr="00EE27B1">
          <w:rPr>
            <w:i/>
            <w:noProof/>
            <w:sz w:val="24"/>
            <w:szCs w:val="24"/>
            <w:rPrChange w:id="3718" w:author="Tre" w:date="2012-11-19T09:04:00Z">
              <w:rPr>
                <w:i/>
                <w:noProof/>
                <w:color w:val="0000FF"/>
                <w:u w:val="single"/>
              </w:rPr>
            </w:rPrChange>
          </w:rPr>
          <w:t>Player can change their height and weight. It is even possible to alter appendages like growing a lost appendage. Mimic someone specifically down to the DNA. Indiscernible from the original. Characters must stay human.</w:t>
        </w:r>
        <w:r w:rsidRPr="00EE27B1">
          <w:rPr>
            <w:i/>
            <w:sz w:val="24"/>
            <w:szCs w:val="24"/>
            <w:rPrChange w:id="3719" w:author="Tre" w:date="2012-11-19T09:04:00Z">
              <w:rPr>
                <w:i/>
                <w:color w:val="0000FF"/>
                <w:u w:val="single"/>
              </w:rPr>
            </w:rPrChange>
          </w:rPr>
          <w:fldChar w:fldCharType="end"/>
        </w:r>
        <w:r w:rsidRPr="00EE27B1">
          <w:rPr>
            <w:sz w:val="24"/>
            <w:szCs w:val="24"/>
            <w:rPrChange w:id="3720" w:author="Tre" w:date="2012-11-19T09:04:00Z">
              <w:rPr>
                <w:color w:val="0000FF"/>
                <w:u w:val="single"/>
              </w:rPr>
            </w:rPrChange>
          </w:rPr>
          <w:fldChar w:fldCharType="begin"/>
        </w:r>
        <w:r w:rsidRPr="00EE27B1">
          <w:rPr>
            <w:sz w:val="24"/>
            <w:szCs w:val="24"/>
            <w:rPrChange w:id="3721" w:author="Tre" w:date="2012-11-19T09:04:00Z">
              <w:rPr>
                <w:color w:val="0000FF"/>
                <w:u w:val="single"/>
              </w:rPr>
            </w:rPrChange>
          </w:rPr>
          <w:instrText xml:space="preserve"> NEXT  \* MERGEFORMAT </w:instrText>
        </w:r>
        <w:r w:rsidRPr="00EE27B1">
          <w:rPr>
            <w:sz w:val="24"/>
            <w:szCs w:val="24"/>
            <w:rPrChange w:id="3722" w:author="Tre" w:date="2012-11-19T09:04:00Z">
              <w:rPr>
                <w:color w:val="0000FF"/>
                <w:u w:val="single"/>
              </w:rPr>
            </w:rPrChange>
          </w:rPr>
          <w:fldChar w:fldCharType="end"/>
        </w:r>
      </w:ins>
    </w:p>
    <w:p w:rsidR="00E404A2" w:rsidRPr="00880A1F" w:rsidRDefault="00E404A2" w:rsidP="00E404A2">
      <w:pPr>
        <w:pStyle w:val="MatrixSuperfluous"/>
        <w:rPr>
          <w:ins w:id="3723" w:author="Tre" w:date="2012-11-16T21:31:00Z"/>
          <w:sz w:val="24"/>
          <w:szCs w:val="24"/>
          <w:rPrChange w:id="3724" w:author="Tre" w:date="2012-11-19T09:04:00Z">
            <w:rPr>
              <w:ins w:id="3725" w:author="Tre" w:date="2012-11-16T21:31:00Z"/>
            </w:rPr>
          </w:rPrChange>
        </w:rPr>
      </w:pPr>
    </w:p>
    <w:p w:rsidR="00E404A2" w:rsidRPr="00880A1F" w:rsidRDefault="00EE27B1" w:rsidP="00E404A2">
      <w:pPr>
        <w:pStyle w:val="MatrixSuperfluous"/>
        <w:rPr>
          <w:ins w:id="3726" w:author="Tre" w:date="2012-11-16T21:31:00Z"/>
          <w:sz w:val="24"/>
          <w:szCs w:val="24"/>
          <w:rPrChange w:id="3727" w:author="Tre" w:date="2012-11-19T09:04:00Z">
            <w:rPr>
              <w:ins w:id="3728" w:author="Tre" w:date="2012-11-16T21:31:00Z"/>
            </w:rPr>
          </w:rPrChange>
        </w:rPr>
      </w:pPr>
      <w:ins w:id="3729" w:author="Tre" w:date="2012-11-16T21:31:00Z">
        <w:r w:rsidRPr="00EE27B1">
          <w:rPr>
            <w:b/>
            <w:sz w:val="24"/>
            <w:szCs w:val="24"/>
            <w:rPrChange w:id="3730" w:author="Tre" w:date="2012-11-19T09:04:00Z">
              <w:rPr>
                <w:b/>
                <w:color w:val="0000FF"/>
                <w:u w:val="single"/>
              </w:rPr>
            </w:rPrChange>
          </w:rPr>
          <w:t>Matrix Feat</w:t>
        </w:r>
        <w:r w:rsidRPr="00EE27B1">
          <w:rPr>
            <w:sz w:val="24"/>
            <w:szCs w:val="24"/>
            <w:rPrChange w:id="3731" w:author="Tre" w:date="2012-11-19T09:04:00Z">
              <w:rPr>
                <w:color w:val="0000FF"/>
                <w:u w:val="single"/>
              </w:rPr>
            </w:rPrChange>
          </w:rPr>
          <w:t xml:space="preserve"> </w:t>
        </w:r>
        <w:r w:rsidRPr="00EE27B1">
          <w:rPr>
            <w:b/>
            <w:sz w:val="24"/>
            <w:szCs w:val="24"/>
            <w:rPrChange w:id="3732" w:author="Tre" w:date="2012-11-19T09:04:00Z">
              <w:rPr>
                <w:b/>
                <w:color w:val="0000FF"/>
                <w:u w:val="single"/>
              </w:rPr>
            </w:rPrChange>
          </w:rPr>
          <w:t>“</w:t>
        </w:r>
        <w:r w:rsidRPr="00EE27B1">
          <w:rPr>
            <w:b/>
            <w:i/>
            <w:sz w:val="24"/>
            <w:szCs w:val="24"/>
            <w:rPrChange w:id="3733" w:author="Tre" w:date="2012-11-19T09:04:00Z">
              <w:rPr>
                <w:b/>
                <w:i/>
                <w:color w:val="0000FF"/>
                <w:u w:val="single"/>
              </w:rPr>
            </w:rPrChange>
          </w:rPr>
          <w:fldChar w:fldCharType="begin"/>
        </w:r>
        <w:r w:rsidRPr="00EE27B1">
          <w:rPr>
            <w:b/>
            <w:i/>
            <w:sz w:val="24"/>
            <w:szCs w:val="24"/>
            <w:rPrChange w:id="3734" w:author="Tre" w:date="2012-11-19T09:04:00Z">
              <w:rPr>
                <w:b/>
                <w:i/>
                <w:color w:val="0000FF"/>
                <w:u w:val="single"/>
              </w:rPr>
            </w:rPrChange>
          </w:rPr>
          <w:instrText xml:space="preserve"> MERGEFIELD Skill </w:instrText>
        </w:r>
        <w:r w:rsidRPr="00EE27B1">
          <w:rPr>
            <w:b/>
            <w:i/>
            <w:sz w:val="24"/>
            <w:szCs w:val="24"/>
            <w:rPrChange w:id="3735" w:author="Tre" w:date="2012-11-19T09:04:00Z">
              <w:rPr>
                <w:b/>
                <w:i/>
                <w:color w:val="0000FF"/>
                <w:u w:val="single"/>
              </w:rPr>
            </w:rPrChange>
          </w:rPr>
          <w:fldChar w:fldCharType="separate"/>
        </w:r>
        <w:r w:rsidRPr="00EE27B1">
          <w:rPr>
            <w:b/>
            <w:i/>
            <w:noProof/>
            <w:sz w:val="24"/>
            <w:szCs w:val="24"/>
            <w:rPrChange w:id="3736" w:author="Tre" w:date="2012-11-19T09:04:00Z">
              <w:rPr>
                <w:b/>
                <w:i/>
                <w:noProof/>
                <w:color w:val="0000FF"/>
                <w:u w:val="single"/>
              </w:rPr>
            </w:rPrChange>
          </w:rPr>
          <w:t>Dodging Bullets</w:t>
        </w:r>
        <w:r w:rsidRPr="00EE27B1">
          <w:rPr>
            <w:b/>
            <w:i/>
            <w:sz w:val="24"/>
            <w:szCs w:val="24"/>
            <w:rPrChange w:id="3737" w:author="Tre" w:date="2012-11-19T09:04:00Z">
              <w:rPr>
                <w:b/>
                <w:i/>
                <w:color w:val="0000FF"/>
                <w:u w:val="single"/>
              </w:rPr>
            </w:rPrChange>
          </w:rPr>
          <w:fldChar w:fldCharType="end"/>
        </w:r>
        <w:r w:rsidRPr="00EE27B1">
          <w:rPr>
            <w:b/>
            <w:sz w:val="24"/>
            <w:szCs w:val="24"/>
            <w:rPrChange w:id="3738" w:author="Tre" w:date="2012-11-19T09:04:00Z">
              <w:rPr>
                <w:b/>
                <w:color w:val="0000FF"/>
                <w:u w:val="single"/>
              </w:rPr>
            </w:rPrChange>
          </w:rPr>
          <w:t>”</w:t>
        </w:r>
        <w:r w:rsidRPr="00EE27B1">
          <w:rPr>
            <w:sz w:val="24"/>
            <w:szCs w:val="24"/>
            <w:rPrChange w:id="3739" w:author="Tre" w:date="2012-11-19T09:04:00Z">
              <w:rPr>
                <w:color w:val="0000FF"/>
                <w:u w:val="single"/>
              </w:rPr>
            </w:rPrChange>
          </w:rPr>
          <w:t xml:space="preserve"> - [CyberZen]</w:t>
        </w:r>
      </w:ins>
    </w:p>
    <w:p w:rsidR="00E404A2" w:rsidRPr="00880A1F" w:rsidRDefault="00EE27B1" w:rsidP="00E404A2">
      <w:pPr>
        <w:pStyle w:val="MatrixSuperfluous"/>
        <w:rPr>
          <w:ins w:id="3740" w:author="Tre" w:date="2012-11-16T21:31:00Z"/>
          <w:sz w:val="24"/>
          <w:szCs w:val="24"/>
          <w:rPrChange w:id="3741" w:author="Tre" w:date="2012-11-19T09:04:00Z">
            <w:rPr>
              <w:ins w:id="3742" w:author="Tre" w:date="2012-11-16T21:31:00Z"/>
            </w:rPr>
          </w:rPrChange>
        </w:rPr>
      </w:pPr>
      <w:ins w:id="3743" w:author="Tre" w:date="2012-11-16T21:31:00Z">
        <w:r w:rsidRPr="00EE27B1">
          <w:rPr>
            <w:sz w:val="24"/>
            <w:szCs w:val="24"/>
            <w:rPrChange w:id="3744" w:author="Tre" w:date="2012-11-19T09:04:00Z">
              <w:rPr>
                <w:color w:val="0000FF"/>
                <w:u w:val="single"/>
              </w:rPr>
            </w:rPrChange>
          </w:rPr>
          <w:t>Rule Bender Feat:</w:t>
        </w:r>
        <w:r w:rsidRPr="00EE27B1">
          <w:rPr>
            <w:i/>
            <w:sz w:val="24"/>
            <w:szCs w:val="24"/>
            <w:rPrChange w:id="3745" w:author="Tre" w:date="2012-11-19T09:04:00Z">
              <w:rPr>
                <w:i/>
                <w:color w:val="0000FF"/>
                <w:u w:val="single"/>
              </w:rPr>
            </w:rPrChange>
          </w:rPr>
          <w:t xml:space="preserve"> </w:t>
        </w:r>
        <w:r w:rsidRPr="00EE27B1">
          <w:rPr>
            <w:i/>
            <w:sz w:val="24"/>
            <w:szCs w:val="24"/>
            <w:rPrChange w:id="3746" w:author="Tre" w:date="2012-11-19T09:04:00Z">
              <w:rPr>
                <w:i/>
                <w:color w:val="0000FF"/>
                <w:u w:val="single"/>
              </w:rPr>
            </w:rPrChange>
          </w:rPr>
          <w:fldChar w:fldCharType="begin"/>
        </w:r>
        <w:r w:rsidRPr="00EE27B1">
          <w:rPr>
            <w:i/>
            <w:sz w:val="24"/>
            <w:szCs w:val="24"/>
            <w:rPrChange w:id="3747" w:author="Tre" w:date="2012-11-19T09:04:00Z">
              <w:rPr>
                <w:i/>
                <w:color w:val="0000FF"/>
                <w:u w:val="single"/>
              </w:rPr>
            </w:rPrChange>
          </w:rPr>
          <w:instrText xml:space="preserve"> MERGEFIELD Rule_Bender_Description </w:instrText>
        </w:r>
        <w:r w:rsidRPr="00EE27B1">
          <w:rPr>
            <w:i/>
            <w:sz w:val="24"/>
            <w:szCs w:val="24"/>
            <w:rPrChange w:id="3748" w:author="Tre" w:date="2012-11-19T09:04:00Z">
              <w:rPr>
                <w:i/>
                <w:color w:val="0000FF"/>
                <w:u w:val="single"/>
              </w:rPr>
            </w:rPrChange>
          </w:rPr>
          <w:fldChar w:fldCharType="separate"/>
        </w:r>
        <w:r w:rsidRPr="00EE27B1">
          <w:rPr>
            <w:i/>
            <w:noProof/>
            <w:sz w:val="24"/>
            <w:szCs w:val="24"/>
            <w:rPrChange w:id="3749" w:author="Tre" w:date="2012-11-19T09:04:00Z">
              <w:rPr>
                <w:i/>
                <w:noProof/>
                <w:color w:val="0000FF"/>
                <w:u w:val="single"/>
              </w:rPr>
            </w:rPrChange>
          </w:rPr>
          <w:t>Character has an uncanny ability to dodge non-ballistic speed objects. Character can easily dodge bows and arrows.</w:t>
        </w:r>
        <w:r w:rsidRPr="00EE27B1">
          <w:rPr>
            <w:i/>
            <w:sz w:val="24"/>
            <w:szCs w:val="24"/>
            <w:rPrChange w:id="3750" w:author="Tre" w:date="2012-11-19T09:04:00Z">
              <w:rPr>
                <w:i/>
                <w:color w:val="0000FF"/>
                <w:u w:val="single"/>
              </w:rPr>
            </w:rPrChange>
          </w:rPr>
          <w:fldChar w:fldCharType="end"/>
        </w:r>
      </w:ins>
    </w:p>
    <w:p w:rsidR="00E404A2" w:rsidRPr="00880A1F" w:rsidRDefault="00EE27B1" w:rsidP="00E404A2">
      <w:pPr>
        <w:pStyle w:val="MatrixSuperfluous"/>
        <w:rPr>
          <w:ins w:id="3751" w:author="Tre" w:date="2012-11-16T21:31:00Z"/>
          <w:sz w:val="24"/>
          <w:szCs w:val="24"/>
          <w:rPrChange w:id="3752" w:author="Tre" w:date="2012-11-19T09:04:00Z">
            <w:rPr>
              <w:ins w:id="3753" w:author="Tre" w:date="2012-11-16T21:31:00Z"/>
            </w:rPr>
          </w:rPrChange>
        </w:rPr>
      </w:pPr>
      <w:ins w:id="3754" w:author="Tre" w:date="2012-11-16T21:31:00Z">
        <w:r w:rsidRPr="00EE27B1">
          <w:rPr>
            <w:sz w:val="24"/>
            <w:szCs w:val="24"/>
            <w:rPrChange w:id="3755" w:author="Tre" w:date="2012-11-19T09:04:00Z">
              <w:rPr>
                <w:color w:val="0000FF"/>
                <w:u w:val="single"/>
              </w:rPr>
            </w:rPrChange>
          </w:rPr>
          <w:t xml:space="preserve">Rule Breaker Feat: </w:t>
        </w:r>
        <w:r w:rsidRPr="00EE27B1">
          <w:rPr>
            <w:i/>
            <w:sz w:val="24"/>
            <w:szCs w:val="24"/>
            <w:rPrChange w:id="3756" w:author="Tre" w:date="2012-11-19T09:04:00Z">
              <w:rPr>
                <w:i/>
                <w:color w:val="0000FF"/>
                <w:u w:val="single"/>
              </w:rPr>
            </w:rPrChange>
          </w:rPr>
          <w:fldChar w:fldCharType="begin"/>
        </w:r>
        <w:r w:rsidRPr="00EE27B1">
          <w:rPr>
            <w:i/>
            <w:sz w:val="24"/>
            <w:szCs w:val="24"/>
            <w:rPrChange w:id="3757" w:author="Tre" w:date="2012-11-19T09:04:00Z">
              <w:rPr>
                <w:i/>
                <w:color w:val="0000FF"/>
                <w:u w:val="single"/>
              </w:rPr>
            </w:rPrChange>
          </w:rPr>
          <w:instrText xml:space="preserve"> MERGEFIELD Rule_Breaker_Description </w:instrText>
        </w:r>
        <w:r w:rsidRPr="00EE27B1">
          <w:rPr>
            <w:i/>
            <w:sz w:val="24"/>
            <w:szCs w:val="24"/>
            <w:rPrChange w:id="3758" w:author="Tre" w:date="2012-11-19T09:04:00Z">
              <w:rPr>
                <w:i/>
                <w:color w:val="0000FF"/>
                <w:u w:val="single"/>
              </w:rPr>
            </w:rPrChange>
          </w:rPr>
          <w:fldChar w:fldCharType="separate"/>
        </w:r>
        <w:r w:rsidRPr="00EE27B1">
          <w:rPr>
            <w:i/>
            <w:noProof/>
            <w:sz w:val="24"/>
            <w:szCs w:val="24"/>
            <w:rPrChange w:id="3759" w:author="Tre" w:date="2012-11-19T09:04:00Z">
              <w:rPr>
                <w:i/>
                <w:noProof/>
                <w:color w:val="0000FF"/>
                <w:u w:val="single"/>
              </w:rPr>
            </w:rPrChange>
          </w:rPr>
          <w:t>The character can dodge ballistics and projectiles in the Matrix. When a character uses dodge they cannot perform any other actions that turn.</w:t>
        </w:r>
        <w:r w:rsidRPr="00EE27B1">
          <w:rPr>
            <w:i/>
            <w:sz w:val="24"/>
            <w:szCs w:val="24"/>
            <w:rPrChange w:id="3760" w:author="Tre" w:date="2012-11-19T09:04:00Z">
              <w:rPr>
                <w:i/>
                <w:color w:val="0000FF"/>
                <w:u w:val="single"/>
              </w:rPr>
            </w:rPrChange>
          </w:rPr>
          <w:fldChar w:fldCharType="end"/>
        </w:r>
        <w:r w:rsidRPr="00EE27B1">
          <w:rPr>
            <w:sz w:val="24"/>
            <w:szCs w:val="24"/>
            <w:rPrChange w:id="3761" w:author="Tre" w:date="2012-11-19T09:04:00Z">
              <w:rPr>
                <w:color w:val="0000FF"/>
                <w:u w:val="single"/>
              </w:rPr>
            </w:rPrChange>
          </w:rPr>
          <w:fldChar w:fldCharType="begin"/>
        </w:r>
        <w:r w:rsidRPr="00EE27B1">
          <w:rPr>
            <w:sz w:val="24"/>
            <w:szCs w:val="24"/>
            <w:rPrChange w:id="3762" w:author="Tre" w:date="2012-11-19T09:04:00Z">
              <w:rPr>
                <w:color w:val="0000FF"/>
                <w:u w:val="single"/>
              </w:rPr>
            </w:rPrChange>
          </w:rPr>
          <w:instrText xml:space="preserve"> NEXT  \* MERGEFORMAT </w:instrText>
        </w:r>
        <w:r w:rsidRPr="00EE27B1">
          <w:rPr>
            <w:sz w:val="24"/>
            <w:szCs w:val="24"/>
            <w:rPrChange w:id="3763" w:author="Tre" w:date="2012-11-19T09:04:00Z">
              <w:rPr>
                <w:color w:val="0000FF"/>
                <w:u w:val="single"/>
              </w:rPr>
            </w:rPrChange>
          </w:rPr>
          <w:fldChar w:fldCharType="end"/>
        </w:r>
      </w:ins>
    </w:p>
    <w:p w:rsidR="00E404A2" w:rsidRPr="00880A1F" w:rsidRDefault="00E404A2" w:rsidP="00E404A2">
      <w:pPr>
        <w:pStyle w:val="MatrixSuperfluous"/>
        <w:rPr>
          <w:ins w:id="3764" w:author="Tre" w:date="2012-11-16T21:31:00Z"/>
          <w:sz w:val="24"/>
          <w:szCs w:val="24"/>
          <w:rPrChange w:id="3765" w:author="Tre" w:date="2012-11-19T09:04:00Z">
            <w:rPr>
              <w:ins w:id="3766" w:author="Tre" w:date="2012-11-16T21:31:00Z"/>
            </w:rPr>
          </w:rPrChange>
        </w:rPr>
      </w:pPr>
    </w:p>
    <w:p w:rsidR="00E404A2" w:rsidRPr="00880A1F" w:rsidRDefault="00EE27B1" w:rsidP="00E404A2">
      <w:pPr>
        <w:pStyle w:val="MatrixSuperfluous"/>
        <w:rPr>
          <w:ins w:id="3767" w:author="Tre" w:date="2012-11-16T21:31:00Z"/>
          <w:sz w:val="24"/>
          <w:szCs w:val="24"/>
          <w:rPrChange w:id="3768" w:author="Tre" w:date="2012-11-19T09:04:00Z">
            <w:rPr>
              <w:ins w:id="3769" w:author="Tre" w:date="2012-11-16T21:31:00Z"/>
            </w:rPr>
          </w:rPrChange>
        </w:rPr>
      </w:pPr>
      <w:ins w:id="3770" w:author="Tre" w:date="2012-11-16T21:31:00Z">
        <w:r w:rsidRPr="00EE27B1">
          <w:rPr>
            <w:b/>
            <w:sz w:val="24"/>
            <w:szCs w:val="24"/>
            <w:rPrChange w:id="3771" w:author="Tre" w:date="2012-11-19T09:04:00Z">
              <w:rPr>
                <w:b/>
                <w:color w:val="0000FF"/>
                <w:u w:val="single"/>
              </w:rPr>
            </w:rPrChange>
          </w:rPr>
          <w:t>Matrix Feat</w:t>
        </w:r>
        <w:r w:rsidRPr="00EE27B1">
          <w:rPr>
            <w:sz w:val="24"/>
            <w:szCs w:val="24"/>
            <w:rPrChange w:id="3772" w:author="Tre" w:date="2012-11-19T09:04:00Z">
              <w:rPr>
                <w:color w:val="0000FF"/>
                <w:u w:val="single"/>
              </w:rPr>
            </w:rPrChange>
          </w:rPr>
          <w:t xml:space="preserve"> </w:t>
        </w:r>
        <w:r w:rsidRPr="00EE27B1">
          <w:rPr>
            <w:b/>
            <w:sz w:val="24"/>
            <w:szCs w:val="24"/>
            <w:rPrChange w:id="3773" w:author="Tre" w:date="2012-11-19T09:04:00Z">
              <w:rPr>
                <w:b/>
                <w:color w:val="0000FF"/>
                <w:u w:val="single"/>
              </w:rPr>
            </w:rPrChange>
          </w:rPr>
          <w:t>“</w:t>
        </w:r>
        <w:r w:rsidRPr="00EE27B1">
          <w:rPr>
            <w:b/>
            <w:i/>
            <w:sz w:val="24"/>
            <w:szCs w:val="24"/>
            <w:rPrChange w:id="3774" w:author="Tre" w:date="2012-11-19T09:04:00Z">
              <w:rPr>
                <w:b/>
                <w:i/>
                <w:color w:val="0000FF"/>
                <w:u w:val="single"/>
              </w:rPr>
            </w:rPrChange>
          </w:rPr>
          <w:fldChar w:fldCharType="begin"/>
        </w:r>
        <w:r w:rsidRPr="00EE27B1">
          <w:rPr>
            <w:b/>
            <w:i/>
            <w:sz w:val="24"/>
            <w:szCs w:val="24"/>
            <w:rPrChange w:id="3775" w:author="Tre" w:date="2012-11-19T09:04:00Z">
              <w:rPr>
                <w:b/>
                <w:i/>
                <w:color w:val="0000FF"/>
                <w:u w:val="single"/>
              </w:rPr>
            </w:rPrChange>
          </w:rPr>
          <w:instrText xml:space="preserve"> MERGEFIELD Skill </w:instrText>
        </w:r>
        <w:r w:rsidRPr="00EE27B1">
          <w:rPr>
            <w:b/>
            <w:i/>
            <w:sz w:val="24"/>
            <w:szCs w:val="24"/>
            <w:rPrChange w:id="3776" w:author="Tre" w:date="2012-11-19T09:04:00Z">
              <w:rPr>
                <w:b/>
                <w:i/>
                <w:color w:val="0000FF"/>
                <w:u w:val="single"/>
              </w:rPr>
            </w:rPrChange>
          </w:rPr>
          <w:fldChar w:fldCharType="separate"/>
        </w:r>
        <w:r w:rsidRPr="00EE27B1">
          <w:rPr>
            <w:b/>
            <w:i/>
            <w:noProof/>
            <w:sz w:val="24"/>
            <w:szCs w:val="24"/>
            <w:rPrChange w:id="3777" w:author="Tre" w:date="2012-11-19T09:04:00Z">
              <w:rPr>
                <w:b/>
                <w:i/>
                <w:noProof/>
                <w:color w:val="0000FF"/>
                <w:u w:val="single"/>
              </w:rPr>
            </w:rPrChange>
          </w:rPr>
          <w:t>Eagle Eyes</w:t>
        </w:r>
        <w:r w:rsidRPr="00EE27B1">
          <w:rPr>
            <w:b/>
            <w:i/>
            <w:sz w:val="24"/>
            <w:szCs w:val="24"/>
            <w:rPrChange w:id="3778" w:author="Tre" w:date="2012-11-19T09:04:00Z">
              <w:rPr>
                <w:b/>
                <w:i/>
                <w:color w:val="0000FF"/>
                <w:u w:val="single"/>
              </w:rPr>
            </w:rPrChange>
          </w:rPr>
          <w:fldChar w:fldCharType="end"/>
        </w:r>
        <w:r w:rsidRPr="00EE27B1">
          <w:rPr>
            <w:b/>
            <w:sz w:val="24"/>
            <w:szCs w:val="24"/>
            <w:rPrChange w:id="3779" w:author="Tre" w:date="2012-11-19T09:04:00Z">
              <w:rPr>
                <w:b/>
                <w:color w:val="0000FF"/>
                <w:u w:val="single"/>
              </w:rPr>
            </w:rPrChange>
          </w:rPr>
          <w:t>”</w:t>
        </w:r>
        <w:r w:rsidRPr="00EE27B1">
          <w:rPr>
            <w:sz w:val="24"/>
            <w:szCs w:val="24"/>
            <w:rPrChange w:id="3780" w:author="Tre" w:date="2012-11-19T09:04:00Z">
              <w:rPr>
                <w:color w:val="0000FF"/>
                <w:u w:val="single"/>
              </w:rPr>
            </w:rPrChange>
          </w:rPr>
          <w:t xml:space="preserve"> - [CyberZen]</w:t>
        </w:r>
      </w:ins>
    </w:p>
    <w:p w:rsidR="00E404A2" w:rsidRPr="00880A1F" w:rsidRDefault="00EE27B1" w:rsidP="00E404A2">
      <w:pPr>
        <w:pStyle w:val="MatrixSuperfluous"/>
        <w:rPr>
          <w:ins w:id="3781" w:author="Tre" w:date="2012-11-16T21:31:00Z"/>
          <w:sz w:val="24"/>
          <w:szCs w:val="24"/>
          <w:rPrChange w:id="3782" w:author="Tre" w:date="2012-11-19T09:04:00Z">
            <w:rPr>
              <w:ins w:id="3783" w:author="Tre" w:date="2012-11-16T21:31:00Z"/>
            </w:rPr>
          </w:rPrChange>
        </w:rPr>
      </w:pPr>
      <w:ins w:id="3784" w:author="Tre" w:date="2012-11-16T21:31:00Z">
        <w:r w:rsidRPr="00EE27B1">
          <w:rPr>
            <w:sz w:val="24"/>
            <w:szCs w:val="24"/>
            <w:rPrChange w:id="3785" w:author="Tre" w:date="2012-11-19T09:04:00Z">
              <w:rPr>
                <w:color w:val="0000FF"/>
                <w:u w:val="single"/>
              </w:rPr>
            </w:rPrChange>
          </w:rPr>
          <w:t>Rule Bender Feat:</w:t>
        </w:r>
        <w:r w:rsidRPr="00EE27B1">
          <w:rPr>
            <w:i/>
            <w:sz w:val="24"/>
            <w:szCs w:val="24"/>
            <w:rPrChange w:id="3786" w:author="Tre" w:date="2012-11-19T09:04:00Z">
              <w:rPr>
                <w:i/>
                <w:color w:val="0000FF"/>
                <w:u w:val="single"/>
              </w:rPr>
            </w:rPrChange>
          </w:rPr>
          <w:t xml:space="preserve"> </w:t>
        </w:r>
        <w:r w:rsidRPr="00EE27B1">
          <w:rPr>
            <w:i/>
            <w:sz w:val="24"/>
            <w:szCs w:val="24"/>
            <w:rPrChange w:id="3787" w:author="Tre" w:date="2012-11-19T09:04:00Z">
              <w:rPr>
                <w:i/>
                <w:color w:val="0000FF"/>
                <w:u w:val="single"/>
              </w:rPr>
            </w:rPrChange>
          </w:rPr>
          <w:fldChar w:fldCharType="begin"/>
        </w:r>
        <w:r w:rsidRPr="00EE27B1">
          <w:rPr>
            <w:i/>
            <w:sz w:val="24"/>
            <w:szCs w:val="24"/>
            <w:rPrChange w:id="3788" w:author="Tre" w:date="2012-11-19T09:04:00Z">
              <w:rPr>
                <w:i/>
                <w:color w:val="0000FF"/>
                <w:u w:val="single"/>
              </w:rPr>
            </w:rPrChange>
          </w:rPr>
          <w:instrText xml:space="preserve"> MERGEFIELD Rule_Bender_Description </w:instrText>
        </w:r>
        <w:r w:rsidRPr="00EE27B1">
          <w:rPr>
            <w:i/>
            <w:sz w:val="24"/>
            <w:szCs w:val="24"/>
            <w:rPrChange w:id="3789" w:author="Tre" w:date="2012-11-19T09:04:00Z">
              <w:rPr>
                <w:i/>
                <w:color w:val="0000FF"/>
                <w:u w:val="single"/>
              </w:rPr>
            </w:rPrChange>
          </w:rPr>
          <w:fldChar w:fldCharType="separate"/>
        </w:r>
        <w:r w:rsidRPr="00EE27B1">
          <w:rPr>
            <w:i/>
            <w:noProof/>
            <w:sz w:val="24"/>
            <w:szCs w:val="24"/>
            <w:rPrChange w:id="3790" w:author="Tre" w:date="2012-11-19T09:04:00Z">
              <w:rPr>
                <w:i/>
                <w:noProof/>
                <w:color w:val="0000FF"/>
                <w:u w:val="single"/>
              </w:rPr>
            </w:rPrChange>
          </w:rPr>
          <w:t>Character can see long distances as though they were closer. It would be possible to read a newspaper article that is a block away as though they were holding the newspaper in their own hands. This Matrix feat gives the user extreme tunnel vision. While using this ability they have difficulty focusing on things closer than their target range.</w:t>
        </w:r>
        <w:r w:rsidRPr="00EE27B1">
          <w:rPr>
            <w:i/>
            <w:sz w:val="24"/>
            <w:szCs w:val="24"/>
            <w:rPrChange w:id="3791" w:author="Tre" w:date="2012-11-19T09:04:00Z">
              <w:rPr>
                <w:i/>
                <w:color w:val="0000FF"/>
                <w:u w:val="single"/>
              </w:rPr>
            </w:rPrChange>
          </w:rPr>
          <w:fldChar w:fldCharType="end"/>
        </w:r>
      </w:ins>
    </w:p>
    <w:p w:rsidR="00E404A2" w:rsidRPr="00880A1F" w:rsidRDefault="00EE27B1" w:rsidP="00E404A2">
      <w:pPr>
        <w:pStyle w:val="MatrixSuperfluous"/>
        <w:rPr>
          <w:ins w:id="3792" w:author="Tre" w:date="2012-11-16T21:31:00Z"/>
          <w:sz w:val="24"/>
          <w:szCs w:val="24"/>
          <w:rPrChange w:id="3793" w:author="Tre" w:date="2012-11-19T09:04:00Z">
            <w:rPr>
              <w:ins w:id="3794" w:author="Tre" w:date="2012-11-16T21:31:00Z"/>
            </w:rPr>
          </w:rPrChange>
        </w:rPr>
      </w:pPr>
      <w:ins w:id="3795" w:author="Tre" w:date="2012-11-16T21:31:00Z">
        <w:r w:rsidRPr="00EE27B1">
          <w:rPr>
            <w:sz w:val="24"/>
            <w:szCs w:val="24"/>
            <w:rPrChange w:id="3796" w:author="Tre" w:date="2012-11-19T09:04:00Z">
              <w:rPr>
                <w:color w:val="0000FF"/>
                <w:u w:val="single"/>
              </w:rPr>
            </w:rPrChange>
          </w:rPr>
          <w:t xml:space="preserve">Rule Breaker Feat: </w:t>
        </w:r>
        <w:r w:rsidRPr="00EE27B1">
          <w:rPr>
            <w:i/>
            <w:sz w:val="24"/>
            <w:szCs w:val="24"/>
            <w:rPrChange w:id="3797" w:author="Tre" w:date="2012-11-19T09:04:00Z">
              <w:rPr>
                <w:i/>
                <w:color w:val="0000FF"/>
                <w:u w:val="single"/>
              </w:rPr>
            </w:rPrChange>
          </w:rPr>
          <w:fldChar w:fldCharType="begin"/>
        </w:r>
        <w:r w:rsidRPr="00EE27B1">
          <w:rPr>
            <w:i/>
            <w:sz w:val="24"/>
            <w:szCs w:val="24"/>
            <w:rPrChange w:id="3798" w:author="Tre" w:date="2012-11-19T09:04:00Z">
              <w:rPr>
                <w:i/>
                <w:color w:val="0000FF"/>
                <w:u w:val="single"/>
              </w:rPr>
            </w:rPrChange>
          </w:rPr>
          <w:instrText xml:space="preserve"> MERGEFIELD Rule_Breaker_Description </w:instrText>
        </w:r>
        <w:r w:rsidRPr="00EE27B1">
          <w:rPr>
            <w:i/>
            <w:sz w:val="24"/>
            <w:szCs w:val="24"/>
            <w:rPrChange w:id="3799" w:author="Tre" w:date="2012-11-19T09:04:00Z">
              <w:rPr>
                <w:i/>
                <w:color w:val="0000FF"/>
                <w:u w:val="single"/>
              </w:rPr>
            </w:rPrChange>
          </w:rPr>
          <w:fldChar w:fldCharType="separate"/>
        </w:r>
        <w:r w:rsidRPr="00EE27B1">
          <w:rPr>
            <w:i/>
            <w:noProof/>
            <w:sz w:val="24"/>
            <w:szCs w:val="24"/>
            <w:rPrChange w:id="3800" w:author="Tre" w:date="2012-11-19T09:04:00Z">
              <w:rPr>
                <w:i/>
                <w:noProof/>
                <w:color w:val="0000FF"/>
                <w:u w:val="single"/>
              </w:rPr>
            </w:rPrChange>
          </w:rPr>
          <w:t>Character's eyes can vary their magnifaction from normal to the power of an electron microscope. They always have the tunnel vision when using this feat.</w:t>
        </w:r>
        <w:r w:rsidRPr="00EE27B1">
          <w:rPr>
            <w:i/>
            <w:sz w:val="24"/>
            <w:szCs w:val="24"/>
            <w:rPrChange w:id="3801" w:author="Tre" w:date="2012-11-19T09:04:00Z">
              <w:rPr>
                <w:i/>
                <w:color w:val="0000FF"/>
                <w:u w:val="single"/>
              </w:rPr>
            </w:rPrChange>
          </w:rPr>
          <w:fldChar w:fldCharType="end"/>
        </w:r>
        <w:r w:rsidRPr="00EE27B1">
          <w:rPr>
            <w:sz w:val="24"/>
            <w:szCs w:val="24"/>
            <w:rPrChange w:id="3802" w:author="Tre" w:date="2012-11-19T09:04:00Z">
              <w:rPr>
                <w:color w:val="0000FF"/>
                <w:u w:val="single"/>
              </w:rPr>
            </w:rPrChange>
          </w:rPr>
          <w:fldChar w:fldCharType="begin"/>
        </w:r>
        <w:r w:rsidRPr="00EE27B1">
          <w:rPr>
            <w:sz w:val="24"/>
            <w:szCs w:val="24"/>
            <w:rPrChange w:id="3803" w:author="Tre" w:date="2012-11-19T09:04:00Z">
              <w:rPr>
                <w:color w:val="0000FF"/>
                <w:u w:val="single"/>
              </w:rPr>
            </w:rPrChange>
          </w:rPr>
          <w:instrText xml:space="preserve"> NEXT  \* MERGEFORMAT </w:instrText>
        </w:r>
        <w:r w:rsidRPr="00EE27B1">
          <w:rPr>
            <w:sz w:val="24"/>
            <w:szCs w:val="24"/>
            <w:rPrChange w:id="3804" w:author="Tre" w:date="2012-11-19T09:04:00Z">
              <w:rPr>
                <w:color w:val="0000FF"/>
                <w:u w:val="single"/>
              </w:rPr>
            </w:rPrChange>
          </w:rPr>
          <w:fldChar w:fldCharType="end"/>
        </w:r>
      </w:ins>
    </w:p>
    <w:p w:rsidR="00E404A2" w:rsidRPr="00880A1F" w:rsidRDefault="00E404A2" w:rsidP="00E404A2">
      <w:pPr>
        <w:pStyle w:val="MatrixSuperfluous"/>
        <w:rPr>
          <w:ins w:id="3805" w:author="Tre" w:date="2012-11-16T21:31:00Z"/>
          <w:sz w:val="24"/>
          <w:szCs w:val="24"/>
          <w:rPrChange w:id="3806" w:author="Tre" w:date="2012-11-19T09:04:00Z">
            <w:rPr>
              <w:ins w:id="3807" w:author="Tre" w:date="2012-11-16T21:31:00Z"/>
            </w:rPr>
          </w:rPrChange>
        </w:rPr>
      </w:pPr>
    </w:p>
    <w:p w:rsidR="00E404A2" w:rsidRPr="00880A1F" w:rsidRDefault="00EE27B1" w:rsidP="00E404A2">
      <w:pPr>
        <w:pStyle w:val="MatrixSuperfluous"/>
        <w:rPr>
          <w:ins w:id="3808" w:author="Tre" w:date="2012-11-16T21:31:00Z"/>
          <w:sz w:val="24"/>
          <w:szCs w:val="24"/>
          <w:rPrChange w:id="3809" w:author="Tre" w:date="2012-11-19T09:04:00Z">
            <w:rPr>
              <w:ins w:id="3810" w:author="Tre" w:date="2012-11-16T21:31:00Z"/>
            </w:rPr>
          </w:rPrChange>
        </w:rPr>
      </w:pPr>
      <w:ins w:id="3811" w:author="Tre" w:date="2012-11-16T21:31:00Z">
        <w:r w:rsidRPr="00EE27B1">
          <w:rPr>
            <w:b/>
            <w:sz w:val="24"/>
            <w:szCs w:val="24"/>
            <w:rPrChange w:id="3812" w:author="Tre" w:date="2012-11-19T09:04:00Z">
              <w:rPr>
                <w:b/>
                <w:color w:val="0000FF"/>
                <w:u w:val="single"/>
              </w:rPr>
            </w:rPrChange>
          </w:rPr>
          <w:t>Matrix Feat</w:t>
        </w:r>
        <w:r w:rsidRPr="00EE27B1">
          <w:rPr>
            <w:sz w:val="24"/>
            <w:szCs w:val="24"/>
            <w:rPrChange w:id="3813" w:author="Tre" w:date="2012-11-19T09:04:00Z">
              <w:rPr>
                <w:color w:val="0000FF"/>
                <w:u w:val="single"/>
              </w:rPr>
            </w:rPrChange>
          </w:rPr>
          <w:t xml:space="preserve"> </w:t>
        </w:r>
        <w:r w:rsidRPr="00EE27B1">
          <w:rPr>
            <w:b/>
            <w:sz w:val="24"/>
            <w:szCs w:val="24"/>
            <w:rPrChange w:id="3814" w:author="Tre" w:date="2012-11-19T09:04:00Z">
              <w:rPr>
                <w:b/>
                <w:color w:val="0000FF"/>
                <w:u w:val="single"/>
              </w:rPr>
            </w:rPrChange>
          </w:rPr>
          <w:t>“</w:t>
        </w:r>
        <w:r w:rsidRPr="00EE27B1">
          <w:rPr>
            <w:b/>
            <w:i/>
            <w:sz w:val="24"/>
            <w:szCs w:val="24"/>
            <w:rPrChange w:id="3815" w:author="Tre" w:date="2012-11-19T09:04:00Z">
              <w:rPr>
                <w:b/>
                <w:i/>
                <w:color w:val="0000FF"/>
                <w:u w:val="single"/>
              </w:rPr>
            </w:rPrChange>
          </w:rPr>
          <w:fldChar w:fldCharType="begin"/>
        </w:r>
        <w:r w:rsidRPr="00EE27B1">
          <w:rPr>
            <w:b/>
            <w:i/>
            <w:sz w:val="24"/>
            <w:szCs w:val="24"/>
            <w:rPrChange w:id="3816" w:author="Tre" w:date="2012-11-19T09:04:00Z">
              <w:rPr>
                <w:b/>
                <w:i/>
                <w:color w:val="0000FF"/>
                <w:u w:val="single"/>
              </w:rPr>
            </w:rPrChange>
          </w:rPr>
          <w:instrText xml:space="preserve"> MERGEFIELD Skill </w:instrText>
        </w:r>
        <w:r w:rsidRPr="00EE27B1">
          <w:rPr>
            <w:b/>
            <w:i/>
            <w:sz w:val="24"/>
            <w:szCs w:val="24"/>
            <w:rPrChange w:id="3817" w:author="Tre" w:date="2012-11-19T09:04:00Z">
              <w:rPr>
                <w:b/>
                <w:i/>
                <w:color w:val="0000FF"/>
                <w:u w:val="single"/>
              </w:rPr>
            </w:rPrChange>
          </w:rPr>
          <w:fldChar w:fldCharType="separate"/>
        </w:r>
        <w:r w:rsidRPr="00EE27B1">
          <w:rPr>
            <w:b/>
            <w:i/>
            <w:noProof/>
            <w:sz w:val="24"/>
            <w:szCs w:val="24"/>
            <w:rPrChange w:id="3818" w:author="Tre" w:date="2012-11-19T09:04:00Z">
              <w:rPr>
                <w:b/>
                <w:i/>
                <w:noProof/>
                <w:color w:val="0000FF"/>
                <w:u w:val="single"/>
              </w:rPr>
            </w:rPrChange>
          </w:rPr>
          <w:t>Enhanced Smell</w:t>
        </w:r>
        <w:r w:rsidRPr="00EE27B1">
          <w:rPr>
            <w:b/>
            <w:i/>
            <w:sz w:val="24"/>
            <w:szCs w:val="24"/>
            <w:rPrChange w:id="3819" w:author="Tre" w:date="2012-11-19T09:04:00Z">
              <w:rPr>
                <w:b/>
                <w:i/>
                <w:color w:val="0000FF"/>
                <w:u w:val="single"/>
              </w:rPr>
            </w:rPrChange>
          </w:rPr>
          <w:fldChar w:fldCharType="end"/>
        </w:r>
        <w:r w:rsidRPr="00EE27B1">
          <w:rPr>
            <w:b/>
            <w:sz w:val="24"/>
            <w:szCs w:val="24"/>
            <w:rPrChange w:id="3820" w:author="Tre" w:date="2012-11-19T09:04:00Z">
              <w:rPr>
                <w:b/>
                <w:color w:val="0000FF"/>
                <w:u w:val="single"/>
              </w:rPr>
            </w:rPrChange>
          </w:rPr>
          <w:t>”</w:t>
        </w:r>
        <w:r w:rsidRPr="00EE27B1">
          <w:rPr>
            <w:sz w:val="24"/>
            <w:szCs w:val="24"/>
            <w:rPrChange w:id="3821" w:author="Tre" w:date="2012-11-19T09:04:00Z">
              <w:rPr>
                <w:color w:val="0000FF"/>
                <w:u w:val="single"/>
              </w:rPr>
            </w:rPrChange>
          </w:rPr>
          <w:t xml:space="preserve"> - [CyberZen]</w:t>
        </w:r>
      </w:ins>
    </w:p>
    <w:p w:rsidR="00E404A2" w:rsidRPr="00880A1F" w:rsidRDefault="00EE27B1" w:rsidP="00E404A2">
      <w:pPr>
        <w:pStyle w:val="MatrixSuperfluous"/>
        <w:rPr>
          <w:ins w:id="3822" w:author="Tre" w:date="2012-11-16T21:31:00Z"/>
          <w:sz w:val="24"/>
          <w:szCs w:val="24"/>
          <w:rPrChange w:id="3823" w:author="Tre" w:date="2012-11-19T09:04:00Z">
            <w:rPr>
              <w:ins w:id="3824" w:author="Tre" w:date="2012-11-16T21:31:00Z"/>
            </w:rPr>
          </w:rPrChange>
        </w:rPr>
      </w:pPr>
      <w:ins w:id="3825" w:author="Tre" w:date="2012-11-16T21:31:00Z">
        <w:r w:rsidRPr="00EE27B1">
          <w:rPr>
            <w:sz w:val="24"/>
            <w:szCs w:val="24"/>
            <w:rPrChange w:id="3826" w:author="Tre" w:date="2012-11-19T09:04:00Z">
              <w:rPr>
                <w:color w:val="0000FF"/>
                <w:u w:val="single"/>
              </w:rPr>
            </w:rPrChange>
          </w:rPr>
          <w:t>Rule Bender Feat:</w:t>
        </w:r>
        <w:r w:rsidRPr="00EE27B1">
          <w:rPr>
            <w:i/>
            <w:sz w:val="24"/>
            <w:szCs w:val="24"/>
            <w:rPrChange w:id="3827" w:author="Tre" w:date="2012-11-19T09:04:00Z">
              <w:rPr>
                <w:i/>
                <w:color w:val="0000FF"/>
                <w:u w:val="single"/>
              </w:rPr>
            </w:rPrChange>
          </w:rPr>
          <w:t xml:space="preserve"> </w:t>
        </w:r>
        <w:r w:rsidRPr="00EE27B1">
          <w:rPr>
            <w:i/>
            <w:sz w:val="24"/>
            <w:szCs w:val="24"/>
            <w:rPrChange w:id="3828" w:author="Tre" w:date="2012-11-19T09:04:00Z">
              <w:rPr>
                <w:i/>
                <w:color w:val="0000FF"/>
                <w:u w:val="single"/>
              </w:rPr>
            </w:rPrChange>
          </w:rPr>
          <w:fldChar w:fldCharType="begin"/>
        </w:r>
        <w:r w:rsidRPr="00EE27B1">
          <w:rPr>
            <w:i/>
            <w:sz w:val="24"/>
            <w:szCs w:val="24"/>
            <w:rPrChange w:id="3829" w:author="Tre" w:date="2012-11-19T09:04:00Z">
              <w:rPr>
                <w:i/>
                <w:color w:val="0000FF"/>
                <w:u w:val="single"/>
              </w:rPr>
            </w:rPrChange>
          </w:rPr>
          <w:instrText xml:space="preserve"> MERGEFIELD Rule_Bender_Description </w:instrText>
        </w:r>
        <w:r w:rsidRPr="00EE27B1">
          <w:rPr>
            <w:i/>
            <w:sz w:val="24"/>
            <w:szCs w:val="24"/>
            <w:rPrChange w:id="3830" w:author="Tre" w:date="2012-11-19T09:04:00Z">
              <w:rPr>
                <w:i/>
                <w:color w:val="0000FF"/>
                <w:u w:val="single"/>
              </w:rPr>
            </w:rPrChange>
          </w:rPr>
          <w:fldChar w:fldCharType="separate"/>
        </w:r>
        <w:r w:rsidRPr="00EE27B1">
          <w:rPr>
            <w:i/>
            <w:noProof/>
            <w:sz w:val="24"/>
            <w:szCs w:val="24"/>
            <w:rPrChange w:id="3831" w:author="Tre" w:date="2012-11-19T09:04:00Z">
              <w:rPr>
                <w:i/>
                <w:noProof/>
                <w:color w:val="0000FF"/>
                <w:u w:val="single"/>
              </w:rPr>
            </w:rPrChange>
          </w:rPr>
          <w:t>Character smells scents like a blood hound. They can use this abilit to track a person or object by its scent.</w:t>
        </w:r>
        <w:r w:rsidRPr="00EE27B1">
          <w:rPr>
            <w:i/>
            <w:sz w:val="24"/>
            <w:szCs w:val="24"/>
            <w:rPrChange w:id="3832" w:author="Tre" w:date="2012-11-19T09:04:00Z">
              <w:rPr>
                <w:i/>
                <w:color w:val="0000FF"/>
                <w:u w:val="single"/>
              </w:rPr>
            </w:rPrChange>
          </w:rPr>
          <w:fldChar w:fldCharType="end"/>
        </w:r>
      </w:ins>
    </w:p>
    <w:p w:rsidR="00E404A2" w:rsidRPr="00880A1F" w:rsidRDefault="00EE27B1" w:rsidP="00E404A2">
      <w:pPr>
        <w:pStyle w:val="MatrixSuperfluous"/>
        <w:rPr>
          <w:ins w:id="3833" w:author="Tre" w:date="2012-11-16T21:31:00Z"/>
          <w:sz w:val="24"/>
          <w:szCs w:val="24"/>
          <w:rPrChange w:id="3834" w:author="Tre" w:date="2012-11-19T09:04:00Z">
            <w:rPr>
              <w:ins w:id="3835" w:author="Tre" w:date="2012-11-16T21:31:00Z"/>
            </w:rPr>
          </w:rPrChange>
        </w:rPr>
      </w:pPr>
      <w:ins w:id="3836" w:author="Tre" w:date="2012-11-16T21:31:00Z">
        <w:r w:rsidRPr="00EE27B1">
          <w:rPr>
            <w:sz w:val="24"/>
            <w:szCs w:val="24"/>
            <w:rPrChange w:id="3837" w:author="Tre" w:date="2012-11-19T09:04:00Z">
              <w:rPr>
                <w:color w:val="0000FF"/>
                <w:u w:val="single"/>
              </w:rPr>
            </w:rPrChange>
          </w:rPr>
          <w:t xml:space="preserve">Rule Breaker Feat: </w:t>
        </w:r>
        <w:r w:rsidRPr="00EE27B1">
          <w:rPr>
            <w:i/>
            <w:sz w:val="24"/>
            <w:szCs w:val="24"/>
            <w:rPrChange w:id="3838" w:author="Tre" w:date="2012-11-19T09:04:00Z">
              <w:rPr>
                <w:i/>
                <w:color w:val="0000FF"/>
                <w:u w:val="single"/>
              </w:rPr>
            </w:rPrChange>
          </w:rPr>
          <w:fldChar w:fldCharType="begin"/>
        </w:r>
        <w:r w:rsidRPr="00EE27B1">
          <w:rPr>
            <w:i/>
            <w:sz w:val="24"/>
            <w:szCs w:val="24"/>
            <w:rPrChange w:id="3839" w:author="Tre" w:date="2012-11-19T09:04:00Z">
              <w:rPr>
                <w:i/>
                <w:color w:val="0000FF"/>
                <w:u w:val="single"/>
              </w:rPr>
            </w:rPrChange>
          </w:rPr>
          <w:instrText xml:space="preserve"> MERGEFIELD Rule_Breaker_Description </w:instrText>
        </w:r>
        <w:r w:rsidRPr="00EE27B1">
          <w:rPr>
            <w:i/>
            <w:sz w:val="24"/>
            <w:szCs w:val="24"/>
            <w:rPrChange w:id="3840" w:author="Tre" w:date="2012-11-19T09:04:00Z">
              <w:rPr>
                <w:i/>
                <w:color w:val="0000FF"/>
                <w:u w:val="single"/>
              </w:rPr>
            </w:rPrChange>
          </w:rPr>
          <w:fldChar w:fldCharType="separate"/>
        </w:r>
        <w:r w:rsidRPr="00EE27B1">
          <w:rPr>
            <w:i/>
            <w:noProof/>
            <w:sz w:val="24"/>
            <w:szCs w:val="24"/>
            <w:rPrChange w:id="3841" w:author="Tre" w:date="2012-11-19T09:04:00Z">
              <w:rPr>
                <w:i/>
                <w:noProof/>
                <w:color w:val="0000FF"/>
                <w:u w:val="single"/>
              </w:rPr>
            </w:rPrChange>
          </w:rPr>
          <w:t>A character can use smell to identify anyone they have smelled before, even if the person is trying to disguise themself as someone else. The character is so sensitive to smells they can pick up pheromones similar to how ants follow each other.</w:t>
        </w:r>
        <w:r w:rsidRPr="00EE27B1">
          <w:rPr>
            <w:i/>
            <w:sz w:val="24"/>
            <w:szCs w:val="24"/>
            <w:rPrChange w:id="3842" w:author="Tre" w:date="2012-11-19T09:04:00Z">
              <w:rPr>
                <w:i/>
                <w:color w:val="0000FF"/>
                <w:u w:val="single"/>
              </w:rPr>
            </w:rPrChange>
          </w:rPr>
          <w:fldChar w:fldCharType="end"/>
        </w:r>
        <w:r w:rsidRPr="00EE27B1">
          <w:rPr>
            <w:sz w:val="24"/>
            <w:szCs w:val="24"/>
            <w:rPrChange w:id="3843" w:author="Tre" w:date="2012-11-19T09:04:00Z">
              <w:rPr>
                <w:color w:val="0000FF"/>
                <w:u w:val="single"/>
              </w:rPr>
            </w:rPrChange>
          </w:rPr>
          <w:fldChar w:fldCharType="begin"/>
        </w:r>
        <w:r w:rsidRPr="00EE27B1">
          <w:rPr>
            <w:sz w:val="24"/>
            <w:szCs w:val="24"/>
            <w:rPrChange w:id="3844" w:author="Tre" w:date="2012-11-19T09:04:00Z">
              <w:rPr>
                <w:color w:val="0000FF"/>
                <w:u w:val="single"/>
              </w:rPr>
            </w:rPrChange>
          </w:rPr>
          <w:instrText xml:space="preserve"> NEXT  \* MERGEFORMAT </w:instrText>
        </w:r>
        <w:r w:rsidRPr="00EE27B1">
          <w:rPr>
            <w:sz w:val="24"/>
            <w:szCs w:val="24"/>
            <w:rPrChange w:id="3845" w:author="Tre" w:date="2012-11-19T09:04:00Z">
              <w:rPr>
                <w:color w:val="0000FF"/>
                <w:u w:val="single"/>
              </w:rPr>
            </w:rPrChange>
          </w:rPr>
          <w:fldChar w:fldCharType="end"/>
        </w:r>
      </w:ins>
    </w:p>
    <w:p w:rsidR="00E404A2" w:rsidRPr="00880A1F" w:rsidRDefault="00E404A2" w:rsidP="00E404A2">
      <w:pPr>
        <w:pStyle w:val="MatrixSuperfluous"/>
        <w:rPr>
          <w:ins w:id="3846" w:author="Tre" w:date="2012-11-16T21:31:00Z"/>
          <w:sz w:val="24"/>
          <w:szCs w:val="24"/>
          <w:rPrChange w:id="3847" w:author="Tre" w:date="2012-11-19T09:04:00Z">
            <w:rPr>
              <w:ins w:id="3848" w:author="Tre" w:date="2012-11-16T21:31:00Z"/>
            </w:rPr>
          </w:rPrChange>
        </w:rPr>
      </w:pPr>
    </w:p>
    <w:p w:rsidR="00E404A2" w:rsidRPr="00880A1F" w:rsidRDefault="00EE27B1" w:rsidP="00E404A2">
      <w:pPr>
        <w:pStyle w:val="MatrixSuperfluous"/>
        <w:rPr>
          <w:ins w:id="3849" w:author="Tre" w:date="2012-11-16T21:31:00Z"/>
          <w:sz w:val="24"/>
          <w:szCs w:val="24"/>
          <w:rPrChange w:id="3850" w:author="Tre" w:date="2012-11-19T09:04:00Z">
            <w:rPr>
              <w:ins w:id="3851" w:author="Tre" w:date="2012-11-16T21:31:00Z"/>
            </w:rPr>
          </w:rPrChange>
        </w:rPr>
      </w:pPr>
      <w:ins w:id="3852" w:author="Tre" w:date="2012-11-16T21:31:00Z">
        <w:r w:rsidRPr="00EE27B1">
          <w:rPr>
            <w:b/>
            <w:sz w:val="24"/>
            <w:szCs w:val="24"/>
            <w:rPrChange w:id="3853" w:author="Tre" w:date="2012-11-19T09:04:00Z">
              <w:rPr>
                <w:b/>
                <w:color w:val="0000FF"/>
                <w:u w:val="single"/>
              </w:rPr>
            </w:rPrChange>
          </w:rPr>
          <w:t>Matrix Feat</w:t>
        </w:r>
        <w:r w:rsidRPr="00EE27B1">
          <w:rPr>
            <w:sz w:val="24"/>
            <w:szCs w:val="24"/>
            <w:rPrChange w:id="3854" w:author="Tre" w:date="2012-11-19T09:04:00Z">
              <w:rPr>
                <w:color w:val="0000FF"/>
                <w:u w:val="single"/>
              </w:rPr>
            </w:rPrChange>
          </w:rPr>
          <w:t xml:space="preserve"> </w:t>
        </w:r>
        <w:r w:rsidRPr="00EE27B1">
          <w:rPr>
            <w:b/>
            <w:sz w:val="24"/>
            <w:szCs w:val="24"/>
            <w:rPrChange w:id="3855" w:author="Tre" w:date="2012-11-19T09:04:00Z">
              <w:rPr>
                <w:b/>
                <w:color w:val="0000FF"/>
                <w:u w:val="single"/>
              </w:rPr>
            </w:rPrChange>
          </w:rPr>
          <w:t>“</w:t>
        </w:r>
        <w:r w:rsidRPr="00EE27B1">
          <w:rPr>
            <w:b/>
            <w:i/>
            <w:sz w:val="24"/>
            <w:szCs w:val="24"/>
            <w:rPrChange w:id="3856" w:author="Tre" w:date="2012-11-19T09:04:00Z">
              <w:rPr>
                <w:b/>
                <w:i/>
                <w:color w:val="0000FF"/>
                <w:u w:val="single"/>
              </w:rPr>
            </w:rPrChange>
          </w:rPr>
          <w:fldChar w:fldCharType="begin"/>
        </w:r>
        <w:r w:rsidRPr="00EE27B1">
          <w:rPr>
            <w:b/>
            <w:i/>
            <w:sz w:val="24"/>
            <w:szCs w:val="24"/>
            <w:rPrChange w:id="3857" w:author="Tre" w:date="2012-11-19T09:04:00Z">
              <w:rPr>
                <w:b/>
                <w:i/>
                <w:color w:val="0000FF"/>
                <w:u w:val="single"/>
              </w:rPr>
            </w:rPrChange>
          </w:rPr>
          <w:instrText xml:space="preserve"> MERGEFIELD Skill </w:instrText>
        </w:r>
        <w:r w:rsidRPr="00EE27B1">
          <w:rPr>
            <w:b/>
            <w:i/>
            <w:sz w:val="24"/>
            <w:szCs w:val="24"/>
            <w:rPrChange w:id="3858" w:author="Tre" w:date="2012-11-19T09:04:00Z">
              <w:rPr>
                <w:b/>
                <w:i/>
                <w:color w:val="0000FF"/>
                <w:u w:val="single"/>
              </w:rPr>
            </w:rPrChange>
          </w:rPr>
          <w:fldChar w:fldCharType="separate"/>
        </w:r>
        <w:r w:rsidRPr="00EE27B1">
          <w:rPr>
            <w:b/>
            <w:i/>
            <w:noProof/>
            <w:sz w:val="24"/>
            <w:szCs w:val="24"/>
            <w:rPrChange w:id="3859" w:author="Tre" w:date="2012-11-19T09:04:00Z">
              <w:rPr>
                <w:b/>
                <w:i/>
                <w:noProof/>
                <w:color w:val="0000FF"/>
                <w:u w:val="single"/>
              </w:rPr>
            </w:rPrChange>
          </w:rPr>
          <w:t>Firestarter</w:t>
        </w:r>
        <w:r w:rsidRPr="00EE27B1">
          <w:rPr>
            <w:b/>
            <w:i/>
            <w:sz w:val="24"/>
            <w:szCs w:val="24"/>
            <w:rPrChange w:id="3860" w:author="Tre" w:date="2012-11-19T09:04:00Z">
              <w:rPr>
                <w:b/>
                <w:i/>
                <w:color w:val="0000FF"/>
                <w:u w:val="single"/>
              </w:rPr>
            </w:rPrChange>
          </w:rPr>
          <w:fldChar w:fldCharType="end"/>
        </w:r>
        <w:r w:rsidRPr="00EE27B1">
          <w:rPr>
            <w:b/>
            <w:sz w:val="24"/>
            <w:szCs w:val="24"/>
            <w:rPrChange w:id="3861" w:author="Tre" w:date="2012-11-19T09:04:00Z">
              <w:rPr>
                <w:b/>
                <w:color w:val="0000FF"/>
                <w:u w:val="single"/>
              </w:rPr>
            </w:rPrChange>
          </w:rPr>
          <w:t>”</w:t>
        </w:r>
        <w:r w:rsidRPr="00EE27B1">
          <w:rPr>
            <w:sz w:val="24"/>
            <w:szCs w:val="24"/>
            <w:rPrChange w:id="3862" w:author="Tre" w:date="2012-11-19T09:04:00Z">
              <w:rPr>
                <w:color w:val="0000FF"/>
                <w:u w:val="single"/>
              </w:rPr>
            </w:rPrChange>
          </w:rPr>
          <w:t xml:space="preserve"> - [CyberZen]</w:t>
        </w:r>
      </w:ins>
    </w:p>
    <w:p w:rsidR="00E404A2" w:rsidRPr="00880A1F" w:rsidRDefault="00EE27B1" w:rsidP="00E404A2">
      <w:pPr>
        <w:pStyle w:val="MatrixSuperfluous"/>
        <w:rPr>
          <w:ins w:id="3863" w:author="Tre" w:date="2012-11-16T21:31:00Z"/>
          <w:sz w:val="24"/>
          <w:szCs w:val="24"/>
          <w:rPrChange w:id="3864" w:author="Tre" w:date="2012-11-19T09:04:00Z">
            <w:rPr>
              <w:ins w:id="3865" w:author="Tre" w:date="2012-11-16T21:31:00Z"/>
            </w:rPr>
          </w:rPrChange>
        </w:rPr>
      </w:pPr>
      <w:ins w:id="3866" w:author="Tre" w:date="2012-11-16T21:31:00Z">
        <w:r w:rsidRPr="00EE27B1">
          <w:rPr>
            <w:sz w:val="24"/>
            <w:szCs w:val="24"/>
            <w:rPrChange w:id="3867" w:author="Tre" w:date="2012-11-19T09:04:00Z">
              <w:rPr>
                <w:color w:val="0000FF"/>
                <w:u w:val="single"/>
              </w:rPr>
            </w:rPrChange>
          </w:rPr>
          <w:t>Rule Bender Feat:</w:t>
        </w:r>
        <w:r w:rsidRPr="00EE27B1">
          <w:rPr>
            <w:i/>
            <w:sz w:val="24"/>
            <w:szCs w:val="24"/>
            <w:rPrChange w:id="3868" w:author="Tre" w:date="2012-11-19T09:04:00Z">
              <w:rPr>
                <w:i/>
                <w:color w:val="0000FF"/>
                <w:u w:val="single"/>
              </w:rPr>
            </w:rPrChange>
          </w:rPr>
          <w:t xml:space="preserve"> </w:t>
        </w:r>
        <w:r w:rsidRPr="00EE27B1">
          <w:rPr>
            <w:i/>
            <w:sz w:val="24"/>
            <w:szCs w:val="24"/>
            <w:rPrChange w:id="3869" w:author="Tre" w:date="2012-11-19T09:04:00Z">
              <w:rPr>
                <w:i/>
                <w:color w:val="0000FF"/>
                <w:u w:val="single"/>
              </w:rPr>
            </w:rPrChange>
          </w:rPr>
          <w:fldChar w:fldCharType="begin"/>
        </w:r>
        <w:r w:rsidRPr="00EE27B1">
          <w:rPr>
            <w:i/>
            <w:sz w:val="24"/>
            <w:szCs w:val="24"/>
            <w:rPrChange w:id="3870" w:author="Tre" w:date="2012-11-19T09:04:00Z">
              <w:rPr>
                <w:i/>
                <w:color w:val="0000FF"/>
                <w:u w:val="single"/>
              </w:rPr>
            </w:rPrChange>
          </w:rPr>
          <w:instrText xml:space="preserve"> MERGEFIELD Rule_Bender_Description </w:instrText>
        </w:r>
        <w:r w:rsidRPr="00EE27B1">
          <w:rPr>
            <w:i/>
            <w:sz w:val="24"/>
            <w:szCs w:val="24"/>
            <w:rPrChange w:id="3871" w:author="Tre" w:date="2012-11-19T09:04:00Z">
              <w:rPr>
                <w:i/>
                <w:color w:val="0000FF"/>
                <w:u w:val="single"/>
              </w:rPr>
            </w:rPrChange>
          </w:rPr>
          <w:fldChar w:fldCharType="separate"/>
        </w:r>
        <w:r w:rsidRPr="00EE27B1">
          <w:rPr>
            <w:i/>
            <w:noProof/>
            <w:sz w:val="24"/>
            <w:szCs w:val="24"/>
            <w:rPrChange w:id="3872" w:author="Tre" w:date="2012-11-19T09:04:00Z">
              <w:rPr>
                <w:i/>
                <w:noProof/>
                <w:color w:val="0000FF"/>
                <w:u w:val="single"/>
              </w:rPr>
            </w:rPrChange>
          </w:rPr>
          <w:t>Character is able to increase or decrease the intensity of fire that is already burning. Cannot create flame from nothing.</w:t>
        </w:r>
        <w:r w:rsidRPr="00EE27B1">
          <w:rPr>
            <w:i/>
            <w:sz w:val="24"/>
            <w:szCs w:val="24"/>
            <w:rPrChange w:id="3873" w:author="Tre" w:date="2012-11-19T09:04:00Z">
              <w:rPr>
                <w:i/>
                <w:color w:val="0000FF"/>
                <w:u w:val="single"/>
              </w:rPr>
            </w:rPrChange>
          </w:rPr>
          <w:fldChar w:fldCharType="end"/>
        </w:r>
      </w:ins>
    </w:p>
    <w:p w:rsidR="00E404A2" w:rsidRPr="00880A1F" w:rsidRDefault="00EE27B1" w:rsidP="00E404A2">
      <w:pPr>
        <w:pStyle w:val="MatrixSuperfluous"/>
        <w:rPr>
          <w:ins w:id="3874" w:author="Tre" w:date="2012-11-16T21:31:00Z"/>
          <w:sz w:val="24"/>
          <w:szCs w:val="24"/>
          <w:rPrChange w:id="3875" w:author="Tre" w:date="2012-11-19T09:04:00Z">
            <w:rPr>
              <w:ins w:id="3876" w:author="Tre" w:date="2012-11-16T21:31:00Z"/>
            </w:rPr>
          </w:rPrChange>
        </w:rPr>
      </w:pPr>
      <w:ins w:id="3877" w:author="Tre" w:date="2012-11-16T21:31:00Z">
        <w:r w:rsidRPr="00EE27B1">
          <w:rPr>
            <w:sz w:val="24"/>
            <w:szCs w:val="24"/>
            <w:rPrChange w:id="3878" w:author="Tre" w:date="2012-11-19T09:04:00Z">
              <w:rPr>
                <w:color w:val="0000FF"/>
                <w:u w:val="single"/>
              </w:rPr>
            </w:rPrChange>
          </w:rPr>
          <w:t xml:space="preserve">Rule Breaker Feat: </w:t>
        </w:r>
        <w:r w:rsidRPr="00EE27B1">
          <w:rPr>
            <w:i/>
            <w:sz w:val="24"/>
            <w:szCs w:val="24"/>
            <w:rPrChange w:id="3879" w:author="Tre" w:date="2012-11-19T09:04:00Z">
              <w:rPr>
                <w:i/>
                <w:color w:val="0000FF"/>
                <w:u w:val="single"/>
              </w:rPr>
            </w:rPrChange>
          </w:rPr>
          <w:fldChar w:fldCharType="begin"/>
        </w:r>
        <w:r w:rsidRPr="00EE27B1">
          <w:rPr>
            <w:i/>
            <w:sz w:val="24"/>
            <w:szCs w:val="24"/>
            <w:rPrChange w:id="3880" w:author="Tre" w:date="2012-11-19T09:04:00Z">
              <w:rPr>
                <w:i/>
                <w:color w:val="0000FF"/>
                <w:u w:val="single"/>
              </w:rPr>
            </w:rPrChange>
          </w:rPr>
          <w:instrText xml:space="preserve"> MERGEFIELD Rule_Breaker_Description </w:instrText>
        </w:r>
        <w:r w:rsidRPr="00EE27B1">
          <w:rPr>
            <w:i/>
            <w:sz w:val="24"/>
            <w:szCs w:val="24"/>
            <w:rPrChange w:id="3881" w:author="Tre" w:date="2012-11-19T09:04:00Z">
              <w:rPr>
                <w:i/>
                <w:color w:val="0000FF"/>
                <w:u w:val="single"/>
              </w:rPr>
            </w:rPrChange>
          </w:rPr>
          <w:fldChar w:fldCharType="separate"/>
        </w:r>
        <w:r w:rsidRPr="00EE27B1">
          <w:rPr>
            <w:i/>
            <w:noProof/>
            <w:sz w:val="24"/>
            <w:szCs w:val="24"/>
            <w:rPrChange w:id="3882" w:author="Tre" w:date="2012-11-19T09:04:00Z">
              <w:rPr>
                <w:i/>
                <w:noProof/>
                <w:color w:val="0000FF"/>
                <w:u w:val="single"/>
              </w:rPr>
            </w:rPrChange>
          </w:rPr>
          <w:t>Character can create fire from nothing. It is easier if they have something to set on fire.</w:t>
        </w:r>
        <w:r w:rsidRPr="00EE27B1">
          <w:rPr>
            <w:i/>
            <w:sz w:val="24"/>
            <w:szCs w:val="24"/>
            <w:rPrChange w:id="3883" w:author="Tre" w:date="2012-11-19T09:04:00Z">
              <w:rPr>
                <w:i/>
                <w:color w:val="0000FF"/>
                <w:u w:val="single"/>
              </w:rPr>
            </w:rPrChange>
          </w:rPr>
          <w:fldChar w:fldCharType="end"/>
        </w:r>
        <w:r w:rsidRPr="00EE27B1">
          <w:rPr>
            <w:sz w:val="24"/>
            <w:szCs w:val="24"/>
            <w:rPrChange w:id="3884" w:author="Tre" w:date="2012-11-19T09:04:00Z">
              <w:rPr>
                <w:color w:val="0000FF"/>
                <w:u w:val="single"/>
              </w:rPr>
            </w:rPrChange>
          </w:rPr>
          <w:fldChar w:fldCharType="begin"/>
        </w:r>
        <w:r w:rsidRPr="00EE27B1">
          <w:rPr>
            <w:sz w:val="24"/>
            <w:szCs w:val="24"/>
            <w:rPrChange w:id="3885" w:author="Tre" w:date="2012-11-19T09:04:00Z">
              <w:rPr>
                <w:color w:val="0000FF"/>
                <w:u w:val="single"/>
              </w:rPr>
            </w:rPrChange>
          </w:rPr>
          <w:instrText xml:space="preserve"> NEXT  \* MERGEFORMAT </w:instrText>
        </w:r>
        <w:r w:rsidRPr="00EE27B1">
          <w:rPr>
            <w:sz w:val="24"/>
            <w:szCs w:val="24"/>
            <w:rPrChange w:id="3886" w:author="Tre" w:date="2012-11-19T09:04:00Z">
              <w:rPr>
                <w:color w:val="0000FF"/>
                <w:u w:val="single"/>
              </w:rPr>
            </w:rPrChange>
          </w:rPr>
          <w:fldChar w:fldCharType="end"/>
        </w:r>
      </w:ins>
    </w:p>
    <w:p w:rsidR="00E404A2" w:rsidRPr="00880A1F" w:rsidRDefault="00E404A2" w:rsidP="00E404A2">
      <w:pPr>
        <w:pStyle w:val="MatrixSuperfluous"/>
        <w:rPr>
          <w:ins w:id="3887" w:author="Tre" w:date="2012-11-16T21:31:00Z"/>
          <w:sz w:val="24"/>
          <w:szCs w:val="24"/>
          <w:rPrChange w:id="3888" w:author="Tre" w:date="2012-11-19T09:04:00Z">
            <w:rPr>
              <w:ins w:id="3889" w:author="Tre" w:date="2012-11-16T21:31:00Z"/>
            </w:rPr>
          </w:rPrChange>
        </w:rPr>
      </w:pPr>
    </w:p>
    <w:p w:rsidR="00E404A2" w:rsidRPr="00880A1F" w:rsidRDefault="00EE27B1" w:rsidP="00E404A2">
      <w:pPr>
        <w:pStyle w:val="MatrixSuperfluous"/>
        <w:rPr>
          <w:ins w:id="3890" w:author="Tre" w:date="2012-11-16T21:31:00Z"/>
          <w:sz w:val="24"/>
          <w:szCs w:val="24"/>
          <w:rPrChange w:id="3891" w:author="Tre" w:date="2012-11-19T09:04:00Z">
            <w:rPr>
              <w:ins w:id="3892" w:author="Tre" w:date="2012-11-16T21:31:00Z"/>
            </w:rPr>
          </w:rPrChange>
        </w:rPr>
      </w:pPr>
      <w:ins w:id="3893" w:author="Tre" w:date="2012-11-16T21:31:00Z">
        <w:r w:rsidRPr="00EE27B1">
          <w:rPr>
            <w:b/>
            <w:sz w:val="24"/>
            <w:szCs w:val="24"/>
            <w:rPrChange w:id="3894" w:author="Tre" w:date="2012-11-19T09:04:00Z">
              <w:rPr>
                <w:b/>
                <w:color w:val="0000FF"/>
                <w:u w:val="single"/>
              </w:rPr>
            </w:rPrChange>
          </w:rPr>
          <w:t>Matrix Feat</w:t>
        </w:r>
        <w:r w:rsidRPr="00EE27B1">
          <w:rPr>
            <w:sz w:val="24"/>
            <w:szCs w:val="24"/>
            <w:rPrChange w:id="3895" w:author="Tre" w:date="2012-11-19T09:04:00Z">
              <w:rPr>
                <w:color w:val="0000FF"/>
                <w:u w:val="single"/>
              </w:rPr>
            </w:rPrChange>
          </w:rPr>
          <w:t xml:space="preserve"> </w:t>
        </w:r>
        <w:r w:rsidRPr="00EE27B1">
          <w:rPr>
            <w:b/>
            <w:sz w:val="24"/>
            <w:szCs w:val="24"/>
            <w:rPrChange w:id="3896" w:author="Tre" w:date="2012-11-19T09:04:00Z">
              <w:rPr>
                <w:b/>
                <w:color w:val="0000FF"/>
                <w:u w:val="single"/>
              </w:rPr>
            </w:rPrChange>
          </w:rPr>
          <w:t>“</w:t>
        </w:r>
        <w:r w:rsidRPr="00EE27B1">
          <w:rPr>
            <w:b/>
            <w:i/>
            <w:sz w:val="24"/>
            <w:szCs w:val="24"/>
            <w:rPrChange w:id="3897" w:author="Tre" w:date="2012-11-19T09:04:00Z">
              <w:rPr>
                <w:b/>
                <w:i/>
                <w:color w:val="0000FF"/>
                <w:u w:val="single"/>
              </w:rPr>
            </w:rPrChange>
          </w:rPr>
          <w:fldChar w:fldCharType="begin"/>
        </w:r>
        <w:r w:rsidRPr="00EE27B1">
          <w:rPr>
            <w:b/>
            <w:i/>
            <w:sz w:val="24"/>
            <w:szCs w:val="24"/>
            <w:rPrChange w:id="3898" w:author="Tre" w:date="2012-11-19T09:04:00Z">
              <w:rPr>
                <w:b/>
                <w:i/>
                <w:color w:val="0000FF"/>
                <w:u w:val="single"/>
              </w:rPr>
            </w:rPrChange>
          </w:rPr>
          <w:instrText xml:space="preserve"> MERGEFIELD Skill </w:instrText>
        </w:r>
        <w:r w:rsidRPr="00EE27B1">
          <w:rPr>
            <w:b/>
            <w:i/>
            <w:sz w:val="24"/>
            <w:szCs w:val="24"/>
            <w:rPrChange w:id="3899" w:author="Tre" w:date="2012-11-19T09:04:00Z">
              <w:rPr>
                <w:b/>
                <w:i/>
                <w:color w:val="0000FF"/>
                <w:u w:val="single"/>
              </w:rPr>
            </w:rPrChange>
          </w:rPr>
          <w:fldChar w:fldCharType="separate"/>
        </w:r>
        <w:r w:rsidRPr="00EE27B1">
          <w:rPr>
            <w:b/>
            <w:i/>
            <w:noProof/>
            <w:sz w:val="24"/>
            <w:szCs w:val="24"/>
            <w:rPrChange w:id="3900" w:author="Tre" w:date="2012-11-19T09:04:00Z">
              <w:rPr>
                <w:b/>
                <w:i/>
                <w:noProof/>
                <w:color w:val="0000FF"/>
                <w:u w:val="single"/>
              </w:rPr>
            </w:rPrChange>
          </w:rPr>
          <w:t>Flight</w:t>
        </w:r>
        <w:r w:rsidRPr="00EE27B1">
          <w:rPr>
            <w:b/>
            <w:i/>
            <w:sz w:val="24"/>
            <w:szCs w:val="24"/>
            <w:rPrChange w:id="3901" w:author="Tre" w:date="2012-11-19T09:04:00Z">
              <w:rPr>
                <w:b/>
                <w:i/>
                <w:color w:val="0000FF"/>
                <w:u w:val="single"/>
              </w:rPr>
            </w:rPrChange>
          </w:rPr>
          <w:fldChar w:fldCharType="end"/>
        </w:r>
        <w:r w:rsidRPr="00EE27B1">
          <w:rPr>
            <w:b/>
            <w:sz w:val="24"/>
            <w:szCs w:val="24"/>
            <w:rPrChange w:id="3902" w:author="Tre" w:date="2012-11-19T09:04:00Z">
              <w:rPr>
                <w:b/>
                <w:color w:val="0000FF"/>
                <w:u w:val="single"/>
              </w:rPr>
            </w:rPrChange>
          </w:rPr>
          <w:t>”</w:t>
        </w:r>
        <w:r w:rsidRPr="00EE27B1">
          <w:rPr>
            <w:sz w:val="24"/>
            <w:szCs w:val="24"/>
            <w:rPrChange w:id="3903" w:author="Tre" w:date="2012-11-19T09:04:00Z">
              <w:rPr>
                <w:color w:val="0000FF"/>
                <w:u w:val="single"/>
              </w:rPr>
            </w:rPrChange>
          </w:rPr>
          <w:t xml:space="preserve"> - [CyberZen]</w:t>
        </w:r>
      </w:ins>
    </w:p>
    <w:p w:rsidR="00E404A2" w:rsidRPr="00880A1F" w:rsidRDefault="00EE27B1" w:rsidP="00E404A2">
      <w:pPr>
        <w:pStyle w:val="MatrixSuperfluous"/>
        <w:rPr>
          <w:ins w:id="3904" w:author="Tre" w:date="2012-11-16T21:31:00Z"/>
          <w:sz w:val="24"/>
          <w:szCs w:val="24"/>
          <w:rPrChange w:id="3905" w:author="Tre" w:date="2012-11-19T09:04:00Z">
            <w:rPr>
              <w:ins w:id="3906" w:author="Tre" w:date="2012-11-16T21:31:00Z"/>
            </w:rPr>
          </w:rPrChange>
        </w:rPr>
      </w:pPr>
      <w:ins w:id="3907" w:author="Tre" w:date="2012-11-16T21:31:00Z">
        <w:r w:rsidRPr="00EE27B1">
          <w:rPr>
            <w:sz w:val="24"/>
            <w:szCs w:val="24"/>
            <w:rPrChange w:id="3908" w:author="Tre" w:date="2012-11-19T09:04:00Z">
              <w:rPr>
                <w:color w:val="0000FF"/>
                <w:u w:val="single"/>
              </w:rPr>
            </w:rPrChange>
          </w:rPr>
          <w:t>Rule Bender Feat:</w:t>
        </w:r>
        <w:r w:rsidRPr="00EE27B1">
          <w:rPr>
            <w:i/>
            <w:sz w:val="24"/>
            <w:szCs w:val="24"/>
            <w:rPrChange w:id="3909" w:author="Tre" w:date="2012-11-19T09:04:00Z">
              <w:rPr>
                <w:i/>
                <w:color w:val="0000FF"/>
                <w:u w:val="single"/>
              </w:rPr>
            </w:rPrChange>
          </w:rPr>
          <w:t xml:space="preserve"> </w:t>
        </w:r>
        <w:r w:rsidRPr="00EE27B1">
          <w:rPr>
            <w:i/>
            <w:sz w:val="24"/>
            <w:szCs w:val="24"/>
            <w:rPrChange w:id="3910" w:author="Tre" w:date="2012-11-19T09:04:00Z">
              <w:rPr>
                <w:i/>
                <w:color w:val="0000FF"/>
                <w:u w:val="single"/>
              </w:rPr>
            </w:rPrChange>
          </w:rPr>
          <w:fldChar w:fldCharType="begin"/>
        </w:r>
        <w:r w:rsidRPr="00EE27B1">
          <w:rPr>
            <w:i/>
            <w:sz w:val="24"/>
            <w:szCs w:val="24"/>
            <w:rPrChange w:id="3911" w:author="Tre" w:date="2012-11-19T09:04:00Z">
              <w:rPr>
                <w:i/>
                <w:color w:val="0000FF"/>
                <w:u w:val="single"/>
              </w:rPr>
            </w:rPrChange>
          </w:rPr>
          <w:instrText xml:space="preserve"> MERGEFIELD Rule_Bender_Description </w:instrText>
        </w:r>
        <w:r w:rsidRPr="00EE27B1">
          <w:rPr>
            <w:i/>
            <w:sz w:val="24"/>
            <w:szCs w:val="24"/>
            <w:rPrChange w:id="3912" w:author="Tre" w:date="2012-11-19T09:04:00Z">
              <w:rPr>
                <w:i/>
                <w:color w:val="0000FF"/>
                <w:u w:val="single"/>
              </w:rPr>
            </w:rPrChange>
          </w:rPr>
          <w:fldChar w:fldCharType="separate"/>
        </w:r>
        <w:r w:rsidRPr="00EE27B1">
          <w:rPr>
            <w:i/>
            <w:noProof/>
            <w:sz w:val="24"/>
            <w:szCs w:val="24"/>
            <w:rPrChange w:id="3913" w:author="Tre" w:date="2012-11-19T09:04:00Z">
              <w:rPr>
                <w:i/>
                <w:noProof/>
                <w:color w:val="0000FF"/>
                <w:u w:val="single"/>
              </w:rPr>
            </w:rPrChange>
          </w:rPr>
          <w:t>Character glide on air currents without the aid of wings. They could take a running jump and use that to start their gliding. Gliders are not propelled so they don’t move fast unless they are diving, and they slow down when climbing. The character can also turn off this Matrix Feat allowing them to fall to the ground normally.</w:t>
        </w:r>
        <w:r w:rsidRPr="00EE27B1">
          <w:rPr>
            <w:i/>
            <w:sz w:val="24"/>
            <w:szCs w:val="24"/>
            <w:rPrChange w:id="3914" w:author="Tre" w:date="2012-11-19T09:04:00Z">
              <w:rPr>
                <w:i/>
                <w:color w:val="0000FF"/>
                <w:u w:val="single"/>
              </w:rPr>
            </w:rPrChange>
          </w:rPr>
          <w:fldChar w:fldCharType="end"/>
        </w:r>
      </w:ins>
    </w:p>
    <w:p w:rsidR="00E404A2" w:rsidRPr="00880A1F" w:rsidRDefault="00EE27B1" w:rsidP="00E404A2">
      <w:pPr>
        <w:pStyle w:val="MatrixSuperfluous"/>
        <w:rPr>
          <w:ins w:id="3915" w:author="Tre" w:date="2012-11-16T21:31:00Z"/>
          <w:sz w:val="24"/>
          <w:szCs w:val="24"/>
          <w:rPrChange w:id="3916" w:author="Tre" w:date="2012-11-19T09:04:00Z">
            <w:rPr>
              <w:ins w:id="3917" w:author="Tre" w:date="2012-11-16T21:31:00Z"/>
            </w:rPr>
          </w:rPrChange>
        </w:rPr>
      </w:pPr>
      <w:ins w:id="3918" w:author="Tre" w:date="2012-11-16T21:31:00Z">
        <w:r w:rsidRPr="00EE27B1">
          <w:rPr>
            <w:sz w:val="24"/>
            <w:szCs w:val="24"/>
            <w:rPrChange w:id="3919" w:author="Tre" w:date="2012-11-19T09:04:00Z">
              <w:rPr>
                <w:color w:val="0000FF"/>
                <w:u w:val="single"/>
              </w:rPr>
            </w:rPrChange>
          </w:rPr>
          <w:t xml:space="preserve">Rule Breaker Feat: </w:t>
        </w:r>
        <w:r w:rsidRPr="00EE27B1">
          <w:rPr>
            <w:i/>
            <w:sz w:val="24"/>
            <w:szCs w:val="24"/>
            <w:rPrChange w:id="3920" w:author="Tre" w:date="2012-11-19T09:04:00Z">
              <w:rPr>
                <w:i/>
                <w:color w:val="0000FF"/>
                <w:u w:val="single"/>
              </w:rPr>
            </w:rPrChange>
          </w:rPr>
          <w:fldChar w:fldCharType="begin"/>
        </w:r>
        <w:r w:rsidRPr="00EE27B1">
          <w:rPr>
            <w:i/>
            <w:sz w:val="24"/>
            <w:szCs w:val="24"/>
            <w:rPrChange w:id="3921" w:author="Tre" w:date="2012-11-19T09:04:00Z">
              <w:rPr>
                <w:i/>
                <w:color w:val="0000FF"/>
                <w:u w:val="single"/>
              </w:rPr>
            </w:rPrChange>
          </w:rPr>
          <w:instrText xml:space="preserve"> MERGEFIELD Rule_Breaker_Description </w:instrText>
        </w:r>
        <w:r w:rsidRPr="00EE27B1">
          <w:rPr>
            <w:i/>
            <w:sz w:val="24"/>
            <w:szCs w:val="24"/>
            <w:rPrChange w:id="3922" w:author="Tre" w:date="2012-11-19T09:04:00Z">
              <w:rPr>
                <w:i/>
                <w:color w:val="0000FF"/>
                <w:u w:val="single"/>
              </w:rPr>
            </w:rPrChange>
          </w:rPr>
          <w:fldChar w:fldCharType="separate"/>
        </w:r>
        <w:r w:rsidRPr="00EE27B1">
          <w:rPr>
            <w:i/>
            <w:noProof/>
            <w:sz w:val="24"/>
            <w:szCs w:val="24"/>
            <w:rPrChange w:id="3923" w:author="Tre" w:date="2012-11-19T09:04:00Z">
              <w:rPr>
                <w:i/>
                <w:noProof/>
                <w:color w:val="0000FF"/>
                <w:u w:val="single"/>
              </w:rPr>
            </w:rPrChange>
          </w:rPr>
          <w:t>The character can fly like superman.</w:t>
        </w:r>
        <w:r w:rsidRPr="00EE27B1">
          <w:rPr>
            <w:i/>
            <w:sz w:val="24"/>
            <w:szCs w:val="24"/>
            <w:rPrChange w:id="3924" w:author="Tre" w:date="2012-11-19T09:04:00Z">
              <w:rPr>
                <w:i/>
                <w:color w:val="0000FF"/>
                <w:u w:val="single"/>
              </w:rPr>
            </w:rPrChange>
          </w:rPr>
          <w:fldChar w:fldCharType="end"/>
        </w:r>
        <w:r w:rsidRPr="00EE27B1">
          <w:rPr>
            <w:sz w:val="24"/>
            <w:szCs w:val="24"/>
            <w:rPrChange w:id="3925" w:author="Tre" w:date="2012-11-19T09:04:00Z">
              <w:rPr>
                <w:color w:val="0000FF"/>
                <w:u w:val="single"/>
              </w:rPr>
            </w:rPrChange>
          </w:rPr>
          <w:fldChar w:fldCharType="begin"/>
        </w:r>
        <w:r w:rsidRPr="00EE27B1">
          <w:rPr>
            <w:sz w:val="24"/>
            <w:szCs w:val="24"/>
            <w:rPrChange w:id="3926" w:author="Tre" w:date="2012-11-19T09:04:00Z">
              <w:rPr>
                <w:color w:val="0000FF"/>
                <w:u w:val="single"/>
              </w:rPr>
            </w:rPrChange>
          </w:rPr>
          <w:instrText xml:space="preserve"> NEXT  \* MERGEFORMAT </w:instrText>
        </w:r>
        <w:r w:rsidRPr="00EE27B1">
          <w:rPr>
            <w:sz w:val="24"/>
            <w:szCs w:val="24"/>
            <w:rPrChange w:id="3927" w:author="Tre" w:date="2012-11-19T09:04:00Z">
              <w:rPr>
                <w:color w:val="0000FF"/>
                <w:u w:val="single"/>
              </w:rPr>
            </w:rPrChange>
          </w:rPr>
          <w:fldChar w:fldCharType="end"/>
        </w:r>
      </w:ins>
    </w:p>
    <w:p w:rsidR="00E404A2" w:rsidRPr="00880A1F" w:rsidRDefault="00E404A2" w:rsidP="00E404A2">
      <w:pPr>
        <w:pStyle w:val="MatrixSuperfluous"/>
        <w:rPr>
          <w:ins w:id="3928" w:author="Tre" w:date="2012-11-16T21:31:00Z"/>
          <w:sz w:val="24"/>
          <w:szCs w:val="24"/>
          <w:rPrChange w:id="3929" w:author="Tre" w:date="2012-11-19T09:04:00Z">
            <w:rPr>
              <w:ins w:id="3930" w:author="Tre" w:date="2012-11-16T21:31:00Z"/>
            </w:rPr>
          </w:rPrChange>
        </w:rPr>
      </w:pPr>
    </w:p>
    <w:p w:rsidR="00E404A2" w:rsidRPr="00880A1F" w:rsidRDefault="00EE27B1" w:rsidP="00E404A2">
      <w:pPr>
        <w:pStyle w:val="MatrixSuperfluous"/>
        <w:rPr>
          <w:ins w:id="3931" w:author="Tre" w:date="2012-11-16T21:31:00Z"/>
          <w:sz w:val="24"/>
          <w:szCs w:val="24"/>
          <w:rPrChange w:id="3932" w:author="Tre" w:date="2012-11-19T09:04:00Z">
            <w:rPr>
              <w:ins w:id="3933" w:author="Tre" w:date="2012-11-16T21:31:00Z"/>
            </w:rPr>
          </w:rPrChange>
        </w:rPr>
      </w:pPr>
      <w:ins w:id="3934" w:author="Tre" w:date="2012-11-16T21:31:00Z">
        <w:r w:rsidRPr="00EE27B1">
          <w:rPr>
            <w:b/>
            <w:sz w:val="24"/>
            <w:szCs w:val="24"/>
            <w:rPrChange w:id="3935" w:author="Tre" w:date="2012-11-19T09:04:00Z">
              <w:rPr>
                <w:b/>
                <w:color w:val="0000FF"/>
                <w:u w:val="single"/>
              </w:rPr>
            </w:rPrChange>
          </w:rPr>
          <w:t>Matrix Feat</w:t>
        </w:r>
        <w:r w:rsidRPr="00EE27B1">
          <w:rPr>
            <w:sz w:val="24"/>
            <w:szCs w:val="24"/>
            <w:rPrChange w:id="3936" w:author="Tre" w:date="2012-11-19T09:04:00Z">
              <w:rPr>
                <w:color w:val="0000FF"/>
                <w:u w:val="single"/>
              </w:rPr>
            </w:rPrChange>
          </w:rPr>
          <w:t xml:space="preserve"> </w:t>
        </w:r>
        <w:r w:rsidRPr="00EE27B1">
          <w:rPr>
            <w:b/>
            <w:sz w:val="24"/>
            <w:szCs w:val="24"/>
            <w:rPrChange w:id="3937" w:author="Tre" w:date="2012-11-19T09:04:00Z">
              <w:rPr>
                <w:b/>
                <w:color w:val="0000FF"/>
                <w:u w:val="single"/>
              </w:rPr>
            </w:rPrChange>
          </w:rPr>
          <w:t>“</w:t>
        </w:r>
        <w:r w:rsidRPr="00EE27B1">
          <w:rPr>
            <w:b/>
            <w:i/>
            <w:sz w:val="24"/>
            <w:szCs w:val="24"/>
            <w:rPrChange w:id="3938" w:author="Tre" w:date="2012-11-19T09:04:00Z">
              <w:rPr>
                <w:b/>
                <w:i/>
                <w:color w:val="0000FF"/>
                <w:u w:val="single"/>
              </w:rPr>
            </w:rPrChange>
          </w:rPr>
          <w:fldChar w:fldCharType="begin"/>
        </w:r>
        <w:r w:rsidRPr="00EE27B1">
          <w:rPr>
            <w:b/>
            <w:i/>
            <w:sz w:val="24"/>
            <w:szCs w:val="24"/>
            <w:rPrChange w:id="3939" w:author="Tre" w:date="2012-11-19T09:04:00Z">
              <w:rPr>
                <w:b/>
                <w:i/>
                <w:color w:val="0000FF"/>
                <w:u w:val="single"/>
              </w:rPr>
            </w:rPrChange>
          </w:rPr>
          <w:instrText xml:space="preserve"> MERGEFIELD Skill </w:instrText>
        </w:r>
        <w:r w:rsidRPr="00EE27B1">
          <w:rPr>
            <w:b/>
            <w:i/>
            <w:sz w:val="24"/>
            <w:szCs w:val="24"/>
            <w:rPrChange w:id="3940" w:author="Tre" w:date="2012-11-19T09:04:00Z">
              <w:rPr>
                <w:b/>
                <w:i/>
                <w:color w:val="0000FF"/>
                <w:u w:val="single"/>
              </w:rPr>
            </w:rPrChange>
          </w:rPr>
          <w:fldChar w:fldCharType="separate"/>
        </w:r>
        <w:r w:rsidRPr="00EE27B1">
          <w:rPr>
            <w:b/>
            <w:i/>
            <w:noProof/>
            <w:sz w:val="24"/>
            <w:szCs w:val="24"/>
            <w:rPrChange w:id="3941" w:author="Tre" w:date="2012-11-19T09:04:00Z">
              <w:rPr>
                <w:b/>
                <w:i/>
                <w:noProof/>
                <w:color w:val="0000FF"/>
                <w:u w:val="single"/>
              </w:rPr>
            </w:rPrChange>
          </w:rPr>
          <w:t>Forcefield</w:t>
        </w:r>
        <w:r w:rsidRPr="00EE27B1">
          <w:rPr>
            <w:b/>
            <w:i/>
            <w:sz w:val="24"/>
            <w:szCs w:val="24"/>
            <w:rPrChange w:id="3942" w:author="Tre" w:date="2012-11-19T09:04:00Z">
              <w:rPr>
                <w:b/>
                <w:i/>
                <w:color w:val="0000FF"/>
                <w:u w:val="single"/>
              </w:rPr>
            </w:rPrChange>
          </w:rPr>
          <w:fldChar w:fldCharType="end"/>
        </w:r>
        <w:r w:rsidRPr="00EE27B1">
          <w:rPr>
            <w:b/>
            <w:sz w:val="24"/>
            <w:szCs w:val="24"/>
            <w:rPrChange w:id="3943" w:author="Tre" w:date="2012-11-19T09:04:00Z">
              <w:rPr>
                <w:b/>
                <w:color w:val="0000FF"/>
                <w:u w:val="single"/>
              </w:rPr>
            </w:rPrChange>
          </w:rPr>
          <w:t>”</w:t>
        </w:r>
        <w:r w:rsidRPr="00EE27B1">
          <w:rPr>
            <w:sz w:val="24"/>
            <w:szCs w:val="24"/>
            <w:rPrChange w:id="3944" w:author="Tre" w:date="2012-11-19T09:04:00Z">
              <w:rPr>
                <w:color w:val="0000FF"/>
                <w:u w:val="single"/>
              </w:rPr>
            </w:rPrChange>
          </w:rPr>
          <w:t xml:space="preserve"> - [CyberZen]</w:t>
        </w:r>
      </w:ins>
    </w:p>
    <w:p w:rsidR="00E404A2" w:rsidRPr="00880A1F" w:rsidRDefault="00EE27B1" w:rsidP="00E404A2">
      <w:pPr>
        <w:pStyle w:val="MatrixSuperfluous"/>
        <w:rPr>
          <w:ins w:id="3945" w:author="Tre" w:date="2012-11-16T21:31:00Z"/>
          <w:sz w:val="24"/>
          <w:szCs w:val="24"/>
          <w:rPrChange w:id="3946" w:author="Tre" w:date="2012-11-19T09:04:00Z">
            <w:rPr>
              <w:ins w:id="3947" w:author="Tre" w:date="2012-11-16T21:31:00Z"/>
            </w:rPr>
          </w:rPrChange>
        </w:rPr>
      </w:pPr>
      <w:ins w:id="3948" w:author="Tre" w:date="2012-11-16T21:31:00Z">
        <w:r w:rsidRPr="00EE27B1">
          <w:rPr>
            <w:sz w:val="24"/>
            <w:szCs w:val="24"/>
            <w:rPrChange w:id="3949" w:author="Tre" w:date="2012-11-19T09:04:00Z">
              <w:rPr>
                <w:color w:val="0000FF"/>
                <w:u w:val="single"/>
              </w:rPr>
            </w:rPrChange>
          </w:rPr>
          <w:t>Rule Bender Feat:</w:t>
        </w:r>
        <w:r w:rsidRPr="00EE27B1">
          <w:rPr>
            <w:i/>
            <w:sz w:val="24"/>
            <w:szCs w:val="24"/>
            <w:rPrChange w:id="3950" w:author="Tre" w:date="2012-11-19T09:04:00Z">
              <w:rPr>
                <w:i/>
                <w:color w:val="0000FF"/>
                <w:u w:val="single"/>
              </w:rPr>
            </w:rPrChange>
          </w:rPr>
          <w:t xml:space="preserve"> </w:t>
        </w:r>
        <w:r w:rsidRPr="00EE27B1">
          <w:rPr>
            <w:i/>
            <w:sz w:val="24"/>
            <w:szCs w:val="24"/>
            <w:rPrChange w:id="3951" w:author="Tre" w:date="2012-11-19T09:04:00Z">
              <w:rPr>
                <w:i/>
                <w:color w:val="0000FF"/>
                <w:u w:val="single"/>
              </w:rPr>
            </w:rPrChange>
          </w:rPr>
          <w:fldChar w:fldCharType="begin"/>
        </w:r>
        <w:r w:rsidRPr="00EE27B1">
          <w:rPr>
            <w:i/>
            <w:sz w:val="24"/>
            <w:szCs w:val="24"/>
            <w:rPrChange w:id="3952" w:author="Tre" w:date="2012-11-19T09:04:00Z">
              <w:rPr>
                <w:i/>
                <w:color w:val="0000FF"/>
                <w:u w:val="single"/>
              </w:rPr>
            </w:rPrChange>
          </w:rPr>
          <w:instrText xml:space="preserve"> MERGEFIELD Rule_Bender_Description </w:instrText>
        </w:r>
        <w:r w:rsidRPr="00EE27B1">
          <w:rPr>
            <w:i/>
            <w:sz w:val="24"/>
            <w:szCs w:val="24"/>
            <w:rPrChange w:id="3953" w:author="Tre" w:date="2012-11-19T09:04:00Z">
              <w:rPr>
                <w:i/>
                <w:color w:val="0000FF"/>
                <w:u w:val="single"/>
              </w:rPr>
            </w:rPrChange>
          </w:rPr>
          <w:fldChar w:fldCharType="separate"/>
        </w:r>
        <w:r w:rsidRPr="00EE27B1">
          <w:rPr>
            <w:i/>
            <w:noProof/>
            <w:sz w:val="24"/>
            <w:szCs w:val="24"/>
            <w:rPrChange w:id="3954" w:author="Tre" w:date="2012-11-19T09:04:00Z">
              <w:rPr>
                <w:i/>
                <w:noProof/>
                <w:color w:val="0000FF"/>
                <w:u w:val="single"/>
              </w:rPr>
            </w:rPrChange>
          </w:rPr>
          <w:t>The character can create a forcefield around their body that can repel objects, gases, or forces from touching the character. This field is on the surface of the characters body.</w:t>
        </w:r>
        <w:r w:rsidRPr="00EE27B1">
          <w:rPr>
            <w:i/>
            <w:sz w:val="24"/>
            <w:szCs w:val="24"/>
            <w:rPrChange w:id="3955" w:author="Tre" w:date="2012-11-19T09:04:00Z">
              <w:rPr>
                <w:i/>
                <w:color w:val="0000FF"/>
                <w:u w:val="single"/>
              </w:rPr>
            </w:rPrChange>
          </w:rPr>
          <w:fldChar w:fldCharType="end"/>
        </w:r>
      </w:ins>
    </w:p>
    <w:p w:rsidR="00E404A2" w:rsidRPr="00880A1F" w:rsidRDefault="00EE27B1" w:rsidP="00E404A2">
      <w:pPr>
        <w:pStyle w:val="MatrixSuperfluous"/>
        <w:rPr>
          <w:ins w:id="3956" w:author="Tre" w:date="2012-11-16T21:31:00Z"/>
          <w:sz w:val="24"/>
          <w:szCs w:val="24"/>
          <w:rPrChange w:id="3957" w:author="Tre" w:date="2012-11-19T09:04:00Z">
            <w:rPr>
              <w:ins w:id="3958" w:author="Tre" w:date="2012-11-16T21:31:00Z"/>
            </w:rPr>
          </w:rPrChange>
        </w:rPr>
      </w:pPr>
      <w:ins w:id="3959" w:author="Tre" w:date="2012-11-16T21:31:00Z">
        <w:r w:rsidRPr="00EE27B1">
          <w:rPr>
            <w:sz w:val="24"/>
            <w:szCs w:val="24"/>
            <w:rPrChange w:id="3960" w:author="Tre" w:date="2012-11-19T09:04:00Z">
              <w:rPr>
                <w:color w:val="0000FF"/>
                <w:u w:val="single"/>
              </w:rPr>
            </w:rPrChange>
          </w:rPr>
          <w:t xml:space="preserve">Rule Breaker Feat: </w:t>
        </w:r>
        <w:r w:rsidRPr="00EE27B1">
          <w:rPr>
            <w:i/>
            <w:sz w:val="24"/>
            <w:szCs w:val="24"/>
            <w:rPrChange w:id="3961" w:author="Tre" w:date="2012-11-19T09:04:00Z">
              <w:rPr>
                <w:i/>
                <w:color w:val="0000FF"/>
                <w:u w:val="single"/>
              </w:rPr>
            </w:rPrChange>
          </w:rPr>
          <w:fldChar w:fldCharType="begin"/>
        </w:r>
        <w:r w:rsidRPr="00EE27B1">
          <w:rPr>
            <w:i/>
            <w:sz w:val="24"/>
            <w:szCs w:val="24"/>
            <w:rPrChange w:id="3962" w:author="Tre" w:date="2012-11-19T09:04:00Z">
              <w:rPr>
                <w:i/>
                <w:color w:val="0000FF"/>
                <w:u w:val="single"/>
              </w:rPr>
            </w:rPrChange>
          </w:rPr>
          <w:instrText xml:space="preserve"> MERGEFIELD Rule_Breaker_Description </w:instrText>
        </w:r>
        <w:r w:rsidRPr="00EE27B1">
          <w:rPr>
            <w:i/>
            <w:sz w:val="24"/>
            <w:szCs w:val="24"/>
            <w:rPrChange w:id="3963" w:author="Tre" w:date="2012-11-19T09:04:00Z">
              <w:rPr>
                <w:i/>
                <w:color w:val="0000FF"/>
                <w:u w:val="single"/>
              </w:rPr>
            </w:rPrChange>
          </w:rPr>
          <w:fldChar w:fldCharType="separate"/>
        </w:r>
        <w:r w:rsidRPr="00EE27B1">
          <w:rPr>
            <w:i/>
            <w:noProof/>
            <w:sz w:val="24"/>
            <w:szCs w:val="24"/>
            <w:rPrChange w:id="3964" w:author="Tre" w:date="2012-11-19T09:04:00Z">
              <w:rPr>
                <w:i/>
                <w:noProof/>
                <w:color w:val="0000FF"/>
                <w:u w:val="single"/>
              </w:rPr>
            </w:rPrChange>
          </w:rPr>
          <w:t>Extend this forcefield to others, or around a certain area. They only control one forcefield. If they are using the forcefield to protect someone else they are not protected themselves.</w:t>
        </w:r>
        <w:r w:rsidRPr="00EE27B1">
          <w:rPr>
            <w:i/>
            <w:sz w:val="24"/>
            <w:szCs w:val="24"/>
            <w:rPrChange w:id="3965" w:author="Tre" w:date="2012-11-19T09:04:00Z">
              <w:rPr>
                <w:i/>
                <w:color w:val="0000FF"/>
                <w:u w:val="single"/>
              </w:rPr>
            </w:rPrChange>
          </w:rPr>
          <w:fldChar w:fldCharType="end"/>
        </w:r>
        <w:r w:rsidRPr="00EE27B1">
          <w:rPr>
            <w:sz w:val="24"/>
            <w:szCs w:val="24"/>
            <w:rPrChange w:id="3966" w:author="Tre" w:date="2012-11-19T09:04:00Z">
              <w:rPr>
                <w:color w:val="0000FF"/>
                <w:u w:val="single"/>
              </w:rPr>
            </w:rPrChange>
          </w:rPr>
          <w:fldChar w:fldCharType="begin"/>
        </w:r>
        <w:r w:rsidRPr="00EE27B1">
          <w:rPr>
            <w:sz w:val="24"/>
            <w:szCs w:val="24"/>
            <w:rPrChange w:id="3967" w:author="Tre" w:date="2012-11-19T09:04:00Z">
              <w:rPr>
                <w:color w:val="0000FF"/>
                <w:u w:val="single"/>
              </w:rPr>
            </w:rPrChange>
          </w:rPr>
          <w:instrText xml:space="preserve"> NEXT  \* MERGEFORMAT </w:instrText>
        </w:r>
        <w:r w:rsidRPr="00EE27B1">
          <w:rPr>
            <w:sz w:val="24"/>
            <w:szCs w:val="24"/>
            <w:rPrChange w:id="3968" w:author="Tre" w:date="2012-11-19T09:04:00Z">
              <w:rPr>
                <w:color w:val="0000FF"/>
                <w:u w:val="single"/>
              </w:rPr>
            </w:rPrChange>
          </w:rPr>
          <w:fldChar w:fldCharType="end"/>
        </w:r>
      </w:ins>
    </w:p>
    <w:p w:rsidR="00E404A2" w:rsidRPr="00880A1F" w:rsidRDefault="00E404A2" w:rsidP="00E404A2">
      <w:pPr>
        <w:pStyle w:val="MatrixSuperfluous"/>
        <w:rPr>
          <w:ins w:id="3969" w:author="Tre" w:date="2012-11-16T21:31:00Z"/>
          <w:sz w:val="24"/>
          <w:szCs w:val="24"/>
          <w:rPrChange w:id="3970" w:author="Tre" w:date="2012-11-19T09:04:00Z">
            <w:rPr>
              <w:ins w:id="3971" w:author="Tre" w:date="2012-11-16T21:31:00Z"/>
            </w:rPr>
          </w:rPrChange>
        </w:rPr>
      </w:pPr>
    </w:p>
    <w:p w:rsidR="00E404A2" w:rsidRPr="00880A1F" w:rsidRDefault="00EE27B1" w:rsidP="00E404A2">
      <w:pPr>
        <w:pStyle w:val="MatrixSuperfluous"/>
        <w:rPr>
          <w:ins w:id="3972" w:author="Tre" w:date="2012-11-16T21:31:00Z"/>
          <w:sz w:val="24"/>
          <w:szCs w:val="24"/>
          <w:rPrChange w:id="3973" w:author="Tre" w:date="2012-11-19T09:04:00Z">
            <w:rPr>
              <w:ins w:id="3974" w:author="Tre" w:date="2012-11-16T21:31:00Z"/>
            </w:rPr>
          </w:rPrChange>
        </w:rPr>
      </w:pPr>
      <w:ins w:id="3975" w:author="Tre" w:date="2012-11-16T21:31:00Z">
        <w:r w:rsidRPr="00EE27B1">
          <w:rPr>
            <w:b/>
            <w:sz w:val="24"/>
            <w:szCs w:val="24"/>
            <w:rPrChange w:id="3976" w:author="Tre" w:date="2012-11-19T09:04:00Z">
              <w:rPr>
                <w:b/>
                <w:color w:val="0000FF"/>
                <w:u w:val="single"/>
              </w:rPr>
            </w:rPrChange>
          </w:rPr>
          <w:lastRenderedPageBreak/>
          <w:t>Matrix Feat</w:t>
        </w:r>
        <w:r w:rsidRPr="00EE27B1">
          <w:rPr>
            <w:sz w:val="24"/>
            <w:szCs w:val="24"/>
            <w:rPrChange w:id="3977" w:author="Tre" w:date="2012-11-19T09:04:00Z">
              <w:rPr>
                <w:color w:val="0000FF"/>
                <w:u w:val="single"/>
              </w:rPr>
            </w:rPrChange>
          </w:rPr>
          <w:t xml:space="preserve"> </w:t>
        </w:r>
        <w:r w:rsidRPr="00EE27B1">
          <w:rPr>
            <w:b/>
            <w:sz w:val="24"/>
            <w:szCs w:val="24"/>
            <w:rPrChange w:id="3978" w:author="Tre" w:date="2012-11-19T09:04:00Z">
              <w:rPr>
                <w:b/>
                <w:color w:val="0000FF"/>
                <w:u w:val="single"/>
              </w:rPr>
            </w:rPrChange>
          </w:rPr>
          <w:t>“</w:t>
        </w:r>
        <w:r w:rsidRPr="00EE27B1">
          <w:rPr>
            <w:b/>
            <w:i/>
            <w:sz w:val="24"/>
            <w:szCs w:val="24"/>
            <w:rPrChange w:id="3979" w:author="Tre" w:date="2012-11-19T09:04:00Z">
              <w:rPr>
                <w:b/>
                <w:i/>
                <w:color w:val="0000FF"/>
                <w:u w:val="single"/>
              </w:rPr>
            </w:rPrChange>
          </w:rPr>
          <w:fldChar w:fldCharType="begin"/>
        </w:r>
        <w:r w:rsidRPr="00EE27B1">
          <w:rPr>
            <w:b/>
            <w:i/>
            <w:sz w:val="24"/>
            <w:szCs w:val="24"/>
            <w:rPrChange w:id="3980" w:author="Tre" w:date="2012-11-19T09:04:00Z">
              <w:rPr>
                <w:b/>
                <w:i/>
                <w:color w:val="0000FF"/>
                <w:u w:val="single"/>
              </w:rPr>
            </w:rPrChange>
          </w:rPr>
          <w:instrText xml:space="preserve"> MERGEFIELD Skill </w:instrText>
        </w:r>
        <w:r w:rsidRPr="00EE27B1">
          <w:rPr>
            <w:b/>
            <w:i/>
            <w:sz w:val="24"/>
            <w:szCs w:val="24"/>
            <w:rPrChange w:id="3981" w:author="Tre" w:date="2012-11-19T09:04:00Z">
              <w:rPr>
                <w:b/>
                <w:i/>
                <w:color w:val="0000FF"/>
                <w:u w:val="single"/>
              </w:rPr>
            </w:rPrChange>
          </w:rPr>
          <w:fldChar w:fldCharType="separate"/>
        </w:r>
        <w:r w:rsidRPr="00EE27B1">
          <w:rPr>
            <w:b/>
            <w:i/>
            <w:noProof/>
            <w:sz w:val="24"/>
            <w:szCs w:val="24"/>
            <w:rPrChange w:id="3982" w:author="Tre" w:date="2012-11-19T09:04:00Z">
              <w:rPr>
                <w:b/>
                <w:i/>
                <w:noProof/>
                <w:color w:val="0000FF"/>
                <w:u w:val="single"/>
              </w:rPr>
            </w:rPrChange>
          </w:rPr>
          <w:t>Grow Claws</w:t>
        </w:r>
        <w:r w:rsidRPr="00EE27B1">
          <w:rPr>
            <w:b/>
            <w:i/>
            <w:sz w:val="24"/>
            <w:szCs w:val="24"/>
            <w:rPrChange w:id="3983" w:author="Tre" w:date="2012-11-19T09:04:00Z">
              <w:rPr>
                <w:b/>
                <w:i/>
                <w:color w:val="0000FF"/>
                <w:u w:val="single"/>
              </w:rPr>
            </w:rPrChange>
          </w:rPr>
          <w:fldChar w:fldCharType="end"/>
        </w:r>
        <w:r w:rsidRPr="00EE27B1">
          <w:rPr>
            <w:b/>
            <w:sz w:val="24"/>
            <w:szCs w:val="24"/>
            <w:rPrChange w:id="3984" w:author="Tre" w:date="2012-11-19T09:04:00Z">
              <w:rPr>
                <w:b/>
                <w:color w:val="0000FF"/>
                <w:u w:val="single"/>
              </w:rPr>
            </w:rPrChange>
          </w:rPr>
          <w:t>”</w:t>
        </w:r>
        <w:r w:rsidRPr="00EE27B1">
          <w:rPr>
            <w:sz w:val="24"/>
            <w:szCs w:val="24"/>
            <w:rPrChange w:id="3985" w:author="Tre" w:date="2012-11-19T09:04:00Z">
              <w:rPr>
                <w:color w:val="0000FF"/>
                <w:u w:val="single"/>
              </w:rPr>
            </w:rPrChange>
          </w:rPr>
          <w:t xml:space="preserve"> - [CyberZen]</w:t>
        </w:r>
      </w:ins>
    </w:p>
    <w:p w:rsidR="00E404A2" w:rsidRPr="00880A1F" w:rsidRDefault="00EE27B1" w:rsidP="00E404A2">
      <w:pPr>
        <w:pStyle w:val="MatrixSuperfluous"/>
        <w:rPr>
          <w:ins w:id="3986" w:author="Tre" w:date="2012-11-16T21:31:00Z"/>
          <w:sz w:val="24"/>
          <w:szCs w:val="24"/>
          <w:rPrChange w:id="3987" w:author="Tre" w:date="2012-11-19T09:04:00Z">
            <w:rPr>
              <w:ins w:id="3988" w:author="Tre" w:date="2012-11-16T21:31:00Z"/>
            </w:rPr>
          </w:rPrChange>
        </w:rPr>
      </w:pPr>
      <w:ins w:id="3989" w:author="Tre" w:date="2012-11-16T21:31:00Z">
        <w:r w:rsidRPr="00EE27B1">
          <w:rPr>
            <w:sz w:val="24"/>
            <w:szCs w:val="24"/>
            <w:rPrChange w:id="3990" w:author="Tre" w:date="2012-11-19T09:04:00Z">
              <w:rPr>
                <w:color w:val="0000FF"/>
                <w:u w:val="single"/>
              </w:rPr>
            </w:rPrChange>
          </w:rPr>
          <w:t>Rule Bender Feat:</w:t>
        </w:r>
        <w:r w:rsidRPr="00EE27B1">
          <w:rPr>
            <w:i/>
            <w:sz w:val="24"/>
            <w:szCs w:val="24"/>
            <w:rPrChange w:id="3991" w:author="Tre" w:date="2012-11-19T09:04:00Z">
              <w:rPr>
                <w:i/>
                <w:color w:val="0000FF"/>
                <w:u w:val="single"/>
              </w:rPr>
            </w:rPrChange>
          </w:rPr>
          <w:t xml:space="preserve"> </w:t>
        </w:r>
        <w:r w:rsidRPr="00EE27B1">
          <w:rPr>
            <w:i/>
            <w:sz w:val="24"/>
            <w:szCs w:val="24"/>
            <w:rPrChange w:id="3992" w:author="Tre" w:date="2012-11-19T09:04:00Z">
              <w:rPr>
                <w:i/>
                <w:color w:val="0000FF"/>
                <w:u w:val="single"/>
              </w:rPr>
            </w:rPrChange>
          </w:rPr>
          <w:fldChar w:fldCharType="begin"/>
        </w:r>
        <w:r w:rsidRPr="00EE27B1">
          <w:rPr>
            <w:i/>
            <w:sz w:val="24"/>
            <w:szCs w:val="24"/>
            <w:rPrChange w:id="3993" w:author="Tre" w:date="2012-11-19T09:04:00Z">
              <w:rPr>
                <w:i/>
                <w:color w:val="0000FF"/>
                <w:u w:val="single"/>
              </w:rPr>
            </w:rPrChange>
          </w:rPr>
          <w:instrText xml:space="preserve"> MERGEFIELD Rule_Bender_Description </w:instrText>
        </w:r>
        <w:r w:rsidRPr="00EE27B1">
          <w:rPr>
            <w:i/>
            <w:sz w:val="24"/>
            <w:szCs w:val="24"/>
            <w:rPrChange w:id="3994" w:author="Tre" w:date="2012-11-19T09:04:00Z">
              <w:rPr>
                <w:i/>
                <w:color w:val="0000FF"/>
                <w:u w:val="single"/>
              </w:rPr>
            </w:rPrChange>
          </w:rPr>
          <w:fldChar w:fldCharType="separate"/>
        </w:r>
        <w:r w:rsidRPr="00EE27B1">
          <w:rPr>
            <w:i/>
            <w:noProof/>
            <w:sz w:val="24"/>
            <w:szCs w:val="24"/>
            <w:rPrChange w:id="3995" w:author="Tre" w:date="2012-11-19T09:04:00Z">
              <w:rPr>
                <w:i/>
                <w:noProof/>
                <w:color w:val="0000FF"/>
                <w:u w:val="single"/>
              </w:rPr>
            </w:rPrChange>
          </w:rPr>
          <w:t>Alter nails and teeth so they have a razor sharp edge. They can also make them hard as diamonds.</w:t>
        </w:r>
        <w:r w:rsidRPr="00EE27B1">
          <w:rPr>
            <w:i/>
            <w:sz w:val="24"/>
            <w:szCs w:val="24"/>
            <w:rPrChange w:id="3996" w:author="Tre" w:date="2012-11-19T09:04:00Z">
              <w:rPr>
                <w:i/>
                <w:color w:val="0000FF"/>
                <w:u w:val="single"/>
              </w:rPr>
            </w:rPrChange>
          </w:rPr>
          <w:fldChar w:fldCharType="end"/>
        </w:r>
      </w:ins>
    </w:p>
    <w:p w:rsidR="00E404A2" w:rsidRPr="00880A1F" w:rsidRDefault="00EE27B1" w:rsidP="00E404A2">
      <w:pPr>
        <w:pStyle w:val="MatrixSuperfluous"/>
        <w:rPr>
          <w:ins w:id="3997" w:author="Tre" w:date="2012-11-16T21:31:00Z"/>
          <w:sz w:val="24"/>
          <w:szCs w:val="24"/>
          <w:rPrChange w:id="3998" w:author="Tre" w:date="2012-11-19T09:04:00Z">
            <w:rPr>
              <w:ins w:id="3999" w:author="Tre" w:date="2012-11-16T21:31:00Z"/>
            </w:rPr>
          </w:rPrChange>
        </w:rPr>
      </w:pPr>
      <w:ins w:id="4000" w:author="Tre" w:date="2012-11-16T21:31:00Z">
        <w:r w:rsidRPr="00EE27B1">
          <w:rPr>
            <w:sz w:val="24"/>
            <w:szCs w:val="24"/>
            <w:rPrChange w:id="4001" w:author="Tre" w:date="2012-11-19T09:04:00Z">
              <w:rPr>
                <w:color w:val="0000FF"/>
                <w:u w:val="single"/>
              </w:rPr>
            </w:rPrChange>
          </w:rPr>
          <w:t xml:space="preserve">Rule Breaker Feat: </w:t>
        </w:r>
        <w:r w:rsidRPr="00EE27B1">
          <w:rPr>
            <w:i/>
            <w:sz w:val="24"/>
            <w:szCs w:val="24"/>
            <w:rPrChange w:id="4002" w:author="Tre" w:date="2012-11-19T09:04:00Z">
              <w:rPr>
                <w:i/>
                <w:color w:val="0000FF"/>
                <w:u w:val="single"/>
              </w:rPr>
            </w:rPrChange>
          </w:rPr>
          <w:fldChar w:fldCharType="begin"/>
        </w:r>
        <w:r w:rsidRPr="00EE27B1">
          <w:rPr>
            <w:i/>
            <w:sz w:val="24"/>
            <w:szCs w:val="24"/>
            <w:rPrChange w:id="4003" w:author="Tre" w:date="2012-11-19T09:04:00Z">
              <w:rPr>
                <w:i/>
                <w:color w:val="0000FF"/>
                <w:u w:val="single"/>
              </w:rPr>
            </w:rPrChange>
          </w:rPr>
          <w:instrText xml:space="preserve"> MERGEFIELD Rule_Breaker_Description </w:instrText>
        </w:r>
        <w:r w:rsidRPr="00EE27B1">
          <w:rPr>
            <w:i/>
            <w:sz w:val="24"/>
            <w:szCs w:val="24"/>
            <w:rPrChange w:id="4004" w:author="Tre" w:date="2012-11-19T09:04:00Z">
              <w:rPr>
                <w:i/>
                <w:color w:val="0000FF"/>
                <w:u w:val="single"/>
              </w:rPr>
            </w:rPrChange>
          </w:rPr>
          <w:fldChar w:fldCharType="separate"/>
        </w:r>
        <w:r w:rsidRPr="00EE27B1">
          <w:rPr>
            <w:i/>
            <w:noProof/>
            <w:sz w:val="24"/>
            <w:szCs w:val="24"/>
            <w:rPrChange w:id="4005" w:author="Tre" w:date="2012-11-19T09:04:00Z">
              <w:rPr>
                <w:i/>
                <w:noProof/>
                <w:color w:val="0000FF"/>
                <w:u w:val="single"/>
              </w:rPr>
            </w:rPrChange>
          </w:rPr>
          <w:t>Grow fingernails and toenails longer and stronger like cat claws. Character could even make bone poke through skin in  desired areas.</w:t>
        </w:r>
        <w:r w:rsidRPr="00EE27B1">
          <w:rPr>
            <w:i/>
            <w:sz w:val="24"/>
            <w:szCs w:val="24"/>
            <w:rPrChange w:id="4006" w:author="Tre" w:date="2012-11-19T09:04:00Z">
              <w:rPr>
                <w:i/>
                <w:color w:val="0000FF"/>
                <w:u w:val="single"/>
              </w:rPr>
            </w:rPrChange>
          </w:rPr>
          <w:fldChar w:fldCharType="end"/>
        </w:r>
        <w:r w:rsidRPr="00EE27B1">
          <w:rPr>
            <w:sz w:val="24"/>
            <w:szCs w:val="24"/>
            <w:rPrChange w:id="4007" w:author="Tre" w:date="2012-11-19T09:04:00Z">
              <w:rPr>
                <w:color w:val="0000FF"/>
                <w:u w:val="single"/>
              </w:rPr>
            </w:rPrChange>
          </w:rPr>
          <w:fldChar w:fldCharType="begin"/>
        </w:r>
        <w:r w:rsidRPr="00EE27B1">
          <w:rPr>
            <w:sz w:val="24"/>
            <w:szCs w:val="24"/>
            <w:rPrChange w:id="4008" w:author="Tre" w:date="2012-11-19T09:04:00Z">
              <w:rPr>
                <w:color w:val="0000FF"/>
                <w:u w:val="single"/>
              </w:rPr>
            </w:rPrChange>
          </w:rPr>
          <w:instrText xml:space="preserve"> NEXT  \* MERGEFORMAT </w:instrText>
        </w:r>
        <w:r w:rsidRPr="00EE27B1">
          <w:rPr>
            <w:sz w:val="24"/>
            <w:szCs w:val="24"/>
            <w:rPrChange w:id="4009" w:author="Tre" w:date="2012-11-19T09:04:00Z">
              <w:rPr>
                <w:color w:val="0000FF"/>
                <w:u w:val="single"/>
              </w:rPr>
            </w:rPrChange>
          </w:rPr>
          <w:fldChar w:fldCharType="end"/>
        </w:r>
      </w:ins>
    </w:p>
    <w:p w:rsidR="00E404A2" w:rsidRPr="00880A1F" w:rsidRDefault="00E404A2" w:rsidP="00E404A2">
      <w:pPr>
        <w:pStyle w:val="MatrixSuperfluous"/>
        <w:rPr>
          <w:ins w:id="4010" w:author="Tre" w:date="2012-11-16T21:31:00Z"/>
          <w:sz w:val="24"/>
          <w:szCs w:val="24"/>
          <w:rPrChange w:id="4011" w:author="Tre" w:date="2012-11-19T09:04:00Z">
            <w:rPr>
              <w:ins w:id="4012" w:author="Tre" w:date="2012-11-16T21:31:00Z"/>
            </w:rPr>
          </w:rPrChange>
        </w:rPr>
      </w:pPr>
    </w:p>
    <w:p w:rsidR="00E404A2" w:rsidRPr="00880A1F" w:rsidRDefault="00EE27B1" w:rsidP="00E404A2">
      <w:pPr>
        <w:pStyle w:val="MatrixSuperfluous"/>
        <w:rPr>
          <w:ins w:id="4013" w:author="Tre" w:date="2012-11-16T21:31:00Z"/>
          <w:sz w:val="24"/>
          <w:szCs w:val="24"/>
          <w:rPrChange w:id="4014" w:author="Tre" w:date="2012-11-19T09:04:00Z">
            <w:rPr>
              <w:ins w:id="4015" w:author="Tre" w:date="2012-11-16T21:31:00Z"/>
            </w:rPr>
          </w:rPrChange>
        </w:rPr>
      </w:pPr>
      <w:ins w:id="4016" w:author="Tre" w:date="2012-11-16T21:31:00Z">
        <w:r w:rsidRPr="00EE27B1">
          <w:rPr>
            <w:b/>
            <w:sz w:val="24"/>
            <w:szCs w:val="24"/>
            <w:rPrChange w:id="4017" w:author="Tre" w:date="2012-11-19T09:04:00Z">
              <w:rPr>
                <w:b/>
                <w:color w:val="0000FF"/>
                <w:u w:val="single"/>
              </w:rPr>
            </w:rPrChange>
          </w:rPr>
          <w:t>Matrix Feat</w:t>
        </w:r>
        <w:r w:rsidRPr="00EE27B1">
          <w:rPr>
            <w:sz w:val="24"/>
            <w:szCs w:val="24"/>
            <w:rPrChange w:id="4018" w:author="Tre" w:date="2012-11-19T09:04:00Z">
              <w:rPr>
                <w:color w:val="0000FF"/>
                <w:u w:val="single"/>
              </w:rPr>
            </w:rPrChange>
          </w:rPr>
          <w:t xml:space="preserve"> </w:t>
        </w:r>
        <w:r w:rsidRPr="00EE27B1">
          <w:rPr>
            <w:b/>
            <w:sz w:val="24"/>
            <w:szCs w:val="24"/>
            <w:rPrChange w:id="4019" w:author="Tre" w:date="2012-11-19T09:04:00Z">
              <w:rPr>
                <w:b/>
                <w:color w:val="0000FF"/>
                <w:u w:val="single"/>
              </w:rPr>
            </w:rPrChange>
          </w:rPr>
          <w:t>“</w:t>
        </w:r>
        <w:r w:rsidRPr="00EE27B1">
          <w:rPr>
            <w:b/>
            <w:i/>
            <w:sz w:val="24"/>
            <w:szCs w:val="24"/>
            <w:rPrChange w:id="4020" w:author="Tre" w:date="2012-11-19T09:04:00Z">
              <w:rPr>
                <w:b/>
                <w:i/>
                <w:color w:val="0000FF"/>
                <w:u w:val="single"/>
              </w:rPr>
            </w:rPrChange>
          </w:rPr>
          <w:fldChar w:fldCharType="begin"/>
        </w:r>
        <w:r w:rsidRPr="00EE27B1">
          <w:rPr>
            <w:b/>
            <w:i/>
            <w:sz w:val="24"/>
            <w:szCs w:val="24"/>
            <w:rPrChange w:id="4021" w:author="Tre" w:date="2012-11-19T09:04:00Z">
              <w:rPr>
                <w:b/>
                <w:i/>
                <w:color w:val="0000FF"/>
                <w:u w:val="single"/>
              </w:rPr>
            </w:rPrChange>
          </w:rPr>
          <w:instrText xml:space="preserve"> MERGEFIELD Skill </w:instrText>
        </w:r>
        <w:r w:rsidRPr="00EE27B1">
          <w:rPr>
            <w:b/>
            <w:i/>
            <w:sz w:val="24"/>
            <w:szCs w:val="24"/>
            <w:rPrChange w:id="4022" w:author="Tre" w:date="2012-11-19T09:04:00Z">
              <w:rPr>
                <w:b/>
                <w:i/>
                <w:color w:val="0000FF"/>
                <w:u w:val="single"/>
              </w:rPr>
            </w:rPrChange>
          </w:rPr>
          <w:fldChar w:fldCharType="separate"/>
        </w:r>
        <w:r w:rsidRPr="00EE27B1">
          <w:rPr>
            <w:b/>
            <w:i/>
            <w:noProof/>
            <w:sz w:val="24"/>
            <w:szCs w:val="24"/>
            <w:rPrChange w:id="4023" w:author="Tre" w:date="2012-11-19T09:04:00Z">
              <w:rPr>
                <w:b/>
                <w:i/>
                <w:noProof/>
                <w:color w:val="0000FF"/>
                <w:u w:val="single"/>
              </w:rPr>
            </w:rPrChange>
          </w:rPr>
          <w:t>Increased Attribute</w:t>
        </w:r>
        <w:r w:rsidRPr="00EE27B1">
          <w:rPr>
            <w:b/>
            <w:i/>
            <w:sz w:val="24"/>
            <w:szCs w:val="24"/>
            <w:rPrChange w:id="4024" w:author="Tre" w:date="2012-11-19T09:04:00Z">
              <w:rPr>
                <w:b/>
                <w:i/>
                <w:color w:val="0000FF"/>
                <w:u w:val="single"/>
              </w:rPr>
            </w:rPrChange>
          </w:rPr>
          <w:fldChar w:fldCharType="end"/>
        </w:r>
        <w:r w:rsidRPr="00EE27B1">
          <w:rPr>
            <w:b/>
            <w:sz w:val="24"/>
            <w:szCs w:val="24"/>
            <w:rPrChange w:id="4025" w:author="Tre" w:date="2012-11-19T09:04:00Z">
              <w:rPr>
                <w:b/>
                <w:color w:val="0000FF"/>
                <w:u w:val="single"/>
              </w:rPr>
            </w:rPrChange>
          </w:rPr>
          <w:t>”</w:t>
        </w:r>
        <w:r w:rsidRPr="00EE27B1">
          <w:rPr>
            <w:sz w:val="24"/>
            <w:szCs w:val="24"/>
            <w:rPrChange w:id="4026" w:author="Tre" w:date="2012-11-19T09:04:00Z">
              <w:rPr>
                <w:color w:val="0000FF"/>
                <w:u w:val="single"/>
              </w:rPr>
            </w:rPrChange>
          </w:rPr>
          <w:t xml:space="preserve"> - [CyberZen]</w:t>
        </w:r>
      </w:ins>
    </w:p>
    <w:p w:rsidR="00E404A2" w:rsidRPr="00880A1F" w:rsidRDefault="00EE27B1" w:rsidP="00E404A2">
      <w:pPr>
        <w:pStyle w:val="MatrixSuperfluous"/>
        <w:rPr>
          <w:ins w:id="4027" w:author="Tre" w:date="2012-11-16T21:31:00Z"/>
          <w:sz w:val="24"/>
          <w:szCs w:val="24"/>
          <w:rPrChange w:id="4028" w:author="Tre" w:date="2012-11-19T09:04:00Z">
            <w:rPr>
              <w:ins w:id="4029" w:author="Tre" w:date="2012-11-16T21:31:00Z"/>
            </w:rPr>
          </w:rPrChange>
        </w:rPr>
      </w:pPr>
      <w:ins w:id="4030" w:author="Tre" w:date="2012-11-16T21:31:00Z">
        <w:r w:rsidRPr="00EE27B1">
          <w:rPr>
            <w:sz w:val="24"/>
            <w:szCs w:val="24"/>
            <w:rPrChange w:id="4031" w:author="Tre" w:date="2012-11-19T09:04:00Z">
              <w:rPr>
                <w:color w:val="0000FF"/>
                <w:u w:val="single"/>
              </w:rPr>
            </w:rPrChange>
          </w:rPr>
          <w:t>Rule Bender Feat:</w:t>
        </w:r>
        <w:r w:rsidRPr="00EE27B1">
          <w:rPr>
            <w:i/>
            <w:sz w:val="24"/>
            <w:szCs w:val="24"/>
            <w:rPrChange w:id="4032" w:author="Tre" w:date="2012-11-19T09:04:00Z">
              <w:rPr>
                <w:i/>
                <w:color w:val="0000FF"/>
                <w:u w:val="single"/>
              </w:rPr>
            </w:rPrChange>
          </w:rPr>
          <w:t xml:space="preserve"> </w:t>
        </w:r>
        <w:r w:rsidRPr="00EE27B1">
          <w:rPr>
            <w:i/>
            <w:sz w:val="24"/>
            <w:szCs w:val="24"/>
            <w:rPrChange w:id="4033" w:author="Tre" w:date="2012-11-19T09:04:00Z">
              <w:rPr>
                <w:i/>
                <w:color w:val="0000FF"/>
                <w:u w:val="single"/>
              </w:rPr>
            </w:rPrChange>
          </w:rPr>
          <w:fldChar w:fldCharType="begin"/>
        </w:r>
        <w:r w:rsidRPr="00EE27B1">
          <w:rPr>
            <w:i/>
            <w:sz w:val="24"/>
            <w:szCs w:val="24"/>
            <w:rPrChange w:id="4034" w:author="Tre" w:date="2012-11-19T09:04:00Z">
              <w:rPr>
                <w:i/>
                <w:color w:val="0000FF"/>
                <w:u w:val="single"/>
              </w:rPr>
            </w:rPrChange>
          </w:rPr>
          <w:instrText xml:space="preserve"> MERGEFIELD Rule_Bender_Description </w:instrText>
        </w:r>
        <w:r w:rsidRPr="00EE27B1">
          <w:rPr>
            <w:i/>
            <w:sz w:val="24"/>
            <w:szCs w:val="24"/>
            <w:rPrChange w:id="4035" w:author="Tre" w:date="2012-11-19T09:04:00Z">
              <w:rPr>
                <w:i/>
                <w:color w:val="0000FF"/>
                <w:u w:val="single"/>
              </w:rPr>
            </w:rPrChange>
          </w:rPr>
          <w:fldChar w:fldCharType="separate"/>
        </w:r>
        <w:r w:rsidRPr="00EE27B1">
          <w:rPr>
            <w:i/>
            <w:noProof/>
            <w:sz w:val="24"/>
            <w:szCs w:val="24"/>
            <w:rPrChange w:id="4036" w:author="Tre" w:date="2012-11-19T09:04:00Z">
              <w:rPr>
                <w:i/>
                <w:noProof/>
                <w:color w:val="0000FF"/>
                <w:u w:val="single"/>
              </w:rPr>
            </w:rPrChange>
          </w:rPr>
          <w:t xml:space="preserve">Make a task roll. For each success increase that attribute's dice pool by one die for the remainder of the scene. This cannot increase the Cyberzen attribute. The amount of points that a character can adjust is equal to Matrix Feat rating. But that can be added up from multiple Attributes. For example a rating 3 </w:t>
        </w:r>
      </w:ins>
      <w:ins w:id="4037" w:author="Tre" w:date="2012-11-19T11:56:00Z">
        <w:r w:rsidR="002C100C">
          <w:rPr>
            <w:i/>
            <w:noProof/>
            <w:sz w:val="24"/>
            <w:szCs w:val="24"/>
          </w:rPr>
          <w:t>Matrix Feat</w:t>
        </w:r>
      </w:ins>
      <w:ins w:id="4038" w:author="Tre" w:date="2012-11-16T21:31:00Z">
        <w:r w:rsidRPr="00EE27B1">
          <w:rPr>
            <w:i/>
            <w:noProof/>
            <w:sz w:val="24"/>
            <w:szCs w:val="24"/>
            <w:rPrChange w:id="4039" w:author="Tre" w:date="2012-11-19T09:04:00Z">
              <w:rPr>
                <w:i/>
                <w:noProof/>
                <w:color w:val="0000FF"/>
                <w:u w:val="single"/>
              </w:rPr>
            </w:rPrChange>
          </w:rPr>
          <w:t xml:space="preserve"> could adjust Strength +2 and Focus + 1. If they want to increase another attribute then they will have to give up one of the current adjustments they already have.</w:t>
        </w:r>
        <w:r w:rsidRPr="00EE27B1">
          <w:rPr>
            <w:i/>
            <w:sz w:val="24"/>
            <w:szCs w:val="24"/>
            <w:rPrChange w:id="4040" w:author="Tre" w:date="2012-11-19T09:04:00Z">
              <w:rPr>
                <w:i/>
                <w:color w:val="0000FF"/>
                <w:u w:val="single"/>
              </w:rPr>
            </w:rPrChange>
          </w:rPr>
          <w:fldChar w:fldCharType="end"/>
        </w:r>
      </w:ins>
    </w:p>
    <w:p w:rsidR="00E404A2" w:rsidRPr="00880A1F" w:rsidRDefault="00EE27B1" w:rsidP="00E404A2">
      <w:pPr>
        <w:pStyle w:val="MatrixSuperfluous"/>
        <w:rPr>
          <w:ins w:id="4041" w:author="Tre" w:date="2012-11-16T21:31:00Z"/>
          <w:sz w:val="24"/>
          <w:szCs w:val="24"/>
          <w:rPrChange w:id="4042" w:author="Tre" w:date="2012-11-19T09:04:00Z">
            <w:rPr>
              <w:ins w:id="4043" w:author="Tre" w:date="2012-11-16T21:31:00Z"/>
            </w:rPr>
          </w:rPrChange>
        </w:rPr>
      </w:pPr>
      <w:ins w:id="4044" w:author="Tre" w:date="2012-11-16T21:31:00Z">
        <w:r w:rsidRPr="00EE27B1">
          <w:rPr>
            <w:sz w:val="24"/>
            <w:szCs w:val="24"/>
            <w:rPrChange w:id="4045" w:author="Tre" w:date="2012-11-19T09:04:00Z">
              <w:rPr>
                <w:color w:val="0000FF"/>
                <w:u w:val="single"/>
              </w:rPr>
            </w:rPrChange>
          </w:rPr>
          <w:t xml:space="preserve">Rule Breaker Feat: </w:t>
        </w:r>
        <w:r w:rsidRPr="00EE27B1">
          <w:rPr>
            <w:i/>
            <w:sz w:val="24"/>
            <w:szCs w:val="24"/>
            <w:rPrChange w:id="4046" w:author="Tre" w:date="2012-11-19T09:04:00Z">
              <w:rPr>
                <w:i/>
                <w:color w:val="0000FF"/>
                <w:u w:val="single"/>
              </w:rPr>
            </w:rPrChange>
          </w:rPr>
          <w:fldChar w:fldCharType="begin"/>
        </w:r>
        <w:r w:rsidRPr="00EE27B1">
          <w:rPr>
            <w:i/>
            <w:sz w:val="24"/>
            <w:szCs w:val="24"/>
            <w:rPrChange w:id="4047" w:author="Tre" w:date="2012-11-19T09:04:00Z">
              <w:rPr>
                <w:i/>
                <w:color w:val="0000FF"/>
                <w:u w:val="single"/>
              </w:rPr>
            </w:rPrChange>
          </w:rPr>
          <w:instrText xml:space="preserve"> MERGEFIELD Rule_Breaker_Description </w:instrText>
        </w:r>
        <w:r w:rsidRPr="00EE27B1">
          <w:rPr>
            <w:i/>
            <w:sz w:val="24"/>
            <w:szCs w:val="24"/>
            <w:rPrChange w:id="4048" w:author="Tre" w:date="2012-11-19T09:04:00Z">
              <w:rPr>
                <w:i/>
                <w:color w:val="0000FF"/>
                <w:u w:val="single"/>
              </w:rPr>
            </w:rPrChange>
          </w:rPr>
          <w:fldChar w:fldCharType="separate"/>
        </w:r>
        <w:r w:rsidRPr="00EE27B1">
          <w:rPr>
            <w:i/>
            <w:noProof/>
            <w:sz w:val="24"/>
            <w:szCs w:val="24"/>
            <w:rPrChange w:id="4049" w:author="Tre" w:date="2012-11-19T09:04:00Z">
              <w:rPr>
                <w:i/>
                <w:noProof/>
                <w:color w:val="0000FF"/>
                <w:u w:val="single"/>
              </w:rPr>
            </w:rPrChange>
          </w:rPr>
          <w:t>Increase Cyberzen. No limit to the amount of Attribute points the character can increase.</w:t>
        </w:r>
        <w:r w:rsidRPr="00EE27B1">
          <w:rPr>
            <w:i/>
            <w:sz w:val="24"/>
            <w:szCs w:val="24"/>
            <w:rPrChange w:id="4050" w:author="Tre" w:date="2012-11-19T09:04:00Z">
              <w:rPr>
                <w:i/>
                <w:color w:val="0000FF"/>
                <w:u w:val="single"/>
              </w:rPr>
            </w:rPrChange>
          </w:rPr>
          <w:fldChar w:fldCharType="end"/>
        </w:r>
        <w:r w:rsidRPr="00EE27B1">
          <w:rPr>
            <w:sz w:val="24"/>
            <w:szCs w:val="24"/>
            <w:rPrChange w:id="4051" w:author="Tre" w:date="2012-11-19T09:04:00Z">
              <w:rPr>
                <w:color w:val="0000FF"/>
                <w:u w:val="single"/>
              </w:rPr>
            </w:rPrChange>
          </w:rPr>
          <w:fldChar w:fldCharType="begin"/>
        </w:r>
        <w:r w:rsidRPr="00EE27B1">
          <w:rPr>
            <w:sz w:val="24"/>
            <w:szCs w:val="24"/>
            <w:rPrChange w:id="4052" w:author="Tre" w:date="2012-11-19T09:04:00Z">
              <w:rPr>
                <w:color w:val="0000FF"/>
                <w:u w:val="single"/>
              </w:rPr>
            </w:rPrChange>
          </w:rPr>
          <w:instrText xml:space="preserve"> NEXT  \* MERGEFORMAT </w:instrText>
        </w:r>
        <w:r w:rsidRPr="00EE27B1">
          <w:rPr>
            <w:sz w:val="24"/>
            <w:szCs w:val="24"/>
            <w:rPrChange w:id="4053" w:author="Tre" w:date="2012-11-19T09:04:00Z">
              <w:rPr>
                <w:color w:val="0000FF"/>
                <w:u w:val="single"/>
              </w:rPr>
            </w:rPrChange>
          </w:rPr>
          <w:fldChar w:fldCharType="end"/>
        </w:r>
      </w:ins>
    </w:p>
    <w:p w:rsidR="00E404A2" w:rsidRPr="00880A1F" w:rsidRDefault="00E404A2" w:rsidP="00E404A2">
      <w:pPr>
        <w:pStyle w:val="MatrixSuperfluous"/>
        <w:rPr>
          <w:ins w:id="4054" w:author="Tre" w:date="2012-11-16T21:31:00Z"/>
          <w:sz w:val="24"/>
          <w:szCs w:val="24"/>
          <w:rPrChange w:id="4055" w:author="Tre" w:date="2012-11-19T09:04:00Z">
            <w:rPr>
              <w:ins w:id="4056" w:author="Tre" w:date="2012-11-16T21:31:00Z"/>
            </w:rPr>
          </w:rPrChange>
        </w:rPr>
      </w:pPr>
    </w:p>
    <w:p w:rsidR="00E404A2" w:rsidRPr="00880A1F" w:rsidRDefault="00EE27B1" w:rsidP="00E404A2">
      <w:pPr>
        <w:pStyle w:val="MatrixSuperfluous"/>
        <w:rPr>
          <w:ins w:id="4057" w:author="Tre" w:date="2012-11-16T21:31:00Z"/>
          <w:sz w:val="24"/>
          <w:szCs w:val="24"/>
          <w:rPrChange w:id="4058" w:author="Tre" w:date="2012-11-19T09:04:00Z">
            <w:rPr>
              <w:ins w:id="4059" w:author="Tre" w:date="2012-11-16T21:31:00Z"/>
            </w:rPr>
          </w:rPrChange>
        </w:rPr>
      </w:pPr>
      <w:ins w:id="4060" w:author="Tre" w:date="2012-11-16T21:31:00Z">
        <w:r w:rsidRPr="00EE27B1">
          <w:rPr>
            <w:b/>
            <w:sz w:val="24"/>
            <w:szCs w:val="24"/>
            <w:rPrChange w:id="4061" w:author="Tre" w:date="2012-11-19T09:04:00Z">
              <w:rPr>
                <w:b/>
                <w:color w:val="0000FF"/>
                <w:u w:val="single"/>
              </w:rPr>
            </w:rPrChange>
          </w:rPr>
          <w:t>Matrix Feat</w:t>
        </w:r>
        <w:r w:rsidRPr="00EE27B1">
          <w:rPr>
            <w:sz w:val="24"/>
            <w:szCs w:val="24"/>
            <w:rPrChange w:id="4062" w:author="Tre" w:date="2012-11-19T09:04:00Z">
              <w:rPr>
                <w:color w:val="0000FF"/>
                <w:u w:val="single"/>
              </w:rPr>
            </w:rPrChange>
          </w:rPr>
          <w:t xml:space="preserve"> </w:t>
        </w:r>
        <w:r w:rsidRPr="00EE27B1">
          <w:rPr>
            <w:b/>
            <w:sz w:val="24"/>
            <w:szCs w:val="24"/>
            <w:rPrChange w:id="4063" w:author="Tre" w:date="2012-11-19T09:04:00Z">
              <w:rPr>
                <w:b/>
                <w:color w:val="0000FF"/>
                <w:u w:val="single"/>
              </w:rPr>
            </w:rPrChange>
          </w:rPr>
          <w:t>“</w:t>
        </w:r>
        <w:r w:rsidRPr="00EE27B1">
          <w:rPr>
            <w:b/>
            <w:i/>
            <w:sz w:val="24"/>
            <w:szCs w:val="24"/>
            <w:rPrChange w:id="4064" w:author="Tre" w:date="2012-11-19T09:04:00Z">
              <w:rPr>
                <w:b/>
                <w:i/>
                <w:color w:val="0000FF"/>
                <w:u w:val="single"/>
              </w:rPr>
            </w:rPrChange>
          </w:rPr>
          <w:fldChar w:fldCharType="begin"/>
        </w:r>
        <w:r w:rsidRPr="00EE27B1">
          <w:rPr>
            <w:b/>
            <w:i/>
            <w:sz w:val="24"/>
            <w:szCs w:val="24"/>
            <w:rPrChange w:id="4065" w:author="Tre" w:date="2012-11-19T09:04:00Z">
              <w:rPr>
                <w:b/>
                <w:i/>
                <w:color w:val="0000FF"/>
                <w:u w:val="single"/>
              </w:rPr>
            </w:rPrChange>
          </w:rPr>
          <w:instrText xml:space="preserve"> MERGEFIELD Skill </w:instrText>
        </w:r>
        <w:r w:rsidRPr="00EE27B1">
          <w:rPr>
            <w:b/>
            <w:i/>
            <w:sz w:val="24"/>
            <w:szCs w:val="24"/>
            <w:rPrChange w:id="4066" w:author="Tre" w:date="2012-11-19T09:04:00Z">
              <w:rPr>
                <w:b/>
                <w:i/>
                <w:color w:val="0000FF"/>
                <w:u w:val="single"/>
              </w:rPr>
            </w:rPrChange>
          </w:rPr>
          <w:fldChar w:fldCharType="separate"/>
        </w:r>
        <w:r w:rsidRPr="00EE27B1">
          <w:rPr>
            <w:b/>
            <w:i/>
            <w:noProof/>
            <w:sz w:val="24"/>
            <w:szCs w:val="24"/>
            <w:rPrChange w:id="4067" w:author="Tre" w:date="2012-11-19T09:04:00Z">
              <w:rPr>
                <w:b/>
                <w:i/>
                <w:noProof/>
                <w:color w:val="0000FF"/>
                <w:u w:val="single"/>
              </w:rPr>
            </w:rPrChange>
          </w:rPr>
          <w:t>Increased Skill</w:t>
        </w:r>
        <w:r w:rsidRPr="00EE27B1">
          <w:rPr>
            <w:b/>
            <w:i/>
            <w:sz w:val="24"/>
            <w:szCs w:val="24"/>
            <w:rPrChange w:id="4068" w:author="Tre" w:date="2012-11-19T09:04:00Z">
              <w:rPr>
                <w:b/>
                <w:i/>
                <w:color w:val="0000FF"/>
                <w:u w:val="single"/>
              </w:rPr>
            </w:rPrChange>
          </w:rPr>
          <w:fldChar w:fldCharType="end"/>
        </w:r>
        <w:r w:rsidRPr="00EE27B1">
          <w:rPr>
            <w:b/>
            <w:sz w:val="24"/>
            <w:szCs w:val="24"/>
            <w:rPrChange w:id="4069" w:author="Tre" w:date="2012-11-19T09:04:00Z">
              <w:rPr>
                <w:b/>
                <w:color w:val="0000FF"/>
                <w:u w:val="single"/>
              </w:rPr>
            </w:rPrChange>
          </w:rPr>
          <w:t>”</w:t>
        </w:r>
        <w:r w:rsidRPr="00EE27B1">
          <w:rPr>
            <w:sz w:val="24"/>
            <w:szCs w:val="24"/>
            <w:rPrChange w:id="4070" w:author="Tre" w:date="2012-11-19T09:04:00Z">
              <w:rPr>
                <w:color w:val="0000FF"/>
                <w:u w:val="single"/>
              </w:rPr>
            </w:rPrChange>
          </w:rPr>
          <w:t xml:space="preserve"> - [CyberZen]</w:t>
        </w:r>
      </w:ins>
    </w:p>
    <w:p w:rsidR="00E404A2" w:rsidRPr="00880A1F" w:rsidRDefault="00EE27B1" w:rsidP="00E404A2">
      <w:pPr>
        <w:pStyle w:val="MatrixSuperfluous"/>
        <w:rPr>
          <w:ins w:id="4071" w:author="Tre" w:date="2012-11-16T21:31:00Z"/>
          <w:sz w:val="24"/>
          <w:szCs w:val="24"/>
          <w:rPrChange w:id="4072" w:author="Tre" w:date="2012-11-19T09:04:00Z">
            <w:rPr>
              <w:ins w:id="4073" w:author="Tre" w:date="2012-11-16T21:31:00Z"/>
            </w:rPr>
          </w:rPrChange>
        </w:rPr>
      </w:pPr>
      <w:ins w:id="4074" w:author="Tre" w:date="2012-11-16T21:31:00Z">
        <w:r w:rsidRPr="00EE27B1">
          <w:rPr>
            <w:sz w:val="24"/>
            <w:szCs w:val="24"/>
            <w:rPrChange w:id="4075" w:author="Tre" w:date="2012-11-19T09:04:00Z">
              <w:rPr>
                <w:color w:val="0000FF"/>
                <w:u w:val="single"/>
              </w:rPr>
            </w:rPrChange>
          </w:rPr>
          <w:t>Rule Bender Feat:</w:t>
        </w:r>
        <w:r w:rsidRPr="00EE27B1">
          <w:rPr>
            <w:i/>
            <w:sz w:val="24"/>
            <w:szCs w:val="24"/>
            <w:rPrChange w:id="4076" w:author="Tre" w:date="2012-11-19T09:04:00Z">
              <w:rPr>
                <w:i/>
                <w:color w:val="0000FF"/>
                <w:u w:val="single"/>
              </w:rPr>
            </w:rPrChange>
          </w:rPr>
          <w:t xml:space="preserve"> </w:t>
        </w:r>
        <w:r w:rsidRPr="00EE27B1">
          <w:rPr>
            <w:i/>
            <w:sz w:val="24"/>
            <w:szCs w:val="24"/>
            <w:rPrChange w:id="4077" w:author="Tre" w:date="2012-11-19T09:04:00Z">
              <w:rPr>
                <w:i/>
                <w:color w:val="0000FF"/>
                <w:u w:val="single"/>
              </w:rPr>
            </w:rPrChange>
          </w:rPr>
          <w:fldChar w:fldCharType="begin"/>
        </w:r>
        <w:r w:rsidRPr="00EE27B1">
          <w:rPr>
            <w:i/>
            <w:sz w:val="24"/>
            <w:szCs w:val="24"/>
            <w:rPrChange w:id="4078" w:author="Tre" w:date="2012-11-19T09:04:00Z">
              <w:rPr>
                <w:i/>
                <w:color w:val="0000FF"/>
                <w:u w:val="single"/>
              </w:rPr>
            </w:rPrChange>
          </w:rPr>
          <w:instrText xml:space="preserve"> MERGEFIELD Rule_Bender_Description </w:instrText>
        </w:r>
        <w:r w:rsidRPr="00EE27B1">
          <w:rPr>
            <w:i/>
            <w:sz w:val="24"/>
            <w:szCs w:val="24"/>
            <w:rPrChange w:id="4079" w:author="Tre" w:date="2012-11-19T09:04:00Z">
              <w:rPr>
                <w:i/>
                <w:color w:val="0000FF"/>
                <w:u w:val="single"/>
              </w:rPr>
            </w:rPrChange>
          </w:rPr>
          <w:fldChar w:fldCharType="separate"/>
        </w:r>
        <w:r w:rsidRPr="00EE27B1">
          <w:rPr>
            <w:i/>
            <w:noProof/>
            <w:sz w:val="24"/>
            <w:szCs w:val="24"/>
            <w:rPrChange w:id="4080" w:author="Tre" w:date="2012-11-19T09:04:00Z">
              <w:rPr>
                <w:i/>
                <w:noProof/>
                <w:color w:val="0000FF"/>
                <w:u w:val="single"/>
              </w:rPr>
            </w:rPrChange>
          </w:rPr>
          <w:t xml:space="preserve">Make a task roll. For each success increase that skill's dice pool by one die for the remainder of the scene. The amount of points that can be adjusted by this </w:t>
        </w:r>
      </w:ins>
      <w:ins w:id="4081" w:author="Tre" w:date="2012-11-19T11:57:00Z">
        <w:r w:rsidR="002C100C">
          <w:rPr>
            <w:i/>
            <w:noProof/>
            <w:sz w:val="24"/>
            <w:szCs w:val="24"/>
          </w:rPr>
          <w:t>Matrix Feat</w:t>
        </w:r>
      </w:ins>
      <w:ins w:id="4082" w:author="Tre" w:date="2012-11-16T21:31:00Z">
        <w:r w:rsidRPr="00EE27B1">
          <w:rPr>
            <w:i/>
            <w:noProof/>
            <w:sz w:val="24"/>
            <w:szCs w:val="24"/>
            <w:rPrChange w:id="4083" w:author="Tre" w:date="2012-11-19T09:04:00Z">
              <w:rPr>
                <w:i/>
                <w:noProof/>
                <w:color w:val="0000FF"/>
                <w:u w:val="single"/>
              </w:rPr>
            </w:rPrChange>
          </w:rPr>
          <w:t xml:space="preserve"> is equal to its rating. Similar to Increased Attribute.</w:t>
        </w:r>
        <w:r w:rsidRPr="00EE27B1">
          <w:rPr>
            <w:i/>
            <w:sz w:val="24"/>
            <w:szCs w:val="24"/>
            <w:rPrChange w:id="4084" w:author="Tre" w:date="2012-11-19T09:04:00Z">
              <w:rPr>
                <w:i/>
                <w:color w:val="0000FF"/>
                <w:u w:val="single"/>
              </w:rPr>
            </w:rPrChange>
          </w:rPr>
          <w:fldChar w:fldCharType="end"/>
        </w:r>
      </w:ins>
    </w:p>
    <w:p w:rsidR="00E404A2" w:rsidRPr="00880A1F" w:rsidRDefault="00EE27B1" w:rsidP="00E404A2">
      <w:pPr>
        <w:pStyle w:val="MatrixSuperfluous"/>
        <w:rPr>
          <w:ins w:id="4085" w:author="Tre" w:date="2012-11-16T21:31:00Z"/>
          <w:sz w:val="24"/>
          <w:szCs w:val="24"/>
          <w:rPrChange w:id="4086" w:author="Tre" w:date="2012-11-19T09:04:00Z">
            <w:rPr>
              <w:ins w:id="4087" w:author="Tre" w:date="2012-11-16T21:31:00Z"/>
            </w:rPr>
          </w:rPrChange>
        </w:rPr>
      </w:pPr>
      <w:ins w:id="4088" w:author="Tre" w:date="2012-11-16T21:31:00Z">
        <w:r w:rsidRPr="00EE27B1">
          <w:rPr>
            <w:sz w:val="24"/>
            <w:szCs w:val="24"/>
            <w:rPrChange w:id="4089" w:author="Tre" w:date="2012-11-19T09:04:00Z">
              <w:rPr>
                <w:color w:val="0000FF"/>
                <w:u w:val="single"/>
              </w:rPr>
            </w:rPrChange>
          </w:rPr>
          <w:t xml:space="preserve">Rule Breaker Feat: </w:t>
        </w:r>
        <w:r w:rsidRPr="00EE27B1">
          <w:rPr>
            <w:i/>
            <w:sz w:val="24"/>
            <w:szCs w:val="24"/>
            <w:rPrChange w:id="4090" w:author="Tre" w:date="2012-11-19T09:04:00Z">
              <w:rPr>
                <w:i/>
                <w:color w:val="0000FF"/>
                <w:u w:val="single"/>
              </w:rPr>
            </w:rPrChange>
          </w:rPr>
          <w:fldChar w:fldCharType="begin"/>
        </w:r>
        <w:r w:rsidRPr="00EE27B1">
          <w:rPr>
            <w:i/>
            <w:sz w:val="24"/>
            <w:szCs w:val="24"/>
            <w:rPrChange w:id="4091" w:author="Tre" w:date="2012-11-19T09:04:00Z">
              <w:rPr>
                <w:i/>
                <w:color w:val="0000FF"/>
                <w:u w:val="single"/>
              </w:rPr>
            </w:rPrChange>
          </w:rPr>
          <w:instrText xml:space="preserve"> MERGEFIELD Rule_Breaker_Description </w:instrText>
        </w:r>
        <w:r w:rsidRPr="00EE27B1">
          <w:rPr>
            <w:i/>
            <w:sz w:val="24"/>
            <w:szCs w:val="24"/>
            <w:rPrChange w:id="4092" w:author="Tre" w:date="2012-11-19T09:04:00Z">
              <w:rPr>
                <w:i/>
                <w:color w:val="0000FF"/>
                <w:u w:val="single"/>
              </w:rPr>
            </w:rPrChange>
          </w:rPr>
          <w:fldChar w:fldCharType="separate"/>
        </w:r>
        <w:r w:rsidRPr="00EE27B1">
          <w:rPr>
            <w:i/>
            <w:noProof/>
            <w:sz w:val="24"/>
            <w:szCs w:val="24"/>
            <w:rPrChange w:id="4093" w:author="Tre" w:date="2012-11-19T09:04:00Z">
              <w:rPr>
                <w:i/>
                <w:noProof/>
                <w:color w:val="0000FF"/>
                <w:u w:val="single"/>
              </w:rPr>
            </w:rPrChange>
          </w:rPr>
          <w:t>No limit to the amount of Skill points that the character can increase.</w:t>
        </w:r>
        <w:r w:rsidRPr="00EE27B1">
          <w:rPr>
            <w:i/>
            <w:sz w:val="24"/>
            <w:szCs w:val="24"/>
            <w:rPrChange w:id="4094" w:author="Tre" w:date="2012-11-19T09:04:00Z">
              <w:rPr>
                <w:i/>
                <w:color w:val="0000FF"/>
                <w:u w:val="single"/>
              </w:rPr>
            </w:rPrChange>
          </w:rPr>
          <w:fldChar w:fldCharType="end"/>
        </w:r>
        <w:r w:rsidRPr="00EE27B1">
          <w:rPr>
            <w:sz w:val="24"/>
            <w:szCs w:val="24"/>
            <w:rPrChange w:id="4095" w:author="Tre" w:date="2012-11-19T09:04:00Z">
              <w:rPr>
                <w:color w:val="0000FF"/>
                <w:u w:val="single"/>
              </w:rPr>
            </w:rPrChange>
          </w:rPr>
          <w:fldChar w:fldCharType="begin"/>
        </w:r>
        <w:r w:rsidRPr="00EE27B1">
          <w:rPr>
            <w:sz w:val="24"/>
            <w:szCs w:val="24"/>
            <w:rPrChange w:id="4096" w:author="Tre" w:date="2012-11-19T09:04:00Z">
              <w:rPr>
                <w:color w:val="0000FF"/>
                <w:u w:val="single"/>
              </w:rPr>
            </w:rPrChange>
          </w:rPr>
          <w:instrText xml:space="preserve"> NEXT  \* MERGEFORMAT </w:instrText>
        </w:r>
        <w:r w:rsidRPr="00EE27B1">
          <w:rPr>
            <w:sz w:val="24"/>
            <w:szCs w:val="24"/>
            <w:rPrChange w:id="4097" w:author="Tre" w:date="2012-11-19T09:04:00Z">
              <w:rPr>
                <w:color w:val="0000FF"/>
                <w:u w:val="single"/>
              </w:rPr>
            </w:rPrChange>
          </w:rPr>
          <w:fldChar w:fldCharType="end"/>
        </w:r>
      </w:ins>
    </w:p>
    <w:p w:rsidR="00E404A2" w:rsidRPr="00880A1F" w:rsidRDefault="00E404A2" w:rsidP="00E404A2">
      <w:pPr>
        <w:pStyle w:val="MatrixSuperfluous"/>
        <w:rPr>
          <w:ins w:id="4098" w:author="Tre" w:date="2012-11-16T21:31:00Z"/>
          <w:sz w:val="24"/>
          <w:szCs w:val="24"/>
          <w:rPrChange w:id="4099" w:author="Tre" w:date="2012-11-19T09:04:00Z">
            <w:rPr>
              <w:ins w:id="4100" w:author="Tre" w:date="2012-11-16T21:31:00Z"/>
            </w:rPr>
          </w:rPrChange>
        </w:rPr>
      </w:pPr>
    </w:p>
    <w:p w:rsidR="00E404A2" w:rsidRPr="00880A1F" w:rsidRDefault="00EE27B1" w:rsidP="00E404A2">
      <w:pPr>
        <w:pStyle w:val="MatrixSuperfluous"/>
        <w:rPr>
          <w:ins w:id="4101" w:author="Tre" w:date="2012-11-16T21:31:00Z"/>
          <w:sz w:val="24"/>
          <w:szCs w:val="24"/>
          <w:rPrChange w:id="4102" w:author="Tre" w:date="2012-11-19T09:04:00Z">
            <w:rPr>
              <w:ins w:id="4103" w:author="Tre" w:date="2012-11-16T21:31:00Z"/>
            </w:rPr>
          </w:rPrChange>
        </w:rPr>
      </w:pPr>
      <w:ins w:id="4104" w:author="Tre" w:date="2012-11-16T21:31:00Z">
        <w:r w:rsidRPr="00EE27B1">
          <w:rPr>
            <w:b/>
            <w:sz w:val="24"/>
            <w:szCs w:val="24"/>
            <w:rPrChange w:id="4105" w:author="Tre" w:date="2012-11-19T09:04:00Z">
              <w:rPr>
                <w:b/>
                <w:color w:val="0000FF"/>
                <w:u w:val="single"/>
              </w:rPr>
            </w:rPrChange>
          </w:rPr>
          <w:t>Matrix Feat</w:t>
        </w:r>
        <w:r w:rsidRPr="00EE27B1">
          <w:rPr>
            <w:sz w:val="24"/>
            <w:szCs w:val="24"/>
            <w:rPrChange w:id="4106" w:author="Tre" w:date="2012-11-19T09:04:00Z">
              <w:rPr>
                <w:color w:val="0000FF"/>
                <w:u w:val="single"/>
              </w:rPr>
            </w:rPrChange>
          </w:rPr>
          <w:t xml:space="preserve"> </w:t>
        </w:r>
        <w:r w:rsidRPr="00EE27B1">
          <w:rPr>
            <w:b/>
            <w:sz w:val="24"/>
            <w:szCs w:val="24"/>
            <w:rPrChange w:id="4107" w:author="Tre" w:date="2012-11-19T09:04:00Z">
              <w:rPr>
                <w:b/>
                <w:color w:val="0000FF"/>
                <w:u w:val="single"/>
              </w:rPr>
            </w:rPrChange>
          </w:rPr>
          <w:t>“</w:t>
        </w:r>
        <w:r w:rsidRPr="00EE27B1">
          <w:rPr>
            <w:b/>
            <w:i/>
            <w:sz w:val="24"/>
            <w:szCs w:val="24"/>
            <w:rPrChange w:id="4108" w:author="Tre" w:date="2012-11-19T09:04:00Z">
              <w:rPr>
                <w:b/>
                <w:i/>
                <w:color w:val="0000FF"/>
                <w:u w:val="single"/>
              </w:rPr>
            </w:rPrChange>
          </w:rPr>
          <w:fldChar w:fldCharType="begin"/>
        </w:r>
        <w:r w:rsidRPr="00EE27B1">
          <w:rPr>
            <w:b/>
            <w:i/>
            <w:sz w:val="24"/>
            <w:szCs w:val="24"/>
            <w:rPrChange w:id="4109" w:author="Tre" w:date="2012-11-19T09:04:00Z">
              <w:rPr>
                <w:b/>
                <w:i/>
                <w:color w:val="0000FF"/>
                <w:u w:val="single"/>
              </w:rPr>
            </w:rPrChange>
          </w:rPr>
          <w:instrText xml:space="preserve"> MERGEFIELD Skill </w:instrText>
        </w:r>
        <w:r w:rsidRPr="00EE27B1">
          <w:rPr>
            <w:b/>
            <w:i/>
            <w:sz w:val="24"/>
            <w:szCs w:val="24"/>
            <w:rPrChange w:id="4110" w:author="Tre" w:date="2012-11-19T09:04:00Z">
              <w:rPr>
                <w:b/>
                <w:i/>
                <w:color w:val="0000FF"/>
                <w:u w:val="single"/>
              </w:rPr>
            </w:rPrChange>
          </w:rPr>
          <w:fldChar w:fldCharType="separate"/>
        </w:r>
        <w:r w:rsidRPr="00EE27B1">
          <w:rPr>
            <w:b/>
            <w:i/>
            <w:noProof/>
            <w:sz w:val="24"/>
            <w:szCs w:val="24"/>
            <w:rPrChange w:id="4111" w:author="Tre" w:date="2012-11-19T09:04:00Z">
              <w:rPr>
                <w:b/>
                <w:i/>
                <w:noProof/>
                <w:color w:val="0000FF"/>
                <w:u w:val="single"/>
              </w:rPr>
            </w:rPrChange>
          </w:rPr>
          <w:t>Invisibilty</w:t>
        </w:r>
        <w:r w:rsidRPr="00EE27B1">
          <w:rPr>
            <w:b/>
            <w:i/>
            <w:sz w:val="24"/>
            <w:szCs w:val="24"/>
            <w:rPrChange w:id="4112" w:author="Tre" w:date="2012-11-19T09:04:00Z">
              <w:rPr>
                <w:b/>
                <w:i/>
                <w:color w:val="0000FF"/>
                <w:u w:val="single"/>
              </w:rPr>
            </w:rPrChange>
          </w:rPr>
          <w:fldChar w:fldCharType="end"/>
        </w:r>
        <w:r w:rsidRPr="00EE27B1">
          <w:rPr>
            <w:b/>
            <w:sz w:val="24"/>
            <w:szCs w:val="24"/>
            <w:rPrChange w:id="4113" w:author="Tre" w:date="2012-11-19T09:04:00Z">
              <w:rPr>
                <w:b/>
                <w:color w:val="0000FF"/>
                <w:u w:val="single"/>
              </w:rPr>
            </w:rPrChange>
          </w:rPr>
          <w:t>”</w:t>
        </w:r>
        <w:r w:rsidRPr="00EE27B1">
          <w:rPr>
            <w:sz w:val="24"/>
            <w:szCs w:val="24"/>
            <w:rPrChange w:id="4114" w:author="Tre" w:date="2012-11-19T09:04:00Z">
              <w:rPr>
                <w:color w:val="0000FF"/>
                <w:u w:val="single"/>
              </w:rPr>
            </w:rPrChange>
          </w:rPr>
          <w:t xml:space="preserve"> - [CyberZen]</w:t>
        </w:r>
      </w:ins>
    </w:p>
    <w:p w:rsidR="00E404A2" w:rsidRPr="00880A1F" w:rsidRDefault="00EE27B1" w:rsidP="00E404A2">
      <w:pPr>
        <w:pStyle w:val="MatrixSuperfluous"/>
        <w:rPr>
          <w:ins w:id="4115" w:author="Tre" w:date="2012-11-16T21:31:00Z"/>
          <w:sz w:val="24"/>
          <w:szCs w:val="24"/>
          <w:rPrChange w:id="4116" w:author="Tre" w:date="2012-11-19T09:04:00Z">
            <w:rPr>
              <w:ins w:id="4117" w:author="Tre" w:date="2012-11-16T21:31:00Z"/>
            </w:rPr>
          </w:rPrChange>
        </w:rPr>
      </w:pPr>
      <w:ins w:id="4118" w:author="Tre" w:date="2012-11-16T21:31:00Z">
        <w:r w:rsidRPr="00EE27B1">
          <w:rPr>
            <w:sz w:val="24"/>
            <w:szCs w:val="24"/>
            <w:rPrChange w:id="4119" w:author="Tre" w:date="2012-11-19T09:04:00Z">
              <w:rPr>
                <w:color w:val="0000FF"/>
                <w:u w:val="single"/>
              </w:rPr>
            </w:rPrChange>
          </w:rPr>
          <w:t>Rule Bender Feat:</w:t>
        </w:r>
        <w:r w:rsidRPr="00EE27B1">
          <w:rPr>
            <w:i/>
            <w:sz w:val="24"/>
            <w:szCs w:val="24"/>
            <w:rPrChange w:id="4120" w:author="Tre" w:date="2012-11-19T09:04:00Z">
              <w:rPr>
                <w:i/>
                <w:color w:val="0000FF"/>
                <w:u w:val="single"/>
              </w:rPr>
            </w:rPrChange>
          </w:rPr>
          <w:t xml:space="preserve"> </w:t>
        </w:r>
        <w:r w:rsidRPr="00EE27B1">
          <w:rPr>
            <w:i/>
            <w:sz w:val="24"/>
            <w:szCs w:val="24"/>
            <w:rPrChange w:id="4121" w:author="Tre" w:date="2012-11-19T09:04:00Z">
              <w:rPr>
                <w:i/>
                <w:color w:val="0000FF"/>
                <w:u w:val="single"/>
              </w:rPr>
            </w:rPrChange>
          </w:rPr>
          <w:fldChar w:fldCharType="begin"/>
        </w:r>
        <w:r w:rsidRPr="00EE27B1">
          <w:rPr>
            <w:i/>
            <w:sz w:val="24"/>
            <w:szCs w:val="24"/>
            <w:rPrChange w:id="4122" w:author="Tre" w:date="2012-11-19T09:04:00Z">
              <w:rPr>
                <w:i/>
                <w:color w:val="0000FF"/>
                <w:u w:val="single"/>
              </w:rPr>
            </w:rPrChange>
          </w:rPr>
          <w:instrText xml:space="preserve"> MERGEFIELD Rule_Bender_Description </w:instrText>
        </w:r>
        <w:r w:rsidRPr="00EE27B1">
          <w:rPr>
            <w:i/>
            <w:sz w:val="24"/>
            <w:szCs w:val="24"/>
            <w:rPrChange w:id="4123" w:author="Tre" w:date="2012-11-19T09:04:00Z">
              <w:rPr>
                <w:i/>
                <w:color w:val="0000FF"/>
                <w:u w:val="single"/>
              </w:rPr>
            </w:rPrChange>
          </w:rPr>
          <w:fldChar w:fldCharType="separate"/>
        </w:r>
        <w:r w:rsidRPr="00EE27B1">
          <w:rPr>
            <w:i/>
            <w:noProof/>
            <w:sz w:val="24"/>
            <w:szCs w:val="24"/>
            <w:rPrChange w:id="4124" w:author="Tre" w:date="2012-11-19T09:04:00Z">
              <w:rPr>
                <w:i/>
                <w:noProof/>
                <w:color w:val="0000FF"/>
                <w:u w:val="single"/>
              </w:rPr>
            </w:rPrChange>
          </w:rPr>
          <w:t>The character becomes harder for people to see. The character does not become translucent, but they can only be seen if someone were starring directly at them and focusing.</w:t>
        </w:r>
        <w:r w:rsidRPr="00EE27B1">
          <w:rPr>
            <w:i/>
            <w:sz w:val="24"/>
            <w:szCs w:val="24"/>
            <w:rPrChange w:id="4125" w:author="Tre" w:date="2012-11-19T09:04:00Z">
              <w:rPr>
                <w:i/>
                <w:color w:val="0000FF"/>
                <w:u w:val="single"/>
              </w:rPr>
            </w:rPrChange>
          </w:rPr>
          <w:fldChar w:fldCharType="end"/>
        </w:r>
      </w:ins>
    </w:p>
    <w:p w:rsidR="00E404A2" w:rsidRPr="00880A1F" w:rsidRDefault="00EE27B1" w:rsidP="00E404A2">
      <w:pPr>
        <w:pStyle w:val="MatrixSuperfluous"/>
        <w:rPr>
          <w:ins w:id="4126" w:author="Tre" w:date="2012-11-16T21:31:00Z"/>
          <w:sz w:val="24"/>
          <w:szCs w:val="24"/>
          <w:rPrChange w:id="4127" w:author="Tre" w:date="2012-11-19T09:04:00Z">
            <w:rPr>
              <w:ins w:id="4128" w:author="Tre" w:date="2012-11-16T21:31:00Z"/>
            </w:rPr>
          </w:rPrChange>
        </w:rPr>
      </w:pPr>
      <w:ins w:id="4129" w:author="Tre" w:date="2012-11-16T21:31:00Z">
        <w:r w:rsidRPr="00EE27B1">
          <w:rPr>
            <w:sz w:val="24"/>
            <w:szCs w:val="24"/>
            <w:rPrChange w:id="4130" w:author="Tre" w:date="2012-11-19T09:04:00Z">
              <w:rPr>
                <w:color w:val="0000FF"/>
                <w:u w:val="single"/>
              </w:rPr>
            </w:rPrChange>
          </w:rPr>
          <w:t xml:space="preserve">Rule Breaker Feat: </w:t>
        </w:r>
        <w:r w:rsidRPr="00EE27B1">
          <w:rPr>
            <w:i/>
            <w:sz w:val="24"/>
            <w:szCs w:val="24"/>
            <w:rPrChange w:id="4131" w:author="Tre" w:date="2012-11-19T09:04:00Z">
              <w:rPr>
                <w:i/>
                <w:color w:val="0000FF"/>
                <w:u w:val="single"/>
              </w:rPr>
            </w:rPrChange>
          </w:rPr>
          <w:fldChar w:fldCharType="begin"/>
        </w:r>
        <w:r w:rsidRPr="00EE27B1">
          <w:rPr>
            <w:i/>
            <w:sz w:val="24"/>
            <w:szCs w:val="24"/>
            <w:rPrChange w:id="4132" w:author="Tre" w:date="2012-11-19T09:04:00Z">
              <w:rPr>
                <w:i/>
                <w:color w:val="0000FF"/>
                <w:u w:val="single"/>
              </w:rPr>
            </w:rPrChange>
          </w:rPr>
          <w:instrText xml:space="preserve"> MERGEFIELD Rule_Breaker_Description </w:instrText>
        </w:r>
        <w:r w:rsidRPr="00EE27B1">
          <w:rPr>
            <w:i/>
            <w:sz w:val="24"/>
            <w:szCs w:val="24"/>
            <w:rPrChange w:id="4133" w:author="Tre" w:date="2012-11-19T09:04:00Z">
              <w:rPr>
                <w:i/>
                <w:color w:val="0000FF"/>
                <w:u w:val="single"/>
              </w:rPr>
            </w:rPrChange>
          </w:rPr>
          <w:fldChar w:fldCharType="separate"/>
        </w:r>
        <w:r w:rsidRPr="00EE27B1">
          <w:rPr>
            <w:i/>
            <w:noProof/>
            <w:sz w:val="24"/>
            <w:szCs w:val="24"/>
            <w:rPrChange w:id="4134" w:author="Tre" w:date="2012-11-19T09:04:00Z">
              <w:rPr>
                <w:i/>
                <w:noProof/>
                <w:color w:val="0000FF"/>
                <w:u w:val="single"/>
              </w:rPr>
            </w:rPrChange>
          </w:rPr>
          <w:t>A character can become completely translucent, light travels  through them. Clothes and other items the character is wearing are unaffected by this feat.</w:t>
        </w:r>
        <w:r w:rsidRPr="00EE27B1">
          <w:rPr>
            <w:i/>
            <w:sz w:val="24"/>
            <w:szCs w:val="24"/>
            <w:rPrChange w:id="4135" w:author="Tre" w:date="2012-11-19T09:04:00Z">
              <w:rPr>
                <w:i/>
                <w:color w:val="0000FF"/>
                <w:u w:val="single"/>
              </w:rPr>
            </w:rPrChange>
          </w:rPr>
          <w:fldChar w:fldCharType="end"/>
        </w:r>
        <w:r w:rsidRPr="00EE27B1">
          <w:rPr>
            <w:sz w:val="24"/>
            <w:szCs w:val="24"/>
            <w:rPrChange w:id="4136" w:author="Tre" w:date="2012-11-19T09:04:00Z">
              <w:rPr>
                <w:color w:val="0000FF"/>
                <w:u w:val="single"/>
              </w:rPr>
            </w:rPrChange>
          </w:rPr>
          <w:fldChar w:fldCharType="begin"/>
        </w:r>
        <w:r w:rsidRPr="00EE27B1">
          <w:rPr>
            <w:sz w:val="24"/>
            <w:szCs w:val="24"/>
            <w:rPrChange w:id="4137" w:author="Tre" w:date="2012-11-19T09:04:00Z">
              <w:rPr>
                <w:color w:val="0000FF"/>
                <w:u w:val="single"/>
              </w:rPr>
            </w:rPrChange>
          </w:rPr>
          <w:instrText xml:space="preserve"> NEXT  \* MERGEFORMAT </w:instrText>
        </w:r>
        <w:r w:rsidRPr="00EE27B1">
          <w:rPr>
            <w:sz w:val="24"/>
            <w:szCs w:val="24"/>
            <w:rPrChange w:id="4138" w:author="Tre" w:date="2012-11-19T09:04:00Z">
              <w:rPr>
                <w:color w:val="0000FF"/>
                <w:u w:val="single"/>
              </w:rPr>
            </w:rPrChange>
          </w:rPr>
          <w:fldChar w:fldCharType="end"/>
        </w:r>
      </w:ins>
    </w:p>
    <w:p w:rsidR="00E404A2" w:rsidRPr="00880A1F" w:rsidRDefault="00E404A2" w:rsidP="00E404A2">
      <w:pPr>
        <w:pStyle w:val="MatrixSuperfluous"/>
        <w:rPr>
          <w:ins w:id="4139" w:author="Tre" w:date="2012-11-16T21:31:00Z"/>
          <w:sz w:val="24"/>
          <w:szCs w:val="24"/>
          <w:rPrChange w:id="4140" w:author="Tre" w:date="2012-11-19T09:04:00Z">
            <w:rPr>
              <w:ins w:id="4141" w:author="Tre" w:date="2012-11-16T21:31:00Z"/>
            </w:rPr>
          </w:rPrChange>
        </w:rPr>
      </w:pPr>
    </w:p>
    <w:p w:rsidR="00E404A2" w:rsidRPr="00880A1F" w:rsidRDefault="00EE27B1" w:rsidP="00E404A2">
      <w:pPr>
        <w:pStyle w:val="MatrixSuperfluous"/>
        <w:rPr>
          <w:ins w:id="4142" w:author="Tre" w:date="2012-11-16T21:31:00Z"/>
          <w:sz w:val="24"/>
          <w:szCs w:val="24"/>
          <w:rPrChange w:id="4143" w:author="Tre" w:date="2012-11-19T09:04:00Z">
            <w:rPr>
              <w:ins w:id="4144" w:author="Tre" w:date="2012-11-16T21:31:00Z"/>
            </w:rPr>
          </w:rPrChange>
        </w:rPr>
      </w:pPr>
      <w:ins w:id="4145" w:author="Tre" w:date="2012-11-16T21:31:00Z">
        <w:r w:rsidRPr="00EE27B1">
          <w:rPr>
            <w:b/>
            <w:sz w:val="24"/>
            <w:szCs w:val="24"/>
            <w:rPrChange w:id="4146" w:author="Tre" w:date="2012-11-19T09:04:00Z">
              <w:rPr>
                <w:b/>
                <w:color w:val="0000FF"/>
                <w:u w:val="single"/>
              </w:rPr>
            </w:rPrChange>
          </w:rPr>
          <w:t>Matrix Feat</w:t>
        </w:r>
        <w:r w:rsidRPr="00EE27B1">
          <w:rPr>
            <w:sz w:val="24"/>
            <w:szCs w:val="24"/>
            <w:rPrChange w:id="4147" w:author="Tre" w:date="2012-11-19T09:04:00Z">
              <w:rPr>
                <w:color w:val="0000FF"/>
                <w:u w:val="single"/>
              </w:rPr>
            </w:rPrChange>
          </w:rPr>
          <w:t xml:space="preserve"> </w:t>
        </w:r>
        <w:r w:rsidRPr="00EE27B1">
          <w:rPr>
            <w:b/>
            <w:sz w:val="24"/>
            <w:szCs w:val="24"/>
            <w:rPrChange w:id="4148" w:author="Tre" w:date="2012-11-19T09:04:00Z">
              <w:rPr>
                <w:b/>
                <w:color w:val="0000FF"/>
                <w:u w:val="single"/>
              </w:rPr>
            </w:rPrChange>
          </w:rPr>
          <w:t>“</w:t>
        </w:r>
        <w:r w:rsidRPr="00EE27B1">
          <w:rPr>
            <w:b/>
            <w:i/>
            <w:sz w:val="24"/>
            <w:szCs w:val="24"/>
            <w:rPrChange w:id="4149" w:author="Tre" w:date="2012-11-19T09:04:00Z">
              <w:rPr>
                <w:b/>
                <w:i/>
                <w:color w:val="0000FF"/>
                <w:u w:val="single"/>
              </w:rPr>
            </w:rPrChange>
          </w:rPr>
          <w:fldChar w:fldCharType="begin"/>
        </w:r>
        <w:r w:rsidRPr="00EE27B1">
          <w:rPr>
            <w:b/>
            <w:i/>
            <w:sz w:val="24"/>
            <w:szCs w:val="24"/>
            <w:rPrChange w:id="4150" w:author="Tre" w:date="2012-11-19T09:04:00Z">
              <w:rPr>
                <w:b/>
                <w:i/>
                <w:color w:val="0000FF"/>
                <w:u w:val="single"/>
              </w:rPr>
            </w:rPrChange>
          </w:rPr>
          <w:instrText xml:space="preserve"> MERGEFIELD Skill </w:instrText>
        </w:r>
        <w:r w:rsidRPr="00EE27B1">
          <w:rPr>
            <w:b/>
            <w:i/>
            <w:sz w:val="24"/>
            <w:szCs w:val="24"/>
            <w:rPrChange w:id="4151" w:author="Tre" w:date="2012-11-19T09:04:00Z">
              <w:rPr>
                <w:b/>
                <w:i/>
                <w:color w:val="0000FF"/>
                <w:u w:val="single"/>
              </w:rPr>
            </w:rPrChange>
          </w:rPr>
          <w:fldChar w:fldCharType="separate"/>
        </w:r>
        <w:r w:rsidRPr="00EE27B1">
          <w:rPr>
            <w:b/>
            <w:i/>
            <w:noProof/>
            <w:sz w:val="24"/>
            <w:szCs w:val="24"/>
            <w:rPrChange w:id="4152" w:author="Tre" w:date="2012-11-19T09:04:00Z">
              <w:rPr>
                <w:b/>
                <w:i/>
                <w:noProof/>
                <w:color w:val="0000FF"/>
                <w:u w:val="single"/>
              </w:rPr>
            </w:rPrChange>
          </w:rPr>
          <w:t>Jump</w:t>
        </w:r>
        <w:r w:rsidRPr="00EE27B1">
          <w:rPr>
            <w:b/>
            <w:i/>
            <w:sz w:val="24"/>
            <w:szCs w:val="24"/>
            <w:rPrChange w:id="4153" w:author="Tre" w:date="2012-11-19T09:04:00Z">
              <w:rPr>
                <w:b/>
                <w:i/>
                <w:color w:val="0000FF"/>
                <w:u w:val="single"/>
              </w:rPr>
            </w:rPrChange>
          </w:rPr>
          <w:fldChar w:fldCharType="end"/>
        </w:r>
        <w:r w:rsidRPr="00EE27B1">
          <w:rPr>
            <w:b/>
            <w:sz w:val="24"/>
            <w:szCs w:val="24"/>
            <w:rPrChange w:id="4154" w:author="Tre" w:date="2012-11-19T09:04:00Z">
              <w:rPr>
                <w:b/>
                <w:color w:val="0000FF"/>
                <w:u w:val="single"/>
              </w:rPr>
            </w:rPrChange>
          </w:rPr>
          <w:t>”</w:t>
        </w:r>
        <w:r w:rsidRPr="00EE27B1">
          <w:rPr>
            <w:sz w:val="24"/>
            <w:szCs w:val="24"/>
            <w:rPrChange w:id="4155" w:author="Tre" w:date="2012-11-19T09:04:00Z">
              <w:rPr>
                <w:color w:val="0000FF"/>
                <w:u w:val="single"/>
              </w:rPr>
            </w:rPrChange>
          </w:rPr>
          <w:t xml:space="preserve"> - [CyberZen]</w:t>
        </w:r>
      </w:ins>
    </w:p>
    <w:p w:rsidR="00E404A2" w:rsidRPr="00880A1F" w:rsidRDefault="00EE27B1" w:rsidP="00E404A2">
      <w:pPr>
        <w:pStyle w:val="MatrixSuperfluous"/>
        <w:rPr>
          <w:ins w:id="4156" w:author="Tre" w:date="2012-11-16T21:31:00Z"/>
          <w:sz w:val="24"/>
          <w:szCs w:val="24"/>
          <w:rPrChange w:id="4157" w:author="Tre" w:date="2012-11-19T09:04:00Z">
            <w:rPr>
              <w:ins w:id="4158" w:author="Tre" w:date="2012-11-16T21:31:00Z"/>
            </w:rPr>
          </w:rPrChange>
        </w:rPr>
      </w:pPr>
      <w:ins w:id="4159" w:author="Tre" w:date="2012-11-16T21:31:00Z">
        <w:r w:rsidRPr="00EE27B1">
          <w:rPr>
            <w:sz w:val="24"/>
            <w:szCs w:val="24"/>
            <w:rPrChange w:id="4160" w:author="Tre" w:date="2012-11-19T09:04:00Z">
              <w:rPr>
                <w:color w:val="0000FF"/>
                <w:u w:val="single"/>
              </w:rPr>
            </w:rPrChange>
          </w:rPr>
          <w:t>Rule Bender Feat:</w:t>
        </w:r>
        <w:r w:rsidRPr="00EE27B1">
          <w:rPr>
            <w:i/>
            <w:sz w:val="24"/>
            <w:szCs w:val="24"/>
            <w:rPrChange w:id="4161" w:author="Tre" w:date="2012-11-19T09:04:00Z">
              <w:rPr>
                <w:i/>
                <w:color w:val="0000FF"/>
                <w:u w:val="single"/>
              </w:rPr>
            </w:rPrChange>
          </w:rPr>
          <w:t xml:space="preserve"> </w:t>
        </w:r>
        <w:r w:rsidRPr="00EE27B1">
          <w:rPr>
            <w:i/>
            <w:sz w:val="24"/>
            <w:szCs w:val="24"/>
            <w:rPrChange w:id="4162" w:author="Tre" w:date="2012-11-19T09:04:00Z">
              <w:rPr>
                <w:i/>
                <w:color w:val="0000FF"/>
                <w:u w:val="single"/>
              </w:rPr>
            </w:rPrChange>
          </w:rPr>
          <w:fldChar w:fldCharType="begin"/>
        </w:r>
        <w:r w:rsidRPr="00EE27B1">
          <w:rPr>
            <w:i/>
            <w:sz w:val="24"/>
            <w:szCs w:val="24"/>
            <w:rPrChange w:id="4163" w:author="Tre" w:date="2012-11-19T09:04:00Z">
              <w:rPr>
                <w:i/>
                <w:color w:val="0000FF"/>
                <w:u w:val="single"/>
              </w:rPr>
            </w:rPrChange>
          </w:rPr>
          <w:instrText xml:space="preserve"> MERGEFIELD Rule_Bender_Description </w:instrText>
        </w:r>
        <w:r w:rsidRPr="00EE27B1">
          <w:rPr>
            <w:i/>
            <w:sz w:val="24"/>
            <w:szCs w:val="24"/>
            <w:rPrChange w:id="4164" w:author="Tre" w:date="2012-11-19T09:04:00Z">
              <w:rPr>
                <w:i/>
                <w:color w:val="0000FF"/>
                <w:u w:val="single"/>
              </w:rPr>
            </w:rPrChange>
          </w:rPr>
          <w:fldChar w:fldCharType="separate"/>
        </w:r>
        <w:r w:rsidRPr="00EE27B1">
          <w:rPr>
            <w:i/>
            <w:noProof/>
            <w:sz w:val="24"/>
            <w:szCs w:val="24"/>
            <w:rPrChange w:id="4165" w:author="Tre" w:date="2012-11-19T09:04:00Z">
              <w:rPr>
                <w:i/>
                <w:noProof/>
                <w:color w:val="0000FF"/>
                <w:u w:val="single"/>
              </w:rPr>
            </w:rPrChange>
          </w:rPr>
          <w:t>Soften a deadly fall of twenty stories, or jump across extreme distances as though they were much smaller. You could jump across the Grand Canyon with this feat.</w:t>
        </w:r>
        <w:r w:rsidRPr="00EE27B1">
          <w:rPr>
            <w:i/>
            <w:sz w:val="24"/>
            <w:szCs w:val="24"/>
            <w:rPrChange w:id="4166" w:author="Tre" w:date="2012-11-19T09:04:00Z">
              <w:rPr>
                <w:i/>
                <w:color w:val="0000FF"/>
                <w:u w:val="single"/>
              </w:rPr>
            </w:rPrChange>
          </w:rPr>
          <w:fldChar w:fldCharType="end"/>
        </w:r>
      </w:ins>
    </w:p>
    <w:p w:rsidR="00E404A2" w:rsidRPr="00880A1F" w:rsidRDefault="00EE27B1" w:rsidP="00E404A2">
      <w:pPr>
        <w:pStyle w:val="MatrixSuperfluous"/>
        <w:rPr>
          <w:ins w:id="4167" w:author="Tre" w:date="2012-11-16T21:31:00Z"/>
          <w:sz w:val="24"/>
          <w:szCs w:val="24"/>
          <w:rPrChange w:id="4168" w:author="Tre" w:date="2012-11-19T09:04:00Z">
            <w:rPr>
              <w:ins w:id="4169" w:author="Tre" w:date="2012-11-16T21:31:00Z"/>
            </w:rPr>
          </w:rPrChange>
        </w:rPr>
      </w:pPr>
      <w:ins w:id="4170" w:author="Tre" w:date="2012-11-16T21:31:00Z">
        <w:r w:rsidRPr="00EE27B1">
          <w:rPr>
            <w:sz w:val="24"/>
            <w:szCs w:val="24"/>
            <w:rPrChange w:id="4171" w:author="Tre" w:date="2012-11-19T09:04:00Z">
              <w:rPr>
                <w:color w:val="0000FF"/>
                <w:u w:val="single"/>
              </w:rPr>
            </w:rPrChange>
          </w:rPr>
          <w:t xml:space="preserve">Rule Breaker Feat: </w:t>
        </w:r>
        <w:r w:rsidRPr="00EE27B1">
          <w:rPr>
            <w:i/>
            <w:sz w:val="24"/>
            <w:szCs w:val="24"/>
            <w:rPrChange w:id="4172" w:author="Tre" w:date="2012-11-19T09:04:00Z">
              <w:rPr>
                <w:i/>
                <w:color w:val="0000FF"/>
                <w:u w:val="single"/>
              </w:rPr>
            </w:rPrChange>
          </w:rPr>
          <w:fldChar w:fldCharType="begin"/>
        </w:r>
        <w:r w:rsidRPr="00EE27B1">
          <w:rPr>
            <w:i/>
            <w:sz w:val="24"/>
            <w:szCs w:val="24"/>
            <w:rPrChange w:id="4173" w:author="Tre" w:date="2012-11-19T09:04:00Z">
              <w:rPr>
                <w:i/>
                <w:color w:val="0000FF"/>
                <w:u w:val="single"/>
              </w:rPr>
            </w:rPrChange>
          </w:rPr>
          <w:instrText xml:space="preserve"> MERGEFIELD Rule_Breaker_Description </w:instrText>
        </w:r>
        <w:r w:rsidRPr="00EE27B1">
          <w:rPr>
            <w:i/>
            <w:sz w:val="24"/>
            <w:szCs w:val="24"/>
            <w:rPrChange w:id="4174" w:author="Tre" w:date="2012-11-19T09:04:00Z">
              <w:rPr>
                <w:i/>
                <w:color w:val="0000FF"/>
                <w:u w:val="single"/>
              </w:rPr>
            </w:rPrChange>
          </w:rPr>
          <w:fldChar w:fldCharType="separate"/>
        </w:r>
        <w:r w:rsidRPr="00EE27B1">
          <w:rPr>
            <w:i/>
            <w:noProof/>
            <w:sz w:val="24"/>
            <w:szCs w:val="24"/>
            <w:rPrChange w:id="4175" w:author="Tre" w:date="2012-11-19T09:04:00Z">
              <w:rPr>
                <w:i/>
                <w:noProof/>
                <w:color w:val="0000FF"/>
                <w:u w:val="single"/>
              </w:rPr>
            </w:rPrChange>
          </w:rPr>
          <w:t>Jump gets very similar to fly once a character has the gift. They can jump as far as they want. The difference from flying is they can’t do the superman thing. The character can jump for miles as long as they are moving up and down not side to side.</w:t>
        </w:r>
        <w:r w:rsidRPr="00EE27B1">
          <w:rPr>
            <w:i/>
            <w:sz w:val="24"/>
            <w:szCs w:val="24"/>
            <w:rPrChange w:id="4176" w:author="Tre" w:date="2012-11-19T09:04:00Z">
              <w:rPr>
                <w:i/>
                <w:color w:val="0000FF"/>
                <w:u w:val="single"/>
              </w:rPr>
            </w:rPrChange>
          </w:rPr>
          <w:fldChar w:fldCharType="end"/>
        </w:r>
        <w:r w:rsidRPr="00EE27B1">
          <w:rPr>
            <w:sz w:val="24"/>
            <w:szCs w:val="24"/>
            <w:rPrChange w:id="4177" w:author="Tre" w:date="2012-11-19T09:04:00Z">
              <w:rPr>
                <w:color w:val="0000FF"/>
                <w:u w:val="single"/>
              </w:rPr>
            </w:rPrChange>
          </w:rPr>
          <w:fldChar w:fldCharType="begin"/>
        </w:r>
        <w:r w:rsidRPr="00EE27B1">
          <w:rPr>
            <w:sz w:val="24"/>
            <w:szCs w:val="24"/>
            <w:rPrChange w:id="4178" w:author="Tre" w:date="2012-11-19T09:04:00Z">
              <w:rPr>
                <w:color w:val="0000FF"/>
                <w:u w:val="single"/>
              </w:rPr>
            </w:rPrChange>
          </w:rPr>
          <w:instrText xml:space="preserve"> NEXT  \* MERGEFORMAT </w:instrText>
        </w:r>
        <w:r w:rsidRPr="00EE27B1">
          <w:rPr>
            <w:sz w:val="24"/>
            <w:szCs w:val="24"/>
            <w:rPrChange w:id="4179" w:author="Tre" w:date="2012-11-19T09:04:00Z">
              <w:rPr>
                <w:color w:val="0000FF"/>
                <w:u w:val="single"/>
              </w:rPr>
            </w:rPrChange>
          </w:rPr>
          <w:fldChar w:fldCharType="end"/>
        </w:r>
      </w:ins>
    </w:p>
    <w:p w:rsidR="00E404A2" w:rsidRPr="00880A1F" w:rsidRDefault="00E404A2" w:rsidP="00E404A2">
      <w:pPr>
        <w:pStyle w:val="MatrixSuperfluous"/>
        <w:rPr>
          <w:ins w:id="4180" w:author="Tre" w:date="2012-11-16T21:31:00Z"/>
          <w:sz w:val="24"/>
          <w:szCs w:val="24"/>
          <w:rPrChange w:id="4181" w:author="Tre" w:date="2012-11-19T09:04:00Z">
            <w:rPr>
              <w:ins w:id="4182" w:author="Tre" w:date="2012-11-16T21:31:00Z"/>
            </w:rPr>
          </w:rPrChange>
        </w:rPr>
      </w:pPr>
    </w:p>
    <w:p w:rsidR="00E404A2" w:rsidRPr="00880A1F" w:rsidRDefault="00EE27B1" w:rsidP="00E404A2">
      <w:pPr>
        <w:pStyle w:val="MatrixSuperfluous"/>
        <w:rPr>
          <w:ins w:id="4183" w:author="Tre" w:date="2012-11-16T21:31:00Z"/>
          <w:sz w:val="24"/>
          <w:szCs w:val="24"/>
          <w:rPrChange w:id="4184" w:author="Tre" w:date="2012-11-19T09:04:00Z">
            <w:rPr>
              <w:ins w:id="4185" w:author="Tre" w:date="2012-11-16T21:31:00Z"/>
            </w:rPr>
          </w:rPrChange>
        </w:rPr>
      </w:pPr>
      <w:ins w:id="4186" w:author="Tre" w:date="2012-11-16T21:31:00Z">
        <w:r w:rsidRPr="00EE27B1">
          <w:rPr>
            <w:b/>
            <w:sz w:val="24"/>
            <w:szCs w:val="24"/>
            <w:rPrChange w:id="4187" w:author="Tre" w:date="2012-11-19T09:04:00Z">
              <w:rPr>
                <w:b/>
                <w:color w:val="0000FF"/>
                <w:u w:val="single"/>
              </w:rPr>
            </w:rPrChange>
          </w:rPr>
          <w:t>Matrix Feat</w:t>
        </w:r>
        <w:r w:rsidRPr="00EE27B1">
          <w:rPr>
            <w:sz w:val="24"/>
            <w:szCs w:val="24"/>
            <w:rPrChange w:id="4188" w:author="Tre" w:date="2012-11-19T09:04:00Z">
              <w:rPr>
                <w:color w:val="0000FF"/>
                <w:u w:val="single"/>
              </w:rPr>
            </w:rPrChange>
          </w:rPr>
          <w:t xml:space="preserve"> </w:t>
        </w:r>
        <w:r w:rsidRPr="00EE27B1">
          <w:rPr>
            <w:b/>
            <w:sz w:val="24"/>
            <w:szCs w:val="24"/>
            <w:rPrChange w:id="4189" w:author="Tre" w:date="2012-11-19T09:04:00Z">
              <w:rPr>
                <w:b/>
                <w:color w:val="0000FF"/>
                <w:u w:val="single"/>
              </w:rPr>
            </w:rPrChange>
          </w:rPr>
          <w:t>“</w:t>
        </w:r>
        <w:r w:rsidRPr="00EE27B1">
          <w:rPr>
            <w:b/>
            <w:i/>
            <w:sz w:val="24"/>
            <w:szCs w:val="24"/>
            <w:rPrChange w:id="4190" w:author="Tre" w:date="2012-11-19T09:04:00Z">
              <w:rPr>
                <w:b/>
                <w:i/>
                <w:color w:val="0000FF"/>
                <w:u w:val="single"/>
              </w:rPr>
            </w:rPrChange>
          </w:rPr>
          <w:fldChar w:fldCharType="begin"/>
        </w:r>
        <w:r w:rsidRPr="00EE27B1">
          <w:rPr>
            <w:b/>
            <w:i/>
            <w:sz w:val="24"/>
            <w:szCs w:val="24"/>
            <w:rPrChange w:id="4191" w:author="Tre" w:date="2012-11-19T09:04:00Z">
              <w:rPr>
                <w:b/>
                <w:i/>
                <w:color w:val="0000FF"/>
                <w:u w:val="single"/>
              </w:rPr>
            </w:rPrChange>
          </w:rPr>
          <w:instrText xml:space="preserve"> MERGEFIELD Skill </w:instrText>
        </w:r>
        <w:r w:rsidRPr="00EE27B1">
          <w:rPr>
            <w:b/>
            <w:i/>
            <w:sz w:val="24"/>
            <w:szCs w:val="24"/>
            <w:rPrChange w:id="4192" w:author="Tre" w:date="2012-11-19T09:04:00Z">
              <w:rPr>
                <w:b/>
                <w:i/>
                <w:color w:val="0000FF"/>
                <w:u w:val="single"/>
              </w:rPr>
            </w:rPrChange>
          </w:rPr>
          <w:fldChar w:fldCharType="separate"/>
        </w:r>
        <w:r w:rsidRPr="00EE27B1">
          <w:rPr>
            <w:b/>
            <w:i/>
            <w:noProof/>
            <w:sz w:val="24"/>
            <w:szCs w:val="24"/>
            <w:rPrChange w:id="4193" w:author="Tre" w:date="2012-11-19T09:04:00Z">
              <w:rPr>
                <w:b/>
                <w:i/>
                <w:noProof/>
                <w:color w:val="0000FF"/>
                <w:u w:val="single"/>
              </w:rPr>
            </w:rPrChange>
          </w:rPr>
          <w:t>Mimic</w:t>
        </w:r>
        <w:r w:rsidRPr="00EE27B1">
          <w:rPr>
            <w:b/>
            <w:i/>
            <w:sz w:val="24"/>
            <w:szCs w:val="24"/>
            <w:rPrChange w:id="4194" w:author="Tre" w:date="2012-11-19T09:04:00Z">
              <w:rPr>
                <w:b/>
                <w:i/>
                <w:color w:val="0000FF"/>
                <w:u w:val="single"/>
              </w:rPr>
            </w:rPrChange>
          </w:rPr>
          <w:fldChar w:fldCharType="end"/>
        </w:r>
        <w:r w:rsidRPr="00EE27B1">
          <w:rPr>
            <w:b/>
            <w:sz w:val="24"/>
            <w:szCs w:val="24"/>
            <w:rPrChange w:id="4195" w:author="Tre" w:date="2012-11-19T09:04:00Z">
              <w:rPr>
                <w:b/>
                <w:color w:val="0000FF"/>
                <w:u w:val="single"/>
              </w:rPr>
            </w:rPrChange>
          </w:rPr>
          <w:t>”</w:t>
        </w:r>
        <w:r w:rsidRPr="00EE27B1">
          <w:rPr>
            <w:sz w:val="24"/>
            <w:szCs w:val="24"/>
            <w:rPrChange w:id="4196" w:author="Tre" w:date="2012-11-19T09:04:00Z">
              <w:rPr>
                <w:color w:val="0000FF"/>
                <w:u w:val="single"/>
              </w:rPr>
            </w:rPrChange>
          </w:rPr>
          <w:t xml:space="preserve"> - [CyberZen]</w:t>
        </w:r>
      </w:ins>
    </w:p>
    <w:p w:rsidR="00E404A2" w:rsidRPr="00880A1F" w:rsidRDefault="00EE27B1" w:rsidP="00E404A2">
      <w:pPr>
        <w:pStyle w:val="MatrixSuperfluous"/>
        <w:rPr>
          <w:ins w:id="4197" w:author="Tre" w:date="2012-11-16T21:31:00Z"/>
          <w:sz w:val="24"/>
          <w:szCs w:val="24"/>
          <w:rPrChange w:id="4198" w:author="Tre" w:date="2012-11-19T09:04:00Z">
            <w:rPr>
              <w:ins w:id="4199" w:author="Tre" w:date="2012-11-16T21:31:00Z"/>
            </w:rPr>
          </w:rPrChange>
        </w:rPr>
      </w:pPr>
      <w:ins w:id="4200" w:author="Tre" w:date="2012-11-16T21:31:00Z">
        <w:r w:rsidRPr="00EE27B1">
          <w:rPr>
            <w:sz w:val="24"/>
            <w:szCs w:val="24"/>
            <w:rPrChange w:id="4201" w:author="Tre" w:date="2012-11-19T09:04:00Z">
              <w:rPr>
                <w:color w:val="0000FF"/>
                <w:u w:val="single"/>
              </w:rPr>
            </w:rPrChange>
          </w:rPr>
          <w:t>Rule Bender Feat:</w:t>
        </w:r>
        <w:r w:rsidRPr="00EE27B1">
          <w:rPr>
            <w:i/>
            <w:sz w:val="24"/>
            <w:szCs w:val="24"/>
            <w:rPrChange w:id="4202" w:author="Tre" w:date="2012-11-19T09:04:00Z">
              <w:rPr>
                <w:i/>
                <w:color w:val="0000FF"/>
                <w:u w:val="single"/>
              </w:rPr>
            </w:rPrChange>
          </w:rPr>
          <w:t xml:space="preserve"> </w:t>
        </w:r>
        <w:r w:rsidRPr="00EE27B1">
          <w:rPr>
            <w:i/>
            <w:sz w:val="24"/>
            <w:szCs w:val="24"/>
            <w:rPrChange w:id="4203" w:author="Tre" w:date="2012-11-19T09:04:00Z">
              <w:rPr>
                <w:i/>
                <w:color w:val="0000FF"/>
                <w:u w:val="single"/>
              </w:rPr>
            </w:rPrChange>
          </w:rPr>
          <w:fldChar w:fldCharType="begin"/>
        </w:r>
        <w:r w:rsidRPr="00EE27B1">
          <w:rPr>
            <w:i/>
            <w:sz w:val="24"/>
            <w:szCs w:val="24"/>
            <w:rPrChange w:id="4204" w:author="Tre" w:date="2012-11-19T09:04:00Z">
              <w:rPr>
                <w:i/>
                <w:color w:val="0000FF"/>
                <w:u w:val="single"/>
              </w:rPr>
            </w:rPrChange>
          </w:rPr>
          <w:instrText xml:space="preserve"> MERGEFIELD Rule_Bender_Description </w:instrText>
        </w:r>
        <w:r w:rsidRPr="00EE27B1">
          <w:rPr>
            <w:i/>
            <w:sz w:val="24"/>
            <w:szCs w:val="24"/>
            <w:rPrChange w:id="4205" w:author="Tre" w:date="2012-11-19T09:04:00Z">
              <w:rPr>
                <w:i/>
                <w:color w:val="0000FF"/>
                <w:u w:val="single"/>
              </w:rPr>
            </w:rPrChange>
          </w:rPr>
          <w:fldChar w:fldCharType="separate"/>
        </w:r>
        <w:r w:rsidRPr="00EE27B1">
          <w:rPr>
            <w:i/>
            <w:noProof/>
            <w:sz w:val="24"/>
            <w:szCs w:val="24"/>
            <w:rPrChange w:id="4206" w:author="Tre" w:date="2012-11-19T09:04:00Z">
              <w:rPr>
                <w:i/>
                <w:noProof/>
                <w:color w:val="0000FF"/>
                <w:u w:val="single"/>
              </w:rPr>
            </w:rPrChange>
          </w:rPr>
          <w:t>Character can turn body into an element that they have come in contact with. The body can move like normal but it has all the other characteristics of the element they copied.</w:t>
        </w:r>
        <w:r w:rsidRPr="00EE27B1">
          <w:rPr>
            <w:i/>
            <w:sz w:val="24"/>
            <w:szCs w:val="24"/>
            <w:rPrChange w:id="4207" w:author="Tre" w:date="2012-11-19T09:04:00Z">
              <w:rPr>
                <w:i/>
                <w:color w:val="0000FF"/>
                <w:u w:val="single"/>
              </w:rPr>
            </w:rPrChange>
          </w:rPr>
          <w:fldChar w:fldCharType="end"/>
        </w:r>
      </w:ins>
    </w:p>
    <w:p w:rsidR="00E404A2" w:rsidRPr="00880A1F" w:rsidRDefault="00EE27B1" w:rsidP="00E404A2">
      <w:pPr>
        <w:pStyle w:val="MatrixSuperfluous"/>
        <w:rPr>
          <w:ins w:id="4208" w:author="Tre" w:date="2012-11-16T21:31:00Z"/>
          <w:sz w:val="24"/>
          <w:szCs w:val="24"/>
          <w:rPrChange w:id="4209" w:author="Tre" w:date="2012-11-19T09:04:00Z">
            <w:rPr>
              <w:ins w:id="4210" w:author="Tre" w:date="2012-11-16T21:31:00Z"/>
            </w:rPr>
          </w:rPrChange>
        </w:rPr>
      </w:pPr>
      <w:ins w:id="4211" w:author="Tre" w:date="2012-11-16T21:31:00Z">
        <w:r w:rsidRPr="00EE27B1">
          <w:rPr>
            <w:sz w:val="24"/>
            <w:szCs w:val="24"/>
            <w:rPrChange w:id="4212" w:author="Tre" w:date="2012-11-19T09:04:00Z">
              <w:rPr>
                <w:color w:val="0000FF"/>
                <w:u w:val="single"/>
              </w:rPr>
            </w:rPrChange>
          </w:rPr>
          <w:t xml:space="preserve">Rule Breaker Feat: </w:t>
        </w:r>
        <w:r w:rsidRPr="00EE27B1">
          <w:rPr>
            <w:i/>
            <w:sz w:val="24"/>
            <w:szCs w:val="24"/>
            <w:rPrChange w:id="4213" w:author="Tre" w:date="2012-11-19T09:04:00Z">
              <w:rPr>
                <w:i/>
                <w:color w:val="0000FF"/>
                <w:u w:val="single"/>
              </w:rPr>
            </w:rPrChange>
          </w:rPr>
          <w:fldChar w:fldCharType="begin"/>
        </w:r>
        <w:r w:rsidRPr="00EE27B1">
          <w:rPr>
            <w:i/>
            <w:sz w:val="24"/>
            <w:szCs w:val="24"/>
            <w:rPrChange w:id="4214" w:author="Tre" w:date="2012-11-19T09:04:00Z">
              <w:rPr>
                <w:i/>
                <w:color w:val="0000FF"/>
                <w:u w:val="single"/>
              </w:rPr>
            </w:rPrChange>
          </w:rPr>
          <w:instrText xml:space="preserve"> MERGEFIELD Rule_Breaker_Description </w:instrText>
        </w:r>
        <w:r w:rsidRPr="00EE27B1">
          <w:rPr>
            <w:i/>
            <w:sz w:val="24"/>
            <w:szCs w:val="24"/>
            <w:rPrChange w:id="4215" w:author="Tre" w:date="2012-11-19T09:04:00Z">
              <w:rPr>
                <w:i/>
                <w:color w:val="0000FF"/>
                <w:u w:val="single"/>
              </w:rPr>
            </w:rPrChange>
          </w:rPr>
          <w:fldChar w:fldCharType="separate"/>
        </w:r>
        <w:r w:rsidRPr="00EE27B1">
          <w:rPr>
            <w:i/>
            <w:noProof/>
            <w:sz w:val="24"/>
            <w:szCs w:val="24"/>
            <w:rPrChange w:id="4216" w:author="Tre" w:date="2012-11-19T09:04:00Z">
              <w:rPr>
                <w:i/>
                <w:noProof/>
                <w:color w:val="0000FF"/>
                <w:u w:val="single"/>
              </w:rPr>
            </w:rPrChange>
          </w:rPr>
          <w:t>By touching an object, person, animal, or bug the character can become a copy of that thing down to the smallest detail. The character does not have to stay human. They could mimic a monkey but they must touch it.</w:t>
        </w:r>
        <w:r w:rsidRPr="00EE27B1">
          <w:rPr>
            <w:i/>
            <w:sz w:val="24"/>
            <w:szCs w:val="24"/>
            <w:rPrChange w:id="4217" w:author="Tre" w:date="2012-11-19T09:04:00Z">
              <w:rPr>
                <w:i/>
                <w:color w:val="0000FF"/>
                <w:u w:val="single"/>
              </w:rPr>
            </w:rPrChange>
          </w:rPr>
          <w:fldChar w:fldCharType="end"/>
        </w:r>
        <w:r w:rsidRPr="00EE27B1">
          <w:rPr>
            <w:sz w:val="24"/>
            <w:szCs w:val="24"/>
            <w:rPrChange w:id="4218" w:author="Tre" w:date="2012-11-19T09:04:00Z">
              <w:rPr>
                <w:color w:val="0000FF"/>
                <w:u w:val="single"/>
              </w:rPr>
            </w:rPrChange>
          </w:rPr>
          <w:fldChar w:fldCharType="begin"/>
        </w:r>
        <w:r w:rsidRPr="00EE27B1">
          <w:rPr>
            <w:sz w:val="24"/>
            <w:szCs w:val="24"/>
            <w:rPrChange w:id="4219" w:author="Tre" w:date="2012-11-19T09:04:00Z">
              <w:rPr>
                <w:color w:val="0000FF"/>
                <w:u w:val="single"/>
              </w:rPr>
            </w:rPrChange>
          </w:rPr>
          <w:instrText xml:space="preserve"> NEXT  \* MERGEFORMAT </w:instrText>
        </w:r>
        <w:r w:rsidRPr="00EE27B1">
          <w:rPr>
            <w:sz w:val="24"/>
            <w:szCs w:val="24"/>
            <w:rPrChange w:id="4220" w:author="Tre" w:date="2012-11-19T09:04:00Z">
              <w:rPr>
                <w:color w:val="0000FF"/>
                <w:u w:val="single"/>
              </w:rPr>
            </w:rPrChange>
          </w:rPr>
          <w:fldChar w:fldCharType="end"/>
        </w:r>
      </w:ins>
    </w:p>
    <w:p w:rsidR="00E404A2" w:rsidRPr="00880A1F" w:rsidRDefault="00E404A2" w:rsidP="00E404A2">
      <w:pPr>
        <w:pStyle w:val="MatrixSuperfluous"/>
        <w:rPr>
          <w:ins w:id="4221" w:author="Tre" w:date="2012-11-16T21:31:00Z"/>
          <w:sz w:val="24"/>
          <w:szCs w:val="24"/>
          <w:rPrChange w:id="4222" w:author="Tre" w:date="2012-11-19T09:04:00Z">
            <w:rPr>
              <w:ins w:id="4223" w:author="Tre" w:date="2012-11-16T21:31:00Z"/>
            </w:rPr>
          </w:rPrChange>
        </w:rPr>
      </w:pPr>
    </w:p>
    <w:p w:rsidR="00E404A2" w:rsidRPr="00880A1F" w:rsidRDefault="00EE27B1" w:rsidP="00E404A2">
      <w:pPr>
        <w:pStyle w:val="MatrixSuperfluous"/>
        <w:rPr>
          <w:ins w:id="4224" w:author="Tre" w:date="2012-11-16T21:31:00Z"/>
          <w:sz w:val="24"/>
          <w:szCs w:val="24"/>
          <w:rPrChange w:id="4225" w:author="Tre" w:date="2012-11-19T09:04:00Z">
            <w:rPr>
              <w:ins w:id="4226" w:author="Tre" w:date="2012-11-16T21:31:00Z"/>
            </w:rPr>
          </w:rPrChange>
        </w:rPr>
      </w:pPr>
      <w:ins w:id="4227" w:author="Tre" w:date="2012-11-16T21:31:00Z">
        <w:r w:rsidRPr="00EE27B1">
          <w:rPr>
            <w:b/>
            <w:sz w:val="24"/>
            <w:szCs w:val="24"/>
            <w:rPrChange w:id="4228" w:author="Tre" w:date="2012-11-19T09:04:00Z">
              <w:rPr>
                <w:b/>
                <w:color w:val="0000FF"/>
                <w:u w:val="single"/>
              </w:rPr>
            </w:rPrChange>
          </w:rPr>
          <w:t>Matrix Feat</w:t>
        </w:r>
        <w:r w:rsidRPr="00EE27B1">
          <w:rPr>
            <w:sz w:val="24"/>
            <w:szCs w:val="24"/>
            <w:rPrChange w:id="4229" w:author="Tre" w:date="2012-11-19T09:04:00Z">
              <w:rPr>
                <w:color w:val="0000FF"/>
                <w:u w:val="single"/>
              </w:rPr>
            </w:rPrChange>
          </w:rPr>
          <w:t xml:space="preserve"> </w:t>
        </w:r>
        <w:r w:rsidRPr="00EE27B1">
          <w:rPr>
            <w:b/>
            <w:sz w:val="24"/>
            <w:szCs w:val="24"/>
            <w:rPrChange w:id="4230" w:author="Tre" w:date="2012-11-19T09:04:00Z">
              <w:rPr>
                <w:b/>
                <w:color w:val="0000FF"/>
                <w:u w:val="single"/>
              </w:rPr>
            </w:rPrChange>
          </w:rPr>
          <w:t>“</w:t>
        </w:r>
        <w:r w:rsidRPr="00EE27B1">
          <w:rPr>
            <w:b/>
            <w:i/>
            <w:sz w:val="24"/>
            <w:szCs w:val="24"/>
            <w:rPrChange w:id="4231" w:author="Tre" w:date="2012-11-19T09:04:00Z">
              <w:rPr>
                <w:b/>
                <w:i/>
                <w:color w:val="0000FF"/>
                <w:u w:val="single"/>
              </w:rPr>
            </w:rPrChange>
          </w:rPr>
          <w:fldChar w:fldCharType="begin"/>
        </w:r>
        <w:r w:rsidRPr="00EE27B1">
          <w:rPr>
            <w:b/>
            <w:i/>
            <w:sz w:val="24"/>
            <w:szCs w:val="24"/>
            <w:rPrChange w:id="4232" w:author="Tre" w:date="2012-11-19T09:04:00Z">
              <w:rPr>
                <w:b/>
                <w:i/>
                <w:color w:val="0000FF"/>
                <w:u w:val="single"/>
              </w:rPr>
            </w:rPrChange>
          </w:rPr>
          <w:instrText xml:space="preserve"> MERGEFIELD Skill </w:instrText>
        </w:r>
        <w:r w:rsidRPr="00EE27B1">
          <w:rPr>
            <w:b/>
            <w:i/>
            <w:sz w:val="24"/>
            <w:szCs w:val="24"/>
            <w:rPrChange w:id="4233" w:author="Tre" w:date="2012-11-19T09:04:00Z">
              <w:rPr>
                <w:b/>
                <w:i/>
                <w:color w:val="0000FF"/>
                <w:u w:val="single"/>
              </w:rPr>
            </w:rPrChange>
          </w:rPr>
          <w:fldChar w:fldCharType="separate"/>
        </w:r>
        <w:r w:rsidRPr="00EE27B1">
          <w:rPr>
            <w:b/>
            <w:i/>
            <w:noProof/>
            <w:sz w:val="24"/>
            <w:szCs w:val="24"/>
            <w:rPrChange w:id="4234" w:author="Tre" w:date="2012-11-19T09:04:00Z">
              <w:rPr>
                <w:b/>
                <w:i/>
                <w:noProof/>
                <w:color w:val="0000FF"/>
                <w:u w:val="single"/>
              </w:rPr>
            </w:rPrChange>
          </w:rPr>
          <w:t>Mind Control</w:t>
        </w:r>
        <w:r w:rsidRPr="00EE27B1">
          <w:rPr>
            <w:b/>
            <w:i/>
            <w:sz w:val="24"/>
            <w:szCs w:val="24"/>
            <w:rPrChange w:id="4235" w:author="Tre" w:date="2012-11-19T09:04:00Z">
              <w:rPr>
                <w:b/>
                <w:i/>
                <w:color w:val="0000FF"/>
                <w:u w:val="single"/>
              </w:rPr>
            </w:rPrChange>
          </w:rPr>
          <w:fldChar w:fldCharType="end"/>
        </w:r>
        <w:r w:rsidRPr="00EE27B1">
          <w:rPr>
            <w:b/>
            <w:sz w:val="24"/>
            <w:szCs w:val="24"/>
            <w:rPrChange w:id="4236" w:author="Tre" w:date="2012-11-19T09:04:00Z">
              <w:rPr>
                <w:b/>
                <w:color w:val="0000FF"/>
                <w:u w:val="single"/>
              </w:rPr>
            </w:rPrChange>
          </w:rPr>
          <w:t>”</w:t>
        </w:r>
        <w:r w:rsidRPr="00EE27B1">
          <w:rPr>
            <w:sz w:val="24"/>
            <w:szCs w:val="24"/>
            <w:rPrChange w:id="4237" w:author="Tre" w:date="2012-11-19T09:04:00Z">
              <w:rPr>
                <w:color w:val="0000FF"/>
                <w:u w:val="single"/>
              </w:rPr>
            </w:rPrChange>
          </w:rPr>
          <w:t xml:space="preserve"> - [CyberZen]</w:t>
        </w:r>
      </w:ins>
    </w:p>
    <w:p w:rsidR="00E404A2" w:rsidRPr="00880A1F" w:rsidRDefault="00EE27B1" w:rsidP="00E404A2">
      <w:pPr>
        <w:pStyle w:val="MatrixSuperfluous"/>
        <w:rPr>
          <w:ins w:id="4238" w:author="Tre" w:date="2012-11-16T21:31:00Z"/>
          <w:sz w:val="24"/>
          <w:szCs w:val="24"/>
          <w:rPrChange w:id="4239" w:author="Tre" w:date="2012-11-19T09:04:00Z">
            <w:rPr>
              <w:ins w:id="4240" w:author="Tre" w:date="2012-11-16T21:31:00Z"/>
            </w:rPr>
          </w:rPrChange>
        </w:rPr>
      </w:pPr>
      <w:ins w:id="4241" w:author="Tre" w:date="2012-11-16T21:31:00Z">
        <w:r w:rsidRPr="00EE27B1">
          <w:rPr>
            <w:sz w:val="24"/>
            <w:szCs w:val="24"/>
            <w:rPrChange w:id="4242" w:author="Tre" w:date="2012-11-19T09:04:00Z">
              <w:rPr>
                <w:color w:val="0000FF"/>
                <w:u w:val="single"/>
              </w:rPr>
            </w:rPrChange>
          </w:rPr>
          <w:t>Rule Bender Feat:</w:t>
        </w:r>
        <w:r w:rsidRPr="00EE27B1">
          <w:rPr>
            <w:i/>
            <w:sz w:val="24"/>
            <w:szCs w:val="24"/>
            <w:rPrChange w:id="4243" w:author="Tre" w:date="2012-11-19T09:04:00Z">
              <w:rPr>
                <w:i/>
                <w:color w:val="0000FF"/>
                <w:u w:val="single"/>
              </w:rPr>
            </w:rPrChange>
          </w:rPr>
          <w:t xml:space="preserve"> </w:t>
        </w:r>
        <w:r w:rsidRPr="00EE27B1">
          <w:rPr>
            <w:i/>
            <w:sz w:val="24"/>
            <w:szCs w:val="24"/>
            <w:rPrChange w:id="4244" w:author="Tre" w:date="2012-11-19T09:04:00Z">
              <w:rPr>
                <w:i/>
                <w:color w:val="0000FF"/>
                <w:u w:val="single"/>
              </w:rPr>
            </w:rPrChange>
          </w:rPr>
          <w:fldChar w:fldCharType="begin"/>
        </w:r>
        <w:r w:rsidRPr="00EE27B1">
          <w:rPr>
            <w:i/>
            <w:sz w:val="24"/>
            <w:szCs w:val="24"/>
            <w:rPrChange w:id="4245" w:author="Tre" w:date="2012-11-19T09:04:00Z">
              <w:rPr>
                <w:i/>
                <w:color w:val="0000FF"/>
                <w:u w:val="single"/>
              </w:rPr>
            </w:rPrChange>
          </w:rPr>
          <w:instrText xml:space="preserve"> MERGEFIELD Rule_Bender_Description </w:instrText>
        </w:r>
        <w:r w:rsidRPr="00EE27B1">
          <w:rPr>
            <w:i/>
            <w:sz w:val="24"/>
            <w:szCs w:val="24"/>
            <w:rPrChange w:id="4246" w:author="Tre" w:date="2012-11-19T09:04:00Z">
              <w:rPr>
                <w:i/>
                <w:color w:val="0000FF"/>
                <w:u w:val="single"/>
              </w:rPr>
            </w:rPrChange>
          </w:rPr>
          <w:fldChar w:fldCharType="separate"/>
        </w:r>
        <w:r w:rsidRPr="00EE27B1">
          <w:rPr>
            <w:i/>
            <w:noProof/>
            <w:sz w:val="24"/>
            <w:szCs w:val="24"/>
            <w:rPrChange w:id="4247" w:author="Tre" w:date="2012-11-19T09:04:00Z">
              <w:rPr>
                <w:i/>
                <w:noProof/>
                <w:color w:val="0000FF"/>
                <w:u w:val="single"/>
              </w:rPr>
            </w:rPrChange>
          </w:rPr>
          <w:t>Character can plant small one word suggestions or ideas into a RSI’s mind. Upon a successful roll the bluepill RSI will carry out that suggestion until its completion. The character can leave the Matrix and that character will attempt to complete the suggestion. The RSI will only follow suggestions that don’t hurt them. The person cannot be controlled to kill themselves or jump in front of an oncoming bus.</w:t>
        </w:r>
        <w:r w:rsidRPr="00EE27B1">
          <w:rPr>
            <w:i/>
            <w:sz w:val="24"/>
            <w:szCs w:val="24"/>
            <w:rPrChange w:id="4248" w:author="Tre" w:date="2012-11-19T09:04:00Z">
              <w:rPr>
                <w:i/>
                <w:color w:val="0000FF"/>
                <w:u w:val="single"/>
              </w:rPr>
            </w:rPrChange>
          </w:rPr>
          <w:fldChar w:fldCharType="end"/>
        </w:r>
      </w:ins>
    </w:p>
    <w:p w:rsidR="00E404A2" w:rsidRPr="00880A1F" w:rsidRDefault="00EE27B1" w:rsidP="00E404A2">
      <w:pPr>
        <w:pStyle w:val="MatrixSuperfluous"/>
        <w:rPr>
          <w:ins w:id="4249" w:author="Tre" w:date="2012-11-16T21:31:00Z"/>
          <w:sz w:val="24"/>
          <w:szCs w:val="24"/>
          <w:rPrChange w:id="4250" w:author="Tre" w:date="2012-11-19T09:04:00Z">
            <w:rPr>
              <w:ins w:id="4251" w:author="Tre" w:date="2012-11-16T21:31:00Z"/>
            </w:rPr>
          </w:rPrChange>
        </w:rPr>
      </w:pPr>
      <w:ins w:id="4252" w:author="Tre" w:date="2012-11-16T21:31:00Z">
        <w:r w:rsidRPr="00EE27B1">
          <w:rPr>
            <w:sz w:val="24"/>
            <w:szCs w:val="24"/>
            <w:rPrChange w:id="4253" w:author="Tre" w:date="2012-11-19T09:04:00Z">
              <w:rPr>
                <w:color w:val="0000FF"/>
                <w:u w:val="single"/>
              </w:rPr>
            </w:rPrChange>
          </w:rPr>
          <w:lastRenderedPageBreak/>
          <w:t xml:space="preserve">Rule Breaker Feat: </w:t>
        </w:r>
        <w:r w:rsidRPr="00EE27B1">
          <w:rPr>
            <w:i/>
            <w:sz w:val="24"/>
            <w:szCs w:val="24"/>
            <w:rPrChange w:id="4254" w:author="Tre" w:date="2012-11-19T09:04:00Z">
              <w:rPr>
                <w:i/>
                <w:color w:val="0000FF"/>
                <w:u w:val="single"/>
              </w:rPr>
            </w:rPrChange>
          </w:rPr>
          <w:fldChar w:fldCharType="begin"/>
        </w:r>
        <w:r w:rsidRPr="00EE27B1">
          <w:rPr>
            <w:i/>
            <w:sz w:val="24"/>
            <w:szCs w:val="24"/>
            <w:rPrChange w:id="4255" w:author="Tre" w:date="2012-11-19T09:04:00Z">
              <w:rPr>
                <w:i/>
                <w:color w:val="0000FF"/>
                <w:u w:val="single"/>
              </w:rPr>
            </w:rPrChange>
          </w:rPr>
          <w:instrText xml:space="preserve"> MERGEFIELD Rule_Breaker_Description </w:instrText>
        </w:r>
        <w:r w:rsidRPr="00EE27B1">
          <w:rPr>
            <w:i/>
            <w:sz w:val="24"/>
            <w:szCs w:val="24"/>
            <w:rPrChange w:id="4256" w:author="Tre" w:date="2012-11-19T09:04:00Z">
              <w:rPr>
                <w:i/>
                <w:color w:val="0000FF"/>
                <w:u w:val="single"/>
              </w:rPr>
            </w:rPrChange>
          </w:rPr>
          <w:fldChar w:fldCharType="separate"/>
        </w:r>
        <w:r w:rsidRPr="00EE27B1">
          <w:rPr>
            <w:i/>
            <w:noProof/>
            <w:sz w:val="24"/>
            <w:szCs w:val="24"/>
            <w:rPrChange w:id="4257" w:author="Tre" w:date="2012-11-19T09:04:00Z">
              <w:rPr>
                <w:i/>
                <w:noProof/>
                <w:color w:val="0000FF"/>
                <w:u w:val="single"/>
              </w:rPr>
            </w:rPrChange>
          </w:rPr>
          <w:t>The character can possess bluepill RSIs. The character has a psychic link with the RSI and can tell them to do what they want. They don’t see what the possessed RSI sees but they know what they know. The character also has the ability to manipulate memories.</w:t>
        </w:r>
        <w:r w:rsidRPr="00EE27B1">
          <w:rPr>
            <w:i/>
            <w:sz w:val="24"/>
            <w:szCs w:val="24"/>
            <w:rPrChange w:id="4258" w:author="Tre" w:date="2012-11-19T09:04:00Z">
              <w:rPr>
                <w:i/>
                <w:color w:val="0000FF"/>
                <w:u w:val="single"/>
              </w:rPr>
            </w:rPrChange>
          </w:rPr>
          <w:fldChar w:fldCharType="end"/>
        </w:r>
        <w:r w:rsidRPr="00EE27B1">
          <w:rPr>
            <w:sz w:val="24"/>
            <w:szCs w:val="24"/>
            <w:rPrChange w:id="4259" w:author="Tre" w:date="2012-11-19T09:04:00Z">
              <w:rPr>
                <w:color w:val="0000FF"/>
                <w:u w:val="single"/>
              </w:rPr>
            </w:rPrChange>
          </w:rPr>
          <w:fldChar w:fldCharType="begin"/>
        </w:r>
        <w:r w:rsidRPr="00EE27B1">
          <w:rPr>
            <w:sz w:val="24"/>
            <w:szCs w:val="24"/>
            <w:rPrChange w:id="4260" w:author="Tre" w:date="2012-11-19T09:04:00Z">
              <w:rPr>
                <w:color w:val="0000FF"/>
                <w:u w:val="single"/>
              </w:rPr>
            </w:rPrChange>
          </w:rPr>
          <w:instrText xml:space="preserve"> NEXT  \* MERGEFORMAT </w:instrText>
        </w:r>
        <w:r w:rsidRPr="00EE27B1">
          <w:rPr>
            <w:sz w:val="24"/>
            <w:szCs w:val="24"/>
            <w:rPrChange w:id="4261" w:author="Tre" w:date="2012-11-19T09:04:00Z">
              <w:rPr>
                <w:color w:val="0000FF"/>
                <w:u w:val="single"/>
              </w:rPr>
            </w:rPrChange>
          </w:rPr>
          <w:fldChar w:fldCharType="end"/>
        </w:r>
      </w:ins>
    </w:p>
    <w:p w:rsidR="00E404A2" w:rsidRPr="00880A1F" w:rsidRDefault="00E404A2" w:rsidP="00E404A2">
      <w:pPr>
        <w:pStyle w:val="MatrixSuperfluous"/>
        <w:rPr>
          <w:ins w:id="4262" w:author="Tre" w:date="2012-11-16T21:31:00Z"/>
          <w:sz w:val="24"/>
          <w:szCs w:val="24"/>
          <w:rPrChange w:id="4263" w:author="Tre" w:date="2012-11-19T09:04:00Z">
            <w:rPr>
              <w:ins w:id="4264" w:author="Tre" w:date="2012-11-16T21:31:00Z"/>
            </w:rPr>
          </w:rPrChange>
        </w:rPr>
      </w:pPr>
    </w:p>
    <w:p w:rsidR="00E404A2" w:rsidRPr="00880A1F" w:rsidRDefault="00EE27B1" w:rsidP="00E404A2">
      <w:pPr>
        <w:pStyle w:val="MatrixSuperfluous"/>
        <w:rPr>
          <w:ins w:id="4265" w:author="Tre" w:date="2012-11-16T21:31:00Z"/>
          <w:sz w:val="24"/>
          <w:szCs w:val="24"/>
          <w:rPrChange w:id="4266" w:author="Tre" w:date="2012-11-19T09:04:00Z">
            <w:rPr>
              <w:ins w:id="4267" w:author="Tre" w:date="2012-11-16T21:31:00Z"/>
            </w:rPr>
          </w:rPrChange>
        </w:rPr>
      </w:pPr>
      <w:ins w:id="4268" w:author="Tre" w:date="2012-11-16T21:31:00Z">
        <w:r w:rsidRPr="00EE27B1">
          <w:rPr>
            <w:b/>
            <w:sz w:val="24"/>
            <w:szCs w:val="24"/>
            <w:rPrChange w:id="4269" w:author="Tre" w:date="2012-11-19T09:04:00Z">
              <w:rPr>
                <w:b/>
                <w:color w:val="0000FF"/>
                <w:u w:val="single"/>
              </w:rPr>
            </w:rPrChange>
          </w:rPr>
          <w:t>Matrix Feat</w:t>
        </w:r>
        <w:r w:rsidRPr="00EE27B1">
          <w:rPr>
            <w:sz w:val="24"/>
            <w:szCs w:val="24"/>
            <w:rPrChange w:id="4270" w:author="Tre" w:date="2012-11-19T09:04:00Z">
              <w:rPr>
                <w:color w:val="0000FF"/>
                <w:u w:val="single"/>
              </w:rPr>
            </w:rPrChange>
          </w:rPr>
          <w:t xml:space="preserve"> </w:t>
        </w:r>
        <w:r w:rsidRPr="00EE27B1">
          <w:rPr>
            <w:b/>
            <w:sz w:val="24"/>
            <w:szCs w:val="24"/>
            <w:rPrChange w:id="4271" w:author="Tre" w:date="2012-11-19T09:04:00Z">
              <w:rPr>
                <w:b/>
                <w:color w:val="0000FF"/>
                <w:u w:val="single"/>
              </w:rPr>
            </w:rPrChange>
          </w:rPr>
          <w:t>“</w:t>
        </w:r>
        <w:r w:rsidRPr="00EE27B1">
          <w:rPr>
            <w:b/>
            <w:i/>
            <w:sz w:val="24"/>
            <w:szCs w:val="24"/>
            <w:rPrChange w:id="4272" w:author="Tre" w:date="2012-11-19T09:04:00Z">
              <w:rPr>
                <w:b/>
                <w:i/>
                <w:color w:val="0000FF"/>
                <w:u w:val="single"/>
              </w:rPr>
            </w:rPrChange>
          </w:rPr>
          <w:fldChar w:fldCharType="begin"/>
        </w:r>
        <w:r w:rsidRPr="00EE27B1">
          <w:rPr>
            <w:b/>
            <w:i/>
            <w:sz w:val="24"/>
            <w:szCs w:val="24"/>
            <w:rPrChange w:id="4273" w:author="Tre" w:date="2012-11-19T09:04:00Z">
              <w:rPr>
                <w:b/>
                <w:i/>
                <w:color w:val="0000FF"/>
                <w:u w:val="single"/>
              </w:rPr>
            </w:rPrChange>
          </w:rPr>
          <w:instrText xml:space="preserve"> MERGEFIELD Skill </w:instrText>
        </w:r>
        <w:r w:rsidRPr="00EE27B1">
          <w:rPr>
            <w:b/>
            <w:i/>
            <w:sz w:val="24"/>
            <w:szCs w:val="24"/>
            <w:rPrChange w:id="4274" w:author="Tre" w:date="2012-11-19T09:04:00Z">
              <w:rPr>
                <w:b/>
                <w:i/>
                <w:color w:val="0000FF"/>
                <w:u w:val="single"/>
              </w:rPr>
            </w:rPrChange>
          </w:rPr>
          <w:fldChar w:fldCharType="separate"/>
        </w:r>
        <w:r w:rsidRPr="00EE27B1">
          <w:rPr>
            <w:b/>
            <w:i/>
            <w:noProof/>
            <w:sz w:val="24"/>
            <w:szCs w:val="24"/>
            <w:rPrChange w:id="4275" w:author="Tre" w:date="2012-11-19T09:04:00Z">
              <w:rPr>
                <w:b/>
                <w:i/>
                <w:noProof/>
                <w:color w:val="0000FF"/>
                <w:u w:val="single"/>
              </w:rPr>
            </w:rPrChange>
          </w:rPr>
          <w:t>Negate Matrix Feats</w:t>
        </w:r>
        <w:r w:rsidRPr="00EE27B1">
          <w:rPr>
            <w:b/>
            <w:i/>
            <w:sz w:val="24"/>
            <w:szCs w:val="24"/>
            <w:rPrChange w:id="4276" w:author="Tre" w:date="2012-11-19T09:04:00Z">
              <w:rPr>
                <w:b/>
                <w:i/>
                <w:color w:val="0000FF"/>
                <w:u w:val="single"/>
              </w:rPr>
            </w:rPrChange>
          </w:rPr>
          <w:fldChar w:fldCharType="end"/>
        </w:r>
        <w:r w:rsidRPr="00EE27B1">
          <w:rPr>
            <w:b/>
            <w:sz w:val="24"/>
            <w:szCs w:val="24"/>
            <w:rPrChange w:id="4277" w:author="Tre" w:date="2012-11-19T09:04:00Z">
              <w:rPr>
                <w:b/>
                <w:color w:val="0000FF"/>
                <w:u w:val="single"/>
              </w:rPr>
            </w:rPrChange>
          </w:rPr>
          <w:t>”</w:t>
        </w:r>
        <w:r w:rsidRPr="00EE27B1">
          <w:rPr>
            <w:sz w:val="24"/>
            <w:szCs w:val="24"/>
            <w:rPrChange w:id="4278" w:author="Tre" w:date="2012-11-19T09:04:00Z">
              <w:rPr>
                <w:color w:val="0000FF"/>
                <w:u w:val="single"/>
              </w:rPr>
            </w:rPrChange>
          </w:rPr>
          <w:t xml:space="preserve"> - [CyberZen]</w:t>
        </w:r>
      </w:ins>
    </w:p>
    <w:p w:rsidR="00E404A2" w:rsidRPr="00880A1F" w:rsidRDefault="00EE27B1" w:rsidP="00E404A2">
      <w:pPr>
        <w:pStyle w:val="MatrixSuperfluous"/>
        <w:rPr>
          <w:ins w:id="4279" w:author="Tre" w:date="2012-11-16T21:31:00Z"/>
          <w:sz w:val="24"/>
          <w:szCs w:val="24"/>
          <w:rPrChange w:id="4280" w:author="Tre" w:date="2012-11-19T09:04:00Z">
            <w:rPr>
              <w:ins w:id="4281" w:author="Tre" w:date="2012-11-16T21:31:00Z"/>
            </w:rPr>
          </w:rPrChange>
        </w:rPr>
      </w:pPr>
      <w:ins w:id="4282" w:author="Tre" w:date="2012-11-16T21:31:00Z">
        <w:r w:rsidRPr="00EE27B1">
          <w:rPr>
            <w:sz w:val="24"/>
            <w:szCs w:val="24"/>
            <w:rPrChange w:id="4283" w:author="Tre" w:date="2012-11-19T09:04:00Z">
              <w:rPr>
                <w:color w:val="0000FF"/>
                <w:u w:val="single"/>
              </w:rPr>
            </w:rPrChange>
          </w:rPr>
          <w:t>Rule Bender Feat:</w:t>
        </w:r>
        <w:r w:rsidRPr="00EE27B1">
          <w:rPr>
            <w:i/>
            <w:sz w:val="24"/>
            <w:szCs w:val="24"/>
            <w:rPrChange w:id="4284" w:author="Tre" w:date="2012-11-19T09:04:00Z">
              <w:rPr>
                <w:i/>
                <w:color w:val="0000FF"/>
                <w:u w:val="single"/>
              </w:rPr>
            </w:rPrChange>
          </w:rPr>
          <w:t xml:space="preserve"> </w:t>
        </w:r>
        <w:r w:rsidRPr="00EE27B1">
          <w:rPr>
            <w:i/>
            <w:sz w:val="24"/>
            <w:szCs w:val="24"/>
            <w:rPrChange w:id="4285" w:author="Tre" w:date="2012-11-19T09:04:00Z">
              <w:rPr>
                <w:i/>
                <w:color w:val="0000FF"/>
                <w:u w:val="single"/>
              </w:rPr>
            </w:rPrChange>
          </w:rPr>
          <w:fldChar w:fldCharType="begin"/>
        </w:r>
        <w:r w:rsidRPr="00EE27B1">
          <w:rPr>
            <w:i/>
            <w:sz w:val="24"/>
            <w:szCs w:val="24"/>
            <w:rPrChange w:id="4286" w:author="Tre" w:date="2012-11-19T09:04:00Z">
              <w:rPr>
                <w:i/>
                <w:color w:val="0000FF"/>
                <w:u w:val="single"/>
              </w:rPr>
            </w:rPrChange>
          </w:rPr>
          <w:instrText xml:space="preserve"> MERGEFIELD Rule_Bender_Description </w:instrText>
        </w:r>
        <w:r w:rsidRPr="00EE27B1">
          <w:rPr>
            <w:i/>
            <w:sz w:val="24"/>
            <w:szCs w:val="24"/>
            <w:rPrChange w:id="4287" w:author="Tre" w:date="2012-11-19T09:04:00Z">
              <w:rPr>
                <w:i/>
                <w:color w:val="0000FF"/>
                <w:u w:val="single"/>
              </w:rPr>
            </w:rPrChange>
          </w:rPr>
          <w:fldChar w:fldCharType="separate"/>
        </w:r>
        <w:r w:rsidRPr="00EE27B1">
          <w:rPr>
            <w:i/>
            <w:noProof/>
            <w:sz w:val="24"/>
            <w:szCs w:val="24"/>
            <w:rPrChange w:id="4288" w:author="Tre" w:date="2012-11-19T09:04:00Z">
              <w:rPr>
                <w:i/>
                <w:noProof/>
                <w:color w:val="0000FF"/>
                <w:u w:val="single"/>
              </w:rPr>
            </w:rPrChange>
          </w:rPr>
          <w:t>Character can temporarily negate the Matrix Feat ability and effects of other RSI’s or programs.</w:t>
        </w:r>
        <w:r w:rsidRPr="00EE27B1">
          <w:rPr>
            <w:i/>
            <w:sz w:val="24"/>
            <w:szCs w:val="24"/>
            <w:rPrChange w:id="4289" w:author="Tre" w:date="2012-11-19T09:04:00Z">
              <w:rPr>
                <w:i/>
                <w:color w:val="0000FF"/>
                <w:u w:val="single"/>
              </w:rPr>
            </w:rPrChange>
          </w:rPr>
          <w:fldChar w:fldCharType="end"/>
        </w:r>
      </w:ins>
    </w:p>
    <w:p w:rsidR="00E404A2" w:rsidRPr="00880A1F" w:rsidRDefault="00EE27B1" w:rsidP="00E404A2">
      <w:pPr>
        <w:pStyle w:val="MatrixSuperfluous"/>
        <w:rPr>
          <w:ins w:id="4290" w:author="Tre" w:date="2012-11-16T21:31:00Z"/>
          <w:sz w:val="24"/>
          <w:szCs w:val="24"/>
          <w:rPrChange w:id="4291" w:author="Tre" w:date="2012-11-19T09:04:00Z">
            <w:rPr>
              <w:ins w:id="4292" w:author="Tre" w:date="2012-11-16T21:31:00Z"/>
            </w:rPr>
          </w:rPrChange>
        </w:rPr>
      </w:pPr>
      <w:ins w:id="4293" w:author="Tre" w:date="2012-11-16T21:31:00Z">
        <w:r w:rsidRPr="00EE27B1">
          <w:rPr>
            <w:sz w:val="24"/>
            <w:szCs w:val="24"/>
            <w:rPrChange w:id="4294" w:author="Tre" w:date="2012-11-19T09:04:00Z">
              <w:rPr>
                <w:color w:val="0000FF"/>
                <w:u w:val="single"/>
              </w:rPr>
            </w:rPrChange>
          </w:rPr>
          <w:t xml:space="preserve">Rule Breaker Feat: </w:t>
        </w:r>
        <w:r w:rsidRPr="00EE27B1">
          <w:rPr>
            <w:i/>
            <w:sz w:val="24"/>
            <w:szCs w:val="24"/>
            <w:rPrChange w:id="4295" w:author="Tre" w:date="2012-11-19T09:04:00Z">
              <w:rPr>
                <w:i/>
                <w:color w:val="0000FF"/>
                <w:u w:val="single"/>
              </w:rPr>
            </w:rPrChange>
          </w:rPr>
          <w:fldChar w:fldCharType="begin"/>
        </w:r>
        <w:r w:rsidRPr="00EE27B1">
          <w:rPr>
            <w:i/>
            <w:sz w:val="24"/>
            <w:szCs w:val="24"/>
            <w:rPrChange w:id="4296" w:author="Tre" w:date="2012-11-19T09:04:00Z">
              <w:rPr>
                <w:i/>
                <w:color w:val="0000FF"/>
                <w:u w:val="single"/>
              </w:rPr>
            </w:rPrChange>
          </w:rPr>
          <w:instrText xml:space="preserve"> MERGEFIELD Rule_Breaker_Description </w:instrText>
        </w:r>
        <w:r w:rsidRPr="00EE27B1">
          <w:rPr>
            <w:i/>
            <w:sz w:val="24"/>
            <w:szCs w:val="24"/>
            <w:rPrChange w:id="4297" w:author="Tre" w:date="2012-11-19T09:04:00Z">
              <w:rPr>
                <w:i/>
                <w:color w:val="0000FF"/>
                <w:u w:val="single"/>
              </w:rPr>
            </w:rPrChange>
          </w:rPr>
          <w:fldChar w:fldCharType="separate"/>
        </w:r>
        <w:r w:rsidRPr="00EE27B1">
          <w:rPr>
            <w:i/>
            <w:noProof/>
            <w:sz w:val="24"/>
            <w:szCs w:val="24"/>
            <w:rPrChange w:id="4298" w:author="Tre" w:date="2012-11-19T09:04:00Z">
              <w:rPr>
                <w:i/>
                <w:noProof/>
                <w:color w:val="0000FF"/>
                <w:u w:val="single"/>
              </w:rPr>
            </w:rPrChange>
          </w:rPr>
          <w:t>The character can permanently negate the Matrix Feat ability and effects of other RSI’s or programs.</w:t>
        </w:r>
        <w:r w:rsidRPr="00EE27B1">
          <w:rPr>
            <w:i/>
            <w:sz w:val="24"/>
            <w:szCs w:val="24"/>
            <w:rPrChange w:id="4299" w:author="Tre" w:date="2012-11-19T09:04:00Z">
              <w:rPr>
                <w:i/>
                <w:color w:val="0000FF"/>
                <w:u w:val="single"/>
              </w:rPr>
            </w:rPrChange>
          </w:rPr>
          <w:fldChar w:fldCharType="end"/>
        </w:r>
        <w:r w:rsidRPr="00EE27B1">
          <w:rPr>
            <w:sz w:val="24"/>
            <w:szCs w:val="24"/>
            <w:rPrChange w:id="4300" w:author="Tre" w:date="2012-11-19T09:04:00Z">
              <w:rPr>
                <w:color w:val="0000FF"/>
                <w:u w:val="single"/>
              </w:rPr>
            </w:rPrChange>
          </w:rPr>
          <w:fldChar w:fldCharType="begin"/>
        </w:r>
        <w:r w:rsidRPr="00EE27B1">
          <w:rPr>
            <w:sz w:val="24"/>
            <w:szCs w:val="24"/>
            <w:rPrChange w:id="4301" w:author="Tre" w:date="2012-11-19T09:04:00Z">
              <w:rPr>
                <w:color w:val="0000FF"/>
                <w:u w:val="single"/>
              </w:rPr>
            </w:rPrChange>
          </w:rPr>
          <w:instrText xml:space="preserve"> NEXT  \* MERGEFORMAT </w:instrText>
        </w:r>
        <w:r w:rsidRPr="00EE27B1">
          <w:rPr>
            <w:sz w:val="24"/>
            <w:szCs w:val="24"/>
            <w:rPrChange w:id="4302" w:author="Tre" w:date="2012-11-19T09:04:00Z">
              <w:rPr>
                <w:color w:val="0000FF"/>
                <w:u w:val="single"/>
              </w:rPr>
            </w:rPrChange>
          </w:rPr>
          <w:fldChar w:fldCharType="end"/>
        </w:r>
      </w:ins>
    </w:p>
    <w:p w:rsidR="00E404A2" w:rsidRPr="00880A1F" w:rsidRDefault="00E404A2" w:rsidP="00E404A2">
      <w:pPr>
        <w:pStyle w:val="MatrixSuperfluous"/>
        <w:rPr>
          <w:ins w:id="4303" w:author="Tre" w:date="2012-11-16T21:31:00Z"/>
          <w:sz w:val="24"/>
          <w:szCs w:val="24"/>
          <w:rPrChange w:id="4304" w:author="Tre" w:date="2012-11-19T09:04:00Z">
            <w:rPr>
              <w:ins w:id="4305" w:author="Tre" w:date="2012-11-16T21:31:00Z"/>
            </w:rPr>
          </w:rPrChange>
        </w:rPr>
      </w:pPr>
    </w:p>
    <w:p w:rsidR="00E404A2" w:rsidRPr="00880A1F" w:rsidRDefault="00EE27B1" w:rsidP="00E404A2">
      <w:pPr>
        <w:pStyle w:val="MatrixSuperfluous"/>
        <w:rPr>
          <w:ins w:id="4306" w:author="Tre" w:date="2012-11-16T21:31:00Z"/>
          <w:sz w:val="24"/>
          <w:szCs w:val="24"/>
          <w:rPrChange w:id="4307" w:author="Tre" w:date="2012-11-19T09:04:00Z">
            <w:rPr>
              <w:ins w:id="4308" w:author="Tre" w:date="2012-11-16T21:31:00Z"/>
            </w:rPr>
          </w:rPrChange>
        </w:rPr>
      </w:pPr>
      <w:ins w:id="4309" w:author="Tre" w:date="2012-11-16T21:31:00Z">
        <w:r w:rsidRPr="00EE27B1">
          <w:rPr>
            <w:b/>
            <w:sz w:val="24"/>
            <w:szCs w:val="24"/>
            <w:rPrChange w:id="4310" w:author="Tre" w:date="2012-11-19T09:04:00Z">
              <w:rPr>
                <w:b/>
                <w:color w:val="0000FF"/>
                <w:u w:val="single"/>
              </w:rPr>
            </w:rPrChange>
          </w:rPr>
          <w:t>Matrix Feat</w:t>
        </w:r>
        <w:r w:rsidRPr="00EE27B1">
          <w:rPr>
            <w:sz w:val="24"/>
            <w:szCs w:val="24"/>
            <w:rPrChange w:id="4311" w:author="Tre" w:date="2012-11-19T09:04:00Z">
              <w:rPr>
                <w:color w:val="0000FF"/>
                <w:u w:val="single"/>
              </w:rPr>
            </w:rPrChange>
          </w:rPr>
          <w:t xml:space="preserve"> </w:t>
        </w:r>
        <w:r w:rsidRPr="00EE27B1">
          <w:rPr>
            <w:b/>
            <w:sz w:val="24"/>
            <w:szCs w:val="24"/>
            <w:rPrChange w:id="4312" w:author="Tre" w:date="2012-11-19T09:04:00Z">
              <w:rPr>
                <w:b/>
                <w:color w:val="0000FF"/>
                <w:u w:val="single"/>
              </w:rPr>
            </w:rPrChange>
          </w:rPr>
          <w:t>“</w:t>
        </w:r>
        <w:r w:rsidRPr="00EE27B1">
          <w:rPr>
            <w:b/>
            <w:i/>
            <w:sz w:val="24"/>
            <w:szCs w:val="24"/>
            <w:rPrChange w:id="4313" w:author="Tre" w:date="2012-11-19T09:04:00Z">
              <w:rPr>
                <w:b/>
                <w:i/>
                <w:color w:val="0000FF"/>
                <w:u w:val="single"/>
              </w:rPr>
            </w:rPrChange>
          </w:rPr>
          <w:fldChar w:fldCharType="begin"/>
        </w:r>
        <w:r w:rsidRPr="00EE27B1">
          <w:rPr>
            <w:b/>
            <w:i/>
            <w:sz w:val="24"/>
            <w:szCs w:val="24"/>
            <w:rPrChange w:id="4314" w:author="Tre" w:date="2012-11-19T09:04:00Z">
              <w:rPr>
                <w:b/>
                <w:i/>
                <w:color w:val="0000FF"/>
                <w:u w:val="single"/>
              </w:rPr>
            </w:rPrChange>
          </w:rPr>
          <w:instrText xml:space="preserve"> MERGEFIELD Skill </w:instrText>
        </w:r>
        <w:r w:rsidRPr="00EE27B1">
          <w:rPr>
            <w:b/>
            <w:i/>
            <w:sz w:val="24"/>
            <w:szCs w:val="24"/>
            <w:rPrChange w:id="4315" w:author="Tre" w:date="2012-11-19T09:04:00Z">
              <w:rPr>
                <w:b/>
                <w:i/>
                <w:color w:val="0000FF"/>
                <w:u w:val="single"/>
              </w:rPr>
            </w:rPrChange>
          </w:rPr>
          <w:fldChar w:fldCharType="separate"/>
        </w:r>
        <w:r w:rsidRPr="00EE27B1">
          <w:rPr>
            <w:b/>
            <w:i/>
            <w:noProof/>
            <w:sz w:val="24"/>
            <w:szCs w:val="24"/>
            <w:rPrChange w:id="4316" w:author="Tre" w:date="2012-11-19T09:04:00Z">
              <w:rPr>
                <w:b/>
                <w:i/>
                <w:noProof/>
                <w:color w:val="0000FF"/>
                <w:u w:val="single"/>
              </w:rPr>
            </w:rPrChange>
          </w:rPr>
          <w:t>Night Vision</w:t>
        </w:r>
        <w:r w:rsidRPr="00EE27B1">
          <w:rPr>
            <w:b/>
            <w:i/>
            <w:sz w:val="24"/>
            <w:szCs w:val="24"/>
            <w:rPrChange w:id="4317" w:author="Tre" w:date="2012-11-19T09:04:00Z">
              <w:rPr>
                <w:b/>
                <w:i/>
                <w:color w:val="0000FF"/>
                <w:u w:val="single"/>
              </w:rPr>
            </w:rPrChange>
          </w:rPr>
          <w:fldChar w:fldCharType="end"/>
        </w:r>
        <w:r w:rsidRPr="00EE27B1">
          <w:rPr>
            <w:b/>
            <w:sz w:val="24"/>
            <w:szCs w:val="24"/>
            <w:rPrChange w:id="4318" w:author="Tre" w:date="2012-11-19T09:04:00Z">
              <w:rPr>
                <w:b/>
                <w:color w:val="0000FF"/>
                <w:u w:val="single"/>
              </w:rPr>
            </w:rPrChange>
          </w:rPr>
          <w:t>”</w:t>
        </w:r>
        <w:r w:rsidRPr="00EE27B1">
          <w:rPr>
            <w:sz w:val="24"/>
            <w:szCs w:val="24"/>
            <w:rPrChange w:id="4319" w:author="Tre" w:date="2012-11-19T09:04:00Z">
              <w:rPr>
                <w:color w:val="0000FF"/>
                <w:u w:val="single"/>
              </w:rPr>
            </w:rPrChange>
          </w:rPr>
          <w:t xml:space="preserve"> - [CyberZen]</w:t>
        </w:r>
      </w:ins>
    </w:p>
    <w:p w:rsidR="00E404A2" w:rsidRPr="00880A1F" w:rsidRDefault="00EE27B1" w:rsidP="00E404A2">
      <w:pPr>
        <w:pStyle w:val="MatrixSuperfluous"/>
        <w:rPr>
          <w:ins w:id="4320" w:author="Tre" w:date="2012-11-16T21:31:00Z"/>
          <w:sz w:val="24"/>
          <w:szCs w:val="24"/>
          <w:rPrChange w:id="4321" w:author="Tre" w:date="2012-11-19T09:04:00Z">
            <w:rPr>
              <w:ins w:id="4322" w:author="Tre" w:date="2012-11-16T21:31:00Z"/>
            </w:rPr>
          </w:rPrChange>
        </w:rPr>
      </w:pPr>
      <w:ins w:id="4323" w:author="Tre" w:date="2012-11-16T21:31:00Z">
        <w:r w:rsidRPr="00EE27B1">
          <w:rPr>
            <w:sz w:val="24"/>
            <w:szCs w:val="24"/>
            <w:rPrChange w:id="4324" w:author="Tre" w:date="2012-11-19T09:04:00Z">
              <w:rPr>
                <w:color w:val="0000FF"/>
                <w:u w:val="single"/>
              </w:rPr>
            </w:rPrChange>
          </w:rPr>
          <w:t>Rule Bender Feat:</w:t>
        </w:r>
        <w:r w:rsidRPr="00EE27B1">
          <w:rPr>
            <w:i/>
            <w:sz w:val="24"/>
            <w:szCs w:val="24"/>
            <w:rPrChange w:id="4325" w:author="Tre" w:date="2012-11-19T09:04:00Z">
              <w:rPr>
                <w:i/>
                <w:color w:val="0000FF"/>
                <w:u w:val="single"/>
              </w:rPr>
            </w:rPrChange>
          </w:rPr>
          <w:t xml:space="preserve"> </w:t>
        </w:r>
        <w:r w:rsidRPr="00EE27B1">
          <w:rPr>
            <w:i/>
            <w:sz w:val="24"/>
            <w:szCs w:val="24"/>
            <w:rPrChange w:id="4326" w:author="Tre" w:date="2012-11-19T09:04:00Z">
              <w:rPr>
                <w:i/>
                <w:color w:val="0000FF"/>
                <w:u w:val="single"/>
              </w:rPr>
            </w:rPrChange>
          </w:rPr>
          <w:fldChar w:fldCharType="begin"/>
        </w:r>
        <w:r w:rsidRPr="00EE27B1">
          <w:rPr>
            <w:i/>
            <w:sz w:val="24"/>
            <w:szCs w:val="24"/>
            <w:rPrChange w:id="4327" w:author="Tre" w:date="2012-11-19T09:04:00Z">
              <w:rPr>
                <w:i/>
                <w:color w:val="0000FF"/>
                <w:u w:val="single"/>
              </w:rPr>
            </w:rPrChange>
          </w:rPr>
          <w:instrText xml:space="preserve"> MERGEFIELD Rule_Bender_Description </w:instrText>
        </w:r>
        <w:r w:rsidRPr="00EE27B1">
          <w:rPr>
            <w:i/>
            <w:sz w:val="24"/>
            <w:szCs w:val="24"/>
            <w:rPrChange w:id="4328" w:author="Tre" w:date="2012-11-19T09:04:00Z">
              <w:rPr>
                <w:i/>
                <w:color w:val="0000FF"/>
                <w:u w:val="single"/>
              </w:rPr>
            </w:rPrChange>
          </w:rPr>
          <w:fldChar w:fldCharType="separate"/>
        </w:r>
        <w:r w:rsidRPr="00EE27B1">
          <w:rPr>
            <w:i/>
            <w:noProof/>
            <w:sz w:val="24"/>
            <w:szCs w:val="24"/>
            <w:rPrChange w:id="4329" w:author="Tre" w:date="2012-11-19T09:04:00Z">
              <w:rPr>
                <w:i/>
                <w:noProof/>
                <w:color w:val="0000FF"/>
                <w:u w:val="single"/>
              </w:rPr>
            </w:rPrChange>
          </w:rPr>
          <w:t>Characters determine how night vision works for them. Either they use Sonar, low light, or heat (infra-red).</w:t>
        </w:r>
        <w:r w:rsidRPr="00EE27B1">
          <w:rPr>
            <w:i/>
            <w:sz w:val="24"/>
            <w:szCs w:val="24"/>
            <w:rPrChange w:id="4330" w:author="Tre" w:date="2012-11-19T09:04:00Z">
              <w:rPr>
                <w:i/>
                <w:color w:val="0000FF"/>
                <w:u w:val="single"/>
              </w:rPr>
            </w:rPrChange>
          </w:rPr>
          <w:fldChar w:fldCharType="end"/>
        </w:r>
      </w:ins>
    </w:p>
    <w:p w:rsidR="00E404A2" w:rsidRPr="00880A1F" w:rsidRDefault="00EE27B1" w:rsidP="00E404A2">
      <w:pPr>
        <w:pStyle w:val="MatrixSuperfluous"/>
        <w:rPr>
          <w:ins w:id="4331" w:author="Tre" w:date="2012-11-16T21:31:00Z"/>
          <w:sz w:val="24"/>
          <w:szCs w:val="24"/>
          <w:rPrChange w:id="4332" w:author="Tre" w:date="2012-11-19T09:04:00Z">
            <w:rPr>
              <w:ins w:id="4333" w:author="Tre" w:date="2012-11-16T21:31:00Z"/>
            </w:rPr>
          </w:rPrChange>
        </w:rPr>
      </w:pPr>
      <w:ins w:id="4334" w:author="Tre" w:date="2012-11-16T21:31:00Z">
        <w:r w:rsidRPr="00EE27B1">
          <w:rPr>
            <w:sz w:val="24"/>
            <w:szCs w:val="24"/>
            <w:rPrChange w:id="4335" w:author="Tre" w:date="2012-11-19T09:04:00Z">
              <w:rPr>
                <w:color w:val="0000FF"/>
                <w:u w:val="single"/>
              </w:rPr>
            </w:rPrChange>
          </w:rPr>
          <w:t xml:space="preserve">Rule Breaker Feat: </w:t>
        </w:r>
        <w:r w:rsidRPr="00EE27B1">
          <w:rPr>
            <w:i/>
            <w:sz w:val="24"/>
            <w:szCs w:val="24"/>
            <w:rPrChange w:id="4336" w:author="Tre" w:date="2012-11-19T09:04:00Z">
              <w:rPr>
                <w:i/>
                <w:color w:val="0000FF"/>
                <w:u w:val="single"/>
              </w:rPr>
            </w:rPrChange>
          </w:rPr>
          <w:fldChar w:fldCharType="begin"/>
        </w:r>
        <w:r w:rsidRPr="00EE27B1">
          <w:rPr>
            <w:i/>
            <w:sz w:val="24"/>
            <w:szCs w:val="24"/>
            <w:rPrChange w:id="4337" w:author="Tre" w:date="2012-11-19T09:04:00Z">
              <w:rPr>
                <w:i/>
                <w:color w:val="0000FF"/>
                <w:u w:val="single"/>
              </w:rPr>
            </w:rPrChange>
          </w:rPr>
          <w:instrText xml:space="preserve"> MERGEFIELD Rule_Breaker_Description </w:instrText>
        </w:r>
        <w:r w:rsidRPr="00EE27B1">
          <w:rPr>
            <w:i/>
            <w:sz w:val="24"/>
            <w:szCs w:val="24"/>
            <w:rPrChange w:id="4338" w:author="Tre" w:date="2012-11-19T09:04:00Z">
              <w:rPr>
                <w:i/>
                <w:color w:val="0000FF"/>
                <w:u w:val="single"/>
              </w:rPr>
            </w:rPrChange>
          </w:rPr>
          <w:fldChar w:fldCharType="separate"/>
        </w:r>
        <w:r w:rsidRPr="00EE27B1">
          <w:rPr>
            <w:i/>
            <w:noProof/>
            <w:sz w:val="24"/>
            <w:szCs w:val="24"/>
            <w:rPrChange w:id="4339" w:author="Tre" w:date="2012-11-19T09:04:00Z">
              <w:rPr>
                <w:i/>
                <w:noProof/>
                <w:color w:val="0000FF"/>
                <w:u w:val="single"/>
              </w:rPr>
            </w:rPrChange>
          </w:rPr>
          <w:t xml:space="preserve">Character doesn’t need to see. They are completely aware of what is around them as though it were daylight. The character knows what is being illuminated by their </w:t>
        </w:r>
      </w:ins>
      <w:ins w:id="4340" w:author="Tre" w:date="2012-11-19T11:58:00Z">
        <w:r w:rsidR="002C100C">
          <w:rPr>
            <w:i/>
            <w:noProof/>
            <w:sz w:val="24"/>
            <w:szCs w:val="24"/>
          </w:rPr>
          <w:t>Matrix Feat</w:t>
        </w:r>
      </w:ins>
      <w:ins w:id="4341" w:author="Tre" w:date="2012-11-16T21:31:00Z">
        <w:r w:rsidRPr="00EE27B1">
          <w:rPr>
            <w:i/>
            <w:noProof/>
            <w:sz w:val="24"/>
            <w:szCs w:val="24"/>
            <w:rPrChange w:id="4342" w:author="Tre" w:date="2012-11-19T09:04:00Z">
              <w:rPr>
                <w:i/>
                <w:noProof/>
                <w:color w:val="0000FF"/>
                <w:u w:val="single"/>
              </w:rPr>
            </w:rPrChange>
          </w:rPr>
          <w:t xml:space="preserve"> and they can turn the feat off if they want.</w:t>
        </w:r>
        <w:r w:rsidRPr="00EE27B1">
          <w:rPr>
            <w:i/>
            <w:sz w:val="24"/>
            <w:szCs w:val="24"/>
            <w:rPrChange w:id="4343" w:author="Tre" w:date="2012-11-19T09:04:00Z">
              <w:rPr>
                <w:i/>
                <w:color w:val="0000FF"/>
                <w:u w:val="single"/>
              </w:rPr>
            </w:rPrChange>
          </w:rPr>
          <w:fldChar w:fldCharType="end"/>
        </w:r>
        <w:r w:rsidRPr="00EE27B1">
          <w:rPr>
            <w:sz w:val="24"/>
            <w:szCs w:val="24"/>
            <w:rPrChange w:id="4344" w:author="Tre" w:date="2012-11-19T09:04:00Z">
              <w:rPr>
                <w:color w:val="0000FF"/>
                <w:u w:val="single"/>
              </w:rPr>
            </w:rPrChange>
          </w:rPr>
          <w:fldChar w:fldCharType="begin"/>
        </w:r>
        <w:r w:rsidRPr="00EE27B1">
          <w:rPr>
            <w:sz w:val="24"/>
            <w:szCs w:val="24"/>
            <w:rPrChange w:id="4345" w:author="Tre" w:date="2012-11-19T09:04:00Z">
              <w:rPr>
                <w:color w:val="0000FF"/>
                <w:u w:val="single"/>
              </w:rPr>
            </w:rPrChange>
          </w:rPr>
          <w:instrText xml:space="preserve"> NEXT  \* MERGEFORMAT </w:instrText>
        </w:r>
        <w:r w:rsidRPr="00EE27B1">
          <w:rPr>
            <w:sz w:val="24"/>
            <w:szCs w:val="24"/>
            <w:rPrChange w:id="4346" w:author="Tre" w:date="2012-11-19T09:04:00Z">
              <w:rPr>
                <w:color w:val="0000FF"/>
                <w:u w:val="single"/>
              </w:rPr>
            </w:rPrChange>
          </w:rPr>
          <w:fldChar w:fldCharType="end"/>
        </w:r>
      </w:ins>
    </w:p>
    <w:p w:rsidR="00E404A2" w:rsidRPr="00880A1F" w:rsidRDefault="00E404A2" w:rsidP="00E404A2">
      <w:pPr>
        <w:pStyle w:val="MatrixSuperfluous"/>
        <w:rPr>
          <w:ins w:id="4347" w:author="Tre" w:date="2012-11-16T21:31:00Z"/>
          <w:sz w:val="24"/>
          <w:szCs w:val="24"/>
          <w:rPrChange w:id="4348" w:author="Tre" w:date="2012-11-19T09:04:00Z">
            <w:rPr>
              <w:ins w:id="4349" w:author="Tre" w:date="2012-11-16T21:31:00Z"/>
            </w:rPr>
          </w:rPrChange>
        </w:rPr>
      </w:pPr>
    </w:p>
    <w:p w:rsidR="00E404A2" w:rsidRPr="00880A1F" w:rsidRDefault="00EE27B1" w:rsidP="00E404A2">
      <w:pPr>
        <w:pStyle w:val="MatrixSuperfluous"/>
        <w:rPr>
          <w:ins w:id="4350" w:author="Tre" w:date="2012-11-16T21:31:00Z"/>
          <w:sz w:val="24"/>
          <w:szCs w:val="24"/>
          <w:rPrChange w:id="4351" w:author="Tre" w:date="2012-11-19T09:04:00Z">
            <w:rPr>
              <w:ins w:id="4352" w:author="Tre" w:date="2012-11-16T21:31:00Z"/>
            </w:rPr>
          </w:rPrChange>
        </w:rPr>
      </w:pPr>
      <w:ins w:id="4353" w:author="Tre" w:date="2012-11-16T21:31:00Z">
        <w:r w:rsidRPr="00EE27B1">
          <w:rPr>
            <w:b/>
            <w:sz w:val="24"/>
            <w:szCs w:val="24"/>
            <w:rPrChange w:id="4354" w:author="Tre" w:date="2012-11-19T09:04:00Z">
              <w:rPr>
                <w:b/>
                <w:color w:val="0000FF"/>
                <w:u w:val="single"/>
              </w:rPr>
            </w:rPrChange>
          </w:rPr>
          <w:t>Matrix Feat</w:t>
        </w:r>
        <w:r w:rsidRPr="00EE27B1">
          <w:rPr>
            <w:sz w:val="24"/>
            <w:szCs w:val="24"/>
            <w:rPrChange w:id="4355" w:author="Tre" w:date="2012-11-19T09:04:00Z">
              <w:rPr>
                <w:color w:val="0000FF"/>
                <w:u w:val="single"/>
              </w:rPr>
            </w:rPrChange>
          </w:rPr>
          <w:t xml:space="preserve"> </w:t>
        </w:r>
        <w:r w:rsidRPr="00EE27B1">
          <w:rPr>
            <w:b/>
            <w:sz w:val="24"/>
            <w:szCs w:val="24"/>
            <w:rPrChange w:id="4356" w:author="Tre" w:date="2012-11-19T09:04:00Z">
              <w:rPr>
                <w:b/>
                <w:color w:val="0000FF"/>
                <w:u w:val="single"/>
              </w:rPr>
            </w:rPrChange>
          </w:rPr>
          <w:t>“</w:t>
        </w:r>
        <w:r w:rsidRPr="00EE27B1">
          <w:rPr>
            <w:b/>
            <w:i/>
            <w:sz w:val="24"/>
            <w:szCs w:val="24"/>
            <w:rPrChange w:id="4357" w:author="Tre" w:date="2012-11-19T09:04:00Z">
              <w:rPr>
                <w:b/>
                <w:i/>
                <w:color w:val="0000FF"/>
                <w:u w:val="single"/>
              </w:rPr>
            </w:rPrChange>
          </w:rPr>
          <w:fldChar w:fldCharType="begin"/>
        </w:r>
        <w:r w:rsidRPr="00EE27B1">
          <w:rPr>
            <w:b/>
            <w:i/>
            <w:sz w:val="24"/>
            <w:szCs w:val="24"/>
            <w:rPrChange w:id="4358" w:author="Tre" w:date="2012-11-19T09:04:00Z">
              <w:rPr>
                <w:b/>
                <w:i/>
                <w:color w:val="0000FF"/>
                <w:u w:val="single"/>
              </w:rPr>
            </w:rPrChange>
          </w:rPr>
          <w:instrText xml:space="preserve"> MERGEFIELD Skill </w:instrText>
        </w:r>
        <w:r w:rsidRPr="00EE27B1">
          <w:rPr>
            <w:b/>
            <w:i/>
            <w:sz w:val="24"/>
            <w:szCs w:val="24"/>
            <w:rPrChange w:id="4359" w:author="Tre" w:date="2012-11-19T09:04:00Z">
              <w:rPr>
                <w:b/>
                <w:i/>
                <w:color w:val="0000FF"/>
                <w:u w:val="single"/>
              </w:rPr>
            </w:rPrChange>
          </w:rPr>
          <w:fldChar w:fldCharType="separate"/>
        </w:r>
        <w:r w:rsidRPr="00EE27B1">
          <w:rPr>
            <w:b/>
            <w:i/>
            <w:noProof/>
            <w:sz w:val="24"/>
            <w:szCs w:val="24"/>
            <w:rPrChange w:id="4360" w:author="Tre" w:date="2012-11-19T09:04:00Z">
              <w:rPr>
                <w:b/>
                <w:i/>
                <w:noProof/>
                <w:color w:val="0000FF"/>
                <w:u w:val="single"/>
              </w:rPr>
            </w:rPrChange>
          </w:rPr>
          <w:t>Pass Through Objects</w:t>
        </w:r>
        <w:r w:rsidRPr="00EE27B1">
          <w:rPr>
            <w:b/>
            <w:i/>
            <w:sz w:val="24"/>
            <w:szCs w:val="24"/>
            <w:rPrChange w:id="4361" w:author="Tre" w:date="2012-11-19T09:04:00Z">
              <w:rPr>
                <w:b/>
                <w:i/>
                <w:color w:val="0000FF"/>
                <w:u w:val="single"/>
              </w:rPr>
            </w:rPrChange>
          </w:rPr>
          <w:fldChar w:fldCharType="end"/>
        </w:r>
        <w:r w:rsidRPr="00EE27B1">
          <w:rPr>
            <w:b/>
            <w:sz w:val="24"/>
            <w:szCs w:val="24"/>
            <w:rPrChange w:id="4362" w:author="Tre" w:date="2012-11-19T09:04:00Z">
              <w:rPr>
                <w:b/>
                <w:color w:val="0000FF"/>
                <w:u w:val="single"/>
              </w:rPr>
            </w:rPrChange>
          </w:rPr>
          <w:t>”</w:t>
        </w:r>
        <w:r w:rsidRPr="00EE27B1">
          <w:rPr>
            <w:sz w:val="24"/>
            <w:szCs w:val="24"/>
            <w:rPrChange w:id="4363" w:author="Tre" w:date="2012-11-19T09:04:00Z">
              <w:rPr>
                <w:color w:val="0000FF"/>
                <w:u w:val="single"/>
              </w:rPr>
            </w:rPrChange>
          </w:rPr>
          <w:t xml:space="preserve"> - [CyberZen]</w:t>
        </w:r>
      </w:ins>
    </w:p>
    <w:p w:rsidR="00E404A2" w:rsidRPr="00880A1F" w:rsidRDefault="00EE27B1" w:rsidP="00E404A2">
      <w:pPr>
        <w:pStyle w:val="MatrixSuperfluous"/>
        <w:rPr>
          <w:ins w:id="4364" w:author="Tre" w:date="2012-11-16T21:31:00Z"/>
          <w:sz w:val="24"/>
          <w:szCs w:val="24"/>
          <w:rPrChange w:id="4365" w:author="Tre" w:date="2012-11-19T09:04:00Z">
            <w:rPr>
              <w:ins w:id="4366" w:author="Tre" w:date="2012-11-16T21:31:00Z"/>
            </w:rPr>
          </w:rPrChange>
        </w:rPr>
      </w:pPr>
      <w:ins w:id="4367" w:author="Tre" w:date="2012-11-16T21:31:00Z">
        <w:r w:rsidRPr="00EE27B1">
          <w:rPr>
            <w:sz w:val="24"/>
            <w:szCs w:val="24"/>
            <w:rPrChange w:id="4368" w:author="Tre" w:date="2012-11-19T09:04:00Z">
              <w:rPr>
                <w:color w:val="0000FF"/>
                <w:u w:val="single"/>
              </w:rPr>
            </w:rPrChange>
          </w:rPr>
          <w:t>Rule Bender Feat:</w:t>
        </w:r>
        <w:r w:rsidRPr="00EE27B1">
          <w:rPr>
            <w:i/>
            <w:sz w:val="24"/>
            <w:szCs w:val="24"/>
            <w:rPrChange w:id="4369" w:author="Tre" w:date="2012-11-19T09:04:00Z">
              <w:rPr>
                <w:i/>
                <w:color w:val="0000FF"/>
                <w:u w:val="single"/>
              </w:rPr>
            </w:rPrChange>
          </w:rPr>
          <w:t xml:space="preserve"> </w:t>
        </w:r>
        <w:r w:rsidRPr="00EE27B1">
          <w:rPr>
            <w:i/>
            <w:sz w:val="24"/>
            <w:szCs w:val="24"/>
            <w:rPrChange w:id="4370" w:author="Tre" w:date="2012-11-19T09:04:00Z">
              <w:rPr>
                <w:i/>
                <w:color w:val="0000FF"/>
                <w:u w:val="single"/>
              </w:rPr>
            </w:rPrChange>
          </w:rPr>
          <w:fldChar w:fldCharType="begin"/>
        </w:r>
        <w:r w:rsidRPr="00EE27B1">
          <w:rPr>
            <w:i/>
            <w:sz w:val="24"/>
            <w:szCs w:val="24"/>
            <w:rPrChange w:id="4371" w:author="Tre" w:date="2012-11-19T09:04:00Z">
              <w:rPr>
                <w:i/>
                <w:color w:val="0000FF"/>
                <w:u w:val="single"/>
              </w:rPr>
            </w:rPrChange>
          </w:rPr>
          <w:instrText xml:space="preserve"> MERGEFIELD Rule_Bender_Description </w:instrText>
        </w:r>
        <w:r w:rsidRPr="00EE27B1">
          <w:rPr>
            <w:i/>
            <w:sz w:val="24"/>
            <w:szCs w:val="24"/>
            <w:rPrChange w:id="4372" w:author="Tre" w:date="2012-11-19T09:04:00Z">
              <w:rPr>
                <w:i/>
                <w:color w:val="0000FF"/>
                <w:u w:val="single"/>
              </w:rPr>
            </w:rPrChange>
          </w:rPr>
          <w:fldChar w:fldCharType="separate"/>
        </w:r>
        <w:r w:rsidRPr="00EE27B1">
          <w:rPr>
            <w:i/>
            <w:noProof/>
            <w:sz w:val="24"/>
            <w:szCs w:val="24"/>
            <w:rPrChange w:id="4373" w:author="Tre" w:date="2012-11-19T09:04:00Z">
              <w:rPr>
                <w:i/>
                <w:noProof/>
                <w:color w:val="0000FF"/>
                <w:u w:val="single"/>
              </w:rPr>
            </w:rPrChange>
          </w:rPr>
          <w:t>Character can pass through thick liquids and objects as though they were made of air. For example using this gift in water would allow the character to run and move as though they were on land.</w:t>
        </w:r>
        <w:r w:rsidRPr="00EE27B1">
          <w:rPr>
            <w:i/>
            <w:sz w:val="24"/>
            <w:szCs w:val="24"/>
            <w:rPrChange w:id="4374" w:author="Tre" w:date="2012-11-19T09:04:00Z">
              <w:rPr>
                <w:i/>
                <w:color w:val="0000FF"/>
                <w:u w:val="single"/>
              </w:rPr>
            </w:rPrChange>
          </w:rPr>
          <w:fldChar w:fldCharType="end"/>
        </w:r>
      </w:ins>
    </w:p>
    <w:p w:rsidR="00E404A2" w:rsidRPr="00880A1F" w:rsidRDefault="00EE27B1" w:rsidP="00E404A2">
      <w:pPr>
        <w:pStyle w:val="MatrixSuperfluous"/>
        <w:rPr>
          <w:ins w:id="4375" w:author="Tre" w:date="2012-11-16T21:31:00Z"/>
          <w:sz w:val="24"/>
          <w:szCs w:val="24"/>
          <w:rPrChange w:id="4376" w:author="Tre" w:date="2012-11-19T09:04:00Z">
            <w:rPr>
              <w:ins w:id="4377" w:author="Tre" w:date="2012-11-16T21:31:00Z"/>
            </w:rPr>
          </w:rPrChange>
        </w:rPr>
      </w:pPr>
      <w:ins w:id="4378" w:author="Tre" w:date="2012-11-16T21:31:00Z">
        <w:r w:rsidRPr="00EE27B1">
          <w:rPr>
            <w:sz w:val="24"/>
            <w:szCs w:val="24"/>
            <w:rPrChange w:id="4379" w:author="Tre" w:date="2012-11-19T09:04:00Z">
              <w:rPr>
                <w:color w:val="0000FF"/>
                <w:u w:val="single"/>
              </w:rPr>
            </w:rPrChange>
          </w:rPr>
          <w:t xml:space="preserve">Rule Breaker Feat: </w:t>
        </w:r>
        <w:r w:rsidRPr="00EE27B1">
          <w:rPr>
            <w:i/>
            <w:sz w:val="24"/>
            <w:szCs w:val="24"/>
            <w:rPrChange w:id="4380" w:author="Tre" w:date="2012-11-19T09:04:00Z">
              <w:rPr>
                <w:i/>
                <w:color w:val="0000FF"/>
                <w:u w:val="single"/>
              </w:rPr>
            </w:rPrChange>
          </w:rPr>
          <w:fldChar w:fldCharType="begin"/>
        </w:r>
        <w:r w:rsidRPr="00EE27B1">
          <w:rPr>
            <w:i/>
            <w:sz w:val="24"/>
            <w:szCs w:val="24"/>
            <w:rPrChange w:id="4381" w:author="Tre" w:date="2012-11-19T09:04:00Z">
              <w:rPr>
                <w:i/>
                <w:color w:val="0000FF"/>
                <w:u w:val="single"/>
              </w:rPr>
            </w:rPrChange>
          </w:rPr>
          <w:instrText xml:space="preserve"> MERGEFIELD Rule_Breaker_Description </w:instrText>
        </w:r>
        <w:r w:rsidRPr="00EE27B1">
          <w:rPr>
            <w:i/>
            <w:sz w:val="24"/>
            <w:szCs w:val="24"/>
            <w:rPrChange w:id="4382" w:author="Tre" w:date="2012-11-19T09:04:00Z">
              <w:rPr>
                <w:i/>
                <w:color w:val="0000FF"/>
                <w:u w:val="single"/>
              </w:rPr>
            </w:rPrChange>
          </w:rPr>
          <w:fldChar w:fldCharType="separate"/>
        </w:r>
        <w:r w:rsidRPr="00EE27B1">
          <w:rPr>
            <w:i/>
            <w:noProof/>
            <w:sz w:val="24"/>
            <w:szCs w:val="24"/>
            <w:rPrChange w:id="4383" w:author="Tre" w:date="2012-11-19T09:04:00Z">
              <w:rPr>
                <w:i/>
                <w:noProof/>
                <w:color w:val="0000FF"/>
                <w:u w:val="single"/>
              </w:rPr>
            </w:rPrChange>
          </w:rPr>
          <w:t>The character can walk through walls and pass through solid objects as though they were made of air.</w:t>
        </w:r>
        <w:r w:rsidRPr="00EE27B1">
          <w:rPr>
            <w:i/>
            <w:sz w:val="24"/>
            <w:szCs w:val="24"/>
            <w:rPrChange w:id="4384" w:author="Tre" w:date="2012-11-19T09:04:00Z">
              <w:rPr>
                <w:i/>
                <w:color w:val="0000FF"/>
                <w:u w:val="single"/>
              </w:rPr>
            </w:rPrChange>
          </w:rPr>
          <w:fldChar w:fldCharType="end"/>
        </w:r>
        <w:r w:rsidRPr="00EE27B1">
          <w:rPr>
            <w:sz w:val="24"/>
            <w:szCs w:val="24"/>
            <w:rPrChange w:id="4385" w:author="Tre" w:date="2012-11-19T09:04:00Z">
              <w:rPr>
                <w:color w:val="0000FF"/>
                <w:u w:val="single"/>
              </w:rPr>
            </w:rPrChange>
          </w:rPr>
          <w:fldChar w:fldCharType="begin"/>
        </w:r>
        <w:r w:rsidRPr="00EE27B1">
          <w:rPr>
            <w:sz w:val="24"/>
            <w:szCs w:val="24"/>
            <w:rPrChange w:id="4386" w:author="Tre" w:date="2012-11-19T09:04:00Z">
              <w:rPr>
                <w:color w:val="0000FF"/>
                <w:u w:val="single"/>
              </w:rPr>
            </w:rPrChange>
          </w:rPr>
          <w:instrText xml:space="preserve"> NEXT  \* MERGEFORMAT </w:instrText>
        </w:r>
        <w:r w:rsidRPr="00EE27B1">
          <w:rPr>
            <w:sz w:val="24"/>
            <w:szCs w:val="24"/>
            <w:rPrChange w:id="4387" w:author="Tre" w:date="2012-11-19T09:04:00Z">
              <w:rPr>
                <w:color w:val="0000FF"/>
                <w:u w:val="single"/>
              </w:rPr>
            </w:rPrChange>
          </w:rPr>
          <w:fldChar w:fldCharType="end"/>
        </w:r>
      </w:ins>
    </w:p>
    <w:p w:rsidR="00E404A2" w:rsidRPr="00880A1F" w:rsidRDefault="00E404A2" w:rsidP="00E404A2">
      <w:pPr>
        <w:pStyle w:val="MatrixSuperfluous"/>
        <w:rPr>
          <w:ins w:id="4388" w:author="Tre" w:date="2012-11-16T21:31:00Z"/>
          <w:sz w:val="24"/>
          <w:szCs w:val="24"/>
          <w:rPrChange w:id="4389" w:author="Tre" w:date="2012-11-19T09:04:00Z">
            <w:rPr>
              <w:ins w:id="4390" w:author="Tre" w:date="2012-11-16T21:31:00Z"/>
            </w:rPr>
          </w:rPrChange>
        </w:rPr>
      </w:pPr>
    </w:p>
    <w:p w:rsidR="00E404A2" w:rsidRPr="00880A1F" w:rsidRDefault="00EE27B1" w:rsidP="00E404A2">
      <w:pPr>
        <w:pStyle w:val="MatrixSuperfluous"/>
        <w:rPr>
          <w:ins w:id="4391" w:author="Tre" w:date="2012-11-16T21:31:00Z"/>
          <w:sz w:val="24"/>
          <w:szCs w:val="24"/>
          <w:rPrChange w:id="4392" w:author="Tre" w:date="2012-11-19T09:04:00Z">
            <w:rPr>
              <w:ins w:id="4393" w:author="Tre" w:date="2012-11-16T21:31:00Z"/>
            </w:rPr>
          </w:rPrChange>
        </w:rPr>
      </w:pPr>
      <w:ins w:id="4394" w:author="Tre" w:date="2012-11-16T21:31:00Z">
        <w:r w:rsidRPr="00EE27B1">
          <w:rPr>
            <w:b/>
            <w:sz w:val="24"/>
            <w:szCs w:val="24"/>
            <w:rPrChange w:id="4395" w:author="Tre" w:date="2012-11-19T09:04:00Z">
              <w:rPr>
                <w:b/>
                <w:color w:val="0000FF"/>
                <w:u w:val="single"/>
              </w:rPr>
            </w:rPrChange>
          </w:rPr>
          <w:t>Matrix Feat</w:t>
        </w:r>
        <w:r w:rsidRPr="00EE27B1">
          <w:rPr>
            <w:sz w:val="24"/>
            <w:szCs w:val="24"/>
            <w:rPrChange w:id="4396" w:author="Tre" w:date="2012-11-19T09:04:00Z">
              <w:rPr>
                <w:color w:val="0000FF"/>
                <w:u w:val="single"/>
              </w:rPr>
            </w:rPrChange>
          </w:rPr>
          <w:t xml:space="preserve"> </w:t>
        </w:r>
        <w:r w:rsidRPr="00EE27B1">
          <w:rPr>
            <w:b/>
            <w:sz w:val="24"/>
            <w:szCs w:val="24"/>
            <w:rPrChange w:id="4397" w:author="Tre" w:date="2012-11-19T09:04:00Z">
              <w:rPr>
                <w:b/>
                <w:color w:val="0000FF"/>
                <w:u w:val="single"/>
              </w:rPr>
            </w:rPrChange>
          </w:rPr>
          <w:t>“</w:t>
        </w:r>
        <w:r w:rsidRPr="00EE27B1">
          <w:rPr>
            <w:b/>
            <w:i/>
            <w:sz w:val="24"/>
            <w:szCs w:val="24"/>
            <w:rPrChange w:id="4398" w:author="Tre" w:date="2012-11-19T09:04:00Z">
              <w:rPr>
                <w:b/>
                <w:i/>
                <w:color w:val="0000FF"/>
                <w:u w:val="single"/>
              </w:rPr>
            </w:rPrChange>
          </w:rPr>
          <w:fldChar w:fldCharType="begin"/>
        </w:r>
        <w:r w:rsidRPr="00EE27B1">
          <w:rPr>
            <w:b/>
            <w:i/>
            <w:sz w:val="24"/>
            <w:szCs w:val="24"/>
            <w:rPrChange w:id="4399" w:author="Tre" w:date="2012-11-19T09:04:00Z">
              <w:rPr>
                <w:b/>
                <w:i/>
                <w:color w:val="0000FF"/>
                <w:u w:val="single"/>
              </w:rPr>
            </w:rPrChange>
          </w:rPr>
          <w:instrText xml:space="preserve"> MERGEFIELD Skill </w:instrText>
        </w:r>
        <w:r w:rsidRPr="00EE27B1">
          <w:rPr>
            <w:b/>
            <w:i/>
            <w:sz w:val="24"/>
            <w:szCs w:val="24"/>
            <w:rPrChange w:id="4400" w:author="Tre" w:date="2012-11-19T09:04:00Z">
              <w:rPr>
                <w:b/>
                <w:i/>
                <w:color w:val="0000FF"/>
                <w:u w:val="single"/>
              </w:rPr>
            </w:rPrChange>
          </w:rPr>
          <w:fldChar w:fldCharType="separate"/>
        </w:r>
        <w:r w:rsidRPr="00EE27B1">
          <w:rPr>
            <w:b/>
            <w:i/>
            <w:noProof/>
            <w:sz w:val="24"/>
            <w:szCs w:val="24"/>
            <w:rPrChange w:id="4401" w:author="Tre" w:date="2012-11-19T09:04:00Z">
              <w:rPr>
                <w:b/>
                <w:i/>
                <w:noProof/>
                <w:color w:val="0000FF"/>
                <w:u w:val="single"/>
              </w:rPr>
            </w:rPrChange>
          </w:rPr>
          <w:t>Prehensile</w:t>
        </w:r>
        <w:r w:rsidRPr="00EE27B1">
          <w:rPr>
            <w:b/>
            <w:i/>
            <w:sz w:val="24"/>
            <w:szCs w:val="24"/>
            <w:rPrChange w:id="4402" w:author="Tre" w:date="2012-11-19T09:04:00Z">
              <w:rPr>
                <w:b/>
                <w:i/>
                <w:color w:val="0000FF"/>
                <w:u w:val="single"/>
              </w:rPr>
            </w:rPrChange>
          </w:rPr>
          <w:fldChar w:fldCharType="end"/>
        </w:r>
        <w:r w:rsidRPr="00EE27B1">
          <w:rPr>
            <w:b/>
            <w:sz w:val="24"/>
            <w:szCs w:val="24"/>
            <w:rPrChange w:id="4403" w:author="Tre" w:date="2012-11-19T09:04:00Z">
              <w:rPr>
                <w:b/>
                <w:color w:val="0000FF"/>
                <w:u w:val="single"/>
              </w:rPr>
            </w:rPrChange>
          </w:rPr>
          <w:t>”</w:t>
        </w:r>
        <w:r w:rsidRPr="00EE27B1">
          <w:rPr>
            <w:sz w:val="24"/>
            <w:szCs w:val="24"/>
            <w:rPrChange w:id="4404" w:author="Tre" w:date="2012-11-19T09:04:00Z">
              <w:rPr>
                <w:color w:val="0000FF"/>
                <w:u w:val="single"/>
              </w:rPr>
            </w:rPrChange>
          </w:rPr>
          <w:t xml:space="preserve"> - [CyberZen]</w:t>
        </w:r>
      </w:ins>
    </w:p>
    <w:p w:rsidR="00E404A2" w:rsidRPr="00880A1F" w:rsidRDefault="00EE27B1" w:rsidP="00E404A2">
      <w:pPr>
        <w:pStyle w:val="MatrixSuperfluous"/>
        <w:rPr>
          <w:ins w:id="4405" w:author="Tre" w:date="2012-11-16T21:31:00Z"/>
          <w:sz w:val="24"/>
          <w:szCs w:val="24"/>
          <w:rPrChange w:id="4406" w:author="Tre" w:date="2012-11-19T09:04:00Z">
            <w:rPr>
              <w:ins w:id="4407" w:author="Tre" w:date="2012-11-16T21:31:00Z"/>
            </w:rPr>
          </w:rPrChange>
        </w:rPr>
      </w:pPr>
      <w:ins w:id="4408" w:author="Tre" w:date="2012-11-16T21:31:00Z">
        <w:r w:rsidRPr="00EE27B1">
          <w:rPr>
            <w:sz w:val="24"/>
            <w:szCs w:val="24"/>
            <w:rPrChange w:id="4409" w:author="Tre" w:date="2012-11-19T09:04:00Z">
              <w:rPr>
                <w:color w:val="0000FF"/>
                <w:u w:val="single"/>
              </w:rPr>
            </w:rPrChange>
          </w:rPr>
          <w:t>Rule Bender Feat:</w:t>
        </w:r>
        <w:r w:rsidRPr="00EE27B1">
          <w:rPr>
            <w:i/>
            <w:sz w:val="24"/>
            <w:szCs w:val="24"/>
            <w:rPrChange w:id="4410" w:author="Tre" w:date="2012-11-19T09:04:00Z">
              <w:rPr>
                <w:i/>
                <w:color w:val="0000FF"/>
                <w:u w:val="single"/>
              </w:rPr>
            </w:rPrChange>
          </w:rPr>
          <w:t xml:space="preserve"> </w:t>
        </w:r>
        <w:r w:rsidRPr="00EE27B1">
          <w:rPr>
            <w:i/>
            <w:sz w:val="24"/>
            <w:szCs w:val="24"/>
            <w:rPrChange w:id="4411" w:author="Tre" w:date="2012-11-19T09:04:00Z">
              <w:rPr>
                <w:i/>
                <w:color w:val="0000FF"/>
                <w:u w:val="single"/>
              </w:rPr>
            </w:rPrChange>
          </w:rPr>
          <w:fldChar w:fldCharType="begin"/>
        </w:r>
        <w:r w:rsidRPr="00EE27B1">
          <w:rPr>
            <w:i/>
            <w:sz w:val="24"/>
            <w:szCs w:val="24"/>
            <w:rPrChange w:id="4412" w:author="Tre" w:date="2012-11-19T09:04:00Z">
              <w:rPr>
                <w:i/>
                <w:color w:val="0000FF"/>
                <w:u w:val="single"/>
              </w:rPr>
            </w:rPrChange>
          </w:rPr>
          <w:instrText xml:space="preserve"> MERGEFIELD Rule_Bender_Description </w:instrText>
        </w:r>
        <w:r w:rsidRPr="00EE27B1">
          <w:rPr>
            <w:i/>
            <w:sz w:val="24"/>
            <w:szCs w:val="24"/>
            <w:rPrChange w:id="4413" w:author="Tre" w:date="2012-11-19T09:04:00Z">
              <w:rPr>
                <w:i/>
                <w:color w:val="0000FF"/>
                <w:u w:val="single"/>
              </w:rPr>
            </w:rPrChange>
          </w:rPr>
          <w:fldChar w:fldCharType="separate"/>
        </w:r>
        <w:r w:rsidRPr="00EE27B1">
          <w:rPr>
            <w:i/>
            <w:noProof/>
            <w:sz w:val="24"/>
            <w:szCs w:val="24"/>
            <w:rPrChange w:id="4414" w:author="Tre" w:date="2012-11-19T09:04:00Z">
              <w:rPr>
                <w:i/>
                <w:noProof/>
                <w:color w:val="0000FF"/>
                <w:u w:val="single"/>
              </w:rPr>
            </w:rPrChange>
          </w:rPr>
          <w:t>Character can use their tongue, feet and ears to grab things as though they were using their hands. The character could use their feet to fire a hand gun without any difficulty.</w:t>
        </w:r>
        <w:r w:rsidRPr="00EE27B1">
          <w:rPr>
            <w:i/>
            <w:sz w:val="24"/>
            <w:szCs w:val="24"/>
            <w:rPrChange w:id="4415" w:author="Tre" w:date="2012-11-19T09:04:00Z">
              <w:rPr>
                <w:i/>
                <w:color w:val="0000FF"/>
                <w:u w:val="single"/>
              </w:rPr>
            </w:rPrChange>
          </w:rPr>
          <w:fldChar w:fldCharType="end"/>
        </w:r>
      </w:ins>
    </w:p>
    <w:p w:rsidR="00E404A2" w:rsidRPr="00880A1F" w:rsidRDefault="00EE27B1" w:rsidP="00E404A2">
      <w:pPr>
        <w:pStyle w:val="MatrixSuperfluous"/>
        <w:rPr>
          <w:ins w:id="4416" w:author="Tre" w:date="2012-11-16T21:31:00Z"/>
          <w:sz w:val="24"/>
          <w:szCs w:val="24"/>
          <w:rPrChange w:id="4417" w:author="Tre" w:date="2012-11-19T09:04:00Z">
            <w:rPr>
              <w:ins w:id="4418" w:author="Tre" w:date="2012-11-16T21:31:00Z"/>
            </w:rPr>
          </w:rPrChange>
        </w:rPr>
      </w:pPr>
      <w:ins w:id="4419" w:author="Tre" w:date="2012-11-16T21:31:00Z">
        <w:r w:rsidRPr="00EE27B1">
          <w:rPr>
            <w:sz w:val="24"/>
            <w:szCs w:val="24"/>
            <w:rPrChange w:id="4420" w:author="Tre" w:date="2012-11-19T09:04:00Z">
              <w:rPr>
                <w:color w:val="0000FF"/>
                <w:u w:val="single"/>
              </w:rPr>
            </w:rPrChange>
          </w:rPr>
          <w:t xml:space="preserve">Rule Breaker Feat: </w:t>
        </w:r>
        <w:r w:rsidRPr="00EE27B1">
          <w:rPr>
            <w:i/>
            <w:sz w:val="24"/>
            <w:szCs w:val="24"/>
            <w:rPrChange w:id="4421" w:author="Tre" w:date="2012-11-19T09:04:00Z">
              <w:rPr>
                <w:i/>
                <w:color w:val="0000FF"/>
                <w:u w:val="single"/>
              </w:rPr>
            </w:rPrChange>
          </w:rPr>
          <w:fldChar w:fldCharType="begin"/>
        </w:r>
        <w:r w:rsidRPr="00EE27B1">
          <w:rPr>
            <w:i/>
            <w:sz w:val="24"/>
            <w:szCs w:val="24"/>
            <w:rPrChange w:id="4422" w:author="Tre" w:date="2012-11-19T09:04:00Z">
              <w:rPr>
                <w:i/>
                <w:color w:val="0000FF"/>
                <w:u w:val="single"/>
              </w:rPr>
            </w:rPrChange>
          </w:rPr>
          <w:instrText xml:space="preserve"> MERGEFIELD Rule_Breaker_Description </w:instrText>
        </w:r>
        <w:r w:rsidRPr="00EE27B1">
          <w:rPr>
            <w:i/>
            <w:sz w:val="24"/>
            <w:szCs w:val="24"/>
            <w:rPrChange w:id="4423" w:author="Tre" w:date="2012-11-19T09:04:00Z">
              <w:rPr>
                <w:i/>
                <w:color w:val="0000FF"/>
                <w:u w:val="single"/>
              </w:rPr>
            </w:rPrChange>
          </w:rPr>
          <w:fldChar w:fldCharType="separate"/>
        </w:r>
        <w:r w:rsidRPr="00EE27B1">
          <w:rPr>
            <w:i/>
            <w:noProof/>
            <w:sz w:val="24"/>
            <w:szCs w:val="24"/>
            <w:rPrChange w:id="4424" w:author="Tre" w:date="2012-11-19T09:04:00Z">
              <w:rPr>
                <w:i/>
                <w:noProof/>
                <w:color w:val="0000FF"/>
                <w:u w:val="single"/>
              </w:rPr>
            </w:rPrChange>
          </w:rPr>
          <w:t>Character can grow extra prehensile appendages they can use just like hands. They could even grow an extra arm.</w:t>
        </w:r>
        <w:r w:rsidRPr="00EE27B1">
          <w:rPr>
            <w:i/>
            <w:sz w:val="24"/>
            <w:szCs w:val="24"/>
            <w:rPrChange w:id="4425" w:author="Tre" w:date="2012-11-19T09:04:00Z">
              <w:rPr>
                <w:i/>
                <w:color w:val="0000FF"/>
                <w:u w:val="single"/>
              </w:rPr>
            </w:rPrChange>
          </w:rPr>
          <w:fldChar w:fldCharType="end"/>
        </w:r>
        <w:r w:rsidRPr="00EE27B1">
          <w:rPr>
            <w:sz w:val="24"/>
            <w:szCs w:val="24"/>
            <w:rPrChange w:id="4426" w:author="Tre" w:date="2012-11-19T09:04:00Z">
              <w:rPr>
                <w:color w:val="0000FF"/>
                <w:u w:val="single"/>
              </w:rPr>
            </w:rPrChange>
          </w:rPr>
          <w:fldChar w:fldCharType="begin"/>
        </w:r>
        <w:r w:rsidRPr="00EE27B1">
          <w:rPr>
            <w:sz w:val="24"/>
            <w:szCs w:val="24"/>
            <w:rPrChange w:id="4427" w:author="Tre" w:date="2012-11-19T09:04:00Z">
              <w:rPr>
                <w:color w:val="0000FF"/>
                <w:u w:val="single"/>
              </w:rPr>
            </w:rPrChange>
          </w:rPr>
          <w:instrText xml:space="preserve"> NEXT  \* MERGEFORMAT </w:instrText>
        </w:r>
        <w:r w:rsidRPr="00EE27B1">
          <w:rPr>
            <w:sz w:val="24"/>
            <w:szCs w:val="24"/>
            <w:rPrChange w:id="4428" w:author="Tre" w:date="2012-11-19T09:04:00Z">
              <w:rPr>
                <w:color w:val="0000FF"/>
                <w:u w:val="single"/>
              </w:rPr>
            </w:rPrChange>
          </w:rPr>
          <w:fldChar w:fldCharType="end"/>
        </w:r>
      </w:ins>
    </w:p>
    <w:p w:rsidR="00E404A2" w:rsidRPr="00880A1F" w:rsidRDefault="00E404A2" w:rsidP="00E404A2">
      <w:pPr>
        <w:pStyle w:val="MatrixSuperfluous"/>
        <w:rPr>
          <w:ins w:id="4429" w:author="Tre" w:date="2012-11-16T21:31:00Z"/>
          <w:sz w:val="24"/>
          <w:szCs w:val="24"/>
          <w:rPrChange w:id="4430" w:author="Tre" w:date="2012-11-19T09:04:00Z">
            <w:rPr>
              <w:ins w:id="4431" w:author="Tre" w:date="2012-11-16T21:31:00Z"/>
            </w:rPr>
          </w:rPrChange>
        </w:rPr>
      </w:pPr>
    </w:p>
    <w:p w:rsidR="00E404A2" w:rsidRPr="00880A1F" w:rsidRDefault="00EE27B1" w:rsidP="00E404A2">
      <w:pPr>
        <w:pStyle w:val="MatrixSuperfluous"/>
        <w:rPr>
          <w:ins w:id="4432" w:author="Tre" w:date="2012-11-16T21:31:00Z"/>
          <w:sz w:val="24"/>
          <w:szCs w:val="24"/>
          <w:rPrChange w:id="4433" w:author="Tre" w:date="2012-11-19T09:04:00Z">
            <w:rPr>
              <w:ins w:id="4434" w:author="Tre" w:date="2012-11-16T21:31:00Z"/>
            </w:rPr>
          </w:rPrChange>
        </w:rPr>
      </w:pPr>
      <w:ins w:id="4435" w:author="Tre" w:date="2012-11-16T21:31:00Z">
        <w:r w:rsidRPr="00EE27B1">
          <w:rPr>
            <w:b/>
            <w:sz w:val="24"/>
            <w:szCs w:val="24"/>
            <w:rPrChange w:id="4436" w:author="Tre" w:date="2012-11-19T09:04:00Z">
              <w:rPr>
                <w:b/>
                <w:color w:val="0000FF"/>
                <w:u w:val="single"/>
              </w:rPr>
            </w:rPrChange>
          </w:rPr>
          <w:t>Matrix Feat</w:t>
        </w:r>
        <w:r w:rsidRPr="00EE27B1">
          <w:rPr>
            <w:sz w:val="24"/>
            <w:szCs w:val="24"/>
            <w:rPrChange w:id="4437" w:author="Tre" w:date="2012-11-19T09:04:00Z">
              <w:rPr>
                <w:color w:val="0000FF"/>
                <w:u w:val="single"/>
              </w:rPr>
            </w:rPrChange>
          </w:rPr>
          <w:t xml:space="preserve"> </w:t>
        </w:r>
        <w:r w:rsidRPr="00EE27B1">
          <w:rPr>
            <w:b/>
            <w:sz w:val="24"/>
            <w:szCs w:val="24"/>
            <w:rPrChange w:id="4438" w:author="Tre" w:date="2012-11-19T09:04:00Z">
              <w:rPr>
                <w:b/>
                <w:color w:val="0000FF"/>
                <w:u w:val="single"/>
              </w:rPr>
            </w:rPrChange>
          </w:rPr>
          <w:t>“</w:t>
        </w:r>
        <w:r w:rsidRPr="00EE27B1">
          <w:rPr>
            <w:b/>
            <w:i/>
            <w:sz w:val="24"/>
            <w:szCs w:val="24"/>
            <w:rPrChange w:id="4439" w:author="Tre" w:date="2012-11-19T09:04:00Z">
              <w:rPr>
                <w:b/>
                <w:i/>
                <w:color w:val="0000FF"/>
                <w:u w:val="single"/>
              </w:rPr>
            </w:rPrChange>
          </w:rPr>
          <w:fldChar w:fldCharType="begin"/>
        </w:r>
        <w:r w:rsidRPr="00EE27B1">
          <w:rPr>
            <w:b/>
            <w:i/>
            <w:sz w:val="24"/>
            <w:szCs w:val="24"/>
            <w:rPrChange w:id="4440" w:author="Tre" w:date="2012-11-19T09:04:00Z">
              <w:rPr>
                <w:b/>
                <w:i/>
                <w:color w:val="0000FF"/>
                <w:u w:val="single"/>
              </w:rPr>
            </w:rPrChange>
          </w:rPr>
          <w:instrText xml:space="preserve"> MERGEFIELD Skill </w:instrText>
        </w:r>
        <w:r w:rsidRPr="00EE27B1">
          <w:rPr>
            <w:b/>
            <w:i/>
            <w:sz w:val="24"/>
            <w:szCs w:val="24"/>
            <w:rPrChange w:id="4441" w:author="Tre" w:date="2012-11-19T09:04:00Z">
              <w:rPr>
                <w:b/>
                <w:i/>
                <w:color w:val="0000FF"/>
                <w:u w:val="single"/>
              </w:rPr>
            </w:rPrChange>
          </w:rPr>
          <w:fldChar w:fldCharType="separate"/>
        </w:r>
        <w:r w:rsidRPr="00EE27B1">
          <w:rPr>
            <w:b/>
            <w:i/>
            <w:noProof/>
            <w:sz w:val="24"/>
            <w:szCs w:val="24"/>
            <w:rPrChange w:id="4442" w:author="Tre" w:date="2012-11-19T09:04:00Z">
              <w:rPr>
                <w:b/>
                <w:i/>
                <w:noProof/>
                <w:color w:val="0000FF"/>
                <w:u w:val="single"/>
              </w:rPr>
            </w:rPrChange>
          </w:rPr>
          <w:t>Psychometry</w:t>
        </w:r>
        <w:r w:rsidRPr="00EE27B1">
          <w:rPr>
            <w:b/>
            <w:i/>
            <w:sz w:val="24"/>
            <w:szCs w:val="24"/>
            <w:rPrChange w:id="4443" w:author="Tre" w:date="2012-11-19T09:04:00Z">
              <w:rPr>
                <w:b/>
                <w:i/>
                <w:color w:val="0000FF"/>
                <w:u w:val="single"/>
              </w:rPr>
            </w:rPrChange>
          </w:rPr>
          <w:fldChar w:fldCharType="end"/>
        </w:r>
        <w:r w:rsidRPr="00EE27B1">
          <w:rPr>
            <w:b/>
            <w:sz w:val="24"/>
            <w:szCs w:val="24"/>
            <w:rPrChange w:id="4444" w:author="Tre" w:date="2012-11-19T09:04:00Z">
              <w:rPr>
                <w:b/>
                <w:color w:val="0000FF"/>
                <w:u w:val="single"/>
              </w:rPr>
            </w:rPrChange>
          </w:rPr>
          <w:t>”</w:t>
        </w:r>
        <w:r w:rsidRPr="00EE27B1">
          <w:rPr>
            <w:sz w:val="24"/>
            <w:szCs w:val="24"/>
            <w:rPrChange w:id="4445" w:author="Tre" w:date="2012-11-19T09:04:00Z">
              <w:rPr>
                <w:color w:val="0000FF"/>
                <w:u w:val="single"/>
              </w:rPr>
            </w:rPrChange>
          </w:rPr>
          <w:t xml:space="preserve"> - [CyberZen]</w:t>
        </w:r>
      </w:ins>
    </w:p>
    <w:p w:rsidR="00E404A2" w:rsidRPr="00880A1F" w:rsidRDefault="00EE27B1" w:rsidP="00E404A2">
      <w:pPr>
        <w:pStyle w:val="MatrixSuperfluous"/>
        <w:rPr>
          <w:ins w:id="4446" w:author="Tre" w:date="2012-11-16T21:31:00Z"/>
          <w:sz w:val="24"/>
          <w:szCs w:val="24"/>
          <w:rPrChange w:id="4447" w:author="Tre" w:date="2012-11-19T09:04:00Z">
            <w:rPr>
              <w:ins w:id="4448" w:author="Tre" w:date="2012-11-16T21:31:00Z"/>
            </w:rPr>
          </w:rPrChange>
        </w:rPr>
      </w:pPr>
      <w:ins w:id="4449" w:author="Tre" w:date="2012-11-16T21:31:00Z">
        <w:r w:rsidRPr="00EE27B1">
          <w:rPr>
            <w:sz w:val="24"/>
            <w:szCs w:val="24"/>
            <w:rPrChange w:id="4450" w:author="Tre" w:date="2012-11-19T09:04:00Z">
              <w:rPr>
                <w:color w:val="0000FF"/>
                <w:u w:val="single"/>
              </w:rPr>
            </w:rPrChange>
          </w:rPr>
          <w:t>Rule Bender Feat:</w:t>
        </w:r>
        <w:r w:rsidRPr="00EE27B1">
          <w:rPr>
            <w:i/>
            <w:sz w:val="24"/>
            <w:szCs w:val="24"/>
            <w:rPrChange w:id="4451" w:author="Tre" w:date="2012-11-19T09:04:00Z">
              <w:rPr>
                <w:i/>
                <w:color w:val="0000FF"/>
                <w:u w:val="single"/>
              </w:rPr>
            </w:rPrChange>
          </w:rPr>
          <w:t xml:space="preserve"> </w:t>
        </w:r>
        <w:r w:rsidRPr="00EE27B1">
          <w:rPr>
            <w:i/>
            <w:sz w:val="24"/>
            <w:szCs w:val="24"/>
            <w:rPrChange w:id="4452" w:author="Tre" w:date="2012-11-19T09:04:00Z">
              <w:rPr>
                <w:i/>
                <w:color w:val="0000FF"/>
                <w:u w:val="single"/>
              </w:rPr>
            </w:rPrChange>
          </w:rPr>
          <w:fldChar w:fldCharType="begin"/>
        </w:r>
        <w:r w:rsidRPr="00EE27B1">
          <w:rPr>
            <w:i/>
            <w:sz w:val="24"/>
            <w:szCs w:val="24"/>
            <w:rPrChange w:id="4453" w:author="Tre" w:date="2012-11-19T09:04:00Z">
              <w:rPr>
                <w:i/>
                <w:color w:val="0000FF"/>
                <w:u w:val="single"/>
              </w:rPr>
            </w:rPrChange>
          </w:rPr>
          <w:instrText xml:space="preserve"> MERGEFIELD Rule_Bender_Description </w:instrText>
        </w:r>
        <w:r w:rsidRPr="00EE27B1">
          <w:rPr>
            <w:i/>
            <w:sz w:val="24"/>
            <w:szCs w:val="24"/>
            <w:rPrChange w:id="4454" w:author="Tre" w:date="2012-11-19T09:04:00Z">
              <w:rPr>
                <w:i/>
                <w:color w:val="0000FF"/>
                <w:u w:val="single"/>
              </w:rPr>
            </w:rPrChange>
          </w:rPr>
          <w:fldChar w:fldCharType="separate"/>
        </w:r>
        <w:r w:rsidRPr="00EE27B1">
          <w:rPr>
            <w:i/>
            <w:noProof/>
            <w:sz w:val="24"/>
            <w:szCs w:val="24"/>
            <w:rPrChange w:id="4455" w:author="Tre" w:date="2012-11-19T09:04:00Z">
              <w:rPr>
                <w:i/>
                <w:noProof/>
                <w:color w:val="0000FF"/>
                <w:u w:val="single"/>
              </w:rPr>
            </w:rPrChange>
          </w:rPr>
          <w:t>A character can learn about the past of an object, place, or person by touching it.</w:t>
        </w:r>
        <w:r w:rsidRPr="00EE27B1">
          <w:rPr>
            <w:i/>
            <w:sz w:val="24"/>
            <w:szCs w:val="24"/>
            <w:rPrChange w:id="4456" w:author="Tre" w:date="2012-11-19T09:04:00Z">
              <w:rPr>
                <w:i/>
                <w:color w:val="0000FF"/>
                <w:u w:val="single"/>
              </w:rPr>
            </w:rPrChange>
          </w:rPr>
          <w:fldChar w:fldCharType="end"/>
        </w:r>
      </w:ins>
    </w:p>
    <w:p w:rsidR="00E404A2" w:rsidRPr="00880A1F" w:rsidRDefault="00EE27B1" w:rsidP="00E404A2">
      <w:pPr>
        <w:pStyle w:val="MatrixSuperfluous"/>
        <w:rPr>
          <w:ins w:id="4457" w:author="Tre" w:date="2012-11-16T21:31:00Z"/>
          <w:sz w:val="24"/>
          <w:szCs w:val="24"/>
          <w:rPrChange w:id="4458" w:author="Tre" w:date="2012-11-19T09:04:00Z">
            <w:rPr>
              <w:ins w:id="4459" w:author="Tre" w:date="2012-11-16T21:31:00Z"/>
            </w:rPr>
          </w:rPrChange>
        </w:rPr>
      </w:pPr>
      <w:ins w:id="4460" w:author="Tre" w:date="2012-11-16T21:31:00Z">
        <w:r w:rsidRPr="00EE27B1">
          <w:rPr>
            <w:sz w:val="24"/>
            <w:szCs w:val="24"/>
            <w:rPrChange w:id="4461" w:author="Tre" w:date="2012-11-19T09:04:00Z">
              <w:rPr>
                <w:color w:val="0000FF"/>
                <w:u w:val="single"/>
              </w:rPr>
            </w:rPrChange>
          </w:rPr>
          <w:t xml:space="preserve">Rule Breaker Feat: </w:t>
        </w:r>
        <w:r w:rsidRPr="00EE27B1">
          <w:rPr>
            <w:i/>
            <w:sz w:val="24"/>
            <w:szCs w:val="24"/>
            <w:rPrChange w:id="4462" w:author="Tre" w:date="2012-11-19T09:04:00Z">
              <w:rPr>
                <w:i/>
                <w:color w:val="0000FF"/>
                <w:u w:val="single"/>
              </w:rPr>
            </w:rPrChange>
          </w:rPr>
          <w:fldChar w:fldCharType="begin"/>
        </w:r>
        <w:r w:rsidRPr="00EE27B1">
          <w:rPr>
            <w:i/>
            <w:sz w:val="24"/>
            <w:szCs w:val="24"/>
            <w:rPrChange w:id="4463" w:author="Tre" w:date="2012-11-19T09:04:00Z">
              <w:rPr>
                <w:i/>
                <w:color w:val="0000FF"/>
                <w:u w:val="single"/>
              </w:rPr>
            </w:rPrChange>
          </w:rPr>
          <w:instrText xml:space="preserve"> MERGEFIELD Rule_Breaker_Description </w:instrText>
        </w:r>
        <w:r w:rsidRPr="00EE27B1">
          <w:rPr>
            <w:i/>
            <w:sz w:val="24"/>
            <w:szCs w:val="24"/>
            <w:rPrChange w:id="4464" w:author="Tre" w:date="2012-11-19T09:04:00Z">
              <w:rPr>
                <w:i/>
                <w:color w:val="0000FF"/>
                <w:u w:val="single"/>
              </w:rPr>
            </w:rPrChange>
          </w:rPr>
          <w:fldChar w:fldCharType="separate"/>
        </w:r>
        <w:r w:rsidRPr="00EE27B1">
          <w:rPr>
            <w:i/>
            <w:noProof/>
            <w:sz w:val="24"/>
            <w:szCs w:val="24"/>
            <w:rPrChange w:id="4465" w:author="Tre" w:date="2012-11-19T09:04:00Z">
              <w:rPr>
                <w:i/>
                <w:noProof/>
                <w:color w:val="0000FF"/>
                <w:u w:val="single"/>
              </w:rPr>
            </w:rPrChange>
          </w:rPr>
          <w:t>A character can learn about the future of an object, place, or person by touching it.</w:t>
        </w:r>
        <w:r w:rsidRPr="00EE27B1">
          <w:rPr>
            <w:i/>
            <w:sz w:val="24"/>
            <w:szCs w:val="24"/>
            <w:rPrChange w:id="4466" w:author="Tre" w:date="2012-11-19T09:04:00Z">
              <w:rPr>
                <w:i/>
                <w:color w:val="0000FF"/>
                <w:u w:val="single"/>
              </w:rPr>
            </w:rPrChange>
          </w:rPr>
          <w:fldChar w:fldCharType="end"/>
        </w:r>
        <w:r w:rsidRPr="00EE27B1">
          <w:rPr>
            <w:sz w:val="24"/>
            <w:szCs w:val="24"/>
            <w:rPrChange w:id="4467" w:author="Tre" w:date="2012-11-19T09:04:00Z">
              <w:rPr>
                <w:color w:val="0000FF"/>
                <w:u w:val="single"/>
              </w:rPr>
            </w:rPrChange>
          </w:rPr>
          <w:fldChar w:fldCharType="begin"/>
        </w:r>
        <w:r w:rsidRPr="00EE27B1">
          <w:rPr>
            <w:sz w:val="24"/>
            <w:szCs w:val="24"/>
            <w:rPrChange w:id="4468" w:author="Tre" w:date="2012-11-19T09:04:00Z">
              <w:rPr>
                <w:color w:val="0000FF"/>
                <w:u w:val="single"/>
              </w:rPr>
            </w:rPrChange>
          </w:rPr>
          <w:instrText xml:space="preserve"> NEXT  \* MERGEFORMAT </w:instrText>
        </w:r>
        <w:r w:rsidRPr="00EE27B1">
          <w:rPr>
            <w:sz w:val="24"/>
            <w:szCs w:val="24"/>
            <w:rPrChange w:id="4469" w:author="Tre" w:date="2012-11-19T09:04:00Z">
              <w:rPr>
                <w:color w:val="0000FF"/>
                <w:u w:val="single"/>
              </w:rPr>
            </w:rPrChange>
          </w:rPr>
          <w:fldChar w:fldCharType="end"/>
        </w:r>
      </w:ins>
    </w:p>
    <w:p w:rsidR="00E404A2" w:rsidRPr="00880A1F" w:rsidRDefault="00E404A2" w:rsidP="00E404A2">
      <w:pPr>
        <w:pStyle w:val="MatrixSuperfluous"/>
        <w:rPr>
          <w:ins w:id="4470" w:author="Tre" w:date="2012-11-16T21:31:00Z"/>
          <w:sz w:val="24"/>
          <w:szCs w:val="24"/>
          <w:rPrChange w:id="4471" w:author="Tre" w:date="2012-11-19T09:04:00Z">
            <w:rPr>
              <w:ins w:id="4472" w:author="Tre" w:date="2012-11-16T21:31:00Z"/>
            </w:rPr>
          </w:rPrChange>
        </w:rPr>
      </w:pPr>
    </w:p>
    <w:p w:rsidR="00E404A2" w:rsidRPr="00880A1F" w:rsidRDefault="00EE27B1" w:rsidP="00E404A2">
      <w:pPr>
        <w:pStyle w:val="MatrixSuperfluous"/>
        <w:rPr>
          <w:ins w:id="4473" w:author="Tre" w:date="2012-11-16T21:31:00Z"/>
          <w:sz w:val="24"/>
          <w:szCs w:val="24"/>
          <w:rPrChange w:id="4474" w:author="Tre" w:date="2012-11-19T09:04:00Z">
            <w:rPr>
              <w:ins w:id="4475" w:author="Tre" w:date="2012-11-16T21:31:00Z"/>
            </w:rPr>
          </w:rPrChange>
        </w:rPr>
      </w:pPr>
      <w:ins w:id="4476" w:author="Tre" w:date="2012-11-16T21:31:00Z">
        <w:r w:rsidRPr="00EE27B1">
          <w:rPr>
            <w:b/>
            <w:sz w:val="24"/>
            <w:szCs w:val="24"/>
            <w:rPrChange w:id="4477" w:author="Tre" w:date="2012-11-19T09:04:00Z">
              <w:rPr>
                <w:b/>
                <w:color w:val="0000FF"/>
                <w:u w:val="single"/>
              </w:rPr>
            </w:rPrChange>
          </w:rPr>
          <w:t>Matrix Feat</w:t>
        </w:r>
        <w:r w:rsidRPr="00EE27B1">
          <w:rPr>
            <w:sz w:val="24"/>
            <w:szCs w:val="24"/>
            <w:rPrChange w:id="4478" w:author="Tre" w:date="2012-11-19T09:04:00Z">
              <w:rPr>
                <w:color w:val="0000FF"/>
                <w:u w:val="single"/>
              </w:rPr>
            </w:rPrChange>
          </w:rPr>
          <w:t xml:space="preserve"> </w:t>
        </w:r>
        <w:r w:rsidRPr="00EE27B1">
          <w:rPr>
            <w:b/>
            <w:sz w:val="24"/>
            <w:szCs w:val="24"/>
            <w:rPrChange w:id="4479" w:author="Tre" w:date="2012-11-19T09:04:00Z">
              <w:rPr>
                <w:b/>
                <w:color w:val="0000FF"/>
                <w:u w:val="single"/>
              </w:rPr>
            </w:rPrChange>
          </w:rPr>
          <w:t>“</w:t>
        </w:r>
        <w:r w:rsidRPr="00EE27B1">
          <w:rPr>
            <w:b/>
            <w:i/>
            <w:sz w:val="24"/>
            <w:szCs w:val="24"/>
            <w:rPrChange w:id="4480" w:author="Tre" w:date="2012-11-19T09:04:00Z">
              <w:rPr>
                <w:b/>
                <w:i/>
                <w:color w:val="0000FF"/>
                <w:u w:val="single"/>
              </w:rPr>
            </w:rPrChange>
          </w:rPr>
          <w:fldChar w:fldCharType="begin"/>
        </w:r>
        <w:r w:rsidRPr="00EE27B1">
          <w:rPr>
            <w:b/>
            <w:i/>
            <w:sz w:val="24"/>
            <w:szCs w:val="24"/>
            <w:rPrChange w:id="4481" w:author="Tre" w:date="2012-11-19T09:04:00Z">
              <w:rPr>
                <w:b/>
                <w:i/>
                <w:color w:val="0000FF"/>
                <w:u w:val="single"/>
              </w:rPr>
            </w:rPrChange>
          </w:rPr>
          <w:instrText xml:space="preserve"> MERGEFIELD Skill </w:instrText>
        </w:r>
        <w:r w:rsidRPr="00EE27B1">
          <w:rPr>
            <w:b/>
            <w:i/>
            <w:sz w:val="24"/>
            <w:szCs w:val="24"/>
            <w:rPrChange w:id="4482" w:author="Tre" w:date="2012-11-19T09:04:00Z">
              <w:rPr>
                <w:b/>
                <w:i/>
                <w:color w:val="0000FF"/>
                <w:u w:val="single"/>
              </w:rPr>
            </w:rPrChange>
          </w:rPr>
          <w:fldChar w:fldCharType="separate"/>
        </w:r>
        <w:r w:rsidRPr="00EE27B1">
          <w:rPr>
            <w:b/>
            <w:i/>
            <w:noProof/>
            <w:sz w:val="24"/>
            <w:szCs w:val="24"/>
            <w:rPrChange w:id="4483" w:author="Tre" w:date="2012-11-19T09:04:00Z">
              <w:rPr>
                <w:b/>
                <w:i/>
                <w:noProof/>
                <w:color w:val="0000FF"/>
                <w:u w:val="single"/>
              </w:rPr>
            </w:rPrChange>
          </w:rPr>
          <w:t>Shapeshifting</w:t>
        </w:r>
        <w:r w:rsidRPr="00EE27B1">
          <w:rPr>
            <w:b/>
            <w:i/>
            <w:sz w:val="24"/>
            <w:szCs w:val="24"/>
            <w:rPrChange w:id="4484" w:author="Tre" w:date="2012-11-19T09:04:00Z">
              <w:rPr>
                <w:b/>
                <w:i/>
                <w:color w:val="0000FF"/>
                <w:u w:val="single"/>
              </w:rPr>
            </w:rPrChange>
          </w:rPr>
          <w:fldChar w:fldCharType="end"/>
        </w:r>
        <w:r w:rsidRPr="00EE27B1">
          <w:rPr>
            <w:b/>
            <w:sz w:val="24"/>
            <w:szCs w:val="24"/>
            <w:rPrChange w:id="4485" w:author="Tre" w:date="2012-11-19T09:04:00Z">
              <w:rPr>
                <w:b/>
                <w:color w:val="0000FF"/>
                <w:u w:val="single"/>
              </w:rPr>
            </w:rPrChange>
          </w:rPr>
          <w:t>”</w:t>
        </w:r>
        <w:r w:rsidRPr="00EE27B1">
          <w:rPr>
            <w:sz w:val="24"/>
            <w:szCs w:val="24"/>
            <w:rPrChange w:id="4486" w:author="Tre" w:date="2012-11-19T09:04:00Z">
              <w:rPr>
                <w:color w:val="0000FF"/>
                <w:u w:val="single"/>
              </w:rPr>
            </w:rPrChange>
          </w:rPr>
          <w:t xml:space="preserve"> - [CyberZen]</w:t>
        </w:r>
      </w:ins>
    </w:p>
    <w:p w:rsidR="00E404A2" w:rsidRPr="00880A1F" w:rsidRDefault="00EE27B1" w:rsidP="00E404A2">
      <w:pPr>
        <w:pStyle w:val="MatrixSuperfluous"/>
        <w:rPr>
          <w:ins w:id="4487" w:author="Tre" w:date="2012-11-16T21:31:00Z"/>
          <w:sz w:val="24"/>
          <w:szCs w:val="24"/>
          <w:rPrChange w:id="4488" w:author="Tre" w:date="2012-11-19T09:04:00Z">
            <w:rPr>
              <w:ins w:id="4489" w:author="Tre" w:date="2012-11-16T21:31:00Z"/>
            </w:rPr>
          </w:rPrChange>
        </w:rPr>
      </w:pPr>
      <w:ins w:id="4490" w:author="Tre" w:date="2012-11-16T21:31:00Z">
        <w:r w:rsidRPr="00EE27B1">
          <w:rPr>
            <w:sz w:val="24"/>
            <w:szCs w:val="24"/>
            <w:rPrChange w:id="4491" w:author="Tre" w:date="2012-11-19T09:04:00Z">
              <w:rPr>
                <w:color w:val="0000FF"/>
                <w:u w:val="single"/>
              </w:rPr>
            </w:rPrChange>
          </w:rPr>
          <w:t>Rule Bender Feat:</w:t>
        </w:r>
        <w:r w:rsidRPr="00EE27B1">
          <w:rPr>
            <w:i/>
            <w:sz w:val="24"/>
            <w:szCs w:val="24"/>
            <w:rPrChange w:id="4492" w:author="Tre" w:date="2012-11-19T09:04:00Z">
              <w:rPr>
                <w:i/>
                <w:color w:val="0000FF"/>
                <w:u w:val="single"/>
              </w:rPr>
            </w:rPrChange>
          </w:rPr>
          <w:t xml:space="preserve"> </w:t>
        </w:r>
        <w:r w:rsidRPr="00EE27B1">
          <w:rPr>
            <w:i/>
            <w:sz w:val="24"/>
            <w:szCs w:val="24"/>
            <w:rPrChange w:id="4493" w:author="Tre" w:date="2012-11-19T09:04:00Z">
              <w:rPr>
                <w:i/>
                <w:color w:val="0000FF"/>
                <w:u w:val="single"/>
              </w:rPr>
            </w:rPrChange>
          </w:rPr>
          <w:fldChar w:fldCharType="begin"/>
        </w:r>
        <w:r w:rsidRPr="00EE27B1">
          <w:rPr>
            <w:i/>
            <w:sz w:val="24"/>
            <w:szCs w:val="24"/>
            <w:rPrChange w:id="4494" w:author="Tre" w:date="2012-11-19T09:04:00Z">
              <w:rPr>
                <w:i/>
                <w:color w:val="0000FF"/>
                <w:u w:val="single"/>
              </w:rPr>
            </w:rPrChange>
          </w:rPr>
          <w:instrText xml:space="preserve"> MERGEFIELD Rule_Bender_Description </w:instrText>
        </w:r>
        <w:r w:rsidRPr="00EE27B1">
          <w:rPr>
            <w:i/>
            <w:sz w:val="24"/>
            <w:szCs w:val="24"/>
            <w:rPrChange w:id="4495" w:author="Tre" w:date="2012-11-19T09:04:00Z">
              <w:rPr>
                <w:i/>
                <w:color w:val="0000FF"/>
                <w:u w:val="single"/>
              </w:rPr>
            </w:rPrChange>
          </w:rPr>
          <w:fldChar w:fldCharType="separate"/>
        </w:r>
        <w:r w:rsidRPr="00EE27B1">
          <w:rPr>
            <w:i/>
            <w:noProof/>
            <w:sz w:val="24"/>
            <w:szCs w:val="24"/>
            <w:rPrChange w:id="4496" w:author="Tre" w:date="2012-11-19T09:04:00Z">
              <w:rPr>
                <w:i/>
                <w:noProof/>
                <w:color w:val="0000FF"/>
                <w:u w:val="single"/>
              </w:rPr>
            </w:rPrChange>
          </w:rPr>
          <w:t>A character can turn into an animal of their choice if they see it while they are shifting.</w:t>
        </w:r>
        <w:r w:rsidRPr="00EE27B1">
          <w:rPr>
            <w:i/>
            <w:sz w:val="24"/>
            <w:szCs w:val="24"/>
            <w:rPrChange w:id="4497" w:author="Tre" w:date="2012-11-19T09:04:00Z">
              <w:rPr>
                <w:i/>
                <w:color w:val="0000FF"/>
                <w:u w:val="single"/>
              </w:rPr>
            </w:rPrChange>
          </w:rPr>
          <w:fldChar w:fldCharType="end"/>
        </w:r>
      </w:ins>
    </w:p>
    <w:p w:rsidR="00E404A2" w:rsidRPr="00880A1F" w:rsidRDefault="00EE27B1" w:rsidP="00E404A2">
      <w:pPr>
        <w:pStyle w:val="MatrixSuperfluous"/>
        <w:rPr>
          <w:ins w:id="4498" w:author="Tre" w:date="2012-11-16T21:31:00Z"/>
          <w:sz w:val="24"/>
          <w:szCs w:val="24"/>
          <w:rPrChange w:id="4499" w:author="Tre" w:date="2012-11-19T09:04:00Z">
            <w:rPr>
              <w:ins w:id="4500" w:author="Tre" w:date="2012-11-16T21:31:00Z"/>
            </w:rPr>
          </w:rPrChange>
        </w:rPr>
      </w:pPr>
      <w:ins w:id="4501" w:author="Tre" w:date="2012-11-16T21:31:00Z">
        <w:r w:rsidRPr="00EE27B1">
          <w:rPr>
            <w:sz w:val="24"/>
            <w:szCs w:val="24"/>
            <w:rPrChange w:id="4502" w:author="Tre" w:date="2012-11-19T09:04:00Z">
              <w:rPr>
                <w:color w:val="0000FF"/>
                <w:u w:val="single"/>
              </w:rPr>
            </w:rPrChange>
          </w:rPr>
          <w:t xml:space="preserve">Rule Breaker Feat: </w:t>
        </w:r>
        <w:r w:rsidRPr="00EE27B1">
          <w:rPr>
            <w:i/>
            <w:sz w:val="24"/>
            <w:szCs w:val="24"/>
            <w:rPrChange w:id="4503" w:author="Tre" w:date="2012-11-19T09:04:00Z">
              <w:rPr>
                <w:i/>
                <w:color w:val="0000FF"/>
                <w:u w:val="single"/>
              </w:rPr>
            </w:rPrChange>
          </w:rPr>
          <w:fldChar w:fldCharType="begin"/>
        </w:r>
        <w:r w:rsidRPr="00EE27B1">
          <w:rPr>
            <w:i/>
            <w:sz w:val="24"/>
            <w:szCs w:val="24"/>
            <w:rPrChange w:id="4504" w:author="Tre" w:date="2012-11-19T09:04:00Z">
              <w:rPr>
                <w:i/>
                <w:color w:val="0000FF"/>
                <w:u w:val="single"/>
              </w:rPr>
            </w:rPrChange>
          </w:rPr>
          <w:instrText xml:space="preserve"> MERGEFIELD Rule_Breaker_Description </w:instrText>
        </w:r>
        <w:r w:rsidRPr="00EE27B1">
          <w:rPr>
            <w:i/>
            <w:sz w:val="24"/>
            <w:szCs w:val="24"/>
            <w:rPrChange w:id="4505" w:author="Tre" w:date="2012-11-19T09:04:00Z">
              <w:rPr>
                <w:i/>
                <w:color w:val="0000FF"/>
                <w:u w:val="single"/>
              </w:rPr>
            </w:rPrChange>
          </w:rPr>
          <w:fldChar w:fldCharType="separate"/>
        </w:r>
        <w:r w:rsidRPr="00EE27B1">
          <w:rPr>
            <w:i/>
            <w:noProof/>
            <w:sz w:val="24"/>
            <w:szCs w:val="24"/>
            <w:rPrChange w:id="4506" w:author="Tre" w:date="2012-11-19T09:04:00Z">
              <w:rPr>
                <w:i/>
                <w:noProof/>
                <w:color w:val="0000FF"/>
                <w:u w:val="single"/>
              </w:rPr>
            </w:rPrChange>
          </w:rPr>
          <w:t>Character can shapeshift into any animal it has ever seen before, even without the animal present while the character is shifting.</w:t>
        </w:r>
        <w:r w:rsidRPr="00EE27B1">
          <w:rPr>
            <w:i/>
            <w:sz w:val="24"/>
            <w:szCs w:val="24"/>
            <w:rPrChange w:id="4507" w:author="Tre" w:date="2012-11-19T09:04:00Z">
              <w:rPr>
                <w:i/>
                <w:color w:val="0000FF"/>
                <w:u w:val="single"/>
              </w:rPr>
            </w:rPrChange>
          </w:rPr>
          <w:fldChar w:fldCharType="end"/>
        </w:r>
        <w:r w:rsidRPr="00EE27B1">
          <w:rPr>
            <w:sz w:val="24"/>
            <w:szCs w:val="24"/>
            <w:rPrChange w:id="4508" w:author="Tre" w:date="2012-11-19T09:04:00Z">
              <w:rPr>
                <w:color w:val="0000FF"/>
                <w:u w:val="single"/>
              </w:rPr>
            </w:rPrChange>
          </w:rPr>
          <w:fldChar w:fldCharType="begin"/>
        </w:r>
        <w:r w:rsidRPr="00EE27B1">
          <w:rPr>
            <w:sz w:val="24"/>
            <w:szCs w:val="24"/>
            <w:rPrChange w:id="4509" w:author="Tre" w:date="2012-11-19T09:04:00Z">
              <w:rPr>
                <w:color w:val="0000FF"/>
                <w:u w:val="single"/>
              </w:rPr>
            </w:rPrChange>
          </w:rPr>
          <w:instrText xml:space="preserve"> NEXT  \* MERGEFORMAT </w:instrText>
        </w:r>
        <w:r w:rsidRPr="00EE27B1">
          <w:rPr>
            <w:sz w:val="24"/>
            <w:szCs w:val="24"/>
            <w:rPrChange w:id="4510" w:author="Tre" w:date="2012-11-19T09:04:00Z">
              <w:rPr>
                <w:color w:val="0000FF"/>
                <w:u w:val="single"/>
              </w:rPr>
            </w:rPrChange>
          </w:rPr>
          <w:fldChar w:fldCharType="end"/>
        </w:r>
      </w:ins>
    </w:p>
    <w:p w:rsidR="00E404A2" w:rsidRPr="00880A1F" w:rsidRDefault="00E404A2" w:rsidP="00E404A2">
      <w:pPr>
        <w:pStyle w:val="MatrixSuperfluous"/>
        <w:rPr>
          <w:ins w:id="4511" w:author="Tre" w:date="2012-11-16T21:31:00Z"/>
          <w:sz w:val="24"/>
          <w:szCs w:val="24"/>
          <w:rPrChange w:id="4512" w:author="Tre" w:date="2012-11-19T09:04:00Z">
            <w:rPr>
              <w:ins w:id="4513" w:author="Tre" w:date="2012-11-16T21:31:00Z"/>
            </w:rPr>
          </w:rPrChange>
        </w:rPr>
      </w:pPr>
    </w:p>
    <w:p w:rsidR="00E404A2" w:rsidRPr="00880A1F" w:rsidRDefault="00EE27B1" w:rsidP="00E404A2">
      <w:pPr>
        <w:pStyle w:val="MatrixSuperfluous"/>
        <w:rPr>
          <w:ins w:id="4514" w:author="Tre" w:date="2012-11-16T21:31:00Z"/>
          <w:sz w:val="24"/>
          <w:szCs w:val="24"/>
          <w:rPrChange w:id="4515" w:author="Tre" w:date="2012-11-19T09:04:00Z">
            <w:rPr>
              <w:ins w:id="4516" w:author="Tre" w:date="2012-11-16T21:31:00Z"/>
            </w:rPr>
          </w:rPrChange>
        </w:rPr>
      </w:pPr>
      <w:ins w:id="4517" w:author="Tre" w:date="2012-11-16T21:31:00Z">
        <w:r w:rsidRPr="00EE27B1">
          <w:rPr>
            <w:b/>
            <w:sz w:val="24"/>
            <w:szCs w:val="24"/>
            <w:rPrChange w:id="4518" w:author="Tre" w:date="2012-11-19T09:04:00Z">
              <w:rPr>
                <w:b/>
                <w:color w:val="0000FF"/>
                <w:u w:val="single"/>
              </w:rPr>
            </w:rPrChange>
          </w:rPr>
          <w:t>Matrix Feat</w:t>
        </w:r>
        <w:r w:rsidRPr="00EE27B1">
          <w:rPr>
            <w:sz w:val="24"/>
            <w:szCs w:val="24"/>
            <w:rPrChange w:id="4519" w:author="Tre" w:date="2012-11-19T09:04:00Z">
              <w:rPr>
                <w:color w:val="0000FF"/>
                <w:u w:val="single"/>
              </w:rPr>
            </w:rPrChange>
          </w:rPr>
          <w:t xml:space="preserve"> </w:t>
        </w:r>
        <w:r w:rsidRPr="00EE27B1">
          <w:rPr>
            <w:b/>
            <w:sz w:val="24"/>
            <w:szCs w:val="24"/>
            <w:rPrChange w:id="4520" w:author="Tre" w:date="2012-11-19T09:04:00Z">
              <w:rPr>
                <w:b/>
                <w:color w:val="0000FF"/>
                <w:u w:val="single"/>
              </w:rPr>
            </w:rPrChange>
          </w:rPr>
          <w:t>“</w:t>
        </w:r>
        <w:r w:rsidRPr="00EE27B1">
          <w:rPr>
            <w:b/>
            <w:i/>
            <w:sz w:val="24"/>
            <w:szCs w:val="24"/>
            <w:rPrChange w:id="4521" w:author="Tre" w:date="2012-11-19T09:04:00Z">
              <w:rPr>
                <w:b/>
                <w:i/>
                <w:color w:val="0000FF"/>
                <w:u w:val="single"/>
              </w:rPr>
            </w:rPrChange>
          </w:rPr>
          <w:fldChar w:fldCharType="begin"/>
        </w:r>
        <w:r w:rsidRPr="00EE27B1">
          <w:rPr>
            <w:b/>
            <w:i/>
            <w:sz w:val="24"/>
            <w:szCs w:val="24"/>
            <w:rPrChange w:id="4522" w:author="Tre" w:date="2012-11-19T09:04:00Z">
              <w:rPr>
                <w:b/>
                <w:i/>
                <w:color w:val="0000FF"/>
                <w:u w:val="single"/>
              </w:rPr>
            </w:rPrChange>
          </w:rPr>
          <w:instrText xml:space="preserve"> MERGEFIELD Skill </w:instrText>
        </w:r>
        <w:r w:rsidRPr="00EE27B1">
          <w:rPr>
            <w:b/>
            <w:i/>
            <w:sz w:val="24"/>
            <w:szCs w:val="24"/>
            <w:rPrChange w:id="4523" w:author="Tre" w:date="2012-11-19T09:04:00Z">
              <w:rPr>
                <w:b/>
                <w:i/>
                <w:color w:val="0000FF"/>
                <w:u w:val="single"/>
              </w:rPr>
            </w:rPrChange>
          </w:rPr>
          <w:fldChar w:fldCharType="separate"/>
        </w:r>
        <w:r w:rsidRPr="00EE27B1">
          <w:rPr>
            <w:b/>
            <w:i/>
            <w:noProof/>
            <w:sz w:val="24"/>
            <w:szCs w:val="24"/>
            <w:rPrChange w:id="4524" w:author="Tre" w:date="2012-11-19T09:04:00Z">
              <w:rPr>
                <w:b/>
                <w:i/>
                <w:noProof/>
                <w:color w:val="0000FF"/>
                <w:u w:val="single"/>
              </w:rPr>
            </w:rPrChange>
          </w:rPr>
          <w:t>Sonic Blast</w:t>
        </w:r>
        <w:r w:rsidRPr="00EE27B1">
          <w:rPr>
            <w:b/>
            <w:i/>
            <w:sz w:val="24"/>
            <w:szCs w:val="24"/>
            <w:rPrChange w:id="4525" w:author="Tre" w:date="2012-11-19T09:04:00Z">
              <w:rPr>
                <w:b/>
                <w:i/>
                <w:color w:val="0000FF"/>
                <w:u w:val="single"/>
              </w:rPr>
            </w:rPrChange>
          </w:rPr>
          <w:fldChar w:fldCharType="end"/>
        </w:r>
        <w:r w:rsidRPr="00EE27B1">
          <w:rPr>
            <w:b/>
            <w:sz w:val="24"/>
            <w:szCs w:val="24"/>
            <w:rPrChange w:id="4526" w:author="Tre" w:date="2012-11-19T09:04:00Z">
              <w:rPr>
                <w:b/>
                <w:color w:val="0000FF"/>
                <w:u w:val="single"/>
              </w:rPr>
            </w:rPrChange>
          </w:rPr>
          <w:t>”</w:t>
        </w:r>
        <w:r w:rsidRPr="00EE27B1">
          <w:rPr>
            <w:sz w:val="24"/>
            <w:szCs w:val="24"/>
            <w:rPrChange w:id="4527" w:author="Tre" w:date="2012-11-19T09:04:00Z">
              <w:rPr>
                <w:color w:val="0000FF"/>
                <w:u w:val="single"/>
              </w:rPr>
            </w:rPrChange>
          </w:rPr>
          <w:t xml:space="preserve"> - [CyberZen]</w:t>
        </w:r>
      </w:ins>
    </w:p>
    <w:p w:rsidR="00E404A2" w:rsidRPr="00880A1F" w:rsidRDefault="00EE27B1" w:rsidP="00E404A2">
      <w:pPr>
        <w:pStyle w:val="MatrixSuperfluous"/>
        <w:rPr>
          <w:ins w:id="4528" w:author="Tre" w:date="2012-11-16T21:31:00Z"/>
          <w:sz w:val="24"/>
          <w:szCs w:val="24"/>
          <w:rPrChange w:id="4529" w:author="Tre" w:date="2012-11-19T09:04:00Z">
            <w:rPr>
              <w:ins w:id="4530" w:author="Tre" w:date="2012-11-16T21:31:00Z"/>
            </w:rPr>
          </w:rPrChange>
        </w:rPr>
      </w:pPr>
      <w:ins w:id="4531" w:author="Tre" w:date="2012-11-16T21:31:00Z">
        <w:r w:rsidRPr="00EE27B1">
          <w:rPr>
            <w:sz w:val="24"/>
            <w:szCs w:val="24"/>
            <w:rPrChange w:id="4532" w:author="Tre" w:date="2012-11-19T09:04:00Z">
              <w:rPr>
                <w:color w:val="0000FF"/>
                <w:u w:val="single"/>
              </w:rPr>
            </w:rPrChange>
          </w:rPr>
          <w:t>Rule Bender Feat:</w:t>
        </w:r>
        <w:r w:rsidRPr="00EE27B1">
          <w:rPr>
            <w:i/>
            <w:sz w:val="24"/>
            <w:szCs w:val="24"/>
            <w:rPrChange w:id="4533" w:author="Tre" w:date="2012-11-19T09:04:00Z">
              <w:rPr>
                <w:i/>
                <w:color w:val="0000FF"/>
                <w:u w:val="single"/>
              </w:rPr>
            </w:rPrChange>
          </w:rPr>
          <w:t xml:space="preserve"> </w:t>
        </w:r>
        <w:r w:rsidRPr="00EE27B1">
          <w:rPr>
            <w:i/>
            <w:sz w:val="24"/>
            <w:szCs w:val="24"/>
            <w:rPrChange w:id="4534" w:author="Tre" w:date="2012-11-19T09:04:00Z">
              <w:rPr>
                <w:i/>
                <w:color w:val="0000FF"/>
                <w:u w:val="single"/>
              </w:rPr>
            </w:rPrChange>
          </w:rPr>
          <w:fldChar w:fldCharType="begin"/>
        </w:r>
        <w:r w:rsidRPr="00EE27B1">
          <w:rPr>
            <w:i/>
            <w:sz w:val="24"/>
            <w:szCs w:val="24"/>
            <w:rPrChange w:id="4535" w:author="Tre" w:date="2012-11-19T09:04:00Z">
              <w:rPr>
                <w:i/>
                <w:color w:val="0000FF"/>
                <w:u w:val="single"/>
              </w:rPr>
            </w:rPrChange>
          </w:rPr>
          <w:instrText xml:space="preserve"> MERGEFIELD Rule_Bender_Description </w:instrText>
        </w:r>
        <w:r w:rsidRPr="00EE27B1">
          <w:rPr>
            <w:i/>
            <w:sz w:val="24"/>
            <w:szCs w:val="24"/>
            <w:rPrChange w:id="4536" w:author="Tre" w:date="2012-11-19T09:04:00Z">
              <w:rPr>
                <w:i/>
                <w:color w:val="0000FF"/>
                <w:u w:val="single"/>
              </w:rPr>
            </w:rPrChange>
          </w:rPr>
          <w:fldChar w:fldCharType="separate"/>
        </w:r>
        <w:r w:rsidRPr="00EE27B1">
          <w:rPr>
            <w:i/>
            <w:noProof/>
            <w:sz w:val="24"/>
            <w:szCs w:val="24"/>
            <w:rPrChange w:id="4537" w:author="Tre" w:date="2012-11-19T09:04:00Z">
              <w:rPr>
                <w:i/>
                <w:noProof/>
                <w:color w:val="0000FF"/>
                <w:u w:val="single"/>
              </w:rPr>
            </w:rPrChange>
          </w:rPr>
          <w:t>Create a sonic blast that can shatter brittle materials like glass. It can also damage human eardrums or be used to stun an opponent.</w:t>
        </w:r>
        <w:r w:rsidRPr="00EE27B1">
          <w:rPr>
            <w:i/>
            <w:sz w:val="24"/>
            <w:szCs w:val="24"/>
            <w:rPrChange w:id="4538" w:author="Tre" w:date="2012-11-19T09:04:00Z">
              <w:rPr>
                <w:i/>
                <w:color w:val="0000FF"/>
                <w:u w:val="single"/>
              </w:rPr>
            </w:rPrChange>
          </w:rPr>
          <w:fldChar w:fldCharType="end"/>
        </w:r>
      </w:ins>
    </w:p>
    <w:p w:rsidR="00E404A2" w:rsidRPr="00880A1F" w:rsidRDefault="00EE27B1" w:rsidP="00E404A2">
      <w:pPr>
        <w:pStyle w:val="MatrixSuperfluous"/>
        <w:rPr>
          <w:ins w:id="4539" w:author="Tre" w:date="2012-11-16T21:31:00Z"/>
          <w:sz w:val="24"/>
          <w:szCs w:val="24"/>
          <w:rPrChange w:id="4540" w:author="Tre" w:date="2012-11-19T09:04:00Z">
            <w:rPr>
              <w:ins w:id="4541" w:author="Tre" w:date="2012-11-16T21:31:00Z"/>
            </w:rPr>
          </w:rPrChange>
        </w:rPr>
      </w:pPr>
      <w:ins w:id="4542" w:author="Tre" w:date="2012-11-16T21:31:00Z">
        <w:r w:rsidRPr="00EE27B1">
          <w:rPr>
            <w:sz w:val="24"/>
            <w:szCs w:val="24"/>
            <w:rPrChange w:id="4543" w:author="Tre" w:date="2012-11-19T09:04:00Z">
              <w:rPr>
                <w:color w:val="0000FF"/>
                <w:u w:val="single"/>
              </w:rPr>
            </w:rPrChange>
          </w:rPr>
          <w:t xml:space="preserve">Rule Breaker Feat: </w:t>
        </w:r>
        <w:r w:rsidRPr="00EE27B1">
          <w:rPr>
            <w:i/>
            <w:sz w:val="24"/>
            <w:szCs w:val="24"/>
            <w:rPrChange w:id="4544" w:author="Tre" w:date="2012-11-19T09:04:00Z">
              <w:rPr>
                <w:i/>
                <w:color w:val="0000FF"/>
                <w:u w:val="single"/>
              </w:rPr>
            </w:rPrChange>
          </w:rPr>
          <w:fldChar w:fldCharType="begin"/>
        </w:r>
        <w:r w:rsidRPr="00EE27B1">
          <w:rPr>
            <w:i/>
            <w:sz w:val="24"/>
            <w:szCs w:val="24"/>
            <w:rPrChange w:id="4545" w:author="Tre" w:date="2012-11-19T09:04:00Z">
              <w:rPr>
                <w:i/>
                <w:color w:val="0000FF"/>
                <w:u w:val="single"/>
              </w:rPr>
            </w:rPrChange>
          </w:rPr>
          <w:instrText xml:space="preserve"> MERGEFIELD Rule_Breaker_Description </w:instrText>
        </w:r>
        <w:r w:rsidRPr="00EE27B1">
          <w:rPr>
            <w:i/>
            <w:sz w:val="24"/>
            <w:szCs w:val="24"/>
            <w:rPrChange w:id="4546" w:author="Tre" w:date="2012-11-19T09:04:00Z">
              <w:rPr>
                <w:i/>
                <w:color w:val="0000FF"/>
                <w:u w:val="single"/>
              </w:rPr>
            </w:rPrChange>
          </w:rPr>
          <w:fldChar w:fldCharType="separate"/>
        </w:r>
        <w:r w:rsidRPr="00EE27B1">
          <w:rPr>
            <w:i/>
            <w:noProof/>
            <w:sz w:val="24"/>
            <w:szCs w:val="24"/>
            <w:rPrChange w:id="4547" w:author="Tre" w:date="2012-11-19T09:04:00Z">
              <w:rPr>
                <w:i/>
                <w:noProof/>
                <w:color w:val="0000FF"/>
                <w:u w:val="single"/>
              </w:rPr>
            </w:rPrChange>
          </w:rPr>
          <w:t>Character can use their sonic blast to knock people over and hit things with force. A character could use the sonic blast to lift them up in the air or propel them along in the air.</w:t>
        </w:r>
        <w:r w:rsidRPr="00EE27B1">
          <w:rPr>
            <w:i/>
            <w:sz w:val="24"/>
            <w:szCs w:val="24"/>
            <w:rPrChange w:id="4548" w:author="Tre" w:date="2012-11-19T09:04:00Z">
              <w:rPr>
                <w:i/>
                <w:color w:val="0000FF"/>
                <w:u w:val="single"/>
              </w:rPr>
            </w:rPrChange>
          </w:rPr>
          <w:fldChar w:fldCharType="end"/>
        </w:r>
        <w:r w:rsidRPr="00EE27B1">
          <w:rPr>
            <w:sz w:val="24"/>
            <w:szCs w:val="24"/>
            <w:rPrChange w:id="4549" w:author="Tre" w:date="2012-11-19T09:04:00Z">
              <w:rPr>
                <w:color w:val="0000FF"/>
                <w:u w:val="single"/>
              </w:rPr>
            </w:rPrChange>
          </w:rPr>
          <w:fldChar w:fldCharType="begin"/>
        </w:r>
        <w:r w:rsidRPr="00EE27B1">
          <w:rPr>
            <w:sz w:val="24"/>
            <w:szCs w:val="24"/>
            <w:rPrChange w:id="4550" w:author="Tre" w:date="2012-11-19T09:04:00Z">
              <w:rPr>
                <w:color w:val="0000FF"/>
                <w:u w:val="single"/>
              </w:rPr>
            </w:rPrChange>
          </w:rPr>
          <w:instrText xml:space="preserve"> NEXT  \* MERGEFORMAT </w:instrText>
        </w:r>
        <w:r w:rsidRPr="00EE27B1">
          <w:rPr>
            <w:sz w:val="24"/>
            <w:szCs w:val="24"/>
            <w:rPrChange w:id="4551" w:author="Tre" w:date="2012-11-19T09:04:00Z">
              <w:rPr>
                <w:color w:val="0000FF"/>
                <w:u w:val="single"/>
              </w:rPr>
            </w:rPrChange>
          </w:rPr>
          <w:fldChar w:fldCharType="end"/>
        </w:r>
      </w:ins>
    </w:p>
    <w:p w:rsidR="00E404A2" w:rsidRPr="00880A1F" w:rsidRDefault="00E404A2" w:rsidP="00E404A2">
      <w:pPr>
        <w:pStyle w:val="MatrixSuperfluous"/>
        <w:rPr>
          <w:ins w:id="4552" w:author="Tre" w:date="2012-11-16T21:31:00Z"/>
          <w:sz w:val="24"/>
          <w:szCs w:val="24"/>
          <w:rPrChange w:id="4553" w:author="Tre" w:date="2012-11-19T09:04:00Z">
            <w:rPr>
              <w:ins w:id="4554" w:author="Tre" w:date="2012-11-16T21:31:00Z"/>
            </w:rPr>
          </w:rPrChange>
        </w:rPr>
      </w:pPr>
    </w:p>
    <w:p w:rsidR="00E404A2" w:rsidRPr="00880A1F" w:rsidRDefault="00EE27B1" w:rsidP="00E404A2">
      <w:pPr>
        <w:pStyle w:val="MatrixSuperfluous"/>
        <w:rPr>
          <w:ins w:id="4555" w:author="Tre" w:date="2012-11-16T21:31:00Z"/>
          <w:sz w:val="24"/>
          <w:szCs w:val="24"/>
          <w:rPrChange w:id="4556" w:author="Tre" w:date="2012-11-19T09:04:00Z">
            <w:rPr>
              <w:ins w:id="4557" w:author="Tre" w:date="2012-11-16T21:31:00Z"/>
            </w:rPr>
          </w:rPrChange>
        </w:rPr>
      </w:pPr>
      <w:ins w:id="4558" w:author="Tre" w:date="2012-11-16T21:31:00Z">
        <w:r w:rsidRPr="00EE27B1">
          <w:rPr>
            <w:b/>
            <w:sz w:val="24"/>
            <w:szCs w:val="24"/>
            <w:rPrChange w:id="4559" w:author="Tre" w:date="2012-11-19T09:04:00Z">
              <w:rPr>
                <w:b/>
                <w:color w:val="0000FF"/>
                <w:u w:val="single"/>
              </w:rPr>
            </w:rPrChange>
          </w:rPr>
          <w:t>Matrix Feat</w:t>
        </w:r>
        <w:r w:rsidRPr="00EE27B1">
          <w:rPr>
            <w:sz w:val="24"/>
            <w:szCs w:val="24"/>
            <w:rPrChange w:id="4560" w:author="Tre" w:date="2012-11-19T09:04:00Z">
              <w:rPr>
                <w:color w:val="0000FF"/>
                <w:u w:val="single"/>
              </w:rPr>
            </w:rPrChange>
          </w:rPr>
          <w:t xml:space="preserve"> </w:t>
        </w:r>
        <w:r w:rsidRPr="00EE27B1">
          <w:rPr>
            <w:b/>
            <w:sz w:val="24"/>
            <w:szCs w:val="24"/>
            <w:rPrChange w:id="4561" w:author="Tre" w:date="2012-11-19T09:04:00Z">
              <w:rPr>
                <w:b/>
                <w:color w:val="0000FF"/>
                <w:u w:val="single"/>
              </w:rPr>
            </w:rPrChange>
          </w:rPr>
          <w:t>“</w:t>
        </w:r>
        <w:r w:rsidRPr="00EE27B1">
          <w:rPr>
            <w:b/>
            <w:i/>
            <w:sz w:val="24"/>
            <w:szCs w:val="24"/>
            <w:rPrChange w:id="4562" w:author="Tre" w:date="2012-11-19T09:04:00Z">
              <w:rPr>
                <w:b/>
                <w:i/>
                <w:color w:val="0000FF"/>
                <w:u w:val="single"/>
              </w:rPr>
            </w:rPrChange>
          </w:rPr>
          <w:fldChar w:fldCharType="begin"/>
        </w:r>
        <w:r w:rsidRPr="00EE27B1">
          <w:rPr>
            <w:b/>
            <w:i/>
            <w:sz w:val="24"/>
            <w:szCs w:val="24"/>
            <w:rPrChange w:id="4563" w:author="Tre" w:date="2012-11-19T09:04:00Z">
              <w:rPr>
                <w:b/>
                <w:i/>
                <w:color w:val="0000FF"/>
                <w:u w:val="single"/>
              </w:rPr>
            </w:rPrChange>
          </w:rPr>
          <w:instrText xml:space="preserve"> MERGEFIELD Skill </w:instrText>
        </w:r>
        <w:r w:rsidRPr="00EE27B1">
          <w:rPr>
            <w:b/>
            <w:i/>
            <w:sz w:val="24"/>
            <w:szCs w:val="24"/>
            <w:rPrChange w:id="4564" w:author="Tre" w:date="2012-11-19T09:04:00Z">
              <w:rPr>
                <w:b/>
                <w:i/>
                <w:color w:val="0000FF"/>
                <w:u w:val="single"/>
              </w:rPr>
            </w:rPrChange>
          </w:rPr>
          <w:fldChar w:fldCharType="separate"/>
        </w:r>
        <w:r w:rsidRPr="00EE27B1">
          <w:rPr>
            <w:b/>
            <w:i/>
            <w:noProof/>
            <w:sz w:val="24"/>
            <w:szCs w:val="24"/>
            <w:rPrChange w:id="4565" w:author="Tre" w:date="2012-11-19T09:04:00Z">
              <w:rPr>
                <w:b/>
                <w:i/>
                <w:noProof/>
                <w:color w:val="0000FF"/>
                <w:u w:val="single"/>
              </w:rPr>
            </w:rPrChange>
          </w:rPr>
          <w:t>Spatial Manipulation (Spatiokinesis)</w:t>
        </w:r>
        <w:r w:rsidRPr="00EE27B1">
          <w:rPr>
            <w:b/>
            <w:i/>
            <w:sz w:val="24"/>
            <w:szCs w:val="24"/>
            <w:rPrChange w:id="4566" w:author="Tre" w:date="2012-11-19T09:04:00Z">
              <w:rPr>
                <w:b/>
                <w:i/>
                <w:color w:val="0000FF"/>
                <w:u w:val="single"/>
              </w:rPr>
            </w:rPrChange>
          </w:rPr>
          <w:fldChar w:fldCharType="end"/>
        </w:r>
        <w:r w:rsidRPr="00EE27B1">
          <w:rPr>
            <w:b/>
            <w:sz w:val="24"/>
            <w:szCs w:val="24"/>
            <w:rPrChange w:id="4567" w:author="Tre" w:date="2012-11-19T09:04:00Z">
              <w:rPr>
                <w:b/>
                <w:color w:val="0000FF"/>
                <w:u w:val="single"/>
              </w:rPr>
            </w:rPrChange>
          </w:rPr>
          <w:t>”</w:t>
        </w:r>
        <w:r w:rsidRPr="00EE27B1">
          <w:rPr>
            <w:sz w:val="24"/>
            <w:szCs w:val="24"/>
            <w:rPrChange w:id="4568" w:author="Tre" w:date="2012-11-19T09:04:00Z">
              <w:rPr>
                <w:color w:val="0000FF"/>
                <w:u w:val="single"/>
              </w:rPr>
            </w:rPrChange>
          </w:rPr>
          <w:t xml:space="preserve"> - [CyberZen]</w:t>
        </w:r>
      </w:ins>
    </w:p>
    <w:p w:rsidR="00E404A2" w:rsidRPr="00880A1F" w:rsidRDefault="00EE27B1" w:rsidP="00E404A2">
      <w:pPr>
        <w:pStyle w:val="MatrixSuperfluous"/>
        <w:rPr>
          <w:ins w:id="4569" w:author="Tre" w:date="2012-11-16T21:31:00Z"/>
          <w:sz w:val="24"/>
          <w:szCs w:val="24"/>
          <w:rPrChange w:id="4570" w:author="Tre" w:date="2012-11-19T09:04:00Z">
            <w:rPr>
              <w:ins w:id="4571" w:author="Tre" w:date="2012-11-16T21:31:00Z"/>
            </w:rPr>
          </w:rPrChange>
        </w:rPr>
      </w:pPr>
      <w:ins w:id="4572" w:author="Tre" w:date="2012-11-16T21:31:00Z">
        <w:r w:rsidRPr="00EE27B1">
          <w:rPr>
            <w:sz w:val="24"/>
            <w:szCs w:val="24"/>
            <w:rPrChange w:id="4573" w:author="Tre" w:date="2012-11-19T09:04:00Z">
              <w:rPr>
                <w:color w:val="0000FF"/>
                <w:u w:val="single"/>
              </w:rPr>
            </w:rPrChange>
          </w:rPr>
          <w:t>Rule Bender Feat:</w:t>
        </w:r>
        <w:r w:rsidRPr="00EE27B1">
          <w:rPr>
            <w:i/>
            <w:sz w:val="24"/>
            <w:szCs w:val="24"/>
            <w:rPrChange w:id="4574" w:author="Tre" w:date="2012-11-19T09:04:00Z">
              <w:rPr>
                <w:i/>
                <w:color w:val="0000FF"/>
                <w:u w:val="single"/>
              </w:rPr>
            </w:rPrChange>
          </w:rPr>
          <w:t xml:space="preserve"> </w:t>
        </w:r>
        <w:r w:rsidRPr="00EE27B1">
          <w:rPr>
            <w:i/>
            <w:sz w:val="24"/>
            <w:szCs w:val="24"/>
            <w:rPrChange w:id="4575" w:author="Tre" w:date="2012-11-19T09:04:00Z">
              <w:rPr>
                <w:i/>
                <w:color w:val="0000FF"/>
                <w:u w:val="single"/>
              </w:rPr>
            </w:rPrChange>
          </w:rPr>
          <w:fldChar w:fldCharType="begin"/>
        </w:r>
        <w:r w:rsidRPr="00EE27B1">
          <w:rPr>
            <w:i/>
            <w:sz w:val="24"/>
            <w:szCs w:val="24"/>
            <w:rPrChange w:id="4576" w:author="Tre" w:date="2012-11-19T09:04:00Z">
              <w:rPr>
                <w:i/>
                <w:color w:val="0000FF"/>
                <w:u w:val="single"/>
              </w:rPr>
            </w:rPrChange>
          </w:rPr>
          <w:instrText xml:space="preserve"> MERGEFIELD Rule_Bender_Description </w:instrText>
        </w:r>
        <w:r w:rsidRPr="00EE27B1">
          <w:rPr>
            <w:i/>
            <w:sz w:val="24"/>
            <w:szCs w:val="24"/>
            <w:rPrChange w:id="4577" w:author="Tre" w:date="2012-11-19T09:04:00Z">
              <w:rPr>
                <w:i/>
                <w:color w:val="0000FF"/>
                <w:u w:val="single"/>
              </w:rPr>
            </w:rPrChange>
          </w:rPr>
          <w:fldChar w:fldCharType="separate"/>
        </w:r>
        <w:r w:rsidRPr="00EE27B1">
          <w:rPr>
            <w:i/>
            <w:noProof/>
            <w:sz w:val="24"/>
            <w:szCs w:val="24"/>
            <w:rPrChange w:id="4578" w:author="Tre" w:date="2012-11-19T09:04:00Z">
              <w:rPr>
                <w:i/>
                <w:noProof/>
                <w:color w:val="0000FF"/>
                <w:u w:val="single"/>
              </w:rPr>
            </w:rPrChange>
          </w:rPr>
          <w:t>Character can design an area in the matrix that allows them to control reality. This area does not change until it is destroyed or reformatted.</w:t>
        </w:r>
        <w:r w:rsidRPr="00EE27B1">
          <w:rPr>
            <w:i/>
            <w:sz w:val="24"/>
            <w:szCs w:val="24"/>
            <w:rPrChange w:id="4579" w:author="Tre" w:date="2012-11-19T09:04:00Z">
              <w:rPr>
                <w:i/>
                <w:color w:val="0000FF"/>
                <w:u w:val="single"/>
              </w:rPr>
            </w:rPrChange>
          </w:rPr>
          <w:fldChar w:fldCharType="end"/>
        </w:r>
      </w:ins>
    </w:p>
    <w:p w:rsidR="00E404A2" w:rsidRPr="003E60FB" w:rsidRDefault="00EE27B1" w:rsidP="00E404A2">
      <w:pPr>
        <w:pStyle w:val="MatrixSuperfluous"/>
        <w:rPr>
          <w:ins w:id="4580" w:author="Tre" w:date="2012-11-16T21:31:00Z"/>
          <w:rFonts w:eastAsiaTheme="minorHAnsi" w:cs="Calibri"/>
          <w:i/>
          <w:iCs/>
          <w:color w:val="000000"/>
          <w:sz w:val="24"/>
          <w:szCs w:val="24"/>
          <w:rPrChange w:id="4581" w:author="Tre" w:date="2012-12-02T21:42:00Z">
            <w:rPr>
              <w:ins w:id="4582" w:author="Tre" w:date="2012-11-16T21:31:00Z"/>
            </w:rPr>
          </w:rPrChange>
        </w:rPr>
      </w:pPr>
      <w:ins w:id="4583" w:author="Tre" w:date="2012-11-16T21:31:00Z">
        <w:r w:rsidRPr="00EE27B1">
          <w:rPr>
            <w:sz w:val="24"/>
            <w:szCs w:val="24"/>
            <w:rPrChange w:id="4584" w:author="Tre" w:date="2012-11-19T09:04:00Z">
              <w:rPr>
                <w:color w:val="0000FF"/>
                <w:u w:val="single"/>
              </w:rPr>
            </w:rPrChange>
          </w:rPr>
          <w:lastRenderedPageBreak/>
          <w:t xml:space="preserve">Rule Breaker Feat: </w:t>
        </w:r>
      </w:ins>
      <w:ins w:id="4585" w:author="Tre" w:date="2012-12-02T21:42:00Z">
        <w:r w:rsidR="003E60FB" w:rsidRPr="003E60FB">
          <w:rPr>
            <w:rFonts w:eastAsiaTheme="minorHAnsi" w:cs="Calibri"/>
            <w:i/>
            <w:iCs/>
            <w:color w:val="000000"/>
            <w:sz w:val="24"/>
            <w:szCs w:val="24"/>
          </w:rPr>
          <w:t xml:space="preserve">Character can manipulate the spatial reality of their immediate area, wherever that is. Users can warp, bend, flip, crush, control and otherwise manipulate all physical aspects space within area of ones choosing. It allows only the ability to manipulate an area, not to defy its laws, so gravity, friction, and many other rules will still usually apply. However, it is possible for users of this power to give the illusion that they are manipulating gravity by Floortilting or by manipulating spatial pressure, such as decreasing the spatial size of a basketball without altering its structure. Users cannot affect people or objects, but they could fold space onto itself making the same object take up two different places. Rule Benders are limited to a specific location, Rule Breakers are restricted only by their imagination. </w:t>
        </w:r>
      </w:ins>
      <w:bookmarkStart w:id="4586" w:name="_GoBack"/>
      <w:bookmarkEnd w:id="4586"/>
      <w:ins w:id="4587" w:author="Tre" w:date="2012-11-16T21:31:00Z">
        <w:r w:rsidRPr="00EE27B1">
          <w:rPr>
            <w:sz w:val="24"/>
            <w:szCs w:val="24"/>
            <w:rPrChange w:id="4588" w:author="Tre" w:date="2012-11-19T09:04:00Z">
              <w:rPr>
                <w:color w:val="0000FF"/>
                <w:u w:val="single"/>
              </w:rPr>
            </w:rPrChange>
          </w:rPr>
          <w:fldChar w:fldCharType="begin"/>
        </w:r>
        <w:r w:rsidRPr="00EE27B1">
          <w:rPr>
            <w:sz w:val="24"/>
            <w:szCs w:val="24"/>
            <w:rPrChange w:id="4589" w:author="Tre" w:date="2012-11-19T09:04:00Z">
              <w:rPr>
                <w:color w:val="0000FF"/>
                <w:u w:val="single"/>
              </w:rPr>
            </w:rPrChange>
          </w:rPr>
          <w:instrText xml:space="preserve"> NEXT  \* MERGEFORMAT </w:instrText>
        </w:r>
        <w:r w:rsidRPr="00EE27B1">
          <w:rPr>
            <w:sz w:val="24"/>
            <w:szCs w:val="24"/>
            <w:rPrChange w:id="4590" w:author="Tre" w:date="2012-11-19T09:04:00Z">
              <w:rPr>
                <w:color w:val="0000FF"/>
                <w:u w:val="single"/>
              </w:rPr>
            </w:rPrChange>
          </w:rPr>
          <w:fldChar w:fldCharType="end"/>
        </w:r>
      </w:ins>
    </w:p>
    <w:p w:rsidR="00E404A2" w:rsidRPr="00880A1F" w:rsidRDefault="00E404A2" w:rsidP="00E404A2">
      <w:pPr>
        <w:pStyle w:val="MatrixSuperfluous"/>
        <w:rPr>
          <w:ins w:id="4591" w:author="Tre" w:date="2012-11-16T21:31:00Z"/>
          <w:sz w:val="24"/>
          <w:szCs w:val="24"/>
          <w:rPrChange w:id="4592" w:author="Tre" w:date="2012-11-19T09:04:00Z">
            <w:rPr>
              <w:ins w:id="4593" w:author="Tre" w:date="2012-11-16T21:31:00Z"/>
            </w:rPr>
          </w:rPrChange>
        </w:rPr>
      </w:pPr>
    </w:p>
    <w:p w:rsidR="00E404A2" w:rsidRPr="00880A1F" w:rsidRDefault="00EE27B1" w:rsidP="00E404A2">
      <w:pPr>
        <w:pStyle w:val="MatrixSuperfluous"/>
        <w:rPr>
          <w:ins w:id="4594" w:author="Tre" w:date="2012-11-16T21:31:00Z"/>
          <w:sz w:val="24"/>
          <w:szCs w:val="24"/>
          <w:rPrChange w:id="4595" w:author="Tre" w:date="2012-11-19T09:04:00Z">
            <w:rPr>
              <w:ins w:id="4596" w:author="Tre" w:date="2012-11-16T21:31:00Z"/>
            </w:rPr>
          </w:rPrChange>
        </w:rPr>
      </w:pPr>
      <w:ins w:id="4597" w:author="Tre" w:date="2012-11-16T21:31:00Z">
        <w:r w:rsidRPr="00EE27B1">
          <w:rPr>
            <w:b/>
            <w:sz w:val="24"/>
            <w:szCs w:val="24"/>
            <w:rPrChange w:id="4598" w:author="Tre" w:date="2012-11-19T09:04:00Z">
              <w:rPr>
                <w:b/>
                <w:color w:val="0000FF"/>
                <w:u w:val="single"/>
              </w:rPr>
            </w:rPrChange>
          </w:rPr>
          <w:t>Matrix Feat</w:t>
        </w:r>
        <w:r w:rsidRPr="00EE27B1">
          <w:rPr>
            <w:sz w:val="24"/>
            <w:szCs w:val="24"/>
            <w:rPrChange w:id="4599" w:author="Tre" w:date="2012-11-19T09:04:00Z">
              <w:rPr>
                <w:color w:val="0000FF"/>
                <w:u w:val="single"/>
              </w:rPr>
            </w:rPrChange>
          </w:rPr>
          <w:t xml:space="preserve"> </w:t>
        </w:r>
        <w:r w:rsidRPr="00EE27B1">
          <w:rPr>
            <w:b/>
            <w:sz w:val="24"/>
            <w:szCs w:val="24"/>
            <w:rPrChange w:id="4600" w:author="Tre" w:date="2012-11-19T09:04:00Z">
              <w:rPr>
                <w:b/>
                <w:color w:val="0000FF"/>
                <w:u w:val="single"/>
              </w:rPr>
            </w:rPrChange>
          </w:rPr>
          <w:t>“</w:t>
        </w:r>
        <w:r w:rsidRPr="00EE27B1">
          <w:rPr>
            <w:b/>
            <w:i/>
            <w:sz w:val="24"/>
            <w:szCs w:val="24"/>
            <w:rPrChange w:id="4601" w:author="Tre" w:date="2012-11-19T09:04:00Z">
              <w:rPr>
                <w:b/>
                <w:i/>
                <w:color w:val="0000FF"/>
                <w:u w:val="single"/>
              </w:rPr>
            </w:rPrChange>
          </w:rPr>
          <w:fldChar w:fldCharType="begin"/>
        </w:r>
        <w:r w:rsidRPr="00EE27B1">
          <w:rPr>
            <w:b/>
            <w:i/>
            <w:sz w:val="24"/>
            <w:szCs w:val="24"/>
            <w:rPrChange w:id="4602" w:author="Tre" w:date="2012-11-19T09:04:00Z">
              <w:rPr>
                <w:b/>
                <w:i/>
                <w:color w:val="0000FF"/>
                <w:u w:val="single"/>
              </w:rPr>
            </w:rPrChange>
          </w:rPr>
          <w:instrText xml:space="preserve"> MERGEFIELD Skill </w:instrText>
        </w:r>
        <w:r w:rsidRPr="00EE27B1">
          <w:rPr>
            <w:b/>
            <w:i/>
            <w:sz w:val="24"/>
            <w:szCs w:val="24"/>
            <w:rPrChange w:id="4603" w:author="Tre" w:date="2012-11-19T09:04:00Z">
              <w:rPr>
                <w:b/>
                <w:i/>
                <w:color w:val="0000FF"/>
                <w:u w:val="single"/>
              </w:rPr>
            </w:rPrChange>
          </w:rPr>
          <w:fldChar w:fldCharType="separate"/>
        </w:r>
        <w:r w:rsidRPr="00EE27B1">
          <w:rPr>
            <w:b/>
            <w:i/>
            <w:noProof/>
            <w:sz w:val="24"/>
            <w:szCs w:val="24"/>
            <w:rPrChange w:id="4604" w:author="Tre" w:date="2012-11-19T09:04:00Z">
              <w:rPr>
                <w:b/>
                <w:i/>
                <w:noProof/>
                <w:color w:val="0000FF"/>
                <w:u w:val="single"/>
              </w:rPr>
            </w:rPrChange>
          </w:rPr>
          <w:t>Telekinesis</w:t>
        </w:r>
        <w:r w:rsidRPr="00EE27B1">
          <w:rPr>
            <w:b/>
            <w:i/>
            <w:sz w:val="24"/>
            <w:szCs w:val="24"/>
            <w:rPrChange w:id="4605" w:author="Tre" w:date="2012-11-19T09:04:00Z">
              <w:rPr>
                <w:b/>
                <w:i/>
                <w:color w:val="0000FF"/>
                <w:u w:val="single"/>
              </w:rPr>
            </w:rPrChange>
          </w:rPr>
          <w:fldChar w:fldCharType="end"/>
        </w:r>
        <w:r w:rsidRPr="00EE27B1">
          <w:rPr>
            <w:b/>
            <w:sz w:val="24"/>
            <w:szCs w:val="24"/>
            <w:rPrChange w:id="4606" w:author="Tre" w:date="2012-11-19T09:04:00Z">
              <w:rPr>
                <w:b/>
                <w:color w:val="0000FF"/>
                <w:u w:val="single"/>
              </w:rPr>
            </w:rPrChange>
          </w:rPr>
          <w:t>”</w:t>
        </w:r>
        <w:r w:rsidRPr="00EE27B1">
          <w:rPr>
            <w:sz w:val="24"/>
            <w:szCs w:val="24"/>
            <w:rPrChange w:id="4607" w:author="Tre" w:date="2012-11-19T09:04:00Z">
              <w:rPr>
                <w:color w:val="0000FF"/>
                <w:u w:val="single"/>
              </w:rPr>
            </w:rPrChange>
          </w:rPr>
          <w:t xml:space="preserve"> - [CyberZen]</w:t>
        </w:r>
      </w:ins>
    </w:p>
    <w:p w:rsidR="00E404A2" w:rsidRPr="00880A1F" w:rsidRDefault="00EE27B1" w:rsidP="00E404A2">
      <w:pPr>
        <w:pStyle w:val="MatrixSuperfluous"/>
        <w:rPr>
          <w:ins w:id="4608" w:author="Tre" w:date="2012-11-16T21:31:00Z"/>
          <w:sz w:val="24"/>
          <w:szCs w:val="24"/>
          <w:rPrChange w:id="4609" w:author="Tre" w:date="2012-11-19T09:04:00Z">
            <w:rPr>
              <w:ins w:id="4610" w:author="Tre" w:date="2012-11-16T21:31:00Z"/>
            </w:rPr>
          </w:rPrChange>
        </w:rPr>
      </w:pPr>
      <w:ins w:id="4611" w:author="Tre" w:date="2012-11-16T21:31:00Z">
        <w:r w:rsidRPr="00EE27B1">
          <w:rPr>
            <w:sz w:val="24"/>
            <w:szCs w:val="24"/>
            <w:rPrChange w:id="4612" w:author="Tre" w:date="2012-11-19T09:04:00Z">
              <w:rPr>
                <w:color w:val="0000FF"/>
                <w:u w:val="single"/>
              </w:rPr>
            </w:rPrChange>
          </w:rPr>
          <w:t>Rule Bender Feat:</w:t>
        </w:r>
        <w:r w:rsidRPr="00EE27B1">
          <w:rPr>
            <w:i/>
            <w:sz w:val="24"/>
            <w:szCs w:val="24"/>
            <w:rPrChange w:id="4613" w:author="Tre" w:date="2012-11-19T09:04:00Z">
              <w:rPr>
                <w:i/>
                <w:color w:val="0000FF"/>
                <w:u w:val="single"/>
              </w:rPr>
            </w:rPrChange>
          </w:rPr>
          <w:t xml:space="preserve"> </w:t>
        </w:r>
        <w:r w:rsidRPr="00EE27B1">
          <w:rPr>
            <w:i/>
            <w:sz w:val="24"/>
            <w:szCs w:val="24"/>
            <w:rPrChange w:id="4614" w:author="Tre" w:date="2012-11-19T09:04:00Z">
              <w:rPr>
                <w:i/>
                <w:color w:val="0000FF"/>
                <w:u w:val="single"/>
              </w:rPr>
            </w:rPrChange>
          </w:rPr>
          <w:fldChar w:fldCharType="begin"/>
        </w:r>
        <w:r w:rsidRPr="00EE27B1">
          <w:rPr>
            <w:i/>
            <w:sz w:val="24"/>
            <w:szCs w:val="24"/>
            <w:rPrChange w:id="4615" w:author="Tre" w:date="2012-11-19T09:04:00Z">
              <w:rPr>
                <w:i/>
                <w:color w:val="0000FF"/>
                <w:u w:val="single"/>
              </w:rPr>
            </w:rPrChange>
          </w:rPr>
          <w:instrText xml:space="preserve"> MERGEFIELD Rule_Bender_Description </w:instrText>
        </w:r>
        <w:r w:rsidRPr="00EE27B1">
          <w:rPr>
            <w:i/>
            <w:sz w:val="24"/>
            <w:szCs w:val="24"/>
            <w:rPrChange w:id="4616" w:author="Tre" w:date="2012-11-19T09:04:00Z">
              <w:rPr>
                <w:i/>
                <w:color w:val="0000FF"/>
                <w:u w:val="single"/>
              </w:rPr>
            </w:rPrChange>
          </w:rPr>
          <w:fldChar w:fldCharType="separate"/>
        </w:r>
        <w:r w:rsidRPr="00EE27B1">
          <w:rPr>
            <w:i/>
            <w:noProof/>
            <w:sz w:val="24"/>
            <w:szCs w:val="24"/>
            <w:rPrChange w:id="4617" w:author="Tre" w:date="2012-11-19T09:04:00Z">
              <w:rPr>
                <w:i/>
                <w:noProof/>
                <w:color w:val="0000FF"/>
                <w:u w:val="single"/>
              </w:rPr>
            </w:rPrChange>
          </w:rPr>
          <w:t>Character has the ability to lift objects up to their weight if they focus on it. They must see the object.</w:t>
        </w:r>
        <w:r w:rsidRPr="00EE27B1">
          <w:rPr>
            <w:i/>
            <w:sz w:val="24"/>
            <w:szCs w:val="24"/>
            <w:rPrChange w:id="4618" w:author="Tre" w:date="2012-11-19T09:04:00Z">
              <w:rPr>
                <w:i/>
                <w:color w:val="0000FF"/>
                <w:u w:val="single"/>
              </w:rPr>
            </w:rPrChange>
          </w:rPr>
          <w:fldChar w:fldCharType="end"/>
        </w:r>
      </w:ins>
    </w:p>
    <w:p w:rsidR="00E404A2" w:rsidRPr="00880A1F" w:rsidRDefault="00EE27B1" w:rsidP="00E404A2">
      <w:pPr>
        <w:pStyle w:val="MatrixSuperfluous"/>
        <w:rPr>
          <w:ins w:id="4619" w:author="Tre" w:date="2012-11-16T21:31:00Z"/>
          <w:sz w:val="24"/>
          <w:szCs w:val="24"/>
          <w:rPrChange w:id="4620" w:author="Tre" w:date="2012-11-19T09:04:00Z">
            <w:rPr>
              <w:ins w:id="4621" w:author="Tre" w:date="2012-11-16T21:31:00Z"/>
            </w:rPr>
          </w:rPrChange>
        </w:rPr>
      </w:pPr>
      <w:ins w:id="4622" w:author="Tre" w:date="2012-11-16T21:31:00Z">
        <w:r w:rsidRPr="00EE27B1">
          <w:rPr>
            <w:sz w:val="24"/>
            <w:szCs w:val="24"/>
            <w:rPrChange w:id="4623" w:author="Tre" w:date="2012-11-19T09:04:00Z">
              <w:rPr>
                <w:color w:val="0000FF"/>
                <w:u w:val="single"/>
              </w:rPr>
            </w:rPrChange>
          </w:rPr>
          <w:t xml:space="preserve">Rule Breaker Feat: </w:t>
        </w:r>
        <w:r w:rsidRPr="00EE27B1">
          <w:rPr>
            <w:i/>
            <w:sz w:val="24"/>
            <w:szCs w:val="24"/>
            <w:rPrChange w:id="4624" w:author="Tre" w:date="2012-11-19T09:04:00Z">
              <w:rPr>
                <w:i/>
                <w:color w:val="0000FF"/>
                <w:u w:val="single"/>
              </w:rPr>
            </w:rPrChange>
          </w:rPr>
          <w:fldChar w:fldCharType="begin"/>
        </w:r>
        <w:r w:rsidRPr="00EE27B1">
          <w:rPr>
            <w:i/>
            <w:sz w:val="24"/>
            <w:szCs w:val="24"/>
            <w:rPrChange w:id="4625" w:author="Tre" w:date="2012-11-19T09:04:00Z">
              <w:rPr>
                <w:i/>
                <w:color w:val="0000FF"/>
                <w:u w:val="single"/>
              </w:rPr>
            </w:rPrChange>
          </w:rPr>
          <w:instrText xml:space="preserve"> MERGEFIELD Rule_Breaker_Description </w:instrText>
        </w:r>
        <w:r w:rsidRPr="00EE27B1">
          <w:rPr>
            <w:i/>
            <w:sz w:val="24"/>
            <w:szCs w:val="24"/>
            <w:rPrChange w:id="4626" w:author="Tre" w:date="2012-11-19T09:04:00Z">
              <w:rPr>
                <w:i/>
                <w:color w:val="0000FF"/>
                <w:u w:val="single"/>
              </w:rPr>
            </w:rPrChange>
          </w:rPr>
          <w:fldChar w:fldCharType="separate"/>
        </w:r>
        <w:r w:rsidRPr="00EE27B1">
          <w:rPr>
            <w:i/>
            <w:noProof/>
            <w:sz w:val="24"/>
            <w:szCs w:val="24"/>
            <w:rPrChange w:id="4627" w:author="Tre" w:date="2012-11-19T09:04:00Z">
              <w:rPr>
                <w:i/>
                <w:noProof/>
                <w:color w:val="0000FF"/>
                <w:u w:val="single"/>
              </w:rPr>
            </w:rPrChange>
          </w:rPr>
          <w:t>Character has the ability to lift objects that weigh more than them with their minds, but they must be able to see it.</w:t>
        </w:r>
        <w:r w:rsidRPr="00EE27B1">
          <w:rPr>
            <w:i/>
            <w:sz w:val="24"/>
            <w:szCs w:val="24"/>
            <w:rPrChange w:id="4628" w:author="Tre" w:date="2012-11-19T09:04:00Z">
              <w:rPr>
                <w:i/>
                <w:color w:val="0000FF"/>
                <w:u w:val="single"/>
              </w:rPr>
            </w:rPrChange>
          </w:rPr>
          <w:fldChar w:fldCharType="end"/>
        </w:r>
        <w:r w:rsidRPr="00EE27B1">
          <w:rPr>
            <w:sz w:val="24"/>
            <w:szCs w:val="24"/>
            <w:rPrChange w:id="4629" w:author="Tre" w:date="2012-11-19T09:04:00Z">
              <w:rPr>
                <w:color w:val="0000FF"/>
                <w:u w:val="single"/>
              </w:rPr>
            </w:rPrChange>
          </w:rPr>
          <w:fldChar w:fldCharType="begin"/>
        </w:r>
        <w:r w:rsidRPr="00EE27B1">
          <w:rPr>
            <w:sz w:val="24"/>
            <w:szCs w:val="24"/>
            <w:rPrChange w:id="4630" w:author="Tre" w:date="2012-11-19T09:04:00Z">
              <w:rPr>
                <w:color w:val="0000FF"/>
                <w:u w:val="single"/>
              </w:rPr>
            </w:rPrChange>
          </w:rPr>
          <w:instrText xml:space="preserve"> NEXT  \* MERGEFORMAT </w:instrText>
        </w:r>
        <w:r w:rsidRPr="00EE27B1">
          <w:rPr>
            <w:sz w:val="24"/>
            <w:szCs w:val="24"/>
            <w:rPrChange w:id="4631" w:author="Tre" w:date="2012-11-19T09:04:00Z">
              <w:rPr>
                <w:color w:val="0000FF"/>
                <w:u w:val="single"/>
              </w:rPr>
            </w:rPrChange>
          </w:rPr>
          <w:fldChar w:fldCharType="end"/>
        </w:r>
      </w:ins>
    </w:p>
    <w:p w:rsidR="00E404A2" w:rsidRPr="00880A1F" w:rsidRDefault="00E404A2" w:rsidP="00E404A2">
      <w:pPr>
        <w:pStyle w:val="MatrixSuperfluous"/>
        <w:rPr>
          <w:ins w:id="4632" w:author="Tre" w:date="2012-11-16T21:31:00Z"/>
          <w:sz w:val="24"/>
          <w:szCs w:val="24"/>
          <w:rPrChange w:id="4633" w:author="Tre" w:date="2012-11-19T09:04:00Z">
            <w:rPr>
              <w:ins w:id="4634" w:author="Tre" w:date="2012-11-16T21:31:00Z"/>
            </w:rPr>
          </w:rPrChange>
        </w:rPr>
      </w:pPr>
    </w:p>
    <w:p w:rsidR="00E404A2" w:rsidRPr="00880A1F" w:rsidRDefault="00EE27B1" w:rsidP="00E404A2">
      <w:pPr>
        <w:pStyle w:val="MatrixSuperfluous"/>
        <w:rPr>
          <w:ins w:id="4635" w:author="Tre" w:date="2012-11-16T21:31:00Z"/>
          <w:sz w:val="24"/>
          <w:szCs w:val="24"/>
          <w:rPrChange w:id="4636" w:author="Tre" w:date="2012-11-19T09:04:00Z">
            <w:rPr>
              <w:ins w:id="4637" w:author="Tre" w:date="2012-11-16T21:31:00Z"/>
            </w:rPr>
          </w:rPrChange>
        </w:rPr>
      </w:pPr>
      <w:ins w:id="4638" w:author="Tre" w:date="2012-11-16T21:31:00Z">
        <w:r w:rsidRPr="00EE27B1">
          <w:rPr>
            <w:b/>
            <w:sz w:val="24"/>
            <w:szCs w:val="24"/>
            <w:rPrChange w:id="4639" w:author="Tre" w:date="2012-11-19T09:04:00Z">
              <w:rPr>
                <w:b/>
                <w:color w:val="0000FF"/>
                <w:u w:val="single"/>
              </w:rPr>
            </w:rPrChange>
          </w:rPr>
          <w:t>Matrix Feat</w:t>
        </w:r>
        <w:r w:rsidRPr="00EE27B1">
          <w:rPr>
            <w:sz w:val="24"/>
            <w:szCs w:val="24"/>
            <w:rPrChange w:id="4640" w:author="Tre" w:date="2012-11-19T09:04:00Z">
              <w:rPr>
                <w:color w:val="0000FF"/>
                <w:u w:val="single"/>
              </w:rPr>
            </w:rPrChange>
          </w:rPr>
          <w:t xml:space="preserve"> </w:t>
        </w:r>
        <w:r w:rsidRPr="00EE27B1">
          <w:rPr>
            <w:b/>
            <w:sz w:val="24"/>
            <w:szCs w:val="24"/>
            <w:rPrChange w:id="4641" w:author="Tre" w:date="2012-11-19T09:04:00Z">
              <w:rPr>
                <w:b/>
                <w:color w:val="0000FF"/>
                <w:u w:val="single"/>
              </w:rPr>
            </w:rPrChange>
          </w:rPr>
          <w:t>“</w:t>
        </w:r>
        <w:r w:rsidRPr="00EE27B1">
          <w:rPr>
            <w:b/>
            <w:i/>
            <w:sz w:val="24"/>
            <w:szCs w:val="24"/>
            <w:rPrChange w:id="4642" w:author="Tre" w:date="2012-11-19T09:04:00Z">
              <w:rPr>
                <w:b/>
                <w:i/>
                <w:color w:val="0000FF"/>
                <w:u w:val="single"/>
              </w:rPr>
            </w:rPrChange>
          </w:rPr>
          <w:fldChar w:fldCharType="begin"/>
        </w:r>
        <w:r w:rsidRPr="00EE27B1">
          <w:rPr>
            <w:b/>
            <w:i/>
            <w:sz w:val="24"/>
            <w:szCs w:val="24"/>
            <w:rPrChange w:id="4643" w:author="Tre" w:date="2012-11-19T09:04:00Z">
              <w:rPr>
                <w:b/>
                <w:i/>
                <w:color w:val="0000FF"/>
                <w:u w:val="single"/>
              </w:rPr>
            </w:rPrChange>
          </w:rPr>
          <w:instrText xml:space="preserve"> MERGEFIELD Skill </w:instrText>
        </w:r>
        <w:r w:rsidRPr="00EE27B1">
          <w:rPr>
            <w:b/>
            <w:i/>
            <w:sz w:val="24"/>
            <w:szCs w:val="24"/>
            <w:rPrChange w:id="4644" w:author="Tre" w:date="2012-11-19T09:04:00Z">
              <w:rPr>
                <w:b/>
                <w:i/>
                <w:color w:val="0000FF"/>
                <w:u w:val="single"/>
              </w:rPr>
            </w:rPrChange>
          </w:rPr>
          <w:fldChar w:fldCharType="separate"/>
        </w:r>
        <w:r w:rsidRPr="00EE27B1">
          <w:rPr>
            <w:b/>
            <w:i/>
            <w:noProof/>
            <w:sz w:val="24"/>
            <w:szCs w:val="24"/>
            <w:rPrChange w:id="4645" w:author="Tre" w:date="2012-11-19T09:04:00Z">
              <w:rPr>
                <w:b/>
                <w:i/>
                <w:noProof/>
                <w:color w:val="0000FF"/>
                <w:u w:val="single"/>
              </w:rPr>
            </w:rPrChange>
          </w:rPr>
          <w:t>Telepathy</w:t>
        </w:r>
        <w:r w:rsidRPr="00EE27B1">
          <w:rPr>
            <w:b/>
            <w:i/>
            <w:sz w:val="24"/>
            <w:szCs w:val="24"/>
            <w:rPrChange w:id="4646" w:author="Tre" w:date="2012-11-19T09:04:00Z">
              <w:rPr>
                <w:b/>
                <w:i/>
                <w:color w:val="0000FF"/>
                <w:u w:val="single"/>
              </w:rPr>
            </w:rPrChange>
          </w:rPr>
          <w:fldChar w:fldCharType="end"/>
        </w:r>
        <w:r w:rsidRPr="00EE27B1">
          <w:rPr>
            <w:b/>
            <w:sz w:val="24"/>
            <w:szCs w:val="24"/>
            <w:rPrChange w:id="4647" w:author="Tre" w:date="2012-11-19T09:04:00Z">
              <w:rPr>
                <w:b/>
                <w:color w:val="0000FF"/>
                <w:u w:val="single"/>
              </w:rPr>
            </w:rPrChange>
          </w:rPr>
          <w:t>”</w:t>
        </w:r>
        <w:r w:rsidRPr="00EE27B1">
          <w:rPr>
            <w:sz w:val="24"/>
            <w:szCs w:val="24"/>
            <w:rPrChange w:id="4648" w:author="Tre" w:date="2012-11-19T09:04:00Z">
              <w:rPr>
                <w:color w:val="0000FF"/>
                <w:u w:val="single"/>
              </w:rPr>
            </w:rPrChange>
          </w:rPr>
          <w:t xml:space="preserve"> - [CyberZen]</w:t>
        </w:r>
      </w:ins>
    </w:p>
    <w:p w:rsidR="00E404A2" w:rsidRPr="00880A1F" w:rsidRDefault="00EE27B1" w:rsidP="00E404A2">
      <w:pPr>
        <w:pStyle w:val="MatrixSuperfluous"/>
        <w:rPr>
          <w:ins w:id="4649" w:author="Tre" w:date="2012-11-16T21:31:00Z"/>
          <w:sz w:val="24"/>
          <w:szCs w:val="24"/>
          <w:rPrChange w:id="4650" w:author="Tre" w:date="2012-11-19T09:04:00Z">
            <w:rPr>
              <w:ins w:id="4651" w:author="Tre" w:date="2012-11-16T21:31:00Z"/>
            </w:rPr>
          </w:rPrChange>
        </w:rPr>
      </w:pPr>
      <w:ins w:id="4652" w:author="Tre" w:date="2012-11-16T21:31:00Z">
        <w:r w:rsidRPr="00EE27B1">
          <w:rPr>
            <w:sz w:val="24"/>
            <w:szCs w:val="24"/>
            <w:rPrChange w:id="4653" w:author="Tre" w:date="2012-11-19T09:04:00Z">
              <w:rPr>
                <w:color w:val="0000FF"/>
                <w:u w:val="single"/>
              </w:rPr>
            </w:rPrChange>
          </w:rPr>
          <w:t>Rule Bender Feat:</w:t>
        </w:r>
        <w:r w:rsidRPr="00EE27B1">
          <w:rPr>
            <w:i/>
            <w:sz w:val="24"/>
            <w:szCs w:val="24"/>
            <w:rPrChange w:id="4654" w:author="Tre" w:date="2012-11-19T09:04:00Z">
              <w:rPr>
                <w:i/>
                <w:color w:val="0000FF"/>
                <w:u w:val="single"/>
              </w:rPr>
            </w:rPrChange>
          </w:rPr>
          <w:t xml:space="preserve"> </w:t>
        </w:r>
        <w:r w:rsidRPr="00EE27B1">
          <w:rPr>
            <w:i/>
            <w:sz w:val="24"/>
            <w:szCs w:val="24"/>
            <w:rPrChange w:id="4655" w:author="Tre" w:date="2012-11-19T09:04:00Z">
              <w:rPr>
                <w:i/>
                <w:color w:val="0000FF"/>
                <w:u w:val="single"/>
              </w:rPr>
            </w:rPrChange>
          </w:rPr>
          <w:fldChar w:fldCharType="begin"/>
        </w:r>
        <w:r w:rsidRPr="00EE27B1">
          <w:rPr>
            <w:i/>
            <w:sz w:val="24"/>
            <w:szCs w:val="24"/>
            <w:rPrChange w:id="4656" w:author="Tre" w:date="2012-11-19T09:04:00Z">
              <w:rPr>
                <w:i/>
                <w:color w:val="0000FF"/>
                <w:u w:val="single"/>
              </w:rPr>
            </w:rPrChange>
          </w:rPr>
          <w:instrText xml:space="preserve"> MERGEFIELD Rule_Bender_Description </w:instrText>
        </w:r>
        <w:r w:rsidRPr="00EE27B1">
          <w:rPr>
            <w:i/>
            <w:sz w:val="24"/>
            <w:szCs w:val="24"/>
            <w:rPrChange w:id="4657" w:author="Tre" w:date="2012-11-19T09:04:00Z">
              <w:rPr>
                <w:i/>
                <w:color w:val="0000FF"/>
                <w:u w:val="single"/>
              </w:rPr>
            </w:rPrChange>
          </w:rPr>
          <w:fldChar w:fldCharType="separate"/>
        </w:r>
        <w:r w:rsidRPr="00EE27B1">
          <w:rPr>
            <w:i/>
            <w:noProof/>
            <w:sz w:val="24"/>
            <w:szCs w:val="24"/>
            <w:rPrChange w:id="4658" w:author="Tre" w:date="2012-11-19T09:04:00Z">
              <w:rPr>
                <w:i/>
                <w:noProof/>
                <w:color w:val="0000FF"/>
                <w:u w:val="single"/>
              </w:rPr>
            </w:rPrChange>
          </w:rPr>
          <w:t>Character can read surface thoughts of other RSI’s. If the person actively resist having their mind read it makes the roll more difficult for the players. People can notice when someone is reading their thoughts. It feels like someone is holding your head. It is not painful but noticeable. This is limited to one RSI at a time. (difference between Telepathy and Mind Control  is Mind Control allows the RSI to implant thoughts. Telepathy only allows a player to read thoughts)</w:t>
        </w:r>
        <w:r w:rsidRPr="00EE27B1">
          <w:rPr>
            <w:i/>
            <w:sz w:val="24"/>
            <w:szCs w:val="24"/>
            <w:rPrChange w:id="4659" w:author="Tre" w:date="2012-11-19T09:04:00Z">
              <w:rPr>
                <w:i/>
                <w:color w:val="0000FF"/>
                <w:u w:val="single"/>
              </w:rPr>
            </w:rPrChange>
          </w:rPr>
          <w:fldChar w:fldCharType="end"/>
        </w:r>
      </w:ins>
    </w:p>
    <w:p w:rsidR="00E404A2" w:rsidRPr="00880A1F" w:rsidRDefault="00EE27B1" w:rsidP="00E404A2">
      <w:pPr>
        <w:pStyle w:val="MatrixSuperfluous"/>
        <w:rPr>
          <w:ins w:id="4660" w:author="Tre" w:date="2012-11-16T21:31:00Z"/>
          <w:sz w:val="24"/>
          <w:szCs w:val="24"/>
          <w:rPrChange w:id="4661" w:author="Tre" w:date="2012-11-19T09:04:00Z">
            <w:rPr>
              <w:ins w:id="4662" w:author="Tre" w:date="2012-11-16T21:31:00Z"/>
            </w:rPr>
          </w:rPrChange>
        </w:rPr>
      </w:pPr>
      <w:ins w:id="4663" w:author="Tre" w:date="2012-11-16T21:31:00Z">
        <w:r w:rsidRPr="00EE27B1">
          <w:rPr>
            <w:sz w:val="24"/>
            <w:szCs w:val="24"/>
            <w:rPrChange w:id="4664" w:author="Tre" w:date="2012-11-19T09:04:00Z">
              <w:rPr>
                <w:color w:val="0000FF"/>
                <w:u w:val="single"/>
              </w:rPr>
            </w:rPrChange>
          </w:rPr>
          <w:t xml:space="preserve">Rule Breaker Feat: </w:t>
        </w:r>
        <w:r w:rsidRPr="00EE27B1">
          <w:rPr>
            <w:i/>
            <w:sz w:val="24"/>
            <w:szCs w:val="24"/>
            <w:rPrChange w:id="4665" w:author="Tre" w:date="2012-11-19T09:04:00Z">
              <w:rPr>
                <w:i/>
                <w:color w:val="0000FF"/>
                <w:u w:val="single"/>
              </w:rPr>
            </w:rPrChange>
          </w:rPr>
          <w:fldChar w:fldCharType="begin"/>
        </w:r>
        <w:r w:rsidRPr="00EE27B1">
          <w:rPr>
            <w:i/>
            <w:sz w:val="24"/>
            <w:szCs w:val="24"/>
            <w:rPrChange w:id="4666" w:author="Tre" w:date="2012-11-19T09:04:00Z">
              <w:rPr>
                <w:i/>
                <w:color w:val="0000FF"/>
                <w:u w:val="single"/>
              </w:rPr>
            </w:rPrChange>
          </w:rPr>
          <w:instrText xml:space="preserve"> MERGEFIELD Rule_Breaker_Description </w:instrText>
        </w:r>
        <w:r w:rsidRPr="00EE27B1">
          <w:rPr>
            <w:i/>
            <w:sz w:val="24"/>
            <w:szCs w:val="24"/>
            <w:rPrChange w:id="4667" w:author="Tre" w:date="2012-11-19T09:04:00Z">
              <w:rPr>
                <w:i/>
                <w:color w:val="0000FF"/>
                <w:u w:val="single"/>
              </w:rPr>
            </w:rPrChange>
          </w:rPr>
          <w:fldChar w:fldCharType="separate"/>
        </w:r>
        <w:r w:rsidRPr="00EE27B1">
          <w:rPr>
            <w:i/>
            <w:noProof/>
            <w:sz w:val="24"/>
            <w:szCs w:val="24"/>
            <w:rPrChange w:id="4668" w:author="Tre" w:date="2012-11-19T09:04:00Z">
              <w:rPr>
                <w:i/>
                <w:noProof/>
                <w:color w:val="0000FF"/>
                <w:u w:val="single"/>
              </w:rPr>
            </w:rPrChange>
          </w:rPr>
          <w:t>Characters can read any thoughts that the RSIs have. Even the person tries to hide a thought or memory they will be able unearth it with a little time and focus. This is limited to as many RSIs as their Matrix Feat.</w:t>
        </w:r>
        <w:r w:rsidRPr="00EE27B1">
          <w:rPr>
            <w:i/>
            <w:sz w:val="24"/>
            <w:szCs w:val="24"/>
            <w:rPrChange w:id="4669" w:author="Tre" w:date="2012-11-19T09:04:00Z">
              <w:rPr>
                <w:i/>
                <w:color w:val="0000FF"/>
                <w:u w:val="single"/>
              </w:rPr>
            </w:rPrChange>
          </w:rPr>
          <w:fldChar w:fldCharType="end"/>
        </w:r>
        <w:r w:rsidRPr="00EE27B1">
          <w:rPr>
            <w:sz w:val="24"/>
            <w:szCs w:val="24"/>
            <w:rPrChange w:id="4670" w:author="Tre" w:date="2012-11-19T09:04:00Z">
              <w:rPr>
                <w:color w:val="0000FF"/>
                <w:u w:val="single"/>
              </w:rPr>
            </w:rPrChange>
          </w:rPr>
          <w:fldChar w:fldCharType="begin"/>
        </w:r>
        <w:r w:rsidRPr="00EE27B1">
          <w:rPr>
            <w:sz w:val="24"/>
            <w:szCs w:val="24"/>
            <w:rPrChange w:id="4671" w:author="Tre" w:date="2012-11-19T09:04:00Z">
              <w:rPr>
                <w:color w:val="0000FF"/>
                <w:u w:val="single"/>
              </w:rPr>
            </w:rPrChange>
          </w:rPr>
          <w:instrText xml:space="preserve"> NEXT  \* MERGEFORMAT </w:instrText>
        </w:r>
        <w:r w:rsidRPr="00EE27B1">
          <w:rPr>
            <w:sz w:val="24"/>
            <w:szCs w:val="24"/>
            <w:rPrChange w:id="4672" w:author="Tre" w:date="2012-11-19T09:04:00Z">
              <w:rPr>
                <w:color w:val="0000FF"/>
                <w:u w:val="single"/>
              </w:rPr>
            </w:rPrChange>
          </w:rPr>
          <w:fldChar w:fldCharType="end"/>
        </w:r>
      </w:ins>
    </w:p>
    <w:p w:rsidR="00E404A2" w:rsidRPr="00880A1F" w:rsidRDefault="00E404A2" w:rsidP="00E404A2">
      <w:pPr>
        <w:pStyle w:val="MatrixSuperfluous"/>
        <w:rPr>
          <w:ins w:id="4673" w:author="Tre" w:date="2012-11-16T21:31:00Z"/>
          <w:sz w:val="24"/>
          <w:szCs w:val="24"/>
          <w:rPrChange w:id="4674" w:author="Tre" w:date="2012-11-19T09:04:00Z">
            <w:rPr>
              <w:ins w:id="4675" w:author="Tre" w:date="2012-11-16T21:31:00Z"/>
            </w:rPr>
          </w:rPrChange>
        </w:rPr>
      </w:pPr>
    </w:p>
    <w:p w:rsidR="00E404A2" w:rsidRPr="00880A1F" w:rsidRDefault="00EE27B1" w:rsidP="00E404A2">
      <w:pPr>
        <w:pStyle w:val="MatrixSuperfluous"/>
        <w:rPr>
          <w:ins w:id="4676" w:author="Tre" w:date="2012-11-16T21:31:00Z"/>
          <w:sz w:val="24"/>
          <w:szCs w:val="24"/>
          <w:rPrChange w:id="4677" w:author="Tre" w:date="2012-11-19T09:04:00Z">
            <w:rPr>
              <w:ins w:id="4678" w:author="Tre" w:date="2012-11-16T21:31:00Z"/>
            </w:rPr>
          </w:rPrChange>
        </w:rPr>
      </w:pPr>
      <w:ins w:id="4679" w:author="Tre" w:date="2012-11-16T21:31:00Z">
        <w:r w:rsidRPr="00EE27B1">
          <w:rPr>
            <w:b/>
            <w:sz w:val="24"/>
            <w:szCs w:val="24"/>
            <w:rPrChange w:id="4680" w:author="Tre" w:date="2012-11-19T09:04:00Z">
              <w:rPr>
                <w:b/>
                <w:color w:val="0000FF"/>
                <w:u w:val="single"/>
              </w:rPr>
            </w:rPrChange>
          </w:rPr>
          <w:t>Matrix Feat</w:t>
        </w:r>
        <w:r w:rsidRPr="00EE27B1">
          <w:rPr>
            <w:sz w:val="24"/>
            <w:szCs w:val="24"/>
            <w:rPrChange w:id="4681" w:author="Tre" w:date="2012-11-19T09:04:00Z">
              <w:rPr>
                <w:color w:val="0000FF"/>
                <w:u w:val="single"/>
              </w:rPr>
            </w:rPrChange>
          </w:rPr>
          <w:t xml:space="preserve"> </w:t>
        </w:r>
        <w:r w:rsidRPr="00EE27B1">
          <w:rPr>
            <w:b/>
            <w:sz w:val="24"/>
            <w:szCs w:val="24"/>
            <w:rPrChange w:id="4682" w:author="Tre" w:date="2012-11-19T09:04:00Z">
              <w:rPr>
                <w:b/>
                <w:color w:val="0000FF"/>
                <w:u w:val="single"/>
              </w:rPr>
            </w:rPrChange>
          </w:rPr>
          <w:t>“</w:t>
        </w:r>
        <w:r w:rsidRPr="00EE27B1">
          <w:rPr>
            <w:b/>
            <w:i/>
            <w:sz w:val="24"/>
            <w:szCs w:val="24"/>
            <w:rPrChange w:id="4683" w:author="Tre" w:date="2012-11-19T09:04:00Z">
              <w:rPr>
                <w:b/>
                <w:i/>
                <w:color w:val="0000FF"/>
                <w:u w:val="single"/>
              </w:rPr>
            </w:rPrChange>
          </w:rPr>
          <w:fldChar w:fldCharType="begin"/>
        </w:r>
        <w:r w:rsidRPr="00EE27B1">
          <w:rPr>
            <w:b/>
            <w:i/>
            <w:sz w:val="24"/>
            <w:szCs w:val="24"/>
            <w:rPrChange w:id="4684" w:author="Tre" w:date="2012-11-19T09:04:00Z">
              <w:rPr>
                <w:b/>
                <w:i/>
                <w:color w:val="0000FF"/>
                <w:u w:val="single"/>
              </w:rPr>
            </w:rPrChange>
          </w:rPr>
          <w:instrText xml:space="preserve"> MERGEFIELD Skill </w:instrText>
        </w:r>
        <w:r w:rsidRPr="00EE27B1">
          <w:rPr>
            <w:b/>
            <w:i/>
            <w:sz w:val="24"/>
            <w:szCs w:val="24"/>
            <w:rPrChange w:id="4685" w:author="Tre" w:date="2012-11-19T09:04:00Z">
              <w:rPr>
                <w:b/>
                <w:i/>
                <w:color w:val="0000FF"/>
                <w:u w:val="single"/>
              </w:rPr>
            </w:rPrChange>
          </w:rPr>
          <w:fldChar w:fldCharType="separate"/>
        </w:r>
        <w:r w:rsidRPr="00EE27B1">
          <w:rPr>
            <w:b/>
            <w:i/>
            <w:noProof/>
            <w:sz w:val="24"/>
            <w:szCs w:val="24"/>
            <w:rPrChange w:id="4686" w:author="Tre" w:date="2012-11-19T09:04:00Z">
              <w:rPr>
                <w:b/>
                <w:i/>
                <w:noProof/>
                <w:color w:val="0000FF"/>
                <w:u w:val="single"/>
              </w:rPr>
            </w:rPrChange>
          </w:rPr>
          <w:t>Teleportation</w:t>
        </w:r>
        <w:r w:rsidRPr="00EE27B1">
          <w:rPr>
            <w:b/>
            <w:i/>
            <w:sz w:val="24"/>
            <w:szCs w:val="24"/>
            <w:rPrChange w:id="4687" w:author="Tre" w:date="2012-11-19T09:04:00Z">
              <w:rPr>
                <w:b/>
                <w:i/>
                <w:color w:val="0000FF"/>
                <w:u w:val="single"/>
              </w:rPr>
            </w:rPrChange>
          </w:rPr>
          <w:fldChar w:fldCharType="end"/>
        </w:r>
        <w:r w:rsidRPr="00EE27B1">
          <w:rPr>
            <w:b/>
            <w:sz w:val="24"/>
            <w:szCs w:val="24"/>
            <w:rPrChange w:id="4688" w:author="Tre" w:date="2012-11-19T09:04:00Z">
              <w:rPr>
                <w:b/>
                <w:color w:val="0000FF"/>
                <w:u w:val="single"/>
              </w:rPr>
            </w:rPrChange>
          </w:rPr>
          <w:t>”</w:t>
        </w:r>
        <w:r w:rsidRPr="00EE27B1">
          <w:rPr>
            <w:sz w:val="24"/>
            <w:szCs w:val="24"/>
            <w:rPrChange w:id="4689" w:author="Tre" w:date="2012-11-19T09:04:00Z">
              <w:rPr>
                <w:color w:val="0000FF"/>
                <w:u w:val="single"/>
              </w:rPr>
            </w:rPrChange>
          </w:rPr>
          <w:t xml:space="preserve"> - [CyberZen]</w:t>
        </w:r>
      </w:ins>
    </w:p>
    <w:p w:rsidR="00E404A2" w:rsidRPr="00880A1F" w:rsidRDefault="00EE27B1" w:rsidP="00E404A2">
      <w:pPr>
        <w:pStyle w:val="MatrixSuperfluous"/>
        <w:rPr>
          <w:ins w:id="4690" w:author="Tre" w:date="2012-11-16T21:31:00Z"/>
          <w:sz w:val="24"/>
          <w:szCs w:val="24"/>
          <w:rPrChange w:id="4691" w:author="Tre" w:date="2012-11-19T09:04:00Z">
            <w:rPr>
              <w:ins w:id="4692" w:author="Tre" w:date="2012-11-16T21:31:00Z"/>
            </w:rPr>
          </w:rPrChange>
        </w:rPr>
      </w:pPr>
      <w:ins w:id="4693" w:author="Tre" w:date="2012-11-16T21:31:00Z">
        <w:r w:rsidRPr="00EE27B1">
          <w:rPr>
            <w:sz w:val="24"/>
            <w:szCs w:val="24"/>
            <w:rPrChange w:id="4694" w:author="Tre" w:date="2012-11-19T09:04:00Z">
              <w:rPr>
                <w:color w:val="0000FF"/>
                <w:u w:val="single"/>
              </w:rPr>
            </w:rPrChange>
          </w:rPr>
          <w:t>Rule Bender Feat:</w:t>
        </w:r>
        <w:r w:rsidRPr="00EE27B1">
          <w:rPr>
            <w:i/>
            <w:sz w:val="24"/>
            <w:szCs w:val="24"/>
            <w:rPrChange w:id="4695" w:author="Tre" w:date="2012-11-19T09:04:00Z">
              <w:rPr>
                <w:i/>
                <w:color w:val="0000FF"/>
                <w:u w:val="single"/>
              </w:rPr>
            </w:rPrChange>
          </w:rPr>
          <w:t xml:space="preserve"> </w:t>
        </w:r>
        <w:r w:rsidRPr="00EE27B1">
          <w:rPr>
            <w:i/>
            <w:sz w:val="24"/>
            <w:szCs w:val="24"/>
            <w:rPrChange w:id="4696" w:author="Tre" w:date="2012-11-19T09:04:00Z">
              <w:rPr>
                <w:i/>
                <w:color w:val="0000FF"/>
                <w:u w:val="single"/>
              </w:rPr>
            </w:rPrChange>
          </w:rPr>
          <w:fldChar w:fldCharType="begin"/>
        </w:r>
        <w:r w:rsidRPr="00EE27B1">
          <w:rPr>
            <w:i/>
            <w:sz w:val="24"/>
            <w:szCs w:val="24"/>
            <w:rPrChange w:id="4697" w:author="Tre" w:date="2012-11-19T09:04:00Z">
              <w:rPr>
                <w:i/>
                <w:color w:val="0000FF"/>
                <w:u w:val="single"/>
              </w:rPr>
            </w:rPrChange>
          </w:rPr>
          <w:instrText xml:space="preserve"> MERGEFIELD Rule_Bender_Description </w:instrText>
        </w:r>
        <w:r w:rsidRPr="00EE27B1">
          <w:rPr>
            <w:i/>
            <w:sz w:val="24"/>
            <w:szCs w:val="24"/>
            <w:rPrChange w:id="4698" w:author="Tre" w:date="2012-11-19T09:04:00Z">
              <w:rPr>
                <w:i/>
                <w:color w:val="0000FF"/>
                <w:u w:val="single"/>
              </w:rPr>
            </w:rPrChange>
          </w:rPr>
          <w:fldChar w:fldCharType="separate"/>
        </w:r>
        <w:r w:rsidRPr="00EE27B1">
          <w:rPr>
            <w:i/>
            <w:noProof/>
            <w:sz w:val="24"/>
            <w:szCs w:val="24"/>
            <w:rPrChange w:id="4699" w:author="Tre" w:date="2012-11-19T09:04:00Z">
              <w:rPr>
                <w:i/>
                <w:noProof/>
                <w:color w:val="0000FF"/>
                <w:u w:val="single"/>
              </w:rPr>
            </w:rPrChange>
          </w:rPr>
          <w:t>A character can teleport very limited distances. Basically if they can see it they can teleport there.</w:t>
        </w:r>
        <w:r w:rsidRPr="00EE27B1">
          <w:rPr>
            <w:i/>
            <w:sz w:val="24"/>
            <w:szCs w:val="24"/>
            <w:rPrChange w:id="4700" w:author="Tre" w:date="2012-11-19T09:04:00Z">
              <w:rPr>
                <w:i/>
                <w:color w:val="0000FF"/>
                <w:u w:val="single"/>
              </w:rPr>
            </w:rPrChange>
          </w:rPr>
          <w:fldChar w:fldCharType="end"/>
        </w:r>
      </w:ins>
    </w:p>
    <w:p w:rsidR="00E404A2" w:rsidRPr="00880A1F" w:rsidRDefault="00EE27B1" w:rsidP="00E404A2">
      <w:pPr>
        <w:pStyle w:val="MatrixSuperfluous"/>
        <w:rPr>
          <w:ins w:id="4701" w:author="Tre" w:date="2012-11-16T21:31:00Z"/>
          <w:sz w:val="24"/>
          <w:szCs w:val="24"/>
          <w:rPrChange w:id="4702" w:author="Tre" w:date="2012-11-19T09:04:00Z">
            <w:rPr>
              <w:ins w:id="4703" w:author="Tre" w:date="2012-11-16T21:31:00Z"/>
            </w:rPr>
          </w:rPrChange>
        </w:rPr>
      </w:pPr>
      <w:ins w:id="4704" w:author="Tre" w:date="2012-11-16T21:31:00Z">
        <w:r w:rsidRPr="00EE27B1">
          <w:rPr>
            <w:sz w:val="24"/>
            <w:szCs w:val="24"/>
            <w:rPrChange w:id="4705" w:author="Tre" w:date="2012-11-19T09:04:00Z">
              <w:rPr>
                <w:color w:val="0000FF"/>
                <w:u w:val="single"/>
              </w:rPr>
            </w:rPrChange>
          </w:rPr>
          <w:t xml:space="preserve">Rule Breaker Feat: </w:t>
        </w:r>
        <w:r w:rsidRPr="00EE27B1">
          <w:rPr>
            <w:i/>
            <w:sz w:val="24"/>
            <w:szCs w:val="24"/>
            <w:rPrChange w:id="4706" w:author="Tre" w:date="2012-11-19T09:04:00Z">
              <w:rPr>
                <w:i/>
                <w:color w:val="0000FF"/>
                <w:u w:val="single"/>
              </w:rPr>
            </w:rPrChange>
          </w:rPr>
          <w:fldChar w:fldCharType="begin"/>
        </w:r>
        <w:r w:rsidRPr="00EE27B1">
          <w:rPr>
            <w:i/>
            <w:sz w:val="24"/>
            <w:szCs w:val="24"/>
            <w:rPrChange w:id="4707" w:author="Tre" w:date="2012-11-19T09:04:00Z">
              <w:rPr>
                <w:i/>
                <w:color w:val="0000FF"/>
                <w:u w:val="single"/>
              </w:rPr>
            </w:rPrChange>
          </w:rPr>
          <w:instrText xml:space="preserve"> MERGEFIELD Rule_Breaker_Description </w:instrText>
        </w:r>
        <w:r w:rsidRPr="00EE27B1">
          <w:rPr>
            <w:i/>
            <w:sz w:val="24"/>
            <w:szCs w:val="24"/>
            <w:rPrChange w:id="4708" w:author="Tre" w:date="2012-11-19T09:04:00Z">
              <w:rPr>
                <w:i/>
                <w:color w:val="0000FF"/>
                <w:u w:val="single"/>
              </w:rPr>
            </w:rPrChange>
          </w:rPr>
          <w:fldChar w:fldCharType="separate"/>
        </w:r>
        <w:r w:rsidRPr="00EE27B1">
          <w:rPr>
            <w:i/>
            <w:noProof/>
            <w:sz w:val="24"/>
            <w:szCs w:val="24"/>
            <w:rPrChange w:id="4709" w:author="Tre" w:date="2012-11-19T09:04:00Z">
              <w:rPr>
                <w:i/>
                <w:noProof/>
                <w:color w:val="0000FF"/>
                <w:u w:val="single"/>
              </w:rPr>
            </w:rPrChange>
          </w:rPr>
          <w:t>Can teleport to any destination in the Matrix. Period.</w:t>
        </w:r>
        <w:r w:rsidRPr="00EE27B1">
          <w:rPr>
            <w:i/>
            <w:sz w:val="24"/>
            <w:szCs w:val="24"/>
            <w:rPrChange w:id="4710" w:author="Tre" w:date="2012-11-19T09:04:00Z">
              <w:rPr>
                <w:i/>
                <w:color w:val="0000FF"/>
                <w:u w:val="single"/>
              </w:rPr>
            </w:rPrChange>
          </w:rPr>
          <w:fldChar w:fldCharType="end"/>
        </w:r>
        <w:r w:rsidRPr="00EE27B1">
          <w:rPr>
            <w:sz w:val="24"/>
            <w:szCs w:val="24"/>
            <w:rPrChange w:id="4711" w:author="Tre" w:date="2012-11-19T09:04:00Z">
              <w:rPr>
                <w:color w:val="0000FF"/>
                <w:u w:val="single"/>
              </w:rPr>
            </w:rPrChange>
          </w:rPr>
          <w:fldChar w:fldCharType="begin"/>
        </w:r>
        <w:r w:rsidRPr="00EE27B1">
          <w:rPr>
            <w:sz w:val="24"/>
            <w:szCs w:val="24"/>
            <w:rPrChange w:id="4712" w:author="Tre" w:date="2012-11-19T09:04:00Z">
              <w:rPr>
                <w:color w:val="0000FF"/>
                <w:u w:val="single"/>
              </w:rPr>
            </w:rPrChange>
          </w:rPr>
          <w:instrText xml:space="preserve"> NEXT  \* MERGEFORMAT </w:instrText>
        </w:r>
        <w:r w:rsidRPr="00EE27B1">
          <w:rPr>
            <w:sz w:val="24"/>
            <w:szCs w:val="24"/>
            <w:rPrChange w:id="4713" w:author="Tre" w:date="2012-11-19T09:04:00Z">
              <w:rPr>
                <w:color w:val="0000FF"/>
                <w:u w:val="single"/>
              </w:rPr>
            </w:rPrChange>
          </w:rPr>
          <w:fldChar w:fldCharType="end"/>
        </w:r>
      </w:ins>
    </w:p>
    <w:p w:rsidR="00E404A2" w:rsidRPr="00880A1F" w:rsidRDefault="00E404A2" w:rsidP="00E404A2">
      <w:pPr>
        <w:pStyle w:val="MatrixSuperfluous"/>
        <w:rPr>
          <w:ins w:id="4714" w:author="Tre" w:date="2012-11-16T21:31:00Z"/>
          <w:sz w:val="24"/>
          <w:szCs w:val="24"/>
          <w:rPrChange w:id="4715" w:author="Tre" w:date="2012-11-19T09:04:00Z">
            <w:rPr>
              <w:ins w:id="4716" w:author="Tre" w:date="2012-11-16T21:31:00Z"/>
            </w:rPr>
          </w:rPrChange>
        </w:rPr>
      </w:pPr>
    </w:p>
    <w:p w:rsidR="00E404A2" w:rsidRPr="00880A1F" w:rsidRDefault="00EE27B1" w:rsidP="00E404A2">
      <w:pPr>
        <w:pStyle w:val="MatrixSuperfluous"/>
        <w:rPr>
          <w:ins w:id="4717" w:author="Tre" w:date="2012-11-16T21:31:00Z"/>
          <w:sz w:val="24"/>
          <w:szCs w:val="24"/>
          <w:rPrChange w:id="4718" w:author="Tre" w:date="2012-11-19T09:04:00Z">
            <w:rPr>
              <w:ins w:id="4719" w:author="Tre" w:date="2012-11-16T21:31:00Z"/>
            </w:rPr>
          </w:rPrChange>
        </w:rPr>
      </w:pPr>
      <w:ins w:id="4720" w:author="Tre" w:date="2012-11-16T21:31:00Z">
        <w:r w:rsidRPr="00EE27B1">
          <w:rPr>
            <w:b/>
            <w:sz w:val="24"/>
            <w:szCs w:val="24"/>
            <w:rPrChange w:id="4721" w:author="Tre" w:date="2012-11-19T09:04:00Z">
              <w:rPr>
                <w:b/>
                <w:color w:val="0000FF"/>
                <w:u w:val="single"/>
              </w:rPr>
            </w:rPrChange>
          </w:rPr>
          <w:t>Matrix Feat</w:t>
        </w:r>
        <w:r w:rsidRPr="00EE27B1">
          <w:rPr>
            <w:sz w:val="24"/>
            <w:szCs w:val="24"/>
            <w:rPrChange w:id="4722" w:author="Tre" w:date="2012-11-19T09:04:00Z">
              <w:rPr>
                <w:color w:val="0000FF"/>
                <w:u w:val="single"/>
              </w:rPr>
            </w:rPrChange>
          </w:rPr>
          <w:t xml:space="preserve"> </w:t>
        </w:r>
        <w:r w:rsidRPr="00EE27B1">
          <w:rPr>
            <w:b/>
            <w:sz w:val="24"/>
            <w:szCs w:val="24"/>
            <w:rPrChange w:id="4723" w:author="Tre" w:date="2012-11-19T09:04:00Z">
              <w:rPr>
                <w:b/>
                <w:color w:val="0000FF"/>
                <w:u w:val="single"/>
              </w:rPr>
            </w:rPrChange>
          </w:rPr>
          <w:t>“</w:t>
        </w:r>
        <w:r w:rsidRPr="00EE27B1">
          <w:rPr>
            <w:b/>
            <w:i/>
            <w:sz w:val="24"/>
            <w:szCs w:val="24"/>
            <w:rPrChange w:id="4724" w:author="Tre" w:date="2012-11-19T09:04:00Z">
              <w:rPr>
                <w:b/>
                <w:i/>
                <w:color w:val="0000FF"/>
                <w:u w:val="single"/>
              </w:rPr>
            </w:rPrChange>
          </w:rPr>
          <w:fldChar w:fldCharType="begin"/>
        </w:r>
        <w:r w:rsidRPr="00EE27B1">
          <w:rPr>
            <w:b/>
            <w:i/>
            <w:sz w:val="24"/>
            <w:szCs w:val="24"/>
            <w:rPrChange w:id="4725" w:author="Tre" w:date="2012-11-19T09:04:00Z">
              <w:rPr>
                <w:b/>
                <w:i/>
                <w:color w:val="0000FF"/>
                <w:u w:val="single"/>
              </w:rPr>
            </w:rPrChange>
          </w:rPr>
          <w:instrText xml:space="preserve"> MERGEFIELD Skill </w:instrText>
        </w:r>
        <w:r w:rsidRPr="00EE27B1">
          <w:rPr>
            <w:b/>
            <w:i/>
            <w:sz w:val="24"/>
            <w:szCs w:val="24"/>
            <w:rPrChange w:id="4726" w:author="Tre" w:date="2012-11-19T09:04:00Z">
              <w:rPr>
                <w:b/>
                <w:i/>
                <w:color w:val="0000FF"/>
                <w:u w:val="single"/>
              </w:rPr>
            </w:rPrChange>
          </w:rPr>
          <w:fldChar w:fldCharType="separate"/>
        </w:r>
        <w:r w:rsidRPr="00EE27B1">
          <w:rPr>
            <w:b/>
            <w:i/>
            <w:noProof/>
            <w:sz w:val="24"/>
            <w:szCs w:val="24"/>
            <w:rPrChange w:id="4727" w:author="Tre" w:date="2012-11-19T09:04:00Z">
              <w:rPr>
                <w:b/>
                <w:i/>
                <w:noProof/>
                <w:color w:val="0000FF"/>
                <w:u w:val="single"/>
              </w:rPr>
            </w:rPrChange>
          </w:rPr>
          <w:t>Time Slow</w:t>
        </w:r>
        <w:r w:rsidRPr="00EE27B1">
          <w:rPr>
            <w:b/>
            <w:i/>
            <w:sz w:val="24"/>
            <w:szCs w:val="24"/>
            <w:rPrChange w:id="4728" w:author="Tre" w:date="2012-11-19T09:04:00Z">
              <w:rPr>
                <w:b/>
                <w:i/>
                <w:color w:val="0000FF"/>
                <w:u w:val="single"/>
              </w:rPr>
            </w:rPrChange>
          </w:rPr>
          <w:fldChar w:fldCharType="end"/>
        </w:r>
        <w:r w:rsidRPr="00EE27B1">
          <w:rPr>
            <w:b/>
            <w:sz w:val="24"/>
            <w:szCs w:val="24"/>
            <w:rPrChange w:id="4729" w:author="Tre" w:date="2012-11-19T09:04:00Z">
              <w:rPr>
                <w:b/>
                <w:color w:val="0000FF"/>
                <w:u w:val="single"/>
              </w:rPr>
            </w:rPrChange>
          </w:rPr>
          <w:t>”</w:t>
        </w:r>
        <w:r w:rsidRPr="00EE27B1">
          <w:rPr>
            <w:sz w:val="24"/>
            <w:szCs w:val="24"/>
            <w:rPrChange w:id="4730" w:author="Tre" w:date="2012-11-19T09:04:00Z">
              <w:rPr>
                <w:color w:val="0000FF"/>
                <w:u w:val="single"/>
              </w:rPr>
            </w:rPrChange>
          </w:rPr>
          <w:t xml:space="preserve"> - [CyberZen]</w:t>
        </w:r>
      </w:ins>
    </w:p>
    <w:p w:rsidR="00E404A2" w:rsidRPr="00880A1F" w:rsidRDefault="00EE27B1" w:rsidP="00E404A2">
      <w:pPr>
        <w:pStyle w:val="MatrixSuperfluous"/>
        <w:rPr>
          <w:ins w:id="4731" w:author="Tre" w:date="2012-11-16T21:31:00Z"/>
          <w:sz w:val="24"/>
          <w:szCs w:val="24"/>
          <w:rPrChange w:id="4732" w:author="Tre" w:date="2012-11-19T09:04:00Z">
            <w:rPr>
              <w:ins w:id="4733" w:author="Tre" w:date="2012-11-16T21:31:00Z"/>
            </w:rPr>
          </w:rPrChange>
        </w:rPr>
      </w:pPr>
      <w:ins w:id="4734" w:author="Tre" w:date="2012-11-16T21:31:00Z">
        <w:r w:rsidRPr="00EE27B1">
          <w:rPr>
            <w:sz w:val="24"/>
            <w:szCs w:val="24"/>
            <w:rPrChange w:id="4735" w:author="Tre" w:date="2012-11-19T09:04:00Z">
              <w:rPr>
                <w:color w:val="0000FF"/>
                <w:u w:val="single"/>
              </w:rPr>
            </w:rPrChange>
          </w:rPr>
          <w:t>Rule Bender Feat:</w:t>
        </w:r>
        <w:r w:rsidRPr="00EE27B1">
          <w:rPr>
            <w:i/>
            <w:sz w:val="24"/>
            <w:szCs w:val="24"/>
            <w:rPrChange w:id="4736" w:author="Tre" w:date="2012-11-19T09:04:00Z">
              <w:rPr>
                <w:i/>
                <w:color w:val="0000FF"/>
                <w:u w:val="single"/>
              </w:rPr>
            </w:rPrChange>
          </w:rPr>
          <w:t xml:space="preserve"> </w:t>
        </w:r>
        <w:r w:rsidRPr="00EE27B1">
          <w:rPr>
            <w:i/>
            <w:sz w:val="24"/>
            <w:szCs w:val="24"/>
            <w:rPrChange w:id="4737" w:author="Tre" w:date="2012-11-19T09:04:00Z">
              <w:rPr>
                <w:i/>
                <w:color w:val="0000FF"/>
                <w:u w:val="single"/>
              </w:rPr>
            </w:rPrChange>
          </w:rPr>
          <w:fldChar w:fldCharType="begin"/>
        </w:r>
        <w:r w:rsidRPr="00EE27B1">
          <w:rPr>
            <w:i/>
            <w:sz w:val="24"/>
            <w:szCs w:val="24"/>
            <w:rPrChange w:id="4738" w:author="Tre" w:date="2012-11-19T09:04:00Z">
              <w:rPr>
                <w:i/>
                <w:color w:val="0000FF"/>
                <w:u w:val="single"/>
              </w:rPr>
            </w:rPrChange>
          </w:rPr>
          <w:instrText xml:space="preserve"> MERGEFIELD Rule_Bender_Description </w:instrText>
        </w:r>
        <w:r w:rsidRPr="00EE27B1">
          <w:rPr>
            <w:i/>
            <w:sz w:val="24"/>
            <w:szCs w:val="24"/>
            <w:rPrChange w:id="4739" w:author="Tre" w:date="2012-11-19T09:04:00Z">
              <w:rPr>
                <w:i/>
                <w:color w:val="0000FF"/>
                <w:u w:val="single"/>
              </w:rPr>
            </w:rPrChange>
          </w:rPr>
          <w:fldChar w:fldCharType="separate"/>
        </w:r>
        <w:r w:rsidRPr="00EE27B1">
          <w:rPr>
            <w:i/>
            <w:noProof/>
            <w:sz w:val="24"/>
            <w:szCs w:val="24"/>
            <w:rPrChange w:id="4740" w:author="Tre" w:date="2012-11-19T09:04:00Z">
              <w:rPr>
                <w:i/>
                <w:noProof/>
                <w:color w:val="0000FF"/>
                <w:u w:val="single"/>
              </w:rPr>
            </w:rPrChange>
          </w:rPr>
          <w:t>For limited periods the character can slow down one object or person in the area. Usually when the character is in combat or in danger they pick one object or person to slow down. The object is slowed down for everyone not just to the RSI with the Matrix Feat.</w:t>
        </w:r>
        <w:r w:rsidRPr="00EE27B1">
          <w:rPr>
            <w:i/>
            <w:sz w:val="24"/>
            <w:szCs w:val="24"/>
            <w:rPrChange w:id="4741" w:author="Tre" w:date="2012-11-19T09:04:00Z">
              <w:rPr>
                <w:i/>
                <w:color w:val="0000FF"/>
                <w:u w:val="single"/>
              </w:rPr>
            </w:rPrChange>
          </w:rPr>
          <w:fldChar w:fldCharType="end"/>
        </w:r>
      </w:ins>
    </w:p>
    <w:p w:rsidR="00E404A2" w:rsidRPr="00880A1F" w:rsidRDefault="00EE27B1" w:rsidP="00E404A2">
      <w:pPr>
        <w:pStyle w:val="MatrixSuperfluous"/>
        <w:rPr>
          <w:ins w:id="4742" w:author="Tre" w:date="2012-11-16T21:31:00Z"/>
          <w:sz w:val="24"/>
          <w:szCs w:val="24"/>
          <w:rPrChange w:id="4743" w:author="Tre" w:date="2012-11-19T09:04:00Z">
            <w:rPr>
              <w:ins w:id="4744" w:author="Tre" w:date="2012-11-16T21:31:00Z"/>
            </w:rPr>
          </w:rPrChange>
        </w:rPr>
      </w:pPr>
      <w:ins w:id="4745" w:author="Tre" w:date="2012-11-16T21:31:00Z">
        <w:r w:rsidRPr="00EE27B1">
          <w:rPr>
            <w:sz w:val="24"/>
            <w:szCs w:val="24"/>
            <w:rPrChange w:id="4746" w:author="Tre" w:date="2012-11-19T09:04:00Z">
              <w:rPr>
                <w:color w:val="0000FF"/>
                <w:u w:val="single"/>
              </w:rPr>
            </w:rPrChange>
          </w:rPr>
          <w:t xml:space="preserve">Rule Breaker Feat: </w:t>
        </w:r>
        <w:r w:rsidRPr="00EE27B1">
          <w:rPr>
            <w:i/>
            <w:sz w:val="24"/>
            <w:szCs w:val="24"/>
            <w:rPrChange w:id="4747" w:author="Tre" w:date="2012-11-19T09:04:00Z">
              <w:rPr>
                <w:i/>
                <w:color w:val="0000FF"/>
                <w:u w:val="single"/>
              </w:rPr>
            </w:rPrChange>
          </w:rPr>
          <w:fldChar w:fldCharType="begin"/>
        </w:r>
        <w:r w:rsidRPr="00EE27B1">
          <w:rPr>
            <w:i/>
            <w:sz w:val="24"/>
            <w:szCs w:val="24"/>
            <w:rPrChange w:id="4748" w:author="Tre" w:date="2012-11-19T09:04:00Z">
              <w:rPr>
                <w:i/>
                <w:color w:val="0000FF"/>
                <w:u w:val="single"/>
              </w:rPr>
            </w:rPrChange>
          </w:rPr>
          <w:instrText xml:space="preserve"> MERGEFIELD Rule_Breaker_Description </w:instrText>
        </w:r>
        <w:r w:rsidRPr="00EE27B1">
          <w:rPr>
            <w:i/>
            <w:sz w:val="24"/>
            <w:szCs w:val="24"/>
            <w:rPrChange w:id="4749" w:author="Tre" w:date="2012-11-19T09:04:00Z">
              <w:rPr>
                <w:i/>
                <w:color w:val="0000FF"/>
                <w:u w:val="single"/>
              </w:rPr>
            </w:rPrChange>
          </w:rPr>
          <w:fldChar w:fldCharType="separate"/>
        </w:r>
        <w:r w:rsidRPr="00EE27B1">
          <w:rPr>
            <w:i/>
            <w:noProof/>
            <w:sz w:val="24"/>
            <w:szCs w:val="24"/>
            <w:rPrChange w:id="4750" w:author="Tre" w:date="2012-11-19T09:04:00Z">
              <w:rPr>
                <w:i/>
                <w:noProof/>
                <w:color w:val="0000FF"/>
                <w:u w:val="single"/>
              </w:rPr>
            </w:rPrChange>
          </w:rPr>
          <w:t xml:space="preserve">The character can slow down the actions of everyone else around them, making the player appear to move faster than everyone else. This is limited to an amount of objects not to exceed the </w:t>
        </w:r>
      </w:ins>
      <w:ins w:id="4751" w:author="Tre" w:date="2012-11-19T11:58:00Z">
        <w:r w:rsidR="002C100C">
          <w:rPr>
            <w:i/>
            <w:noProof/>
            <w:sz w:val="24"/>
            <w:szCs w:val="24"/>
          </w:rPr>
          <w:t>Matrix Feat</w:t>
        </w:r>
      </w:ins>
      <w:ins w:id="4752" w:author="Tre" w:date="2012-11-16T21:31:00Z">
        <w:r w:rsidRPr="00EE27B1">
          <w:rPr>
            <w:i/>
            <w:noProof/>
            <w:sz w:val="24"/>
            <w:szCs w:val="24"/>
            <w:rPrChange w:id="4753" w:author="Tre" w:date="2012-11-19T09:04:00Z">
              <w:rPr>
                <w:i/>
                <w:noProof/>
                <w:color w:val="0000FF"/>
                <w:u w:val="single"/>
              </w:rPr>
            </w:rPrChange>
          </w:rPr>
          <w:t xml:space="preserve"> rating.</w:t>
        </w:r>
        <w:r w:rsidRPr="00EE27B1">
          <w:rPr>
            <w:i/>
            <w:sz w:val="24"/>
            <w:szCs w:val="24"/>
            <w:rPrChange w:id="4754" w:author="Tre" w:date="2012-11-19T09:04:00Z">
              <w:rPr>
                <w:i/>
                <w:color w:val="0000FF"/>
                <w:u w:val="single"/>
              </w:rPr>
            </w:rPrChange>
          </w:rPr>
          <w:fldChar w:fldCharType="end"/>
        </w:r>
        <w:r w:rsidRPr="00EE27B1">
          <w:rPr>
            <w:sz w:val="24"/>
            <w:szCs w:val="24"/>
            <w:rPrChange w:id="4755" w:author="Tre" w:date="2012-11-19T09:04:00Z">
              <w:rPr>
                <w:color w:val="0000FF"/>
                <w:u w:val="single"/>
              </w:rPr>
            </w:rPrChange>
          </w:rPr>
          <w:fldChar w:fldCharType="begin"/>
        </w:r>
        <w:r w:rsidRPr="00EE27B1">
          <w:rPr>
            <w:sz w:val="24"/>
            <w:szCs w:val="24"/>
            <w:rPrChange w:id="4756" w:author="Tre" w:date="2012-11-19T09:04:00Z">
              <w:rPr>
                <w:color w:val="0000FF"/>
                <w:u w:val="single"/>
              </w:rPr>
            </w:rPrChange>
          </w:rPr>
          <w:instrText xml:space="preserve"> NEXT  \* MERGEFORMAT </w:instrText>
        </w:r>
        <w:r w:rsidRPr="00EE27B1">
          <w:rPr>
            <w:sz w:val="24"/>
            <w:szCs w:val="24"/>
            <w:rPrChange w:id="4757" w:author="Tre" w:date="2012-11-19T09:04:00Z">
              <w:rPr>
                <w:color w:val="0000FF"/>
                <w:u w:val="single"/>
              </w:rPr>
            </w:rPrChange>
          </w:rPr>
          <w:fldChar w:fldCharType="end"/>
        </w:r>
      </w:ins>
    </w:p>
    <w:p w:rsidR="00E404A2" w:rsidRPr="00880A1F" w:rsidRDefault="00E404A2" w:rsidP="00E404A2">
      <w:pPr>
        <w:pStyle w:val="MatrixSuperfluous"/>
        <w:rPr>
          <w:ins w:id="4758" w:author="Tre" w:date="2012-11-16T21:31:00Z"/>
          <w:sz w:val="24"/>
          <w:szCs w:val="24"/>
          <w:rPrChange w:id="4759" w:author="Tre" w:date="2012-11-19T09:04:00Z">
            <w:rPr>
              <w:ins w:id="4760" w:author="Tre" w:date="2012-11-16T21:31:00Z"/>
            </w:rPr>
          </w:rPrChange>
        </w:rPr>
      </w:pPr>
    </w:p>
    <w:p w:rsidR="00E404A2" w:rsidRPr="00880A1F" w:rsidRDefault="00EE27B1" w:rsidP="00E404A2">
      <w:pPr>
        <w:pStyle w:val="MatrixSuperfluous"/>
        <w:rPr>
          <w:ins w:id="4761" w:author="Tre" w:date="2012-11-16T21:31:00Z"/>
          <w:sz w:val="24"/>
          <w:szCs w:val="24"/>
          <w:rPrChange w:id="4762" w:author="Tre" w:date="2012-11-19T09:04:00Z">
            <w:rPr>
              <w:ins w:id="4763" w:author="Tre" w:date="2012-11-16T21:31:00Z"/>
            </w:rPr>
          </w:rPrChange>
        </w:rPr>
      </w:pPr>
      <w:ins w:id="4764" w:author="Tre" w:date="2012-11-16T21:31:00Z">
        <w:r w:rsidRPr="00EE27B1">
          <w:rPr>
            <w:b/>
            <w:sz w:val="24"/>
            <w:szCs w:val="24"/>
            <w:rPrChange w:id="4765" w:author="Tre" w:date="2012-11-19T09:04:00Z">
              <w:rPr>
                <w:b/>
                <w:color w:val="0000FF"/>
                <w:u w:val="single"/>
              </w:rPr>
            </w:rPrChange>
          </w:rPr>
          <w:t>Matrix Feat</w:t>
        </w:r>
        <w:r w:rsidRPr="00EE27B1">
          <w:rPr>
            <w:sz w:val="24"/>
            <w:szCs w:val="24"/>
            <w:rPrChange w:id="4766" w:author="Tre" w:date="2012-11-19T09:04:00Z">
              <w:rPr>
                <w:color w:val="0000FF"/>
                <w:u w:val="single"/>
              </w:rPr>
            </w:rPrChange>
          </w:rPr>
          <w:t xml:space="preserve"> </w:t>
        </w:r>
        <w:r w:rsidRPr="00EE27B1">
          <w:rPr>
            <w:b/>
            <w:sz w:val="24"/>
            <w:szCs w:val="24"/>
            <w:rPrChange w:id="4767" w:author="Tre" w:date="2012-11-19T09:04:00Z">
              <w:rPr>
                <w:b/>
                <w:color w:val="0000FF"/>
                <w:u w:val="single"/>
              </w:rPr>
            </w:rPrChange>
          </w:rPr>
          <w:t>“</w:t>
        </w:r>
        <w:r w:rsidRPr="00EE27B1">
          <w:rPr>
            <w:b/>
            <w:i/>
            <w:sz w:val="24"/>
            <w:szCs w:val="24"/>
            <w:rPrChange w:id="4768" w:author="Tre" w:date="2012-11-19T09:04:00Z">
              <w:rPr>
                <w:b/>
                <w:i/>
                <w:color w:val="0000FF"/>
                <w:u w:val="single"/>
              </w:rPr>
            </w:rPrChange>
          </w:rPr>
          <w:fldChar w:fldCharType="begin"/>
        </w:r>
        <w:r w:rsidRPr="00EE27B1">
          <w:rPr>
            <w:b/>
            <w:i/>
            <w:sz w:val="24"/>
            <w:szCs w:val="24"/>
            <w:rPrChange w:id="4769" w:author="Tre" w:date="2012-11-19T09:04:00Z">
              <w:rPr>
                <w:b/>
                <w:i/>
                <w:color w:val="0000FF"/>
                <w:u w:val="single"/>
              </w:rPr>
            </w:rPrChange>
          </w:rPr>
          <w:instrText xml:space="preserve"> MERGEFIELD Skill </w:instrText>
        </w:r>
        <w:r w:rsidRPr="00EE27B1">
          <w:rPr>
            <w:b/>
            <w:i/>
            <w:sz w:val="24"/>
            <w:szCs w:val="24"/>
            <w:rPrChange w:id="4770" w:author="Tre" w:date="2012-11-19T09:04:00Z">
              <w:rPr>
                <w:b/>
                <w:i/>
                <w:color w:val="0000FF"/>
                <w:u w:val="single"/>
              </w:rPr>
            </w:rPrChange>
          </w:rPr>
          <w:fldChar w:fldCharType="separate"/>
        </w:r>
        <w:r w:rsidRPr="00EE27B1">
          <w:rPr>
            <w:b/>
            <w:i/>
            <w:noProof/>
            <w:sz w:val="24"/>
            <w:szCs w:val="24"/>
            <w:rPrChange w:id="4771" w:author="Tre" w:date="2012-11-19T09:04:00Z">
              <w:rPr>
                <w:b/>
                <w:i/>
                <w:noProof/>
                <w:color w:val="0000FF"/>
                <w:u w:val="single"/>
              </w:rPr>
            </w:rPrChange>
          </w:rPr>
          <w:t>True Sight</w:t>
        </w:r>
        <w:r w:rsidRPr="00EE27B1">
          <w:rPr>
            <w:b/>
            <w:i/>
            <w:sz w:val="24"/>
            <w:szCs w:val="24"/>
            <w:rPrChange w:id="4772" w:author="Tre" w:date="2012-11-19T09:04:00Z">
              <w:rPr>
                <w:b/>
                <w:i/>
                <w:color w:val="0000FF"/>
                <w:u w:val="single"/>
              </w:rPr>
            </w:rPrChange>
          </w:rPr>
          <w:fldChar w:fldCharType="end"/>
        </w:r>
        <w:r w:rsidRPr="00EE27B1">
          <w:rPr>
            <w:b/>
            <w:sz w:val="24"/>
            <w:szCs w:val="24"/>
            <w:rPrChange w:id="4773" w:author="Tre" w:date="2012-11-19T09:04:00Z">
              <w:rPr>
                <w:b/>
                <w:color w:val="0000FF"/>
                <w:u w:val="single"/>
              </w:rPr>
            </w:rPrChange>
          </w:rPr>
          <w:t>”</w:t>
        </w:r>
        <w:r w:rsidRPr="00EE27B1">
          <w:rPr>
            <w:sz w:val="24"/>
            <w:szCs w:val="24"/>
            <w:rPrChange w:id="4774" w:author="Tre" w:date="2012-11-19T09:04:00Z">
              <w:rPr>
                <w:color w:val="0000FF"/>
                <w:u w:val="single"/>
              </w:rPr>
            </w:rPrChange>
          </w:rPr>
          <w:t xml:space="preserve"> - [CyberZen]</w:t>
        </w:r>
      </w:ins>
    </w:p>
    <w:p w:rsidR="00E404A2" w:rsidRPr="00880A1F" w:rsidRDefault="00EE27B1" w:rsidP="00E404A2">
      <w:pPr>
        <w:pStyle w:val="MatrixSuperfluous"/>
        <w:rPr>
          <w:ins w:id="4775" w:author="Tre" w:date="2012-11-16T21:31:00Z"/>
          <w:sz w:val="24"/>
          <w:szCs w:val="24"/>
          <w:rPrChange w:id="4776" w:author="Tre" w:date="2012-11-19T09:04:00Z">
            <w:rPr>
              <w:ins w:id="4777" w:author="Tre" w:date="2012-11-16T21:31:00Z"/>
            </w:rPr>
          </w:rPrChange>
        </w:rPr>
      </w:pPr>
      <w:ins w:id="4778" w:author="Tre" w:date="2012-11-16T21:31:00Z">
        <w:r w:rsidRPr="00EE27B1">
          <w:rPr>
            <w:sz w:val="24"/>
            <w:szCs w:val="24"/>
            <w:rPrChange w:id="4779" w:author="Tre" w:date="2012-11-19T09:04:00Z">
              <w:rPr>
                <w:color w:val="0000FF"/>
                <w:u w:val="single"/>
              </w:rPr>
            </w:rPrChange>
          </w:rPr>
          <w:t>Rule Bender Feat:</w:t>
        </w:r>
        <w:r w:rsidRPr="00EE27B1">
          <w:rPr>
            <w:i/>
            <w:sz w:val="24"/>
            <w:szCs w:val="24"/>
            <w:rPrChange w:id="4780" w:author="Tre" w:date="2012-11-19T09:04:00Z">
              <w:rPr>
                <w:i/>
                <w:color w:val="0000FF"/>
                <w:u w:val="single"/>
              </w:rPr>
            </w:rPrChange>
          </w:rPr>
          <w:t xml:space="preserve"> </w:t>
        </w:r>
        <w:r w:rsidRPr="00EE27B1">
          <w:rPr>
            <w:i/>
            <w:sz w:val="24"/>
            <w:szCs w:val="24"/>
            <w:rPrChange w:id="4781" w:author="Tre" w:date="2012-11-19T09:04:00Z">
              <w:rPr>
                <w:i/>
                <w:color w:val="0000FF"/>
                <w:u w:val="single"/>
              </w:rPr>
            </w:rPrChange>
          </w:rPr>
          <w:fldChar w:fldCharType="begin"/>
        </w:r>
        <w:r w:rsidRPr="00EE27B1">
          <w:rPr>
            <w:i/>
            <w:sz w:val="24"/>
            <w:szCs w:val="24"/>
            <w:rPrChange w:id="4782" w:author="Tre" w:date="2012-11-19T09:04:00Z">
              <w:rPr>
                <w:i/>
                <w:color w:val="0000FF"/>
                <w:u w:val="single"/>
              </w:rPr>
            </w:rPrChange>
          </w:rPr>
          <w:instrText xml:space="preserve"> MERGEFIELD Rule_Bender_Description </w:instrText>
        </w:r>
        <w:r w:rsidRPr="00EE27B1">
          <w:rPr>
            <w:i/>
            <w:sz w:val="24"/>
            <w:szCs w:val="24"/>
            <w:rPrChange w:id="4783" w:author="Tre" w:date="2012-11-19T09:04:00Z">
              <w:rPr>
                <w:i/>
                <w:color w:val="0000FF"/>
                <w:u w:val="single"/>
              </w:rPr>
            </w:rPrChange>
          </w:rPr>
          <w:fldChar w:fldCharType="separate"/>
        </w:r>
        <w:r w:rsidRPr="00EE27B1">
          <w:rPr>
            <w:i/>
            <w:noProof/>
            <w:sz w:val="24"/>
            <w:szCs w:val="24"/>
            <w:rPrChange w:id="4784" w:author="Tre" w:date="2012-11-19T09:04:00Z">
              <w:rPr>
                <w:i/>
                <w:noProof/>
                <w:color w:val="0000FF"/>
                <w:u w:val="single"/>
              </w:rPr>
            </w:rPrChange>
          </w:rPr>
          <w:t>The character can see random snippets of code. It is up to the GM as to what the character sees when they use this ability. It should be small bits of information.</w:t>
        </w:r>
        <w:r w:rsidRPr="00EE27B1">
          <w:rPr>
            <w:i/>
            <w:sz w:val="24"/>
            <w:szCs w:val="24"/>
            <w:rPrChange w:id="4785" w:author="Tre" w:date="2012-11-19T09:04:00Z">
              <w:rPr>
                <w:i/>
                <w:color w:val="0000FF"/>
                <w:u w:val="single"/>
              </w:rPr>
            </w:rPrChange>
          </w:rPr>
          <w:fldChar w:fldCharType="end"/>
        </w:r>
      </w:ins>
    </w:p>
    <w:p w:rsidR="00E404A2" w:rsidRPr="00880A1F" w:rsidRDefault="00EE27B1" w:rsidP="00E404A2">
      <w:pPr>
        <w:pStyle w:val="MatrixSuperfluous"/>
        <w:rPr>
          <w:ins w:id="4786" w:author="Tre" w:date="2012-11-16T21:31:00Z"/>
          <w:sz w:val="24"/>
          <w:szCs w:val="24"/>
          <w:rPrChange w:id="4787" w:author="Tre" w:date="2012-11-19T09:04:00Z">
            <w:rPr>
              <w:ins w:id="4788" w:author="Tre" w:date="2012-11-16T21:31:00Z"/>
            </w:rPr>
          </w:rPrChange>
        </w:rPr>
      </w:pPr>
      <w:ins w:id="4789" w:author="Tre" w:date="2012-11-16T21:31:00Z">
        <w:r w:rsidRPr="00EE27B1">
          <w:rPr>
            <w:sz w:val="24"/>
            <w:szCs w:val="24"/>
            <w:rPrChange w:id="4790" w:author="Tre" w:date="2012-11-19T09:04:00Z">
              <w:rPr>
                <w:color w:val="0000FF"/>
                <w:u w:val="single"/>
              </w:rPr>
            </w:rPrChange>
          </w:rPr>
          <w:t xml:space="preserve">Rule Breaker Feat: </w:t>
        </w:r>
        <w:r w:rsidRPr="00EE27B1">
          <w:rPr>
            <w:i/>
            <w:sz w:val="24"/>
            <w:szCs w:val="24"/>
            <w:rPrChange w:id="4791" w:author="Tre" w:date="2012-11-19T09:04:00Z">
              <w:rPr>
                <w:i/>
                <w:color w:val="0000FF"/>
                <w:u w:val="single"/>
              </w:rPr>
            </w:rPrChange>
          </w:rPr>
          <w:fldChar w:fldCharType="begin"/>
        </w:r>
        <w:r w:rsidRPr="00EE27B1">
          <w:rPr>
            <w:i/>
            <w:sz w:val="24"/>
            <w:szCs w:val="24"/>
            <w:rPrChange w:id="4792" w:author="Tre" w:date="2012-11-19T09:04:00Z">
              <w:rPr>
                <w:i/>
                <w:color w:val="0000FF"/>
                <w:u w:val="single"/>
              </w:rPr>
            </w:rPrChange>
          </w:rPr>
          <w:instrText xml:space="preserve"> MERGEFIELD Rule_Breaker_Description </w:instrText>
        </w:r>
        <w:r w:rsidRPr="00EE27B1">
          <w:rPr>
            <w:i/>
            <w:sz w:val="24"/>
            <w:szCs w:val="24"/>
            <w:rPrChange w:id="4793" w:author="Tre" w:date="2012-11-19T09:04:00Z">
              <w:rPr>
                <w:i/>
                <w:color w:val="0000FF"/>
                <w:u w:val="single"/>
              </w:rPr>
            </w:rPrChange>
          </w:rPr>
          <w:fldChar w:fldCharType="separate"/>
        </w:r>
        <w:r w:rsidRPr="00EE27B1">
          <w:rPr>
            <w:i/>
            <w:noProof/>
            <w:sz w:val="24"/>
            <w:szCs w:val="24"/>
            <w:rPrChange w:id="4794" w:author="Tre" w:date="2012-11-19T09:04:00Z">
              <w:rPr>
                <w:i/>
                <w:noProof/>
                <w:color w:val="0000FF"/>
                <w:u w:val="single"/>
              </w:rPr>
            </w:rPrChange>
          </w:rPr>
          <w:t>The character can see all of the simulacrum as Matrix code from within the Matrix.</w:t>
        </w:r>
        <w:r w:rsidRPr="00EE27B1">
          <w:rPr>
            <w:i/>
            <w:sz w:val="24"/>
            <w:szCs w:val="24"/>
            <w:rPrChange w:id="4795" w:author="Tre" w:date="2012-11-19T09:04:00Z">
              <w:rPr>
                <w:i/>
                <w:color w:val="0000FF"/>
                <w:u w:val="single"/>
              </w:rPr>
            </w:rPrChange>
          </w:rPr>
          <w:fldChar w:fldCharType="end"/>
        </w:r>
        <w:r w:rsidRPr="00EE27B1">
          <w:rPr>
            <w:sz w:val="24"/>
            <w:szCs w:val="24"/>
            <w:rPrChange w:id="4796" w:author="Tre" w:date="2012-11-19T09:04:00Z">
              <w:rPr>
                <w:color w:val="0000FF"/>
                <w:u w:val="single"/>
              </w:rPr>
            </w:rPrChange>
          </w:rPr>
          <w:fldChar w:fldCharType="begin"/>
        </w:r>
        <w:r w:rsidRPr="00EE27B1">
          <w:rPr>
            <w:sz w:val="24"/>
            <w:szCs w:val="24"/>
            <w:rPrChange w:id="4797" w:author="Tre" w:date="2012-11-19T09:04:00Z">
              <w:rPr>
                <w:color w:val="0000FF"/>
                <w:u w:val="single"/>
              </w:rPr>
            </w:rPrChange>
          </w:rPr>
          <w:instrText xml:space="preserve"> NEXT  \* MERGEFORMAT </w:instrText>
        </w:r>
        <w:r w:rsidRPr="00EE27B1">
          <w:rPr>
            <w:sz w:val="24"/>
            <w:szCs w:val="24"/>
            <w:rPrChange w:id="4798" w:author="Tre" w:date="2012-11-19T09:04:00Z">
              <w:rPr>
                <w:color w:val="0000FF"/>
                <w:u w:val="single"/>
              </w:rPr>
            </w:rPrChange>
          </w:rPr>
          <w:fldChar w:fldCharType="end"/>
        </w:r>
      </w:ins>
    </w:p>
    <w:p w:rsidR="00E404A2" w:rsidRPr="00880A1F" w:rsidRDefault="00E404A2" w:rsidP="00E404A2">
      <w:pPr>
        <w:pStyle w:val="MatrixSuperfluous"/>
        <w:rPr>
          <w:ins w:id="4799" w:author="Tre" w:date="2012-11-16T21:31:00Z"/>
          <w:sz w:val="24"/>
          <w:szCs w:val="24"/>
          <w:rPrChange w:id="4800" w:author="Tre" w:date="2012-11-19T09:04:00Z">
            <w:rPr>
              <w:ins w:id="4801" w:author="Tre" w:date="2012-11-16T21:31:00Z"/>
            </w:rPr>
          </w:rPrChange>
        </w:rPr>
      </w:pPr>
    </w:p>
    <w:p w:rsidR="00E404A2" w:rsidRPr="00880A1F" w:rsidRDefault="00EE27B1" w:rsidP="00E404A2">
      <w:pPr>
        <w:pStyle w:val="MatrixSuperfluous"/>
        <w:rPr>
          <w:ins w:id="4802" w:author="Tre" w:date="2012-11-16T21:31:00Z"/>
          <w:sz w:val="24"/>
          <w:szCs w:val="24"/>
          <w:rPrChange w:id="4803" w:author="Tre" w:date="2012-11-19T09:04:00Z">
            <w:rPr>
              <w:ins w:id="4804" w:author="Tre" w:date="2012-11-16T21:31:00Z"/>
            </w:rPr>
          </w:rPrChange>
        </w:rPr>
      </w:pPr>
      <w:ins w:id="4805" w:author="Tre" w:date="2012-11-16T21:31:00Z">
        <w:r w:rsidRPr="00EE27B1">
          <w:rPr>
            <w:b/>
            <w:sz w:val="24"/>
            <w:szCs w:val="24"/>
            <w:rPrChange w:id="4806" w:author="Tre" w:date="2012-11-19T09:04:00Z">
              <w:rPr>
                <w:b/>
                <w:color w:val="0000FF"/>
                <w:u w:val="single"/>
              </w:rPr>
            </w:rPrChange>
          </w:rPr>
          <w:t>Matrix Feat</w:t>
        </w:r>
        <w:r w:rsidRPr="00EE27B1">
          <w:rPr>
            <w:sz w:val="24"/>
            <w:szCs w:val="24"/>
            <w:rPrChange w:id="4807" w:author="Tre" w:date="2012-11-19T09:04:00Z">
              <w:rPr>
                <w:color w:val="0000FF"/>
                <w:u w:val="single"/>
              </w:rPr>
            </w:rPrChange>
          </w:rPr>
          <w:t xml:space="preserve"> </w:t>
        </w:r>
        <w:r w:rsidRPr="00EE27B1">
          <w:rPr>
            <w:b/>
            <w:sz w:val="24"/>
            <w:szCs w:val="24"/>
            <w:rPrChange w:id="4808" w:author="Tre" w:date="2012-11-19T09:04:00Z">
              <w:rPr>
                <w:b/>
                <w:color w:val="0000FF"/>
                <w:u w:val="single"/>
              </w:rPr>
            </w:rPrChange>
          </w:rPr>
          <w:t>“</w:t>
        </w:r>
        <w:r w:rsidRPr="00EE27B1">
          <w:rPr>
            <w:b/>
            <w:i/>
            <w:sz w:val="24"/>
            <w:szCs w:val="24"/>
            <w:rPrChange w:id="4809" w:author="Tre" w:date="2012-11-19T09:04:00Z">
              <w:rPr>
                <w:b/>
                <w:i/>
                <w:color w:val="0000FF"/>
                <w:u w:val="single"/>
              </w:rPr>
            </w:rPrChange>
          </w:rPr>
          <w:fldChar w:fldCharType="begin"/>
        </w:r>
        <w:r w:rsidRPr="00EE27B1">
          <w:rPr>
            <w:b/>
            <w:i/>
            <w:sz w:val="24"/>
            <w:szCs w:val="24"/>
            <w:rPrChange w:id="4810" w:author="Tre" w:date="2012-11-19T09:04:00Z">
              <w:rPr>
                <w:b/>
                <w:i/>
                <w:color w:val="0000FF"/>
                <w:u w:val="single"/>
              </w:rPr>
            </w:rPrChange>
          </w:rPr>
          <w:instrText xml:space="preserve"> MERGEFIELD Skill </w:instrText>
        </w:r>
        <w:r w:rsidRPr="00EE27B1">
          <w:rPr>
            <w:b/>
            <w:i/>
            <w:sz w:val="24"/>
            <w:szCs w:val="24"/>
            <w:rPrChange w:id="4811" w:author="Tre" w:date="2012-11-19T09:04:00Z">
              <w:rPr>
                <w:b/>
                <w:i/>
                <w:color w:val="0000FF"/>
                <w:u w:val="single"/>
              </w:rPr>
            </w:rPrChange>
          </w:rPr>
          <w:fldChar w:fldCharType="separate"/>
        </w:r>
        <w:r w:rsidRPr="00EE27B1">
          <w:rPr>
            <w:b/>
            <w:i/>
            <w:noProof/>
            <w:sz w:val="24"/>
            <w:szCs w:val="24"/>
            <w:rPrChange w:id="4812" w:author="Tre" w:date="2012-11-19T09:04:00Z">
              <w:rPr>
                <w:b/>
                <w:i/>
                <w:noProof/>
                <w:color w:val="0000FF"/>
                <w:u w:val="single"/>
              </w:rPr>
            </w:rPrChange>
          </w:rPr>
          <w:t>Truth Sayer</w:t>
        </w:r>
        <w:r w:rsidRPr="00EE27B1">
          <w:rPr>
            <w:b/>
            <w:i/>
            <w:sz w:val="24"/>
            <w:szCs w:val="24"/>
            <w:rPrChange w:id="4813" w:author="Tre" w:date="2012-11-19T09:04:00Z">
              <w:rPr>
                <w:b/>
                <w:i/>
                <w:color w:val="0000FF"/>
                <w:u w:val="single"/>
              </w:rPr>
            </w:rPrChange>
          </w:rPr>
          <w:fldChar w:fldCharType="end"/>
        </w:r>
        <w:r w:rsidRPr="00EE27B1">
          <w:rPr>
            <w:b/>
            <w:sz w:val="24"/>
            <w:szCs w:val="24"/>
            <w:rPrChange w:id="4814" w:author="Tre" w:date="2012-11-19T09:04:00Z">
              <w:rPr>
                <w:b/>
                <w:color w:val="0000FF"/>
                <w:u w:val="single"/>
              </w:rPr>
            </w:rPrChange>
          </w:rPr>
          <w:t>”</w:t>
        </w:r>
        <w:r w:rsidRPr="00EE27B1">
          <w:rPr>
            <w:sz w:val="24"/>
            <w:szCs w:val="24"/>
            <w:rPrChange w:id="4815" w:author="Tre" w:date="2012-11-19T09:04:00Z">
              <w:rPr>
                <w:color w:val="0000FF"/>
                <w:u w:val="single"/>
              </w:rPr>
            </w:rPrChange>
          </w:rPr>
          <w:t xml:space="preserve"> - [CyberZen]</w:t>
        </w:r>
      </w:ins>
    </w:p>
    <w:p w:rsidR="00E404A2" w:rsidRPr="00880A1F" w:rsidRDefault="00EE27B1" w:rsidP="00E404A2">
      <w:pPr>
        <w:pStyle w:val="MatrixSuperfluous"/>
        <w:rPr>
          <w:ins w:id="4816" w:author="Tre" w:date="2012-11-16T21:31:00Z"/>
          <w:sz w:val="24"/>
          <w:szCs w:val="24"/>
          <w:rPrChange w:id="4817" w:author="Tre" w:date="2012-11-19T09:04:00Z">
            <w:rPr>
              <w:ins w:id="4818" w:author="Tre" w:date="2012-11-16T21:31:00Z"/>
            </w:rPr>
          </w:rPrChange>
        </w:rPr>
      </w:pPr>
      <w:ins w:id="4819" w:author="Tre" w:date="2012-11-16T21:31:00Z">
        <w:r w:rsidRPr="00EE27B1">
          <w:rPr>
            <w:sz w:val="24"/>
            <w:szCs w:val="24"/>
            <w:rPrChange w:id="4820" w:author="Tre" w:date="2012-11-19T09:04:00Z">
              <w:rPr>
                <w:color w:val="0000FF"/>
                <w:u w:val="single"/>
              </w:rPr>
            </w:rPrChange>
          </w:rPr>
          <w:t>Rule Bender Feat:</w:t>
        </w:r>
        <w:r w:rsidRPr="00EE27B1">
          <w:rPr>
            <w:i/>
            <w:sz w:val="24"/>
            <w:szCs w:val="24"/>
            <w:rPrChange w:id="4821" w:author="Tre" w:date="2012-11-19T09:04:00Z">
              <w:rPr>
                <w:i/>
                <w:color w:val="0000FF"/>
                <w:u w:val="single"/>
              </w:rPr>
            </w:rPrChange>
          </w:rPr>
          <w:t xml:space="preserve"> </w:t>
        </w:r>
        <w:r w:rsidRPr="00EE27B1">
          <w:rPr>
            <w:i/>
            <w:sz w:val="24"/>
            <w:szCs w:val="24"/>
            <w:rPrChange w:id="4822" w:author="Tre" w:date="2012-11-19T09:04:00Z">
              <w:rPr>
                <w:i/>
                <w:color w:val="0000FF"/>
                <w:u w:val="single"/>
              </w:rPr>
            </w:rPrChange>
          </w:rPr>
          <w:fldChar w:fldCharType="begin"/>
        </w:r>
        <w:r w:rsidRPr="00EE27B1">
          <w:rPr>
            <w:i/>
            <w:sz w:val="24"/>
            <w:szCs w:val="24"/>
            <w:rPrChange w:id="4823" w:author="Tre" w:date="2012-11-19T09:04:00Z">
              <w:rPr>
                <w:i/>
                <w:color w:val="0000FF"/>
                <w:u w:val="single"/>
              </w:rPr>
            </w:rPrChange>
          </w:rPr>
          <w:instrText xml:space="preserve"> MERGEFIELD Rule_Bender_Description </w:instrText>
        </w:r>
        <w:r w:rsidRPr="00EE27B1">
          <w:rPr>
            <w:i/>
            <w:sz w:val="24"/>
            <w:szCs w:val="24"/>
            <w:rPrChange w:id="4824" w:author="Tre" w:date="2012-11-19T09:04:00Z">
              <w:rPr>
                <w:i/>
                <w:color w:val="0000FF"/>
                <w:u w:val="single"/>
              </w:rPr>
            </w:rPrChange>
          </w:rPr>
          <w:fldChar w:fldCharType="separate"/>
        </w:r>
        <w:r w:rsidRPr="00EE27B1">
          <w:rPr>
            <w:i/>
            <w:noProof/>
            <w:sz w:val="24"/>
            <w:szCs w:val="24"/>
            <w:rPrChange w:id="4825" w:author="Tre" w:date="2012-11-19T09:04:00Z">
              <w:rPr>
                <w:i/>
                <w:noProof/>
                <w:color w:val="0000FF"/>
                <w:u w:val="single"/>
              </w:rPr>
            </w:rPrChange>
          </w:rPr>
          <w:t>The character can tell when someone is lying about anything, or when that person thinks they are lying about something.</w:t>
        </w:r>
        <w:r w:rsidRPr="00EE27B1">
          <w:rPr>
            <w:i/>
            <w:sz w:val="24"/>
            <w:szCs w:val="24"/>
            <w:rPrChange w:id="4826" w:author="Tre" w:date="2012-11-19T09:04:00Z">
              <w:rPr>
                <w:i/>
                <w:color w:val="0000FF"/>
                <w:u w:val="single"/>
              </w:rPr>
            </w:rPrChange>
          </w:rPr>
          <w:fldChar w:fldCharType="end"/>
        </w:r>
      </w:ins>
    </w:p>
    <w:p w:rsidR="00E404A2" w:rsidRPr="00880A1F" w:rsidRDefault="00EE27B1" w:rsidP="00E404A2">
      <w:pPr>
        <w:pStyle w:val="MatrixSuperfluous"/>
        <w:rPr>
          <w:ins w:id="4827" w:author="Tre" w:date="2012-11-16T21:31:00Z"/>
          <w:sz w:val="24"/>
          <w:szCs w:val="24"/>
          <w:rPrChange w:id="4828" w:author="Tre" w:date="2012-11-19T09:04:00Z">
            <w:rPr>
              <w:ins w:id="4829" w:author="Tre" w:date="2012-11-16T21:31:00Z"/>
            </w:rPr>
          </w:rPrChange>
        </w:rPr>
      </w:pPr>
      <w:ins w:id="4830" w:author="Tre" w:date="2012-11-16T21:31:00Z">
        <w:r w:rsidRPr="00EE27B1">
          <w:rPr>
            <w:sz w:val="24"/>
            <w:szCs w:val="24"/>
            <w:rPrChange w:id="4831" w:author="Tre" w:date="2012-11-19T09:04:00Z">
              <w:rPr>
                <w:color w:val="0000FF"/>
                <w:u w:val="single"/>
              </w:rPr>
            </w:rPrChange>
          </w:rPr>
          <w:lastRenderedPageBreak/>
          <w:t xml:space="preserve">Rule Breaker Feat: </w:t>
        </w:r>
        <w:r w:rsidRPr="00EE27B1">
          <w:rPr>
            <w:i/>
            <w:sz w:val="24"/>
            <w:szCs w:val="24"/>
            <w:rPrChange w:id="4832" w:author="Tre" w:date="2012-11-19T09:04:00Z">
              <w:rPr>
                <w:i/>
                <w:color w:val="0000FF"/>
                <w:u w:val="single"/>
              </w:rPr>
            </w:rPrChange>
          </w:rPr>
          <w:fldChar w:fldCharType="begin"/>
        </w:r>
        <w:r w:rsidRPr="00EE27B1">
          <w:rPr>
            <w:i/>
            <w:sz w:val="24"/>
            <w:szCs w:val="24"/>
            <w:rPrChange w:id="4833" w:author="Tre" w:date="2012-11-19T09:04:00Z">
              <w:rPr>
                <w:i/>
                <w:color w:val="0000FF"/>
                <w:u w:val="single"/>
              </w:rPr>
            </w:rPrChange>
          </w:rPr>
          <w:instrText xml:space="preserve"> MERGEFIELD Rule_Breaker_Description </w:instrText>
        </w:r>
        <w:r w:rsidRPr="00EE27B1">
          <w:rPr>
            <w:i/>
            <w:sz w:val="24"/>
            <w:szCs w:val="24"/>
            <w:rPrChange w:id="4834" w:author="Tre" w:date="2012-11-19T09:04:00Z">
              <w:rPr>
                <w:i/>
                <w:color w:val="0000FF"/>
                <w:u w:val="single"/>
              </w:rPr>
            </w:rPrChange>
          </w:rPr>
          <w:fldChar w:fldCharType="separate"/>
        </w:r>
        <w:r w:rsidRPr="00EE27B1">
          <w:rPr>
            <w:i/>
            <w:noProof/>
            <w:sz w:val="24"/>
            <w:szCs w:val="24"/>
            <w:rPrChange w:id="4835" w:author="Tre" w:date="2012-11-19T09:04:00Z">
              <w:rPr>
                <w:i/>
                <w:noProof/>
                <w:color w:val="0000FF"/>
                <w:u w:val="single"/>
              </w:rPr>
            </w:rPrChange>
          </w:rPr>
          <w:t>The character can force a RSI to only tell the truth as far as they know. They don’t feel compelled to talk, but anything they say is the truth and they don’t know why.</w:t>
        </w:r>
        <w:r w:rsidRPr="00EE27B1">
          <w:rPr>
            <w:i/>
            <w:sz w:val="24"/>
            <w:szCs w:val="24"/>
            <w:rPrChange w:id="4836" w:author="Tre" w:date="2012-11-19T09:04:00Z">
              <w:rPr>
                <w:i/>
                <w:color w:val="0000FF"/>
                <w:u w:val="single"/>
              </w:rPr>
            </w:rPrChange>
          </w:rPr>
          <w:fldChar w:fldCharType="end"/>
        </w:r>
        <w:r w:rsidRPr="00EE27B1">
          <w:rPr>
            <w:sz w:val="24"/>
            <w:szCs w:val="24"/>
            <w:rPrChange w:id="4837" w:author="Tre" w:date="2012-11-19T09:04:00Z">
              <w:rPr>
                <w:color w:val="0000FF"/>
                <w:u w:val="single"/>
              </w:rPr>
            </w:rPrChange>
          </w:rPr>
          <w:fldChar w:fldCharType="begin"/>
        </w:r>
        <w:r w:rsidRPr="00EE27B1">
          <w:rPr>
            <w:sz w:val="24"/>
            <w:szCs w:val="24"/>
            <w:rPrChange w:id="4838" w:author="Tre" w:date="2012-11-19T09:04:00Z">
              <w:rPr>
                <w:color w:val="0000FF"/>
                <w:u w:val="single"/>
              </w:rPr>
            </w:rPrChange>
          </w:rPr>
          <w:instrText xml:space="preserve"> NEXT  \* MERGEFORMAT </w:instrText>
        </w:r>
        <w:r w:rsidRPr="00EE27B1">
          <w:rPr>
            <w:sz w:val="24"/>
            <w:szCs w:val="24"/>
            <w:rPrChange w:id="4839" w:author="Tre" w:date="2012-11-19T09:04:00Z">
              <w:rPr>
                <w:color w:val="0000FF"/>
                <w:u w:val="single"/>
              </w:rPr>
            </w:rPrChange>
          </w:rPr>
          <w:fldChar w:fldCharType="end"/>
        </w:r>
      </w:ins>
    </w:p>
    <w:p w:rsidR="00E404A2" w:rsidRPr="00880A1F" w:rsidRDefault="00E404A2" w:rsidP="00E404A2">
      <w:pPr>
        <w:pStyle w:val="MatrixSuperfluous"/>
        <w:rPr>
          <w:ins w:id="4840" w:author="Tre" w:date="2012-11-16T21:31:00Z"/>
          <w:sz w:val="24"/>
          <w:szCs w:val="24"/>
          <w:rPrChange w:id="4841" w:author="Tre" w:date="2012-11-19T09:04:00Z">
            <w:rPr>
              <w:ins w:id="4842" w:author="Tre" w:date="2012-11-16T21:31:00Z"/>
            </w:rPr>
          </w:rPrChange>
        </w:rPr>
      </w:pPr>
    </w:p>
    <w:p w:rsidR="00E404A2" w:rsidRPr="00880A1F" w:rsidRDefault="00EE27B1" w:rsidP="00E404A2">
      <w:pPr>
        <w:pStyle w:val="MatrixSuperfluous"/>
        <w:rPr>
          <w:ins w:id="4843" w:author="Tre" w:date="2012-11-16T21:31:00Z"/>
          <w:sz w:val="24"/>
          <w:szCs w:val="24"/>
          <w:rPrChange w:id="4844" w:author="Tre" w:date="2012-11-19T09:04:00Z">
            <w:rPr>
              <w:ins w:id="4845" w:author="Tre" w:date="2012-11-16T21:31:00Z"/>
            </w:rPr>
          </w:rPrChange>
        </w:rPr>
      </w:pPr>
      <w:ins w:id="4846" w:author="Tre" w:date="2012-11-16T21:31:00Z">
        <w:r w:rsidRPr="00EE27B1">
          <w:rPr>
            <w:b/>
            <w:sz w:val="24"/>
            <w:szCs w:val="24"/>
            <w:rPrChange w:id="4847" w:author="Tre" w:date="2012-11-19T09:04:00Z">
              <w:rPr>
                <w:b/>
                <w:color w:val="0000FF"/>
                <w:u w:val="single"/>
              </w:rPr>
            </w:rPrChange>
          </w:rPr>
          <w:t>Matrix Feat</w:t>
        </w:r>
        <w:r w:rsidRPr="00EE27B1">
          <w:rPr>
            <w:sz w:val="24"/>
            <w:szCs w:val="24"/>
            <w:rPrChange w:id="4848" w:author="Tre" w:date="2012-11-19T09:04:00Z">
              <w:rPr>
                <w:color w:val="0000FF"/>
                <w:u w:val="single"/>
              </w:rPr>
            </w:rPrChange>
          </w:rPr>
          <w:t xml:space="preserve"> </w:t>
        </w:r>
        <w:r w:rsidRPr="00EE27B1">
          <w:rPr>
            <w:b/>
            <w:sz w:val="24"/>
            <w:szCs w:val="24"/>
            <w:rPrChange w:id="4849" w:author="Tre" w:date="2012-11-19T09:04:00Z">
              <w:rPr>
                <w:b/>
                <w:color w:val="0000FF"/>
                <w:u w:val="single"/>
              </w:rPr>
            </w:rPrChange>
          </w:rPr>
          <w:t>“</w:t>
        </w:r>
        <w:r w:rsidRPr="00EE27B1">
          <w:rPr>
            <w:b/>
            <w:i/>
            <w:sz w:val="24"/>
            <w:szCs w:val="24"/>
            <w:rPrChange w:id="4850" w:author="Tre" w:date="2012-11-19T09:04:00Z">
              <w:rPr>
                <w:b/>
                <w:i/>
                <w:color w:val="0000FF"/>
                <w:u w:val="single"/>
              </w:rPr>
            </w:rPrChange>
          </w:rPr>
          <w:fldChar w:fldCharType="begin"/>
        </w:r>
        <w:r w:rsidRPr="00EE27B1">
          <w:rPr>
            <w:b/>
            <w:i/>
            <w:sz w:val="24"/>
            <w:szCs w:val="24"/>
            <w:rPrChange w:id="4851" w:author="Tre" w:date="2012-11-19T09:04:00Z">
              <w:rPr>
                <w:b/>
                <w:i/>
                <w:color w:val="0000FF"/>
                <w:u w:val="single"/>
              </w:rPr>
            </w:rPrChange>
          </w:rPr>
          <w:instrText xml:space="preserve"> MERGEFIELD Skill </w:instrText>
        </w:r>
        <w:r w:rsidRPr="00EE27B1">
          <w:rPr>
            <w:b/>
            <w:i/>
            <w:sz w:val="24"/>
            <w:szCs w:val="24"/>
            <w:rPrChange w:id="4852" w:author="Tre" w:date="2012-11-19T09:04:00Z">
              <w:rPr>
                <w:b/>
                <w:i/>
                <w:color w:val="0000FF"/>
                <w:u w:val="single"/>
              </w:rPr>
            </w:rPrChange>
          </w:rPr>
          <w:fldChar w:fldCharType="separate"/>
        </w:r>
        <w:r w:rsidRPr="00EE27B1">
          <w:rPr>
            <w:b/>
            <w:i/>
            <w:noProof/>
            <w:sz w:val="24"/>
            <w:szCs w:val="24"/>
            <w:rPrChange w:id="4853" w:author="Tre" w:date="2012-11-19T09:04:00Z">
              <w:rPr>
                <w:b/>
                <w:i/>
                <w:noProof/>
                <w:color w:val="0000FF"/>
                <w:u w:val="single"/>
              </w:rPr>
            </w:rPrChange>
          </w:rPr>
          <w:t>Wall Crawling</w:t>
        </w:r>
        <w:r w:rsidRPr="00EE27B1">
          <w:rPr>
            <w:b/>
            <w:i/>
            <w:sz w:val="24"/>
            <w:szCs w:val="24"/>
            <w:rPrChange w:id="4854" w:author="Tre" w:date="2012-11-19T09:04:00Z">
              <w:rPr>
                <w:b/>
                <w:i/>
                <w:color w:val="0000FF"/>
                <w:u w:val="single"/>
              </w:rPr>
            </w:rPrChange>
          </w:rPr>
          <w:fldChar w:fldCharType="end"/>
        </w:r>
        <w:r w:rsidRPr="00EE27B1">
          <w:rPr>
            <w:b/>
            <w:sz w:val="24"/>
            <w:szCs w:val="24"/>
            <w:rPrChange w:id="4855" w:author="Tre" w:date="2012-11-19T09:04:00Z">
              <w:rPr>
                <w:b/>
                <w:color w:val="0000FF"/>
                <w:u w:val="single"/>
              </w:rPr>
            </w:rPrChange>
          </w:rPr>
          <w:t>”</w:t>
        </w:r>
        <w:r w:rsidRPr="00EE27B1">
          <w:rPr>
            <w:sz w:val="24"/>
            <w:szCs w:val="24"/>
            <w:rPrChange w:id="4856" w:author="Tre" w:date="2012-11-19T09:04:00Z">
              <w:rPr>
                <w:color w:val="0000FF"/>
                <w:u w:val="single"/>
              </w:rPr>
            </w:rPrChange>
          </w:rPr>
          <w:t xml:space="preserve"> - [CyberZen]</w:t>
        </w:r>
      </w:ins>
    </w:p>
    <w:p w:rsidR="00E404A2" w:rsidRPr="00880A1F" w:rsidRDefault="00EE27B1" w:rsidP="00E404A2">
      <w:pPr>
        <w:pStyle w:val="MatrixSuperfluous"/>
        <w:rPr>
          <w:ins w:id="4857" w:author="Tre" w:date="2012-11-16T21:31:00Z"/>
          <w:sz w:val="24"/>
          <w:szCs w:val="24"/>
          <w:rPrChange w:id="4858" w:author="Tre" w:date="2012-11-19T09:04:00Z">
            <w:rPr>
              <w:ins w:id="4859" w:author="Tre" w:date="2012-11-16T21:31:00Z"/>
            </w:rPr>
          </w:rPrChange>
        </w:rPr>
      </w:pPr>
      <w:ins w:id="4860" w:author="Tre" w:date="2012-11-16T21:31:00Z">
        <w:r w:rsidRPr="00EE27B1">
          <w:rPr>
            <w:sz w:val="24"/>
            <w:szCs w:val="24"/>
            <w:rPrChange w:id="4861" w:author="Tre" w:date="2012-11-19T09:04:00Z">
              <w:rPr>
                <w:color w:val="0000FF"/>
                <w:u w:val="single"/>
              </w:rPr>
            </w:rPrChange>
          </w:rPr>
          <w:t>Rule Bender Feat:</w:t>
        </w:r>
        <w:r w:rsidRPr="00EE27B1">
          <w:rPr>
            <w:i/>
            <w:sz w:val="24"/>
            <w:szCs w:val="24"/>
            <w:rPrChange w:id="4862" w:author="Tre" w:date="2012-11-19T09:04:00Z">
              <w:rPr>
                <w:i/>
                <w:color w:val="0000FF"/>
                <w:u w:val="single"/>
              </w:rPr>
            </w:rPrChange>
          </w:rPr>
          <w:t xml:space="preserve"> </w:t>
        </w:r>
        <w:r w:rsidRPr="00EE27B1">
          <w:rPr>
            <w:i/>
            <w:sz w:val="24"/>
            <w:szCs w:val="24"/>
            <w:rPrChange w:id="4863" w:author="Tre" w:date="2012-11-19T09:04:00Z">
              <w:rPr>
                <w:i/>
                <w:color w:val="0000FF"/>
                <w:u w:val="single"/>
              </w:rPr>
            </w:rPrChange>
          </w:rPr>
          <w:fldChar w:fldCharType="begin"/>
        </w:r>
        <w:r w:rsidRPr="00EE27B1">
          <w:rPr>
            <w:i/>
            <w:sz w:val="24"/>
            <w:szCs w:val="24"/>
            <w:rPrChange w:id="4864" w:author="Tre" w:date="2012-11-19T09:04:00Z">
              <w:rPr>
                <w:i/>
                <w:color w:val="0000FF"/>
                <w:u w:val="single"/>
              </w:rPr>
            </w:rPrChange>
          </w:rPr>
          <w:instrText xml:space="preserve"> MERGEFIELD Rule_Bender_Description </w:instrText>
        </w:r>
        <w:r w:rsidRPr="00EE27B1">
          <w:rPr>
            <w:i/>
            <w:sz w:val="24"/>
            <w:szCs w:val="24"/>
            <w:rPrChange w:id="4865" w:author="Tre" w:date="2012-11-19T09:04:00Z">
              <w:rPr>
                <w:i/>
                <w:color w:val="0000FF"/>
                <w:u w:val="single"/>
              </w:rPr>
            </w:rPrChange>
          </w:rPr>
          <w:fldChar w:fldCharType="separate"/>
        </w:r>
        <w:r w:rsidRPr="00EE27B1">
          <w:rPr>
            <w:i/>
            <w:noProof/>
            <w:sz w:val="24"/>
            <w:szCs w:val="24"/>
            <w:rPrChange w:id="4866" w:author="Tre" w:date="2012-11-19T09:04:00Z">
              <w:rPr>
                <w:i/>
                <w:noProof/>
                <w:color w:val="0000FF"/>
                <w:u w:val="single"/>
              </w:rPr>
            </w:rPrChange>
          </w:rPr>
          <w:t>The character can cling to walls with hands and/or feet like a spider or climbing insect. If the surface is smooth or wet then crawling is more difficult. Much like fi the person was walking on ice. It is difficult to be completely upside down, the character must concentrate to be upside down.</w:t>
        </w:r>
        <w:r w:rsidRPr="00EE27B1">
          <w:rPr>
            <w:i/>
            <w:sz w:val="24"/>
            <w:szCs w:val="24"/>
            <w:rPrChange w:id="4867" w:author="Tre" w:date="2012-11-19T09:04:00Z">
              <w:rPr>
                <w:i/>
                <w:color w:val="0000FF"/>
                <w:u w:val="single"/>
              </w:rPr>
            </w:rPrChange>
          </w:rPr>
          <w:fldChar w:fldCharType="end"/>
        </w:r>
      </w:ins>
    </w:p>
    <w:p w:rsidR="00E404A2" w:rsidRPr="00880A1F" w:rsidRDefault="00EE27B1" w:rsidP="00E404A2">
      <w:pPr>
        <w:pStyle w:val="MatrixSuperfluous"/>
        <w:rPr>
          <w:ins w:id="4868" w:author="Tre" w:date="2012-11-16T21:31:00Z"/>
          <w:sz w:val="24"/>
          <w:szCs w:val="24"/>
          <w:rPrChange w:id="4869" w:author="Tre" w:date="2012-11-19T09:04:00Z">
            <w:rPr>
              <w:ins w:id="4870" w:author="Tre" w:date="2012-11-16T21:31:00Z"/>
            </w:rPr>
          </w:rPrChange>
        </w:rPr>
      </w:pPr>
      <w:ins w:id="4871" w:author="Tre" w:date="2012-11-16T21:31:00Z">
        <w:r w:rsidRPr="00EE27B1">
          <w:rPr>
            <w:sz w:val="24"/>
            <w:szCs w:val="24"/>
            <w:rPrChange w:id="4872" w:author="Tre" w:date="2012-11-19T09:04:00Z">
              <w:rPr>
                <w:color w:val="0000FF"/>
                <w:u w:val="single"/>
              </w:rPr>
            </w:rPrChange>
          </w:rPr>
          <w:t xml:space="preserve">Rule Breaker Feat: </w:t>
        </w:r>
        <w:r w:rsidRPr="00EE27B1">
          <w:rPr>
            <w:i/>
            <w:sz w:val="24"/>
            <w:szCs w:val="24"/>
            <w:rPrChange w:id="4873" w:author="Tre" w:date="2012-11-19T09:04:00Z">
              <w:rPr>
                <w:i/>
                <w:color w:val="0000FF"/>
                <w:u w:val="single"/>
              </w:rPr>
            </w:rPrChange>
          </w:rPr>
          <w:fldChar w:fldCharType="begin"/>
        </w:r>
        <w:r w:rsidRPr="00EE27B1">
          <w:rPr>
            <w:i/>
            <w:sz w:val="24"/>
            <w:szCs w:val="24"/>
            <w:rPrChange w:id="4874" w:author="Tre" w:date="2012-11-19T09:04:00Z">
              <w:rPr>
                <w:i/>
                <w:color w:val="0000FF"/>
                <w:u w:val="single"/>
              </w:rPr>
            </w:rPrChange>
          </w:rPr>
          <w:instrText xml:space="preserve"> MERGEFIELD Rule_Breaker_Description </w:instrText>
        </w:r>
        <w:r w:rsidRPr="00EE27B1">
          <w:rPr>
            <w:i/>
            <w:sz w:val="24"/>
            <w:szCs w:val="24"/>
            <w:rPrChange w:id="4875" w:author="Tre" w:date="2012-11-19T09:04:00Z">
              <w:rPr>
                <w:i/>
                <w:color w:val="0000FF"/>
                <w:u w:val="single"/>
              </w:rPr>
            </w:rPrChange>
          </w:rPr>
          <w:fldChar w:fldCharType="separate"/>
        </w:r>
        <w:r w:rsidRPr="00EE27B1">
          <w:rPr>
            <w:i/>
            <w:noProof/>
            <w:sz w:val="24"/>
            <w:szCs w:val="24"/>
            <w:rPrChange w:id="4876" w:author="Tre" w:date="2012-11-19T09:04:00Z">
              <w:rPr>
                <w:i/>
                <w:noProof/>
                <w:color w:val="0000FF"/>
                <w:u w:val="single"/>
              </w:rPr>
            </w:rPrChange>
          </w:rPr>
          <w:t>The character can cling to ceilings and walls made of any material with any type of surface, slippery or not.</w:t>
        </w:r>
        <w:r w:rsidRPr="00EE27B1">
          <w:rPr>
            <w:i/>
            <w:sz w:val="24"/>
            <w:szCs w:val="24"/>
            <w:rPrChange w:id="4877" w:author="Tre" w:date="2012-11-19T09:04:00Z">
              <w:rPr>
                <w:i/>
                <w:color w:val="0000FF"/>
                <w:u w:val="single"/>
              </w:rPr>
            </w:rPrChange>
          </w:rPr>
          <w:fldChar w:fldCharType="end"/>
        </w:r>
        <w:r w:rsidRPr="00EE27B1">
          <w:rPr>
            <w:sz w:val="24"/>
            <w:szCs w:val="24"/>
            <w:rPrChange w:id="4878" w:author="Tre" w:date="2012-11-19T09:04:00Z">
              <w:rPr>
                <w:color w:val="0000FF"/>
                <w:u w:val="single"/>
              </w:rPr>
            </w:rPrChange>
          </w:rPr>
          <w:fldChar w:fldCharType="begin"/>
        </w:r>
        <w:r w:rsidRPr="00EE27B1">
          <w:rPr>
            <w:sz w:val="24"/>
            <w:szCs w:val="24"/>
            <w:rPrChange w:id="4879" w:author="Tre" w:date="2012-11-19T09:04:00Z">
              <w:rPr>
                <w:color w:val="0000FF"/>
                <w:u w:val="single"/>
              </w:rPr>
            </w:rPrChange>
          </w:rPr>
          <w:instrText xml:space="preserve"> NEXT  \* MERGEFORMAT </w:instrText>
        </w:r>
        <w:r w:rsidRPr="00EE27B1">
          <w:rPr>
            <w:sz w:val="24"/>
            <w:szCs w:val="24"/>
            <w:rPrChange w:id="4880" w:author="Tre" w:date="2012-11-19T09:04:00Z">
              <w:rPr>
                <w:color w:val="0000FF"/>
                <w:u w:val="single"/>
              </w:rPr>
            </w:rPrChange>
          </w:rPr>
          <w:fldChar w:fldCharType="end"/>
        </w:r>
      </w:ins>
    </w:p>
    <w:p w:rsidR="00E404A2" w:rsidRPr="00880A1F" w:rsidRDefault="00E404A2" w:rsidP="00E404A2">
      <w:pPr>
        <w:pStyle w:val="MatrixSuperfluous"/>
        <w:rPr>
          <w:ins w:id="4881" w:author="Tre" w:date="2012-11-16T21:31:00Z"/>
          <w:sz w:val="24"/>
          <w:szCs w:val="24"/>
          <w:rPrChange w:id="4882" w:author="Tre" w:date="2012-11-19T09:04:00Z">
            <w:rPr>
              <w:ins w:id="4883" w:author="Tre" w:date="2012-11-16T21:31:00Z"/>
            </w:rPr>
          </w:rPrChange>
        </w:rPr>
      </w:pPr>
    </w:p>
    <w:p w:rsidR="00E404A2" w:rsidRPr="00880A1F" w:rsidRDefault="00EE27B1" w:rsidP="00E404A2">
      <w:pPr>
        <w:pStyle w:val="MatrixSuperfluous"/>
        <w:rPr>
          <w:ins w:id="4884" w:author="Tre" w:date="2012-11-16T21:31:00Z"/>
          <w:sz w:val="24"/>
          <w:szCs w:val="24"/>
          <w:rPrChange w:id="4885" w:author="Tre" w:date="2012-11-19T09:04:00Z">
            <w:rPr>
              <w:ins w:id="4886" w:author="Tre" w:date="2012-11-16T21:31:00Z"/>
            </w:rPr>
          </w:rPrChange>
        </w:rPr>
      </w:pPr>
      <w:ins w:id="4887" w:author="Tre" w:date="2012-11-16T21:31:00Z">
        <w:r w:rsidRPr="00EE27B1">
          <w:rPr>
            <w:b/>
            <w:sz w:val="24"/>
            <w:szCs w:val="24"/>
            <w:rPrChange w:id="4888" w:author="Tre" w:date="2012-11-19T09:04:00Z">
              <w:rPr>
                <w:b/>
                <w:color w:val="0000FF"/>
                <w:u w:val="single"/>
              </w:rPr>
            </w:rPrChange>
          </w:rPr>
          <w:t>Matrix Feat</w:t>
        </w:r>
        <w:r w:rsidRPr="00EE27B1">
          <w:rPr>
            <w:sz w:val="24"/>
            <w:szCs w:val="24"/>
            <w:rPrChange w:id="4889" w:author="Tre" w:date="2012-11-19T09:04:00Z">
              <w:rPr>
                <w:color w:val="0000FF"/>
                <w:u w:val="single"/>
              </w:rPr>
            </w:rPrChange>
          </w:rPr>
          <w:t xml:space="preserve"> </w:t>
        </w:r>
        <w:r w:rsidRPr="00EE27B1">
          <w:rPr>
            <w:b/>
            <w:sz w:val="24"/>
            <w:szCs w:val="24"/>
            <w:rPrChange w:id="4890" w:author="Tre" w:date="2012-11-19T09:04:00Z">
              <w:rPr>
                <w:b/>
                <w:color w:val="0000FF"/>
                <w:u w:val="single"/>
              </w:rPr>
            </w:rPrChange>
          </w:rPr>
          <w:t>“</w:t>
        </w:r>
        <w:r w:rsidRPr="00EE27B1">
          <w:rPr>
            <w:b/>
            <w:i/>
            <w:sz w:val="24"/>
            <w:szCs w:val="24"/>
            <w:rPrChange w:id="4891" w:author="Tre" w:date="2012-11-19T09:04:00Z">
              <w:rPr>
                <w:b/>
                <w:i/>
                <w:color w:val="0000FF"/>
                <w:u w:val="single"/>
              </w:rPr>
            </w:rPrChange>
          </w:rPr>
          <w:fldChar w:fldCharType="begin"/>
        </w:r>
        <w:r w:rsidRPr="00EE27B1">
          <w:rPr>
            <w:b/>
            <w:i/>
            <w:sz w:val="24"/>
            <w:szCs w:val="24"/>
            <w:rPrChange w:id="4892" w:author="Tre" w:date="2012-11-19T09:04:00Z">
              <w:rPr>
                <w:b/>
                <w:i/>
                <w:color w:val="0000FF"/>
                <w:u w:val="single"/>
              </w:rPr>
            </w:rPrChange>
          </w:rPr>
          <w:instrText xml:space="preserve"> MERGEFIELD Skill </w:instrText>
        </w:r>
        <w:r w:rsidRPr="00EE27B1">
          <w:rPr>
            <w:b/>
            <w:i/>
            <w:sz w:val="24"/>
            <w:szCs w:val="24"/>
            <w:rPrChange w:id="4893" w:author="Tre" w:date="2012-11-19T09:04:00Z">
              <w:rPr>
                <w:b/>
                <w:i/>
                <w:color w:val="0000FF"/>
                <w:u w:val="single"/>
              </w:rPr>
            </w:rPrChange>
          </w:rPr>
          <w:fldChar w:fldCharType="separate"/>
        </w:r>
        <w:r w:rsidRPr="00EE27B1">
          <w:rPr>
            <w:b/>
            <w:i/>
            <w:noProof/>
            <w:sz w:val="24"/>
            <w:szCs w:val="24"/>
            <w:rPrChange w:id="4894" w:author="Tre" w:date="2012-11-19T09:04:00Z">
              <w:rPr>
                <w:b/>
                <w:i/>
                <w:noProof/>
                <w:color w:val="0000FF"/>
                <w:u w:val="single"/>
              </w:rPr>
            </w:rPrChange>
          </w:rPr>
          <w:t>X-Ray Vision</w:t>
        </w:r>
        <w:r w:rsidRPr="00EE27B1">
          <w:rPr>
            <w:b/>
            <w:i/>
            <w:sz w:val="24"/>
            <w:szCs w:val="24"/>
            <w:rPrChange w:id="4895" w:author="Tre" w:date="2012-11-19T09:04:00Z">
              <w:rPr>
                <w:b/>
                <w:i/>
                <w:color w:val="0000FF"/>
                <w:u w:val="single"/>
              </w:rPr>
            </w:rPrChange>
          </w:rPr>
          <w:fldChar w:fldCharType="end"/>
        </w:r>
        <w:r w:rsidRPr="00EE27B1">
          <w:rPr>
            <w:b/>
            <w:sz w:val="24"/>
            <w:szCs w:val="24"/>
            <w:rPrChange w:id="4896" w:author="Tre" w:date="2012-11-19T09:04:00Z">
              <w:rPr>
                <w:b/>
                <w:color w:val="0000FF"/>
                <w:u w:val="single"/>
              </w:rPr>
            </w:rPrChange>
          </w:rPr>
          <w:t>”</w:t>
        </w:r>
        <w:r w:rsidRPr="00EE27B1">
          <w:rPr>
            <w:sz w:val="24"/>
            <w:szCs w:val="24"/>
            <w:rPrChange w:id="4897" w:author="Tre" w:date="2012-11-19T09:04:00Z">
              <w:rPr>
                <w:color w:val="0000FF"/>
                <w:u w:val="single"/>
              </w:rPr>
            </w:rPrChange>
          </w:rPr>
          <w:t xml:space="preserve"> - [CyberZen]</w:t>
        </w:r>
      </w:ins>
    </w:p>
    <w:p w:rsidR="00E404A2" w:rsidRPr="00880A1F" w:rsidRDefault="00EE27B1" w:rsidP="00E404A2">
      <w:pPr>
        <w:pStyle w:val="MatrixSuperfluous"/>
        <w:rPr>
          <w:ins w:id="4898" w:author="Tre" w:date="2012-11-16T21:31:00Z"/>
          <w:sz w:val="24"/>
          <w:szCs w:val="24"/>
          <w:rPrChange w:id="4899" w:author="Tre" w:date="2012-11-19T09:04:00Z">
            <w:rPr>
              <w:ins w:id="4900" w:author="Tre" w:date="2012-11-16T21:31:00Z"/>
            </w:rPr>
          </w:rPrChange>
        </w:rPr>
      </w:pPr>
      <w:ins w:id="4901" w:author="Tre" w:date="2012-11-16T21:31:00Z">
        <w:r w:rsidRPr="00EE27B1">
          <w:rPr>
            <w:sz w:val="24"/>
            <w:szCs w:val="24"/>
            <w:rPrChange w:id="4902" w:author="Tre" w:date="2012-11-19T09:04:00Z">
              <w:rPr>
                <w:color w:val="0000FF"/>
                <w:u w:val="single"/>
              </w:rPr>
            </w:rPrChange>
          </w:rPr>
          <w:t>Rule Bender Feat:</w:t>
        </w:r>
        <w:r w:rsidRPr="00EE27B1">
          <w:rPr>
            <w:i/>
            <w:sz w:val="24"/>
            <w:szCs w:val="24"/>
            <w:rPrChange w:id="4903" w:author="Tre" w:date="2012-11-19T09:04:00Z">
              <w:rPr>
                <w:i/>
                <w:color w:val="0000FF"/>
                <w:u w:val="single"/>
              </w:rPr>
            </w:rPrChange>
          </w:rPr>
          <w:t xml:space="preserve"> </w:t>
        </w:r>
        <w:r w:rsidRPr="00EE27B1">
          <w:rPr>
            <w:i/>
            <w:sz w:val="24"/>
            <w:szCs w:val="24"/>
            <w:rPrChange w:id="4904" w:author="Tre" w:date="2012-11-19T09:04:00Z">
              <w:rPr>
                <w:i/>
                <w:color w:val="0000FF"/>
                <w:u w:val="single"/>
              </w:rPr>
            </w:rPrChange>
          </w:rPr>
          <w:fldChar w:fldCharType="begin"/>
        </w:r>
        <w:r w:rsidRPr="00EE27B1">
          <w:rPr>
            <w:i/>
            <w:sz w:val="24"/>
            <w:szCs w:val="24"/>
            <w:rPrChange w:id="4905" w:author="Tre" w:date="2012-11-19T09:04:00Z">
              <w:rPr>
                <w:i/>
                <w:color w:val="0000FF"/>
                <w:u w:val="single"/>
              </w:rPr>
            </w:rPrChange>
          </w:rPr>
          <w:instrText xml:space="preserve"> MERGEFIELD Rule_Bender_Description </w:instrText>
        </w:r>
        <w:r w:rsidRPr="00EE27B1">
          <w:rPr>
            <w:i/>
            <w:sz w:val="24"/>
            <w:szCs w:val="24"/>
            <w:rPrChange w:id="4906" w:author="Tre" w:date="2012-11-19T09:04:00Z">
              <w:rPr>
                <w:i/>
                <w:color w:val="0000FF"/>
                <w:u w:val="single"/>
              </w:rPr>
            </w:rPrChange>
          </w:rPr>
          <w:fldChar w:fldCharType="separate"/>
        </w:r>
        <w:r w:rsidRPr="00EE27B1">
          <w:rPr>
            <w:i/>
            <w:noProof/>
            <w:sz w:val="24"/>
            <w:szCs w:val="24"/>
            <w:rPrChange w:id="4907" w:author="Tre" w:date="2012-11-19T09:04:00Z">
              <w:rPr>
                <w:i/>
                <w:noProof/>
                <w:color w:val="0000FF"/>
                <w:u w:val="single"/>
              </w:rPr>
            </w:rPrChange>
          </w:rPr>
          <w:t>Not literally using X-Rays to see through objects. Character can see through thin walls and clothes as though they weren’t there.</w:t>
        </w:r>
        <w:r w:rsidRPr="00EE27B1">
          <w:rPr>
            <w:i/>
            <w:sz w:val="24"/>
            <w:szCs w:val="24"/>
            <w:rPrChange w:id="4908" w:author="Tre" w:date="2012-11-19T09:04:00Z">
              <w:rPr>
                <w:i/>
                <w:color w:val="0000FF"/>
                <w:u w:val="single"/>
              </w:rPr>
            </w:rPrChange>
          </w:rPr>
          <w:fldChar w:fldCharType="end"/>
        </w:r>
      </w:ins>
    </w:p>
    <w:p w:rsidR="00E404A2" w:rsidRPr="00880A1F" w:rsidRDefault="00EE27B1" w:rsidP="00E404A2">
      <w:pPr>
        <w:pStyle w:val="MatrixSuperfluous"/>
        <w:rPr>
          <w:ins w:id="4909" w:author="Tre" w:date="2012-11-16T21:31:00Z"/>
          <w:sz w:val="24"/>
          <w:szCs w:val="24"/>
          <w:rPrChange w:id="4910" w:author="Tre" w:date="2012-11-19T09:04:00Z">
            <w:rPr>
              <w:ins w:id="4911" w:author="Tre" w:date="2012-11-16T21:31:00Z"/>
            </w:rPr>
          </w:rPrChange>
        </w:rPr>
      </w:pPr>
      <w:ins w:id="4912" w:author="Tre" w:date="2012-11-16T21:31:00Z">
        <w:r w:rsidRPr="00EE27B1">
          <w:rPr>
            <w:sz w:val="24"/>
            <w:szCs w:val="24"/>
            <w:rPrChange w:id="4913" w:author="Tre" w:date="2012-11-19T09:04:00Z">
              <w:rPr>
                <w:color w:val="0000FF"/>
                <w:u w:val="single"/>
              </w:rPr>
            </w:rPrChange>
          </w:rPr>
          <w:t xml:space="preserve">Rule Breaker Feat: </w:t>
        </w:r>
        <w:r w:rsidRPr="00EE27B1">
          <w:rPr>
            <w:i/>
            <w:sz w:val="24"/>
            <w:szCs w:val="24"/>
            <w:rPrChange w:id="4914" w:author="Tre" w:date="2012-11-19T09:04:00Z">
              <w:rPr>
                <w:i/>
                <w:color w:val="0000FF"/>
                <w:u w:val="single"/>
              </w:rPr>
            </w:rPrChange>
          </w:rPr>
          <w:fldChar w:fldCharType="begin"/>
        </w:r>
        <w:r w:rsidRPr="00EE27B1">
          <w:rPr>
            <w:i/>
            <w:sz w:val="24"/>
            <w:szCs w:val="24"/>
            <w:rPrChange w:id="4915" w:author="Tre" w:date="2012-11-19T09:04:00Z">
              <w:rPr>
                <w:i/>
                <w:color w:val="0000FF"/>
                <w:u w:val="single"/>
              </w:rPr>
            </w:rPrChange>
          </w:rPr>
          <w:instrText xml:space="preserve"> MERGEFIELD Rule_Breaker_Description </w:instrText>
        </w:r>
        <w:r w:rsidRPr="00EE27B1">
          <w:rPr>
            <w:i/>
            <w:sz w:val="24"/>
            <w:szCs w:val="24"/>
            <w:rPrChange w:id="4916" w:author="Tre" w:date="2012-11-19T09:04:00Z">
              <w:rPr>
                <w:i/>
                <w:color w:val="0000FF"/>
                <w:u w:val="single"/>
              </w:rPr>
            </w:rPrChange>
          </w:rPr>
          <w:fldChar w:fldCharType="separate"/>
        </w:r>
        <w:r w:rsidRPr="00EE27B1">
          <w:rPr>
            <w:i/>
            <w:noProof/>
            <w:sz w:val="24"/>
            <w:szCs w:val="24"/>
            <w:rPrChange w:id="4917" w:author="Tre" w:date="2012-11-19T09:04:00Z">
              <w:rPr>
                <w:i/>
                <w:noProof/>
                <w:color w:val="0000FF"/>
                <w:u w:val="single"/>
              </w:rPr>
            </w:rPrChange>
          </w:rPr>
          <w:t>Character can see through lead and thick concrete as though it were not there.</w:t>
        </w:r>
        <w:r w:rsidRPr="00EE27B1">
          <w:rPr>
            <w:i/>
            <w:sz w:val="24"/>
            <w:szCs w:val="24"/>
            <w:rPrChange w:id="4918" w:author="Tre" w:date="2012-11-19T09:04:00Z">
              <w:rPr>
                <w:i/>
                <w:color w:val="0000FF"/>
                <w:u w:val="single"/>
              </w:rPr>
            </w:rPrChange>
          </w:rPr>
          <w:fldChar w:fldCharType="end"/>
        </w:r>
        <w:r w:rsidRPr="00EE27B1">
          <w:rPr>
            <w:sz w:val="24"/>
            <w:szCs w:val="24"/>
            <w:rPrChange w:id="4919" w:author="Tre" w:date="2012-11-19T09:04:00Z">
              <w:rPr>
                <w:color w:val="0000FF"/>
                <w:u w:val="single"/>
              </w:rPr>
            </w:rPrChange>
          </w:rPr>
          <w:fldChar w:fldCharType="begin"/>
        </w:r>
        <w:r w:rsidRPr="00EE27B1">
          <w:rPr>
            <w:sz w:val="24"/>
            <w:szCs w:val="24"/>
            <w:rPrChange w:id="4920" w:author="Tre" w:date="2012-11-19T09:04:00Z">
              <w:rPr>
                <w:color w:val="0000FF"/>
                <w:u w:val="single"/>
              </w:rPr>
            </w:rPrChange>
          </w:rPr>
          <w:instrText xml:space="preserve"> NEXT  \* MERGEFORMAT </w:instrText>
        </w:r>
        <w:r w:rsidRPr="00EE27B1">
          <w:rPr>
            <w:sz w:val="24"/>
            <w:szCs w:val="24"/>
            <w:rPrChange w:id="4921" w:author="Tre" w:date="2012-11-19T09:04:00Z">
              <w:rPr>
                <w:color w:val="0000FF"/>
                <w:u w:val="single"/>
              </w:rPr>
            </w:rPrChange>
          </w:rPr>
          <w:fldChar w:fldCharType="end"/>
        </w:r>
      </w:ins>
    </w:p>
    <w:p w:rsidR="00E404A2" w:rsidRPr="00880A1F" w:rsidRDefault="00E404A2" w:rsidP="00E404A2">
      <w:pPr>
        <w:pStyle w:val="MatrixSuperfluous"/>
        <w:rPr>
          <w:ins w:id="4922" w:author="Tre" w:date="2012-11-16T21:31:00Z"/>
          <w:sz w:val="24"/>
          <w:szCs w:val="24"/>
          <w:rPrChange w:id="4923" w:author="Tre" w:date="2012-11-19T09:04:00Z">
            <w:rPr>
              <w:ins w:id="4924" w:author="Tre" w:date="2012-11-16T21:31:00Z"/>
            </w:rPr>
          </w:rPrChange>
        </w:rPr>
      </w:pPr>
    </w:p>
    <w:p w:rsidR="00E404A2" w:rsidRPr="00880A1F" w:rsidRDefault="00EE27B1" w:rsidP="00E404A2">
      <w:pPr>
        <w:pStyle w:val="MatrixSuperfluous"/>
        <w:rPr>
          <w:ins w:id="4925" w:author="Tre" w:date="2012-11-16T21:31:00Z"/>
          <w:sz w:val="24"/>
          <w:szCs w:val="24"/>
          <w:rPrChange w:id="4926" w:author="Tre" w:date="2012-11-19T09:04:00Z">
            <w:rPr>
              <w:ins w:id="4927" w:author="Tre" w:date="2012-11-16T21:31:00Z"/>
            </w:rPr>
          </w:rPrChange>
        </w:rPr>
      </w:pPr>
      <w:ins w:id="4928" w:author="Tre" w:date="2012-11-16T21:31:00Z">
        <w:r w:rsidRPr="00EE27B1">
          <w:rPr>
            <w:b/>
            <w:sz w:val="24"/>
            <w:szCs w:val="24"/>
            <w:rPrChange w:id="4929" w:author="Tre" w:date="2012-11-19T09:04:00Z">
              <w:rPr>
                <w:b/>
                <w:color w:val="0000FF"/>
                <w:u w:val="single"/>
              </w:rPr>
            </w:rPrChange>
          </w:rPr>
          <w:t>Matrix Feat</w:t>
        </w:r>
        <w:r w:rsidRPr="00EE27B1">
          <w:rPr>
            <w:sz w:val="24"/>
            <w:szCs w:val="24"/>
            <w:rPrChange w:id="4930" w:author="Tre" w:date="2012-11-19T09:04:00Z">
              <w:rPr>
                <w:color w:val="0000FF"/>
                <w:u w:val="single"/>
              </w:rPr>
            </w:rPrChange>
          </w:rPr>
          <w:t xml:space="preserve"> </w:t>
        </w:r>
        <w:r w:rsidRPr="00EE27B1">
          <w:rPr>
            <w:b/>
            <w:sz w:val="24"/>
            <w:szCs w:val="24"/>
            <w:rPrChange w:id="4931" w:author="Tre" w:date="2012-11-19T09:04:00Z">
              <w:rPr>
                <w:b/>
                <w:color w:val="0000FF"/>
                <w:u w:val="single"/>
              </w:rPr>
            </w:rPrChange>
          </w:rPr>
          <w:t>“</w:t>
        </w:r>
        <w:r w:rsidRPr="00EE27B1">
          <w:rPr>
            <w:b/>
            <w:i/>
            <w:sz w:val="24"/>
            <w:szCs w:val="24"/>
            <w:rPrChange w:id="4932" w:author="Tre" w:date="2012-11-19T09:04:00Z">
              <w:rPr>
                <w:b/>
                <w:i/>
                <w:color w:val="0000FF"/>
                <w:u w:val="single"/>
              </w:rPr>
            </w:rPrChange>
          </w:rPr>
          <w:fldChar w:fldCharType="begin"/>
        </w:r>
        <w:r w:rsidRPr="00EE27B1">
          <w:rPr>
            <w:b/>
            <w:i/>
            <w:sz w:val="24"/>
            <w:szCs w:val="24"/>
            <w:rPrChange w:id="4933" w:author="Tre" w:date="2012-11-19T09:04:00Z">
              <w:rPr>
                <w:b/>
                <w:i/>
                <w:color w:val="0000FF"/>
                <w:u w:val="single"/>
              </w:rPr>
            </w:rPrChange>
          </w:rPr>
          <w:instrText xml:space="preserve"> MERGEFIELD Skill </w:instrText>
        </w:r>
        <w:r w:rsidRPr="00EE27B1">
          <w:rPr>
            <w:b/>
            <w:i/>
            <w:sz w:val="24"/>
            <w:szCs w:val="24"/>
            <w:rPrChange w:id="4934" w:author="Tre" w:date="2012-11-19T09:04:00Z">
              <w:rPr>
                <w:b/>
                <w:i/>
                <w:color w:val="0000FF"/>
                <w:u w:val="single"/>
              </w:rPr>
            </w:rPrChange>
          </w:rPr>
          <w:fldChar w:fldCharType="separate"/>
        </w:r>
        <w:r w:rsidRPr="00EE27B1">
          <w:rPr>
            <w:b/>
            <w:i/>
            <w:noProof/>
            <w:sz w:val="24"/>
            <w:szCs w:val="24"/>
            <w:rPrChange w:id="4935" w:author="Tre" w:date="2012-11-19T09:04:00Z">
              <w:rPr>
                <w:b/>
                <w:i/>
                <w:noProof/>
                <w:color w:val="0000FF"/>
                <w:u w:val="single"/>
              </w:rPr>
            </w:rPrChange>
          </w:rPr>
          <w:t>Heal</w:t>
        </w:r>
        <w:r w:rsidRPr="00EE27B1">
          <w:rPr>
            <w:b/>
            <w:i/>
            <w:sz w:val="24"/>
            <w:szCs w:val="24"/>
            <w:rPrChange w:id="4936" w:author="Tre" w:date="2012-11-19T09:04:00Z">
              <w:rPr>
                <w:b/>
                <w:i/>
                <w:color w:val="0000FF"/>
                <w:u w:val="single"/>
              </w:rPr>
            </w:rPrChange>
          </w:rPr>
          <w:fldChar w:fldCharType="end"/>
        </w:r>
        <w:r w:rsidRPr="00EE27B1">
          <w:rPr>
            <w:b/>
            <w:sz w:val="24"/>
            <w:szCs w:val="24"/>
            <w:rPrChange w:id="4937" w:author="Tre" w:date="2012-11-19T09:04:00Z">
              <w:rPr>
                <w:b/>
                <w:color w:val="0000FF"/>
                <w:u w:val="single"/>
              </w:rPr>
            </w:rPrChange>
          </w:rPr>
          <w:t>”</w:t>
        </w:r>
        <w:r w:rsidRPr="00EE27B1">
          <w:rPr>
            <w:sz w:val="24"/>
            <w:szCs w:val="24"/>
            <w:rPrChange w:id="4938" w:author="Tre" w:date="2012-11-19T09:04:00Z">
              <w:rPr>
                <w:color w:val="0000FF"/>
                <w:u w:val="single"/>
              </w:rPr>
            </w:rPrChange>
          </w:rPr>
          <w:t xml:space="preserve"> - [CyberZen]</w:t>
        </w:r>
      </w:ins>
    </w:p>
    <w:p w:rsidR="00E404A2" w:rsidRPr="00880A1F" w:rsidRDefault="00EE27B1" w:rsidP="00E404A2">
      <w:pPr>
        <w:pStyle w:val="MatrixSuperfluous"/>
        <w:rPr>
          <w:ins w:id="4939" w:author="Tre" w:date="2012-11-16T21:31:00Z"/>
          <w:sz w:val="24"/>
          <w:szCs w:val="24"/>
          <w:rPrChange w:id="4940" w:author="Tre" w:date="2012-11-19T09:04:00Z">
            <w:rPr>
              <w:ins w:id="4941" w:author="Tre" w:date="2012-11-16T21:31:00Z"/>
            </w:rPr>
          </w:rPrChange>
        </w:rPr>
      </w:pPr>
      <w:ins w:id="4942" w:author="Tre" w:date="2012-11-16T21:31:00Z">
        <w:r w:rsidRPr="00EE27B1">
          <w:rPr>
            <w:sz w:val="24"/>
            <w:szCs w:val="24"/>
            <w:rPrChange w:id="4943" w:author="Tre" w:date="2012-11-19T09:04:00Z">
              <w:rPr>
                <w:color w:val="0000FF"/>
                <w:u w:val="single"/>
              </w:rPr>
            </w:rPrChange>
          </w:rPr>
          <w:t>Rule Bender Feat:</w:t>
        </w:r>
        <w:r w:rsidRPr="00EE27B1">
          <w:rPr>
            <w:i/>
            <w:sz w:val="24"/>
            <w:szCs w:val="24"/>
            <w:rPrChange w:id="4944" w:author="Tre" w:date="2012-11-19T09:04:00Z">
              <w:rPr>
                <w:i/>
                <w:color w:val="0000FF"/>
                <w:u w:val="single"/>
              </w:rPr>
            </w:rPrChange>
          </w:rPr>
          <w:t xml:space="preserve"> </w:t>
        </w:r>
        <w:r w:rsidRPr="00EE27B1">
          <w:rPr>
            <w:i/>
            <w:sz w:val="24"/>
            <w:szCs w:val="24"/>
            <w:rPrChange w:id="4945" w:author="Tre" w:date="2012-11-19T09:04:00Z">
              <w:rPr>
                <w:i/>
                <w:color w:val="0000FF"/>
                <w:u w:val="single"/>
              </w:rPr>
            </w:rPrChange>
          </w:rPr>
          <w:fldChar w:fldCharType="begin"/>
        </w:r>
        <w:r w:rsidRPr="00EE27B1">
          <w:rPr>
            <w:i/>
            <w:sz w:val="24"/>
            <w:szCs w:val="24"/>
            <w:rPrChange w:id="4946" w:author="Tre" w:date="2012-11-19T09:04:00Z">
              <w:rPr>
                <w:i/>
                <w:color w:val="0000FF"/>
                <w:u w:val="single"/>
              </w:rPr>
            </w:rPrChange>
          </w:rPr>
          <w:instrText xml:space="preserve"> MERGEFIELD Rule_Bender_Description </w:instrText>
        </w:r>
        <w:r w:rsidRPr="00EE27B1">
          <w:rPr>
            <w:i/>
            <w:sz w:val="24"/>
            <w:szCs w:val="24"/>
            <w:rPrChange w:id="4947" w:author="Tre" w:date="2012-11-19T09:04:00Z">
              <w:rPr>
                <w:i/>
                <w:color w:val="0000FF"/>
                <w:u w:val="single"/>
              </w:rPr>
            </w:rPrChange>
          </w:rPr>
          <w:fldChar w:fldCharType="separate"/>
        </w:r>
        <w:r w:rsidRPr="00EE27B1">
          <w:rPr>
            <w:i/>
            <w:noProof/>
            <w:sz w:val="24"/>
            <w:szCs w:val="24"/>
            <w:rPrChange w:id="4948" w:author="Tre" w:date="2012-11-19T09:04:00Z">
              <w:rPr>
                <w:i/>
                <w:noProof/>
                <w:color w:val="0000FF"/>
                <w:u w:val="single"/>
              </w:rPr>
            </w:rPrChange>
          </w:rPr>
          <w:t>Character can roll Endurance to reduce damage up to their Cyberzen rating, in one day.</w:t>
        </w:r>
        <w:r w:rsidRPr="00EE27B1">
          <w:rPr>
            <w:i/>
            <w:sz w:val="24"/>
            <w:szCs w:val="24"/>
            <w:rPrChange w:id="4949" w:author="Tre" w:date="2012-11-19T09:04:00Z">
              <w:rPr>
                <w:i/>
                <w:color w:val="0000FF"/>
                <w:u w:val="single"/>
              </w:rPr>
            </w:rPrChange>
          </w:rPr>
          <w:fldChar w:fldCharType="end"/>
        </w:r>
      </w:ins>
    </w:p>
    <w:p w:rsidR="001F7E3F" w:rsidRPr="00880A1F" w:rsidRDefault="00EE27B1">
      <w:pPr>
        <w:pStyle w:val="MatrixSuperfluous"/>
        <w:rPr>
          <w:del w:id="4950" w:author="frontdesk" w:date="2012-11-16T12:37:00Z"/>
          <w:sz w:val="24"/>
          <w:szCs w:val="24"/>
          <w:rPrChange w:id="4951" w:author="Tre" w:date="2012-11-19T09:04:00Z">
            <w:rPr>
              <w:del w:id="4952" w:author="frontdesk" w:date="2012-11-16T12:37:00Z"/>
            </w:rPr>
          </w:rPrChange>
        </w:rPr>
      </w:pPr>
      <w:ins w:id="4953" w:author="Tre" w:date="2012-11-16T21:31:00Z">
        <w:r w:rsidRPr="00EE27B1">
          <w:rPr>
            <w:sz w:val="24"/>
            <w:szCs w:val="24"/>
            <w:rPrChange w:id="4954" w:author="Tre" w:date="2012-11-19T09:04:00Z">
              <w:rPr>
                <w:color w:val="0000FF"/>
                <w:u w:val="single"/>
              </w:rPr>
            </w:rPrChange>
          </w:rPr>
          <w:t xml:space="preserve">Rule Breaker Feat: </w:t>
        </w:r>
        <w:r w:rsidRPr="00EE27B1">
          <w:rPr>
            <w:i/>
            <w:sz w:val="24"/>
            <w:szCs w:val="24"/>
            <w:rPrChange w:id="4955" w:author="Tre" w:date="2012-11-19T09:04:00Z">
              <w:rPr>
                <w:i/>
                <w:color w:val="0000FF"/>
                <w:u w:val="single"/>
              </w:rPr>
            </w:rPrChange>
          </w:rPr>
          <w:fldChar w:fldCharType="begin"/>
        </w:r>
        <w:r w:rsidRPr="00EE27B1">
          <w:rPr>
            <w:i/>
            <w:sz w:val="24"/>
            <w:szCs w:val="24"/>
            <w:rPrChange w:id="4956" w:author="Tre" w:date="2012-11-19T09:04:00Z">
              <w:rPr>
                <w:i/>
                <w:color w:val="0000FF"/>
                <w:u w:val="single"/>
              </w:rPr>
            </w:rPrChange>
          </w:rPr>
          <w:instrText xml:space="preserve"> MERGEFIELD Rule_Breaker_Description </w:instrText>
        </w:r>
        <w:r w:rsidRPr="00EE27B1">
          <w:rPr>
            <w:i/>
            <w:sz w:val="24"/>
            <w:szCs w:val="24"/>
            <w:rPrChange w:id="4957" w:author="Tre" w:date="2012-11-19T09:04:00Z">
              <w:rPr>
                <w:i/>
                <w:color w:val="0000FF"/>
                <w:u w:val="single"/>
              </w:rPr>
            </w:rPrChange>
          </w:rPr>
          <w:fldChar w:fldCharType="separate"/>
        </w:r>
        <w:r w:rsidRPr="00EE27B1">
          <w:rPr>
            <w:i/>
            <w:noProof/>
            <w:sz w:val="24"/>
            <w:szCs w:val="24"/>
            <w:rPrChange w:id="4958" w:author="Tre" w:date="2012-11-19T09:04:00Z">
              <w:rPr>
                <w:i/>
                <w:noProof/>
                <w:color w:val="0000FF"/>
                <w:u w:val="single"/>
              </w:rPr>
            </w:rPrChange>
          </w:rPr>
          <w:t>Character can lay hands on a character and allow them to roll their Endurance score to reduce damage even if they have already rolled once this 24 hour period.</w:t>
        </w:r>
        <w:r w:rsidRPr="00EE27B1">
          <w:rPr>
            <w:i/>
            <w:sz w:val="24"/>
            <w:szCs w:val="24"/>
            <w:rPrChange w:id="4959" w:author="Tre" w:date="2012-11-19T09:04:00Z">
              <w:rPr>
                <w:i/>
                <w:color w:val="0000FF"/>
                <w:u w:val="single"/>
              </w:rPr>
            </w:rPrChange>
          </w:rPr>
          <w:fldChar w:fldCharType="end"/>
        </w:r>
        <w:r w:rsidRPr="00EE27B1">
          <w:rPr>
            <w:sz w:val="24"/>
            <w:szCs w:val="24"/>
            <w:rPrChange w:id="4960" w:author="Tre" w:date="2012-11-19T09:04:00Z">
              <w:rPr>
                <w:color w:val="0000FF"/>
                <w:u w:val="single"/>
              </w:rPr>
            </w:rPrChange>
          </w:rPr>
          <w:fldChar w:fldCharType="begin"/>
        </w:r>
        <w:r w:rsidRPr="00EE27B1">
          <w:rPr>
            <w:sz w:val="24"/>
            <w:szCs w:val="24"/>
            <w:rPrChange w:id="4961" w:author="Tre" w:date="2012-11-19T09:04:00Z">
              <w:rPr>
                <w:color w:val="0000FF"/>
                <w:u w:val="single"/>
              </w:rPr>
            </w:rPrChange>
          </w:rPr>
          <w:instrText xml:space="preserve"> NEXT  \* MERGEFORMAT </w:instrText>
        </w:r>
        <w:r w:rsidRPr="00EE27B1">
          <w:rPr>
            <w:sz w:val="24"/>
            <w:szCs w:val="24"/>
            <w:rPrChange w:id="4962" w:author="Tre" w:date="2012-11-19T09:04:00Z">
              <w:rPr>
                <w:color w:val="0000FF"/>
                <w:u w:val="single"/>
              </w:rPr>
            </w:rPrChange>
          </w:rPr>
          <w:fldChar w:fldCharType="end"/>
        </w:r>
      </w:ins>
      <w:del w:id="4963" w:author="frontdesk" w:date="2012-11-16T12:37:00Z">
        <w:r w:rsidRPr="00EE27B1">
          <w:rPr>
            <w:sz w:val="24"/>
            <w:szCs w:val="24"/>
            <w:rPrChange w:id="4964" w:author="Tre" w:date="2012-11-19T09:04:00Z">
              <w:rPr>
                <w:color w:val="0000FF"/>
                <w:u w:val="single"/>
              </w:rPr>
            </w:rPrChange>
          </w:rPr>
          <w:delText>Matrix Feat “</w:delText>
        </w:r>
        <w:r w:rsidRPr="00EE27B1" w:rsidDel="009F5790">
          <w:rPr>
            <w:i/>
            <w:sz w:val="24"/>
            <w:szCs w:val="24"/>
            <w:rPrChange w:id="4965" w:author="Tre" w:date="2012-11-19T09:04:00Z">
              <w:rPr>
                <w:i/>
                <w:color w:val="0000FF"/>
                <w:u w:val="single"/>
              </w:rPr>
            </w:rPrChange>
          </w:rPr>
          <w:fldChar w:fldCharType="begin"/>
        </w:r>
        <w:r w:rsidRPr="00EE27B1">
          <w:rPr>
            <w:i/>
            <w:sz w:val="24"/>
            <w:szCs w:val="24"/>
            <w:rPrChange w:id="4966" w:author="Tre" w:date="2012-11-19T09:04:00Z">
              <w:rPr>
                <w:i/>
                <w:color w:val="0000FF"/>
                <w:u w:val="single"/>
              </w:rPr>
            </w:rPrChange>
          </w:rPr>
          <w:delInstrText xml:space="preserve"> MERGEFIELD Skill </w:delInstrText>
        </w:r>
        <w:r w:rsidRPr="00EE27B1" w:rsidDel="009F5790">
          <w:rPr>
            <w:i/>
            <w:sz w:val="24"/>
            <w:szCs w:val="24"/>
            <w:rPrChange w:id="4967" w:author="Tre" w:date="2012-11-19T09:04:00Z">
              <w:rPr>
                <w:i/>
                <w:color w:val="0000FF"/>
                <w:u w:val="single"/>
              </w:rPr>
            </w:rPrChange>
          </w:rPr>
          <w:fldChar w:fldCharType="separate"/>
        </w:r>
        <w:r w:rsidRPr="00EE27B1">
          <w:rPr>
            <w:i/>
            <w:noProof/>
            <w:sz w:val="24"/>
            <w:szCs w:val="24"/>
            <w:rPrChange w:id="4968" w:author="Tre" w:date="2012-11-19T09:04:00Z">
              <w:rPr>
                <w:i/>
                <w:noProof/>
                <w:color w:val="0000FF"/>
                <w:u w:val="single"/>
              </w:rPr>
            </w:rPrChange>
          </w:rPr>
          <w:delText>Acute Hearing</w:delText>
        </w:r>
        <w:r w:rsidRPr="00EE27B1" w:rsidDel="009F5790">
          <w:rPr>
            <w:i/>
            <w:sz w:val="24"/>
            <w:szCs w:val="24"/>
            <w:rPrChange w:id="4969" w:author="Tre" w:date="2012-11-19T09:04:00Z">
              <w:rPr>
                <w:i/>
                <w:color w:val="0000FF"/>
                <w:u w:val="single"/>
              </w:rPr>
            </w:rPrChange>
          </w:rPr>
          <w:fldChar w:fldCharType="end"/>
        </w:r>
        <w:r w:rsidRPr="00EE27B1">
          <w:rPr>
            <w:sz w:val="24"/>
            <w:szCs w:val="24"/>
            <w:rPrChange w:id="4970" w:author="Tre" w:date="2012-11-19T09:04:00Z">
              <w:rPr>
                <w:color w:val="0000FF"/>
                <w:u w:val="single"/>
              </w:rPr>
            </w:rPrChange>
          </w:rPr>
          <w:delText>” – [Cyberzen]</w:delText>
        </w:r>
      </w:del>
    </w:p>
    <w:p w:rsidR="001F7E3F" w:rsidRPr="00880A1F" w:rsidRDefault="00EE27B1">
      <w:pPr>
        <w:pStyle w:val="MatrixSuperfluous"/>
        <w:rPr>
          <w:del w:id="4971" w:author="frontdesk" w:date="2012-11-16T12:37:00Z"/>
          <w:sz w:val="24"/>
          <w:szCs w:val="24"/>
          <w:rPrChange w:id="4972" w:author="Tre" w:date="2012-11-19T09:04:00Z">
            <w:rPr>
              <w:del w:id="4973" w:author="frontdesk" w:date="2012-11-16T12:37:00Z"/>
            </w:rPr>
          </w:rPrChange>
        </w:rPr>
      </w:pPr>
      <w:del w:id="4974" w:author="frontdesk" w:date="2012-11-16T12:37:00Z">
        <w:r w:rsidRPr="00EE27B1">
          <w:rPr>
            <w:sz w:val="24"/>
            <w:szCs w:val="24"/>
            <w:rPrChange w:id="4975" w:author="Tre" w:date="2012-11-19T09:04:00Z">
              <w:rPr>
                <w:color w:val="0000FF"/>
                <w:u w:val="single"/>
              </w:rPr>
            </w:rPrChange>
          </w:rPr>
          <w:delText xml:space="preserve">(Rule Bender) </w:delText>
        </w:r>
        <w:r w:rsidRPr="00EE27B1" w:rsidDel="009F5790">
          <w:rPr>
            <w:i/>
            <w:sz w:val="24"/>
            <w:szCs w:val="24"/>
            <w:rPrChange w:id="4976" w:author="Tre" w:date="2012-11-19T09:04:00Z">
              <w:rPr>
                <w:i/>
                <w:color w:val="0000FF"/>
                <w:u w:val="single"/>
              </w:rPr>
            </w:rPrChange>
          </w:rPr>
          <w:fldChar w:fldCharType="begin"/>
        </w:r>
        <w:r w:rsidRPr="00EE27B1">
          <w:rPr>
            <w:i/>
            <w:sz w:val="24"/>
            <w:szCs w:val="24"/>
            <w:rPrChange w:id="4977" w:author="Tre" w:date="2012-11-19T09:04:00Z">
              <w:rPr>
                <w:i/>
                <w:color w:val="0000FF"/>
                <w:u w:val="single"/>
              </w:rPr>
            </w:rPrChange>
          </w:rPr>
          <w:delInstrText xml:space="preserve"> MERGEFIELD Rule_Bender_Description </w:delInstrText>
        </w:r>
        <w:r w:rsidRPr="00EE27B1" w:rsidDel="009F5790">
          <w:rPr>
            <w:i/>
            <w:sz w:val="24"/>
            <w:szCs w:val="24"/>
            <w:rPrChange w:id="4978" w:author="Tre" w:date="2012-11-19T09:04:00Z">
              <w:rPr>
                <w:i/>
                <w:color w:val="0000FF"/>
                <w:u w:val="single"/>
              </w:rPr>
            </w:rPrChange>
          </w:rPr>
          <w:fldChar w:fldCharType="separate"/>
        </w:r>
        <w:r w:rsidRPr="00EE27B1">
          <w:rPr>
            <w:i/>
            <w:noProof/>
            <w:sz w:val="24"/>
            <w:szCs w:val="24"/>
            <w:rPrChange w:id="4979" w:author="Tre" w:date="2012-11-19T09:04:00Z">
              <w:rPr>
                <w:i/>
                <w:noProof/>
                <w:color w:val="0000FF"/>
                <w:u w:val="single"/>
              </w:rPr>
            </w:rPrChange>
          </w:rPr>
          <w:delText>Character can hear conversations that are happening far off as though they were next to them.</w:delText>
        </w:r>
        <w:r w:rsidRPr="00EE27B1" w:rsidDel="009F5790">
          <w:rPr>
            <w:i/>
            <w:sz w:val="24"/>
            <w:szCs w:val="24"/>
            <w:rPrChange w:id="4980" w:author="Tre" w:date="2012-11-19T09:04:00Z">
              <w:rPr>
                <w:i/>
                <w:color w:val="0000FF"/>
                <w:u w:val="single"/>
              </w:rPr>
            </w:rPrChange>
          </w:rPr>
          <w:fldChar w:fldCharType="end"/>
        </w:r>
      </w:del>
    </w:p>
    <w:p w:rsidR="001F7E3F" w:rsidRPr="00880A1F" w:rsidRDefault="00EE27B1">
      <w:pPr>
        <w:pStyle w:val="MatrixSuperfluous"/>
        <w:rPr>
          <w:del w:id="4981" w:author="frontdesk" w:date="2012-11-16T12:37:00Z"/>
          <w:sz w:val="24"/>
          <w:szCs w:val="24"/>
          <w:rPrChange w:id="4982" w:author="Tre" w:date="2012-11-19T09:04:00Z">
            <w:rPr>
              <w:del w:id="4983" w:author="frontdesk" w:date="2012-11-16T12:37:00Z"/>
            </w:rPr>
          </w:rPrChange>
        </w:rPr>
      </w:pPr>
      <w:del w:id="4984" w:author="frontdesk" w:date="2012-11-16T12:37:00Z">
        <w:r w:rsidRPr="00EE27B1">
          <w:rPr>
            <w:sz w:val="24"/>
            <w:szCs w:val="24"/>
            <w:rPrChange w:id="4985" w:author="Tre" w:date="2012-11-19T09:04:00Z">
              <w:rPr>
                <w:color w:val="0000FF"/>
                <w:u w:val="single"/>
              </w:rPr>
            </w:rPrChange>
          </w:rPr>
          <w:delText>(Rule Breaker)</w:delText>
        </w:r>
        <w:r w:rsidRPr="00EE27B1" w:rsidDel="009F5790">
          <w:rPr>
            <w:i/>
            <w:sz w:val="24"/>
            <w:szCs w:val="24"/>
            <w:rPrChange w:id="4986" w:author="Tre" w:date="2012-11-19T09:04:00Z">
              <w:rPr>
                <w:i/>
                <w:color w:val="0000FF"/>
                <w:u w:val="single"/>
              </w:rPr>
            </w:rPrChange>
          </w:rPr>
          <w:fldChar w:fldCharType="begin"/>
        </w:r>
        <w:r w:rsidRPr="00EE27B1">
          <w:rPr>
            <w:i/>
            <w:sz w:val="24"/>
            <w:szCs w:val="24"/>
            <w:rPrChange w:id="4987" w:author="Tre" w:date="2012-11-19T09:04:00Z">
              <w:rPr>
                <w:i/>
                <w:color w:val="0000FF"/>
                <w:u w:val="single"/>
              </w:rPr>
            </w:rPrChange>
          </w:rPr>
          <w:delInstrText xml:space="preserve"> MERGEFIELD Rule_Breaker_Description </w:delInstrText>
        </w:r>
        <w:r w:rsidRPr="00EE27B1" w:rsidDel="009F5790">
          <w:rPr>
            <w:i/>
            <w:sz w:val="24"/>
            <w:szCs w:val="24"/>
            <w:rPrChange w:id="4988" w:author="Tre" w:date="2012-11-19T09:04:00Z">
              <w:rPr>
                <w:i/>
                <w:color w:val="0000FF"/>
                <w:u w:val="single"/>
              </w:rPr>
            </w:rPrChange>
          </w:rPr>
          <w:fldChar w:fldCharType="separate"/>
        </w:r>
        <w:r w:rsidRPr="00EE27B1">
          <w:rPr>
            <w:i/>
            <w:noProof/>
            <w:sz w:val="24"/>
            <w:szCs w:val="24"/>
            <w:rPrChange w:id="4989" w:author="Tre" w:date="2012-11-19T09:04:00Z">
              <w:rPr>
                <w:i/>
                <w:noProof/>
                <w:color w:val="0000FF"/>
                <w:u w:val="single"/>
              </w:rPr>
            </w:rPrChange>
          </w:rPr>
          <w:delText>Character can hear other frequencies even those that are normally inaudible.</w:delText>
        </w:r>
        <w:r w:rsidRPr="00EE27B1" w:rsidDel="009F5790">
          <w:rPr>
            <w:i/>
            <w:sz w:val="24"/>
            <w:szCs w:val="24"/>
            <w:rPrChange w:id="4990" w:author="Tre" w:date="2012-11-19T09:04:00Z">
              <w:rPr>
                <w:i/>
                <w:color w:val="0000FF"/>
                <w:u w:val="single"/>
              </w:rPr>
            </w:rPrChange>
          </w:rPr>
          <w:fldChar w:fldCharType="end"/>
        </w:r>
        <w:r w:rsidRPr="00EE27B1">
          <w:rPr>
            <w:sz w:val="24"/>
            <w:szCs w:val="24"/>
            <w:rPrChange w:id="4991" w:author="Tre" w:date="2012-11-19T09:04:00Z">
              <w:rPr>
                <w:color w:val="0000FF"/>
                <w:u w:val="single"/>
              </w:rPr>
            </w:rPrChange>
          </w:rPr>
          <w:delText xml:space="preserve"> </w:delText>
        </w:r>
        <w:r w:rsidRPr="00EE27B1" w:rsidDel="009F5790">
          <w:rPr>
            <w:sz w:val="24"/>
            <w:szCs w:val="24"/>
            <w:rPrChange w:id="4992" w:author="Tre" w:date="2012-11-19T09:04:00Z">
              <w:rPr>
                <w:noProof/>
                <w:color w:val="0000FF"/>
                <w:u w:val="single"/>
              </w:rPr>
            </w:rPrChange>
          </w:rPr>
          <w:fldChar w:fldCharType="begin"/>
        </w:r>
        <w:r w:rsidRPr="00EE27B1">
          <w:rPr>
            <w:sz w:val="24"/>
            <w:szCs w:val="24"/>
            <w:rPrChange w:id="4993" w:author="Tre" w:date="2012-11-19T09:04:00Z">
              <w:rPr>
                <w:color w:val="0000FF"/>
                <w:u w:val="single"/>
              </w:rPr>
            </w:rPrChange>
          </w:rPr>
          <w:delInstrText xml:space="preserve"> NEXT  \* MERGEFORMAT </w:delInstrText>
        </w:r>
        <w:r w:rsidRPr="00EE27B1" w:rsidDel="009F5790">
          <w:rPr>
            <w:noProof/>
            <w:sz w:val="24"/>
            <w:szCs w:val="24"/>
            <w:rPrChange w:id="4994" w:author="Tre" w:date="2012-11-19T09:04:00Z">
              <w:rPr>
                <w:noProof/>
                <w:color w:val="0000FF"/>
                <w:u w:val="single"/>
              </w:rPr>
            </w:rPrChange>
          </w:rPr>
          <w:fldChar w:fldCharType="end"/>
        </w:r>
      </w:del>
    </w:p>
    <w:p w:rsidR="001F7E3F" w:rsidRPr="00880A1F" w:rsidRDefault="001F7E3F">
      <w:pPr>
        <w:pStyle w:val="MatrixSuperfluous"/>
        <w:rPr>
          <w:del w:id="4995" w:author="frontdesk" w:date="2012-11-16T12:37:00Z"/>
          <w:sz w:val="24"/>
          <w:szCs w:val="24"/>
          <w:rPrChange w:id="4996" w:author="Tre" w:date="2012-11-19T09:04:00Z">
            <w:rPr>
              <w:del w:id="4997" w:author="frontdesk" w:date="2012-11-16T12:37:00Z"/>
            </w:rPr>
          </w:rPrChange>
        </w:rPr>
      </w:pPr>
    </w:p>
    <w:p w:rsidR="001F7E3F" w:rsidRPr="00880A1F" w:rsidRDefault="00EE27B1">
      <w:pPr>
        <w:pStyle w:val="MatrixSuperfluous"/>
        <w:rPr>
          <w:del w:id="4998" w:author="frontdesk" w:date="2012-11-16T12:37:00Z"/>
          <w:sz w:val="24"/>
          <w:szCs w:val="24"/>
          <w:rPrChange w:id="4999" w:author="Tre" w:date="2012-11-19T09:04:00Z">
            <w:rPr>
              <w:del w:id="5000" w:author="frontdesk" w:date="2012-11-16T12:37:00Z"/>
            </w:rPr>
          </w:rPrChange>
        </w:rPr>
      </w:pPr>
      <w:del w:id="5001" w:author="frontdesk" w:date="2012-11-16T12:37:00Z">
        <w:r w:rsidRPr="00EE27B1">
          <w:rPr>
            <w:sz w:val="24"/>
            <w:szCs w:val="24"/>
            <w:rPrChange w:id="5002" w:author="Tre" w:date="2012-11-19T09:04:00Z">
              <w:rPr>
                <w:color w:val="0000FF"/>
                <w:u w:val="single"/>
              </w:rPr>
            </w:rPrChange>
          </w:rPr>
          <w:delText>Matrix Feat “</w:delText>
        </w:r>
        <w:r w:rsidRPr="00EE27B1" w:rsidDel="009F5790">
          <w:rPr>
            <w:i/>
            <w:sz w:val="24"/>
            <w:szCs w:val="24"/>
            <w:rPrChange w:id="5003" w:author="Tre" w:date="2012-11-19T09:04:00Z">
              <w:rPr>
                <w:i/>
                <w:color w:val="0000FF"/>
                <w:u w:val="single"/>
              </w:rPr>
            </w:rPrChange>
          </w:rPr>
          <w:fldChar w:fldCharType="begin"/>
        </w:r>
        <w:r w:rsidRPr="00EE27B1">
          <w:rPr>
            <w:i/>
            <w:sz w:val="24"/>
            <w:szCs w:val="24"/>
            <w:rPrChange w:id="5004" w:author="Tre" w:date="2012-11-19T09:04:00Z">
              <w:rPr>
                <w:i/>
                <w:color w:val="0000FF"/>
                <w:u w:val="single"/>
              </w:rPr>
            </w:rPrChange>
          </w:rPr>
          <w:delInstrText xml:space="preserve"> MERGEFIELD Skill </w:delInstrText>
        </w:r>
        <w:r w:rsidRPr="00EE27B1" w:rsidDel="009F5790">
          <w:rPr>
            <w:i/>
            <w:sz w:val="24"/>
            <w:szCs w:val="24"/>
            <w:rPrChange w:id="5005" w:author="Tre" w:date="2012-11-19T09:04:00Z">
              <w:rPr>
                <w:i/>
                <w:color w:val="0000FF"/>
                <w:u w:val="single"/>
              </w:rPr>
            </w:rPrChange>
          </w:rPr>
          <w:fldChar w:fldCharType="separate"/>
        </w:r>
        <w:r w:rsidRPr="00EE27B1">
          <w:rPr>
            <w:i/>
            <w:noProof/>
            <w:sz w:val="24"/>
            <w:szCs w:val="24"/>
            <w:rPrChange w:id="5006" w:author="Tre" w:date="2012-11-19T09:04:00Z">
              <w:rPr>
                <w:i/>
                <w:noProof/>
                <w:color w:val="0000FF"/>
                <w:u w:val="single"/>
              </w:rPr>
            </w:rPrChange>
          </w:rPr>
          <w:delText>Atmospheric Adaptation</w:delText>
        </w:r>
        <w:r w:rsidRPr="00EE27B1" w:rsidDel="009F5790">
          <w:rPr>
            <w:i/>
            <w:sz w:val="24"/>
            <w:szCs w:val="24"/>
            <w:rPrChange w:id="5007" w:author="Tre" w:date="2012-11-19T09:04:00Z">
              <w:rPr>
                <w:i/>
                <w:color w:val="0000FF"/>
                <w:u w:val="single"/>
              </w:rPr>
            </w:rPrChange>
          </w:rPr>
          <w:fldChar w:fldCharType="end"/>
        </w:r>
        <w:r w:rsidRPr="00EE27B1">
          <w:rPr>
            <w:sz w:val="24"/>
            <w:szCs w:val="24"/>
            <w:rPrChange w:id="5008" w:author="Tre" w:date="2012-11-19T09:04:00Z">
              <w:rPr>
                <w:color w:val="0000FF"/>
                <w:u w:val="single"/>
              </w:rPr>
            </w:rPrChange>
          </w:rPr>
          <w:delText>” – [Cyberzen]</w:delText>
        </w:r>
      </w:del>
    </w:p>
    <w:p w:rsidR="001F7E3F" w:rsidRPr="00880A1F" w:rsidRDefault="00EE27B1">
      <w:pPr>
        <w:pStyle w:val="MatrixSuperfluous"/>
        <w:rPr>
          <w:del w:id="5009" w:author="frontdesk" w:date="2012-11-16T12:37:00Z"/>
          <w:sz w:val="24"/>
          <w:szCs w:val="24"/>
          <w:rPrChange w:id="5010" w:author="Tre" w:date="2012-11-19T09:04:00Z">
            <w:rPr>
              <w:del w:id="5011" w:author="frontdesk" w:date="2012-11-16T12:37:00Z"/>
            </w:rPr>
          </w:rPrChange>
        </w:rPr>
      </w:pPr>
      <w:del w:id="5012" w:author="frontdesk" w:date="2012-11-16T12:37:00Z">
        <w:r w:rsidRPr="00EE27B1">
          <w:rPr>
            <w:sz w:val="24"/>
            <w:szCs w:val="24"/>
            <w:rPrChange w:id="5013" w:author="Tre" w:date="2012-11-19T09:04:00Z">
              <w:rPr>
                <w:color w:val="0000FF"/>
                <w:u w:val="single"/>
              </w:rPr>
            </w:rPrChange>
          </w:rPr>
          <w:delText xml:space="preserve">(Rule Bender) </w:delText>
        </w:r>
        <w:r w:rsidRPr="00EE27B1" w:rsidDel="009F5790">
          <w:rPr>
            <w:i/>
            <w:sz w:val="24"/>
            <w:szCs w:val="24"/>
            <w:rPrChange w:id="5014" w:author="Tre" w:date="2012-11-19T09:04:00Z">
              <w:rPr>
                <w:i/>
                <w:color w:val="0000FF"/>
                <w:u w:val="single"/>
              </w:rPr>
            </w:rPrChange>
          </w:rPr>
          <w:fldChar w:fldCharType="begin"/>
        </w:r>
        <w:r w:rsidRPr="00EE27B1">
          <w:rPr>
            <w:i/>
            <w:sz w:val="24"/>
            <w:szCs w:val="24"/>
            <w:rPrChange w:id="5015" w:author="Tre" w:date="2012-11-19T09:04:00Z">
              <w:rPr>
                <w:i/>
                <w:color w:val="0000FF"/>
                <w:u w:val="single"/>
              </w:rPr>
            </w:rPrChange>
          </w:rPr>
          <w:delInstrText xml:space="preserve"> MERGEFIELD Rule_Bender_Description </w:delInstrText>
        </w:r>
        <w:r w:rsidRPr="00EE27B1" w:rsidDel="009F5790">
          <w:rPr>
            <w:i/>
            <w:sz w:val="24"/>
            <w:szCs w:val="24"/>
            <w:rPrChange w:id="5016" w:author="Tre" w:date="2012-11-19T09:04:00Z">
              <w:rPr>
                <w:i/>
                <w:color w:val="0000FF"/>
                <w:u w:val="single"/>
              </w:rPr>
            </w:rPrChange>
          </w:rPr>
          <w:fldChar w:fldCharType="separate"/>
        </w:r>
        <w:r w:rsidRPr="00EE27B1">
          <w:rPr>
            <w:i/>
            <w:noProof/>
            <w:sz w:val="24"/>
            <w:szCs w:val="24"/>
            <w:rPrChange w:id="5017" w:author="Tre" w:date="2012-11-19T09:04:00Z">
              <w:rPr>
                <w:i/>
                <w:noProof/>
                <w:color w:val="0000FF"/>
                <w:u w:val="single"/>
              </w:rPr>
            </w:rPrChange>
          </w:rPr>
          <w:delText>Character can breathe in noxious gases without any adverse effects. Unable to breathe underwater or live without oxygen.</w:delText>
        </w:r>
        <w:r w:rsidRPr="00EE27B1" w:rsidDel="009F5790">
          <w:rPr>
            <w:i/>
            <w:sz w:val="24"/>
            <w:szCs w:val="24"/>
            <w:rPrChange w:id="5018" w:author="Tre" w:date="2012-11-19T09:04:00Z">
              <w:rPr>
                <w:i/>
                <w:color w:val="0000FF"/>
                <w:u w:val="single"/>
              </w:rPr>
            </w:rPrChange>
          </w:rPr>
          <w:fldChar w:fldCharType="end"/>
        </w:r>
      </w:del>
    </w:p>
    <w:p w:rsidR="001F7E3F" w:rsidRPr="00880A1F" w:rsidRDefault="00EE27B1">
      <w:pPr>
        <w:pStyle w:val="MatrixSuperfluous"/>
        <w:rPr>
          <w:del w:id="5019" w:author="frontdesk" w:date="2012-11-16T12:37:00Z"/>
          <w:sz w:val="24"/>
          <w:szCs w:val="24"/>
          <w:rPrChange w:id="5020" w:author="Tre" w:date="2012-11-19T09:04:00Z">
            <w:rPr>
              <w:del w:id="5021" w:author="frontdesk" w:date="2012-11-16T12:37:00Z"/>
            </w:rPr>
          </w:rPrChange>
        </w:rPr>
      </w:pPr>
      <w:del w:id="5022" w:author="frontdesk" w:date="2012-11-16T12:37:00Z">
        <w:r w:rsidRPr="00EE27B1">
          <w:rPr>
            <w:sz w:val="24"/>
            <w:szCs w:val="24"/>
            <w:rPrChange w:id="5023" w:author="Tre" w:date="2012-11-19T09:04:00Z">
              <w:rPr>
                <w:color w:val="0000FF"/>
                <w:u w:val="single"/>
              </w:rPr>
            </w:rPrChange>
          </w:rPr>
          <w:delText>(Rule Breaker)</w:delText>
        </w:r>
        <w:r w:rsidRPr="00EE27B1" w:rsidDel="009F5790">
          <w:rPr>
            <w:i/>
            <w:sz w:val="24"/>
            <w:szCs w:val="24"/>
            <w:rPrChange w:id="5024" w:author="Tre" w:date="2012-11-19T09:04:00Z">
              <w:rPr>
                <w:i/>
                <w:color w:val="0000FF"/>
                <w:u w:val="single"/>
              </w:rPr>
            </w:rPrChange>
          </w:rPr>
          <w:fldChar w:fldCharType="begin"/>
        </w:r>
        <w:r w:rsidRPr="00EE27B1">
          <w:rPr>
            <w:i/>
            <w:sz w:val="24"/>
            <w:szCs w:val="24"/>
            <w:rPrChange w:id="5025" w:author="Tre" w:date="2012-11-19T09:04:00Z">
              <w:rPr>
                <w:i/>
                <w:color w:val="0000FF"/>
                <w:u w:val="single"/>
              </w:rPr>
            </w:rPrChange>
          </w:rPr>
          <w:delInstrText xml:space="preserve"> MERGEFIELD Rule_Breaker_Description </w:delInstrText>
        </w:r>
        <w:r w:rsidRPr="00EE27B1" w:rsidDel="009F5790">
          <w:rPr>
            <w:i/>
            <w:sz w:val="24"/>
            <w:szCs w:val="24"/>
            <w:rPrChange w:id="5026" w:author="Tre" w:date="2012-11-19T09:04:00Z">
              <w:rPr>
                <w:i/>
                <w:color w:val="0000FF"/>
                <w:u w:val="single"/>
              </w:rPr>
            </w:rPrChange>
          </w:rPr>
          <w:fldChar w:fldCharType="separate"/>
        </w:r>
        <w:r w:rsidRPr="00EE27B1">
          <w:rPr>
            <w:i/>
            <w:noProof/>
            <w:sz w:val="24"/>
            <w:szCs w:val="24"/>
            <w:rPrChange w:id="5027" w:author="Tre" w:date="2012-11-19T09:04:00Z">
              <w:rPr>
                <w:i/>
                <w:noProof/>
                <w:color w:val="0000FF"/>
                <w:u w:val="single"/>
              </w:rPr>
            </w:rPrChange>
          </w:rPr>
          <w:delText>can breathe water, noxious fumes/gases, or go without oxygen.</w:delText>
        </w:r>
        <w:r w:rsidRPr="00EE27B1" w:rsidDel="009F5790">
          <w:rPr>
            <w:i/>
            <w:sz w:val="24"/>
            <w:szCs w:val="24"/>
            <w:rPrChange w:id="5028" w:author="Tre" w:date="2012-11-19T09:04:00Z">
              <w:rPr>
                <w:i/>
                <w:color w:val="0000FF"/>
                <w:u w:val="single"/>
              </w:rPr>
            </w:rPrChange>
          </w:rPr>
          <w:fldChar w:fldCharType="end"/>
        </w:r>
        <w:r w:rsidRPr="00EE27B1">
          <w:rPr>
            <w:sz w:val="24"/>
            <w:szCs w:val="24"/>
            <w:rPrChange w:id="5029" w:author="Tre" w:date="2012-11-19T09:04:00Z">
              <w:rPr>
                <w:color w:val="0000FF"/>
                <w:u w:val="single"/>
              </w:rPr>
            </w:rPrChange>
          </w:rPr>
          <w:delText xml:space="preserve"> </w:delText>
        </w:r>
        <w:r w:rsidRPr="00EE27B1" w:rsidDel="009F5790">
          <w:rPr>
            <w:sz w:val="24"/>
            <w:szCs w:val="24"/>
            <w:rPrChange w:id="5030" w:author="Tre" w:date="2012-11-19T09:04:00Z">
              <w:rPr>
                <w:color w:val="0000FF"/>
                <w:u w:val="single"/>
              </w:rPr>
            </w:rPrChange>
          </w:rPr>
          <w:fldChar w:fldCharType="begin"/>
        </w:r>
        <w:r w:rsidRPr="00EE27B1">
          <w:rPr>
            <w:sz w:val="24"/>
            <w:szCs w:val="24"/>
            <w:rPrChange w:id="5031" w:author="Tre" w:date="2012-11-19T09:04:00Z">
              <w:rPr>
                <w:color w:val="0000FF"/>
                <w:u w:val="single"/>
              </w:rPr>
            </w:rPrChange>
          </w:rPr>
          <w:delInstrText xml:space="preserve"> NEXT  \* MERGEFORMAT </w:delInstrText>
        </w:r>
        <w:r w:rsidRPr="00EE27B1" w:rsidDel="009F5790">
          <w:rPr>
            <w:sz w:val="24"/>
            <w:szCs w:val="24"/>
            <w:rPrChange w:id="5032" w:author="Tre" w:date="2012-11-19T09:04:00Z">
              <w:rPr>
                <w:color w:val="0000FF"/>
                <w:u w:val="single"/>
              </w:rPr>
            </w:rPrChange>
          </w:rPr>
          <w:fldChar w:fldCharType="end"/>
        </w:r>
      </w:del>
    </w:p>
    <w:p w:rsidR="001F7E3F" w:rsidRPr="00880A1F" w:rsidRDefault="001F7E3F">
      <w:pPr>
        <w:pStyle w:val="MatrixSuperfluous"/>
        <w:rPr>
          <w:del w:id="5033" w:author="frontdesk" w:date="2012-11-16T12:37:00Z"/>
          <w:sz w:val="24"/>
          <w:szCs w:val="24"/>
          <w:rPrChange w:id="5034" w:author="Tre" w:date="2012-11-19T09:04:00Z">
            <w:rPr>
              <w:del w:id="5035" w:author="frontdesk" w:date="2012-11-16T12:37:00Z"/>
            </w:rPr>
          </w:rPrChange>
        </w:rPr>
      </w:pPr>
    </w:p>
    <w:p w:rsidR="001F7E3F" w:rsidRPr="00880A1F" w:rsidRDefault="00EE27B1">
      <w:pPr>
        <w:pStyle w:val="MatrixSuperfluous"/>
        <w:rPr>
          <w:del w:id="5036" w:author="frontdesk" w:date="2012-11-16T12:37:00Z"/>
          <w:sz w:val="24"/>
          <w:szCs w:val="24"/>
          <w:rPrChange w:id="5037" w:author="Tre" w:date="2012-11-19T09:04:00Z">
            <w:rPr>
              <w:del w:id="5038" w:author="frontdesk" w:date="2012-11-16T12:37:00Z"/>
            </w:rPr>
          </w:rPrChange>
        </w:rPr>
      </w:pPr>
      <w:del w:id="5039" w:author="frontdesk" w:date="2012-11-16T12:37:00Z">
        <w:r w:rsidRPr="00EE27B1">
          <w:rPr>
            <w:sz w:val="24"/>
            <w:szCs w:val="24"/>
            <w:rPrChange w:id="5040" w:author="Tre" w:date="2012-11-19T09:04:00Z">
              <w:rPr>
                <w:color w:val="0000FF"/>
                <w:u w:val="single"/>
              </w:rPr>
            </w:rPrChange>
          </w:rPr>
          <w:delText>Matrix Feat “</w:delText>
        </w:r>
        <w:r w:rsidRPr="00EE27B1" w:rsidDel="009F5790">
          <w:rPr>
            <w:i/>
            <w:sz w:val="24"/>
            <w:szCs w:val="24"/>
            <w:rPrChange w:id="5041" w:author="Tre" w:date="2012-11-19T09:04:00Z">
              <w:rPr>
                <w:i/>
                <w:color w:val="0000FF"/>
                <w:u w:val="single"/>
              </w:rPr>
            </w:rPrChange>
          </w:rPr>
          <w:fldChar w:fldCharType="begin"/>
        </w:r>
        <w:r w:rsidRPr="00EE27B1">
          <w:rPr>
            <w:i/>
            <w:sz w:val="24"/>
            <w:szCs w:val="24"/>
            <w:rPrChange w:id="5042" w:author="Tre" w:date="2012-11-19T09:04:00Z">
              <w:rPr>
                <w:i/>
                <w:color w:val="0000FF"/>
                <w:u w:val="single"/>
              </w:rPr>
            </w:rPrChange>
          </w:rPr>
          <w:delInstrText xml:space="preserve"> MERGEFIELD Skill </w:delInstrText>
        </w:r>
        <w:r w:rsidRPr="00EE27B1" w:rsidDel="009F5790">
          <w:rPr>
            <w:i/>
            <w:sz w:val="24"/>
            <w:szCs w:val="24"/>
            <w:rPrChange w:id="5043" w:author="Tre" w:date="2012-11-19T09:04:00Z">
              <w:rPr>
                <w:i/>
                <w:color w:val="0000FF"/>
                <w:u w:val="single"/>
              </w:rPr>
            </w:rPrChange>
          </w:rPr>
          <w:fldChar w:fldCharType="separate"/>
        </w:r>
        <w:r w:rsidRPr="00EE27B1">
          <w:rPr>
            <w:i/>
            <w:noProof/>
            <w:sz w:val="24"/>
            <w:szCs w:val="24"/>
            <w:rPrChange w:id="5044" w:author="Tre" w:date="2012-11-19T09:04:00Z">
              <w:rPr>
                <w:i/>
                <w:noProof/>
                <w:color w:val="0000FF"/>
                <w:u w:val="single"/>
              </w:rPr>
            </w:rPrChange>
          </w:rPr>
          <w:delText>Blindness</w:delText>
        </w:r>
        <w:r w:rsidRPr="00EE27B1" w:rsidDel="009F5790">
          <w:rPr>
            <w:i/>
            <w:sz w:val="24"/>
            <w:szCs w:val="24"/>
            <w:rPrChange w:id="5045" w:author="Tre" w:date="2012-11-19T09:04:00Z">
              <w:rPr>
                <w:i/>
                <w:color w:val="0000FF"/>
                <w:u w:val="single"/>
              </w:rPr>
            </w:rPrChange>
          </w:rPr>
          <w:fldChar w:fldCharType="end"/>
        </w:r>
        <w:r w:rsidRPr="00EE27B1">
          <w:rPr>
            <w:sz w:val="24"/>
            <w:szCs w:val="24"/>
            <w:rPrChange w:id="5046" w:author="Tre" w:date="2012-11-19T09:04:00Z">
              <w:rPr>
                <w:color w:val="0000FF"/>
                <w:u w:val="single"/>
              </w:rPr>
            </w:rPrChange>
          </w:rPr>
          <w:delText>” – [Cyberzen]</w:delText>
        </w:r>
      </w:del>
    </w:p>
    <w:p w:rsidR="001F7E3F" w:rsidRPr="00880A1F" w:rsidRDefault="00EE27B1">
      <w:pPr>
        <w:pStyle w:val="MatrixSuperfluous"/>
        <w:rPr>
          <w:del w:id="5047" w:author="frontdesk" w:date="2012-11-16T12:37:00Z"/>
          <w:sz w:val="24"/>
          <w:szCs w:val="24"/>
          <w:rPrChange w:id="5048" w:author="Tre" w:date="2012-11-19T09:04:00Z">
            <w:rPr>
              <w:del w:id="5049" w:author="frontdesk" w:date="2012-11-16T12:37:00Z"/>
            </w:rPr>
          </w:rPrChange>
        </w:rPr>
      </w:pPr>
      <w:del w:id="5050" w:author="frontdesk" w:date="2012-11-16T12:37:00Z">
        <w:r w:rsidRPr="00EE27B1">
          <w:rPr>
            <w:sz w:val="24"/>
            <w:szCs w:val="24"/>
            <w:rPrChange w:id="5051" w:author="Tre" w:date="2012-11-19T09:04:00Z">
              <w:rPr>
                <w:color w:val="0000FF"/>
                <w:u w:val="single"/>
              </w:rPr>
            </w:rPrChange>
          </w:rPr>
          <w:delText xml:space="preserve">(Rule Bender) </w:delText>
        </w:r>
        <w:r w:rsidRPr="00EE27B1" w:rsidDel="009F5790">
          <w:rPr>
            <w:i/>
            <w:sz w:val="24"/>
            <w:szCs w:val="24"/>
            <w:rPrChange w:id="5052" w:author="Tre" w:date="2012-11-19T09:04:00Z">
              <w:rPr>
                <w:i/>
                <w:color w:val="0000FF"/>
                <w:u w:val="single"/>
              </w:rPr>
            </w:rPrChange>
          </w:rPr>
          <w:fldChar w:fldCharType="begin"/>
        </w:r>
        <w:r w:rsidRPr="00EE27B1">
          <w:rPr>
            <w:i/>
            <w:sz w:val="24"/>
            <w:szCs w:val="24"/>
            <w:rPrChange w:id="5053" w:author="Tre" w:date="2012-11-19T09:04:00Z">
              <w:rPr>
                <w:i/>
                <w:color w:val="0000FF"/>
                <w:u w:val="single"/>
              </w:rPr>
            </w:rPrChange>
          </w:rPr>
          <w:delInstrText xml:space="preserve"> MERGEFIELD Rule_Bender_Description </w:delInstrText>
        </w:r>
        <w:r w:rsidRPr="00EE27B1" w:rsidDel="009F5790">
          <w:rPr>
            <w:i/>
            <w:sz w:val="24"/>
            <w:szCs w:val="24"/>
            <w:rPrChange w:id="5054" w:author="Tre" w:date="2012-11-19T09:04:00Z">
              <w:rPr>
                <w:i/>
                <w:color w:val="0000FF"/>
                <w:u w:val="single"/>
              </w:rPr>
            </w:rPrChange>
          </w:rPr>
          <w:fldChar w:fldCharType="separate"/>
        </w:r>
        <w:r w:rsidRPr="00EE27B1">
          <w:rPr>
            <w:i/>
            <w:noProof/>
            <w:sz w:val="24"/>
            <w:szCs w:val="24"/>
            <w:rPrChange w:id="5055" w:author="Tre" w:date="2012-11-19T09:04:00Z">
              <w:rPr>
                <w:i/>
                <w:noProof/>
                <w:color w:val="0000FF"/>
                <w:u w:val="single"/>
              </w:rPr>
            </w:rPrChange>
          </w:rPr>
          <w:delText>Make a number of bluepill RSIs equal to their Matrix Feat rating blind. They must be able to touch the RSI.</w:delText>
        </w:r>
        <w:r w:rsidRPr="00EE27B1" w:rsidDel="009F5790">
          <w:rPr>
            <w:i/>
            <w:sz w:val="24"/>
            <w:szCs w:val="24"/>
            <w:rPrChange w:id="5056" w:author="Tre" w:date="2012-11-19T09:04:00Z">
              <w:rPr>
                <w:i/>
                <w:color w:val="0000FF"/>
                <w:u w:val="single"/>
              </w:rPr>
            </w:rPrChange>
          </w:rPr>
          <w:fldChar w:fldCharType="end"/>
        </w:r>
      </w:del>
    </w:p>
    <w:p w:rsidR="001F7E3F" w:rsidRPr="00880A1F" w:rsidRDefault="00EE27B1">
      <w:pPr>
        <w:pStyle w:val="MatrixSuperfluous"/>
        <w:rPr>
          <w:del w:id="5057" w:author="frontdesk" w:date="2012-11-16T12:37:00Z"/>
          <w:sz w:val="24"/>
          <w:szCs w:val="24"/>
          <w:rPrChange w:id="5058" w:author="Tre" w:date="2012-11-19T09:04:00Z">
            <w:rPr>
              <w:del w:id="5059" w:author="frontdesk" w:date="2012-11-16T12:37:00Z"/>
            </w:rPr>
          </w:rPrChange>
        </w:rPr>
      </w:pPr>
      <w:del w:id="5060" w:author="frontdesk" w:date="2012-11-16T12:37:00Z">
        <w:r w:rsidRPr="00EE27B1">
          <w:rPr>
            <w:sz w:val="24"/>
            <w:szCs w:val="24"/>
            <w:rPrChange w:id="5061" w:author="Tre" w:date="2012-11-19T09:04:00Z">
              <w:rPr>
                <w:color w:val="0000FF"/>
                <w:u w:val="single"/>
              </w:rPr>
            </w:rPrChange>
          </w:rPr>
          <w:delText>(Rule Breaker)</w:delText>
        </w:r>
        <w:r w:rsidRPr="00EE27B1" w:rsidDel="009F5790">
          <w:rPr>
            <w:i/>
            <w:sz w:val="24"/>
            <w:szCs w:val="24"/>
            <w:rPrChange w:id="5062" w:author="Tre" w:date="2012-11-19T09:04:00Z">
              <w:rPr>
                <w:i/>
                <w:color w:val="0000FF"/>
                <w:u w:val="single"/>
              </w:rPr>
            </w:rPrChange>
          </w:rPr>
          <w:fldChar w:fldCharType="begin"/>
        </w:r>
        <w:r w:rsidRPr="00EE27B1">
          <w:rPr>
            <w:i/>
            <w:sz w:val="24"/>
            <w:szCs w:val="24"/>
            <w:rPrChange w:id="5063" w:author="Tre" w:date="2012-11-19T09:04:00Z">
              <w:rPr>
                <w:i/>
                <w:color w:val="0000FF"/>
                <w:u w:val="single"/>
              </w:rPr>
            </w:rPrChange>
          </w:rPr>
          <w:delInstrText xml:space="preserve"> MERGEFIELD Rule_Breaker_Description </w:delInstrText>
        </w:r>
        <w:r w:rsidRPr="00EE27B1" w:rsidDel="009F5790">
          <w:rPr>
            <w:i/>
            <w:sz w:val="24"/>
            <w:szCs w:val="24"/>
            <w:rPrChange w:id="5064" w:author="Tre" w:date="2012-11-19T09:04:00Z">
              <w:rPr>
                <w:i/>
                <w:color w:val="0000FF"/>
                <w:u w:val="single"/>
              </w:rPr>
            </w:rPrChange>
          </w:rPr>
          <w:fldChar w:fldCharType="separate"/>
        </w:r>
        <w:r w:rsidRPr="00EE27B1">
          <w:rPr>
            <w:i/>
            <w:noProof/>
            <w:sz w:val="24"/>
            <w:szCs w:val="24"/>
            <w:rPrChange w:id="5065" w:author="Tre" w:date="2012-11-19T09:04:00Z">
              <w:rPr>
                <w:i/>
                <w:noProof/>
                <w:color w:val="0000FF"/>
                <w:u w:val="single"/>
              </w:rPr>
            </w:rPrChange>
          </w:rPr>
          <w:delText>Make a redpill RSI that has been unplugged from the Matrix blind. This effect last as long as the character concentrates.</w:delText>
        </w:r>
        <w:r w:rsidRPr="00EE27B1" w:rsidDel="009F5790">
          <w:rPr>
            <w:i/>
            <w:sz w:val="24"/>
            <w:szCs w:val="24"/>
            <w:rPrChange w:id="5066" w:author="Tre" w:date="2012-11-19T09:04:00Z">
              <w:rPr>
                <w:i/>
                <w:color w:val="0000FF"/>
                <w:u w:val="single"/>
              </w:rPr>
            </w:rPrChange>
          </w:rPr>
          <w:fldChar w:fldCharType="end"/>
        </w:r>
        <w:r w:rsidRPr="00EE27B1">
          <w:rPr>
            <w:sz w:val="24"/>
            <w:szCs w:val="24"/>
            <w:rPrChange w:id="5067" w:author="Tre" w:date="2012-11-19T09:04:00Z">
              <w:rPr>
                <w:color w:val="0000FF"/>
                <w:u w:val="single"/>
              </w:rPr>
            </w:rPrChange>
          </w:rPr>
          <w:delText xml:space="preserve"> </w:delText>
        </w:r>
        <w:r w:rsidRPr="00EE27B1" w:rsidDel="009F5790">
          <w:rPr>
            <w:sz w:val="24"/>
            <w:szCs w:val="24"/>
            <w:rPrChange w:id="5068" w:author="Tre" w:date="2012-11-19T09:04:00Z">
              <w:rPr>
                <w:color w:val="0000FF"/>
                <w:u w:val="single"/>
              </w:rPr>
            </w:rPrChange>
          </w:rPr>
          <w:fldChar w:fldCharType="begin"/>
        </w:r>
        <w:r w:rsidRPr="00EE27B1">
          <w:rPr>
            <w:sz w:val="24"/>
            <w:szCs w:val="24"/>
            <w:rPrChange w:id="5069" w:author="Tre" w:date="2012-11-19T09:04:00Z">
              <w:rPr>
                <w:color w:val="0000FF"/>
                <w:u w:val="single"/>
              </w:rPr>
            </w:rPrChange>
          </w:rPr>
          <w:delInstrText xml:space="preserve"> NEXT  \* MERGEFORMAT </w:delInstrText>
        </w:r>
        <w:r w:rsidRPr="00EE27B1" w:rsidDel="009F5790">
          <w:rPr>
            <w:sz w:val="24"/>
            <w:szCs w:val="24"/>
            <w:rPrChange w:id="5070" w:author="Tre" w:date="2012-11-19T09:04:00Z">
              <w:rPr>
                <w:color w:val="0000FF"/>
                <w:u w:val="single"/>
              </w:rPr>
            </w:rPrChange>
          </w:rPr>
          <w:fldChar w:fldCharType="end"/>
        </w:r>
      </w:del>
    </w:p>
    <w:p w:rsidR="001F7E3F" w:rsidRPr="00880A1F" w:rsidRDefault="001F7E3F">
      <w:pPr>
        <w:pStyle w:val="MatrixSuperfluous"/>
        <w:rPr>
          <w:del w:id="5071" w:author="frontdesk" w:date="2012-11-16T12:37:00Z"/>
          <w:sz w:val="24"/>
          <w:szCs w:val="24"/>
          <w:rPrChange w:id="5072" w:author="Tre" w:date="2012-11-19T09:04:00Z">
            <w:rPr>
              <w:del w:id="5073" w:author="frontdesk" w:date="2012-11-16T12:37:00Z"/>
            </w:rPr>
          </w:rPrChange>
        </w:rPr>
      </w:pPr>
    </w:p>
    <w:p w:rsidR="001F7E3F" w:rsidRPr="00880A1F" w:rsidRDefault="00EE27B1">
      <w:pPr>
        <w:pStyle w:val="MatrixSuperfluous"/>
        <w:rPr>
          <w:del w:id="5074" w:author="frontdesk" w:date="2012-11-16T12:37:00Z"/>
          <w:sz w:val="24"/>
          <w:szCs w:val="24"/>
          <w:rPrChange w:id="5075" w:author="Tre" w:date="2012-11-19T09:04:00Z">
            <w:rPr>
              <w:del w:id="5076" w:author="frontdesk" w:date="2012-11-16T12:37:00Z"/>
            </w:rPr>
          </w:rPrChange>
        </w:rPr>
      </w:pPr>
      <w:del w:id="5077" w:author="frontdesk" w:date="2012-11-16T12:37:00Z">
        <w:r w:rsidRPr="00EE27B1">
          <w:rPr>
            <w:sz w:val="24"/>
            <w:szCs w:val="24"/>
            <w:rPrChange w:id="5078" w:author="Tre" w:date="2012-11-19T09:04:00Z">
              <w:rPr>
                <w:color w:val="0000FF"/>
                <w:u w:val="single"/>
              </w:rPr>
            </w:rPrChange>
          </w:rPr>
          <w:delText>Matrix Feat “</w:delText>
        </w:r>
        <w:r w:rsidRPr="00EE27B1" w:rsidDel="009F5790">
          <w:rPr>
            <w:i/>
            <w:sz w:val="24"/>
            <w:szCs w:val="24"/>
            <w:rPrChange w:id="5079" w:author="Tre" w:date="2012-11-19T09:04:00Z">
              <w:rPr>
                <w:i/>
                <w:color w:val="0000FF"/>
                <w:u w:val="single"/>
              </w:rPr>
            </w:rPrChange>
          </w:rPr>
          <w:fldChar w:fldCharType="begin"/>
        </w:r>
        <w:r w:rsidRPr="00EE27B1">
          <w:rPr>
            <w:i/>
            <w:sz w:val="24"/>
            <w:szCs w:val="24"/>
            <w:rPrChange w:id="5080" w:author="Tre" w:date="2012-11-19T09:04:00Z">
              <w:rPr>
                <w:i/>
                <w:color w:val="0000FF"/>
                <w:u w:val="single"/>
              </w:rPr>
            </w:rPrChange>
          </w:rPr>
          <w:delInstrText xml:space="preserve"> MERGEFIELD Skill </w:delInstrText>
        </w:r>
        <w:r w:rsidRPr="00EE27B1" w:rsidDel="009F5790">
          <w:rPr>
            <w:i/>
            <w:sz w:val="24"/>
            <w:szCs w:val="24"/>
            <w:rPrChange w:id="5081" w:author="Tre" w:date="2012-11-19T09:04:00Z">
              <w:rPr>
                <w:i/>
                <w:color w:val="0000FF"/>
                <w:u w:val="single"/>
              </w:rPr>
            </w:rPrChange>
          </w:rPr>
          <w:fldChar w:fldCharType="separate"/>
        </w:r>
        <w:r w:rsidRPr="00EE27B1">
          <w:rPr>
            <w:i/>
            <w:noProof/>
            <w:sz w:val="24"/>
            <w:szCs w:val="24"/>
            <w:rPrChange w:id="5082" w:author="Tre" w:date="2012-11-19T09:04:00Z">
              <w:rPr>
                <w:i/>
                <w:noProof/>
                <w:color w:val="0000FF"/>
                <w:u w:val="single"/>
              </w:rPr>
            </w:rPrChange>
          </w:rPr>
          <w:delText>Change Material</w:delText>
        </w:r>
        <w:r w:rsidRPr="00EE27B1" w:rsidDel="009F5790">
          <w:rPr>
            <w:i/>
            <w:sz w:val="24"/>
            <w:szCs w:val="24"/>
            <w:rPrChange w:id="5083" w:author="Tre" w:date="2012-11-19T09:04:00Z">
              <w:rPr>
                <w:i/>
                <w:color w:val="0000FF"/>
                <w:u w:val="single"/>
              </w:rPr>
            </w:rPrChange>
          </w:rPr>
          <w:fldChar w:fldCharType="end"/>
        </w:r>
        <w:r w:rsidRPr="00EE27B1">
          <w:rPr>
            <w:sz w:val="24"/>
            <w:szCs w:val="24"/>
            <w:rPrChange w:id="5084" w:author="Tre" w:date="2012-11-19T09:04:00Z">
              <w:rPr>
                <w:color w:val="0000FF"/>
                <w:u w:val="single"/>
              </w:rPr>
            </w:rPrChange>
          </w:rPr>
          <w:delText>” – [Cyberzen]</w:delText>
        </w:r>
      </w:del>
    </w:p>
    <w:p w:rsidR="001F7E3F" w:rsidRPr="00880A1F" w:rsidRDefault="00EE27B1">
      <w:pPr>
        <w:pStyle w:val="MatrixSuperfluous"/>
        <w:rPr>
          <w:del w:id="5085" w:author="frontdesk" w:date="2012-11-16T12:37:00Z"/>
          <w:sz w:val="24"/>
          <w:szCs w:val="24"/>
          <w:rPrChange w:id="5086" w:author="Tre" w:date="2012-11-19T09:04:00Z">
            <w:rPr>
              <w:del w:id="5087" w:author="frontdesk" w:date="2012-11-16T12:37:00Z"/>
            </w:rPr>
          </w:rPrChange>
        </w:rPr>
      </w:pPr>
      <w:del w:id="5088" w:author="frontdesk" w:date="2012-11-16T12:37:00Z">
        <w:r w:rsidRPr="00EE27B1">
          <w:rPr>
            <w:sz w:val="24"/>
            <w:szCs w:val="24"/>
            <w:rPrChange w:id="5089" w:author="Tre" w:date="2012-11-19T09:04:00Z">
              <w:rPr>
                <w:color w:val="0000FF"/>
                <w:u w:val="single"/>
              </w:rPr>
            </w:rPrChange>
          </w:rPr>
          <w:delText xml:space="preserve">(Rule Bender) </w:delText>
        </w:r>
        <w:r w:rsidRPr="00EE27B1" w:rsidDel="009F5790">
          <w:rPr>
            <w:i/>
            <w:sz w:val="24"/>
            <w:szCs w:val="24"/>
            <w:rPrChange w:id="5090" w:author="Tre" w:date="2012-11-19T09:04:00Z">
              <w:rPr>
                <w:i/>
                <w:color w:val="0000FF"/>
                <w:u w:val="single"/>
              </w:rPr>
            </w:rPrChange>
          </w:rPr>
          <w:fldChar w:fldCharType="begin"/>
        </w:r>
        <w:r w:rsidRPr="00EE27B1">
          <w:rPr>
            <w:i/>
            <w:sz w:val="24"/>
            <w:szCs w:val="24"/>
            <w:rPrChange w:id="5091" w:author="Tre" w:date="2012-11-19T09:04:00Z">
              <w:rPr>
                <w:i/>
                <w:color w:val="0000FF"/>
                <w:u w:val="single"/>
              </w:rPr>
            </w:rPrChange>
          </w:rPr>
          <w:delInstrText xml:space="preserve"> MERGEFIELD Rule_Bender_Description </w:delInstrText>
        </w:r>
        <w:r w:rsidRPr="00EE27B1" w:rsidDel="009F5790">
          <w:rPr>
            <w:i/>
            <w:sz w:val="24"/>
            <w:szCs w:val="24"/>
            <w:rPrChange w:id="5092" w:author="Tre" w:date="2012-11-19T09:04:00Z">
              <w:rPr>
                <w:i/>
                <w:color w:val="0000FF"/>
                <w:u w:val="single"/>
              </w:rPr>
            </w:rPrChange>
          </w:rPr>
          <w:fldChar w:fldCharType="separate"/>
        </w:r>
        <w:r w:rsidRPr="00EE27B1">
          <w:rPr>
            <w:i/>
            <w:noProof/>
            <w:sz w:val="24"/>
            <w:szCs w:val="24"/>
            <w:rPrChange w:id="5093" w:author="Tre" w:date="2012-11-19T09:04:00Z">
              <w:rPr>
                <w:i/>
                <w:noProof/>
                <w:color w:val="0000FF"/>
                <w:u w:val="single"/>
              </w:rPr>
            </w:rPrChange>
          </w:rPr>
          <w:delText>The character has the ability to change the weight, size, and or the color of items temporarily. The items retains its shape and possibly function depending on how it is altered (GM Discretion).</w:delText>
        </w:r>
        <w:r w:rsidRPr="00EE27B1" w:rsidDel="009F5790">
          <w:rPr>
            <w:i/>
            <w:sz w:val="24"/>
            <w:szCs w:val="24"/>
            <w:rPrChange w:id="5094" w:author="Tre" w:date="2012-11-19T09:04:00Z">
              <w:rPr>
                <w:i/>
                <w:color w:val="0000FF"/>
                <w:u w:val="single"/>
              </w:rPr>
            </w:rPrChange>
          </w:rPr>
          <w:fldChar w:fldCharType="end"/>
        </w:r>
      </w:del>
    </w:p>
    <w:p w:rsidR="001F7E3F" w:rsidRPr="00880A1F" w:rsidRDefault="00EE27B1">
      <w:pPr>
        <w:pStyle w:val="MatrixSuperfluous"/>
        <w:rPr>
          <w:del w:id="5095" w:author="frontdesk" w:date="2012-11-16T12:37:00Z"/>
          <w:sz w:val="24"/>
          <w:szCs w:val="24"/>
          <w:rPrChange w:id="5096" w:author="Tre" w:date="2012-11-19T09:04:00Z">
            <w:rPr>
              <w:del w:id="5097" w:author="frontdesk" w:date="2012-11-16T12:37:00Z"/>
            </w:rPr>
          </w:rPrChange>
        </w:rPr>
      </w:pPr>
      <w:del w:id="5098" w:author="frontdesk" w:date="2012-11-16T12:37:00Z">
        <w:r w:rsidRPr="00EE27B1">
          <w:rPr>
            <w:sz w:val="24"/>
            <w:szCs w:val="24"/>
            <w:rPrChange w:id="5099" w:author="Tre" w:date="2012-11-19T09:04:00Z">
              <w:rPr>
                <w:color w:val="0000FF"/>
                <w:u w:val="single"/>
              </w:rPr>
            </w:rPrChange>
          </w:rPr>
          <w:delText>(Rule Breaker)</w:delText>
        </w:r>
        <w:r w:rsidRPr="00EE27B1" w:rsidDel="009F5790">
          <w:rPr>
            <w:i/>
            <w:sz w:val="24"/>
            <w:szCs w:val="24"/>
            <w:rPrChange w:id="5100" w:author="Tre" w:date="2012-11-19T09:04:00Z">
              <w:rPr>
                <w:i/>
                <w:color w:val="0000FF"/>
                <w:u w:val="single"/>
              </w:rPr>
            </w:rPrChange>
          </w:rPr>
          <w:fldChar w:fldCharType="begin"/>
        </w:r>
        <w:r w:rsidRPr="00EE27B1">
          <w:rPr>
            <w:i/>
            <w:sz w:val="24"/>
            <w:szCs w:val="24"/>
            <w:rPrChange w:id="5101" w:author="Tre" w:date="2012-11-19T09:04:00Z">
              <w:rPr>
                <w:i/>
                <w:color w:val="0000FF"/>
                <w:u w:val="single"/>
              </w:rPr>
            </w:rPrChange>
          </w:rPr>
          <w:delInstrText xml:space="preserve"> MERGEFIELD Rule_Breaker_Description </w:delInstrText>
        </w:r>
        <w:r w:rsidRPr="00EE27B1" w:rsidDel="009F5790">
          <w:rPr>
            <w:i/>
            <w:sz w:val="24"/>
            <w:szCs w:val="24"/>
            <w:rPrChange w:id="5102" w:author="Tre" w:date="2012-11-19T09:04:00Z">
              <w:rPr>
                <w:i/>
                <w:color w:val="0000FF"/>
                <w:u w:val="single"/>
              </w:rPr>
            </w:rPrChange>
          </w:rPr>
          <w:fldChar w:fldCharType="separate"/>
        </w:r>
        <w:r w:rsidRPr="00EE27B1">
          <w:rPr>
            <w:i/>
            <w:noProof/>
            <w:sz w:val="24"/>
            <w:szCs w:val="24"/>
            <w:rPrChange w:id="5103" w:author="Tre" w:date="2012-11-19T09:04:00Z">
              <w:rPr>
                <w:i/>
                <w:noProof/>
                <w:color w:val="0000FF"/>
                <w:u w:val="single"/>
              </w:rPr>
            </w:rPrChange>
          </w:rPr>
          <w:delText>With the Gift, the character has the ability to change objects in the Matrix, i.e.,changing a gun to butter, concrete to water, water to wine, etc. The items retains its shape and possibly function depending on how it is altered (GM Discretion)</w:delText>
        </w:r>
        <w:r w:rsidRPr="00EE27B1" w:rsidDel="009F5790">
          <w:rPr>
            <w:i/>
            <w:sz w:val="24"/>
            <w:szCs w:val="24"/>
            <w:rPrChange w:id="5104" w:author="Tre" w:date="2012-11-19T09:04:00Z">
              <w:rPr>
                <w:i/>
                <w:color w:val="0000FF"/>
                <w:u w:val="single"/>
              </w:rPr>
            </w:rPrChange>
          </w:rPr>
          <w:fldChar w:fldCharType="end"/>
        </w:r>
        <w:r w:rsidRPr="00EE27B1">
          <w:rPr>
            <w:sz w:val="24"/>
            <w:szCs w:val="24"/>
            <w:rPrChange w:id="5105" w:author="Tre" w:date="2012-11-19T09:04:00Z">
              <w:rPr>
                <w:color w:val="0000FF"/>
                <w:u w:val="single"/>
              </w:rPr>
            </w:rPrChange>
          </w:rPr>
          <w:delText xml:space="preserve"> </w:delText>
        </w:r>
        <w:r w:rsidRPr="00EE27B1" w:rsidDel="009F5790">
          <w:rPr>
            <w:sz w:val="24"/>
            <w:szCs w:val="24"/>
            <w:rPrChange w:id="5106" w:author="Tre" w:date="2012-11-19T09:04:00Z">
              <w:rPr>
                <w:color w:val="0000FF"/>
                <w:u w:val="single"/>
              </w:rPr>
            </w:rPrChange>
          </w:rPr>
          <w:fldChar w:fldCharType="begin"/>
        </w:r>
        <w:r w:rsidRPr="00EE27B1">
          <w:rPr>
            <w:sz w:val="24"/>
            <w:szCs w:val="24"/>
            <w:rPrChange w:id="5107" w:author="Tre" w:date="2012-11-19T09:04:00Z">
              <w:rPr>
                <w:color w:val="0000FF"/>
                <w:u w:val="single"/>
              </w:rPr>
            </w:rPrChange>
          </w:rPr>
          <w:delInstrText xml:space="preserve"> NEXT  \* MERGEFORMAT </w:delInstrText>
        </w:r>
        <w:r w:rsidRPr="00EE27B1" w:rsidDel="009F5790">
          <w:rPr>
            <w:sz w:val="24"/>
            <w:szCs w:val="24"/>
            <w:rPrChange w:id="5108" w:author="Tre" w:date="2012-11-19T09:04:00Z">
              <w:rPr>
                <w:color w:val="0000FF"/>
                <w:u w:val="single"/>
              </w:rPr>
            </w:rPrChange>
          </w:rPr>
          <w:fldChar w:fldCharType="end"/>
        </w:r>
      </w:del>
    </w:p>
    <w:p w:rsidR="001F7E3F" w:rsidRPr="00880A1F" w:rsidRDefault="001F7E3F">
      <w:pPr>
        <w:pStyle w:val="MatrixSuperfluous"/>
        <w:rPr>
          <w:del w:id="5109" w:author="frontdesk" w:date="2012-11-16T12:37:00Z"/>
          <w:sz w:val="24"/>
          <w:szCs w:val="24"/>
          <w:rPrChange w:id="5110" w:author="Tre" w:date="2012-11-19T09:04:00Z">
            <w:rPr>
              <w:del w:id="5111" w:author="frontdesk" w:date="2012-11-16T12:37:00Z"/>
            </w:rPr>
          </w:rPrChange>
        </w:rPr>
      </w:pPr>
    </w:p>
    <w:p w:rsidR="001F7E3F" w:rsidRPr="00880A1F" w:rsidRDefault="00EE27B1">
      <w:pPr>
        <w:pStyle w:val="MatrixSuperfluous"/>
        <w:rPr>
          <w:del w:id="5112" w:author="frontdesk" w:date="2012-11-16T12:37:00Z"/>
          <w:sz w:val="24"/>
          <w:szCs w:val="24"/>
          <w:rPrChange w:id="5113" w:author="Tre" w:date="2012-11-19T09:04:00Z">
            <w:rPr>
              <w:del w:id="5114" w:author="frontdesk" w:date="2012-11-16T12:37:00Z"/>
            </w:rPr>
          </w:rPrChange>
        </w:rPr>
      </w:pPr>
      <w:del w:id="5115" w:author="frontdesk" w:date="2012-11-16T12:37:00Z">
        <w:r w:rsidRPr="00EE27B1">
          <w:rPr>
            <w:sz w:val="24"/>
            <w:szCs w:val="24"/>
            <w:rPrChange w:id="5116" w:author="Tre" w:date="2012-11-19T09:04:00Z">
              <w:rPr>
                <w:color w:val="0000FF"/>
                <w:u w:val="single"/>
              </w:rPr>
            </w:rPrChange>
          </w:rPr>
          <w:delText>Matrix Feat “</w:delText>
        </w:r>
        <w:r w:rsidRPr="00EE27B1" w:rsidDel="009F5790">
          <w:rPr>
            <w:i/>
            <w:sz w:val="24"/>
            <w:szCs w:val="24"/>
            <w:rPrChange w:id="5117" w:author="Tre" w:date="2012-11-19T09:04:00Z">
              <w:rPr>
                <w:i/>
                <w:color w:val="0000FF"/>
                <w:u w:val="single"/>
              </w:rPr>
            </w:rPrChange>
          </w:rPr>
          <w:fldChar w:fldCharType="begin"/>
        </w:r>
        <w:r w:rsidRPr="00EE27B1">
          <w:rPr>
            <w:i/>
            <w:sz w:val="24"/>
            <w:szCs w:val="24"/>
            <w:rPrChange w:id="5118" w:author="Tre" w:date="2012-11-19T09:04:00Z">
              <w:rPr>
                <w:i/>
                <w:color w:val="0000FF"/>
                <w:u w:val="single"/>
              </w:rPr>
            </w:rPrChange>
          </w:rPr>
          <w:delInstrText xml:space="preserve"> MERGEFIELD Skill </w:delInstrText>
        </w:r>
        <w:r w:rsidRPr="00EE27B1" w:rsidDel="009F5790">
          <w:rPr>
            <w:i/>
            <w:sz w:val="24"/>
            <w:szCs w:val="24"/>
            <w:rPrChange w:id="5119" w:author="Tre" w:date="2012-11-19T09:04:00Z">
              <w:rPr>
                <w:i/>
                <w:color w:val="0000FF"/>
                <w:u w:val="single"/>
              </w:rPr>
            </w:rPrChange>
          </w:rPr>
          <w:fldChar w:fldCharType="separate"/>
        </w:r>
        <w:r w:rsidRPr="00EE27B1">
          <w:rPr>
            <w:i/>
            <w:noProof/>
            <w:sz w:val="24"/>
            <w:szCs w:val="24"/>
            <w:rPrChange w:id="5120" w:author="Tre" w:date="2012-11-19T09:04:00Z">
              <w:rPr>
                <w:i/>
                <w:noProof/>
                <w:color w:val="0000FF"/>
                <w:u w:val="single"/>
              </w:rPr>
            </w:rPrChange>
          </w:rPr>
          <w:delText>Control Animal(s)</w:delText>
        </w:r>
        <w:r w:rsidRPr="00EE27B1" w:rsidDel="009F5790">
          <w:rPr>
            <w:i/>
            <w:sz w:val="24"/>
            <w:szCs w:val="24"/>
            <w:rPrChange w:id="5121" w:author="Tre" w:date="2012-11-19T09:04:00Z">
              <w:rPr>
                <w:i/>
                <w:color w:val="0000FF"/>
                <w:u w:val="single"/>
              </w:rPr>
            </w:rPrChange>
          </w:rPr>
          <w:fldChar w:fldCharType="end"/>
        </w:r>
        <w:r w:rsidRPr="00EE27B1">
          <w:rPr>
            <w:sz w:val="24"/>
            <w:szCs w:val="24"/>
            <w:rPrChange w:id="5122" w:author="Tre" w:date="2012-11-19T09:04:00Z">
              <w:rPr>
                <w:color w:val="0000FF"/>
                <w:u w:val="single"/>
              </w:rPr>
            </w:rPrChange>
          </w:rPr>
          <w:delText>” – [Cyberzen]</w:delText>
        </w:r>
      </w:del>
    </w:p>
    <w:p w:rsidR="001F7E3F" w:rsidRPr="00880A1F" w:rsidRDefault="00EE27B1">
      <w:pPr>
        <w:pStyle w:val="MatrixSuperfluous"/>
        <w:rPr>
          <w:del w:id="5123" w:author="frontdesk" w:date="2012-11-16T12:37:00Z"/>
          <w:sz w:val="24"/>
          <w:szCs w:val="24"/>
          <w:rPrChange w:id="5124" w:author="Tre" w:date="2012-11-19T09:04:00Z">
            <w:rPr>
              <w:del w:id="5125" w:author="frontdesk" w:date="2012-11-16T12:37:00Z"/>
            </w:rPr>
          </w:rPrChange>
        </w:rPr>
      </w:pPr>
      <w:del w:id="5126" w:author="frontdesk" w:date="2012-11-16T12:37:00Z">
        <w:r w:rsidRPr="00EE27B1">
          <w:rPr>
            <w:sz w:val="24"/>
            <w:szCs w:val="24"/>
            <w:rPrChange w:id="5127" w:author="Tre" w:date="2012-11-19T09:04:00Z">
              <w:rPr>
                <w:color w:val="0000FF"/>
                <w:u w:val="single"/>
              </w:rPr>
            </w:rPrChange>
          </w:rPr>
          <w:delText xml:space="preserve">(Rule Bender) </w:delText>
        </w:r>
        <w:r w:rsidRPr="00EE27B1" w:rsidDel="009F5790">
          <w:rPr>
            <w:i/>
            <w:sz w:val="24"/>
            <w:szCs w:val="24"/>
            <w:rPrChange w:id="5128" w:author="Tre" w:date="2012-11-19T09:04:00Z">
              <w:rPr>
                <w:i/>
                <w:color w:val="0000FF"/>
                <w:u w:val="single"/>
              </w:rPr>
            </w:rPrChange>
          </w:rPr>
          <w:fldChar w:fldCharType="begin"/>
        </w:r>
        <w:r w:rsidRPr="00EE27B1">
          <w:rPr>
            <w:i/>
            <w:sz w:val="24"/>
            <w:szCs w:val="24"/>
            <w:rPrChange w:id="5129" w:author="Tre" w:date="2012-11-19T09:04:00Z">
              <w:rPr>
                <w:i/>
                <w:color w:val="0000FF"/>
                <w:u w:val="single"/>
              </w:rPr>
            </w:rPrChange>
          </w:rPr>
          <w:delInstrText xml:space="preserve"> MERGEFIELD Rule_Bender_Description </w:delInstrText>
        </w:r>
        <w:r w:rsidRPr="00EE27B1" w:rsidDel="009F5790">
          <w:rPr>
            <w:i/>
            <w:sz w:val="24"/>
            <w:szCs w:val="24"/>
            <w:rPrChange w:id="5130" w:author="Tre" w:date="2012-11-19T09:04:00Z">
              <w:rPr>
                <w:i/>
                <w:color w:val="0000FF"/>
                <w:u w:val="single"/>
              </w:rPr>
            </w:rPrChange>
          </w:rPr>
          <w:fldChar w:fldCharType="separate"/>
        </w:r>
        <w:r w:rsidRPr="00EE27B1">
          <w:rPr>
            <w:i/>
            <w:noProof/>
            <w:sz w:val="24"/>
            <w:szCs w:val="24"/>
            <w:rPrChange w:id="5131" w:author="Tre" w:date="2012-11-19T09:04:00Z">
              <w:rPr>
                <w:i/>
                <w:noProof/>
                <w:color w:val="0000FF"/>
                <w:u w:val="single"/>
              </w:rPr>
            </w:rPrChange>
          </w:rPr>
          <w:delText>The character has the ability to lock gazes with an animal and make that particular animal follow his commands as long as he concentrates on it.</w:delText>
        </w:r>
        <w:r w:rsidRPr="00EE27B1" w:rsidDel="009F5790">
          <w:rPr>
            <w:i/>
            <w:sz w:val="24"/>
            <w:szCs w:val="24"/>
            <w:rPrChange w:id="5132" w:author="Tre" w:date="2012-11-19T09:04:00Z">
              <w:rPr>
                <w:i/>
                <w:color w:val="0000FF"/>
                <w:u w:val="single"/>
              </w:rPr>
            </w:rPrChange>
          </w:rPr>
          <w:fldChar w:fldCharType="end"/>
        </w:r>
      </w:del>
    </w:p>
    <w:p w:rsidR="001F7E3F" w:rsidRPr="00880A1F" w:rsidRDefault="00EE27B1">
      <w:pPr>
        <w:pStyle w:val="MatrixSuperfluous"/>
        <w:rPr>
          <w:del w:id="5133" w:author="frontdesk" w:date="2012-11-16T12:37:00Z"/>
          <w:sz w:val="24"/>
          <w:szCs w:val="24"/>
          <w:rPrChange w:id="5134" w:author="Tre" w:date="2012-11-19T09:04:00Z">
            <w:rPr>
              <w:del w:id="5135" w:author="frontdesk" w:date="2012-11-16T12:37:00Z"/>
            </w:rPr>
          </w:rPrChange>
        </w:rPr>
      </w:pPr>
      <w:del w:id="5136" w:author="frontdesk" w:date="2012-11-16T12:37:00Z">
        <w:r w:rsidRPr="00EE27B1">
          <w:rPr>
            <w:sz w:val="24"/>
            <w:szCs w:val="24"/>
            <w:rPrChange w:id="5137" w:author="Tre" w:date="2012-11-19T09:04:00Z">
              <w:rPr>
                <w:color w:val="0000FF"/>
                <w:u w:val="single"/>
              </w:rPr>
            </w:rPrChange>
          </w:rPr>
          <w:delText>(Rule Breaker)</w:delText>
        </w:r>
        <w:r w:rsidRPr="00EE27B1" w:rsidDel="009F5790">
          <w:rPr>
            <w:i/>
            <w:sz w:val="24"/>
            <w:szCs w:val="24"/>
            <w:rPrChange w:id="5138" w:author="Tre" w:date="2012-11-19T09:04:00Z">
              <w:rPr>
                <w:i/>
                <w:color w:val="0000FF"/>
                <w:u w:val="single"/>
              </w:rPr>
            </w:rPrChange>
          </w:rPr>
          <w:fldChar w:fldCharType="begin"/>
        </w:r>
        <w:r w:rsidRPr="00EE27B1">
          <w:rPr>
            <w:i/>
            <w:sz w:val="24"/>
            <w:szCs w:val="24"/>
            <w:rPrChange w:id="5139" w:author="Tre" w:date="2012-11-19T09:04:00Z">
              <w:rPr>
                <w:i/>
                <w:color w:val="0000FF"/>
                <w:u w:val="single"/>
              </w:rPr>
            </w:rPrChange>
          </w:rPr>
          <w:delInstrText xml:space="preserve"> MERGEFIELD Rule_Breaker_Description </w:delInstrText>
        </w:r>
        <w:r w:rsidRPr="00EE27B1" w:rsidDel="009F5790">
          <w:rPr>
            <w:i/>
            <w:sz w:val="24"/>
            <w:szCs w:val="24"/>
            <w:rPrChange w:id="5140" w:author="Tre" w:date="2012-11-19T09:04:00Z">
              <w:rPr>
                <w:i/>
                <w:color w:val="0000FF"/>
                <w:u w:val="single"/>
              </w:rPr>
            </w:rPrChange>
          </w:rPr>
          <w:fldChar w:fldCharType="separate"/>
        </w:r>
        <w:r w:rsidRPr="00EE27B1">
          <w:rPr>
            <w:i/>
            <w:noProof/>
            <w:sz w:val="24"/>
            <w:szCs w:val="24"/>
            <w:rPrChange w:id="5141" w:author="Tre" w:date="2012-11-19T09:04:00Z">
              <w:rPr>
                <w:i/>
                <w:noProof/>
                <w:color w:val="0000FF"/>
                <w:u w:val="single"/>
              </w:rPr>
            </w:rPrChange>
          </w:rPr>
          <w:delText>character can control more than one animal at a time. They are limited by their Matrix Feat rating.</w:delText>
        </w:r>
        <w:r w:rsidRPr="00EE27B1" w:rsidDel="009F5790">
          <w:rPr>
            <w:i/>
            <w:sz w:val="24"/>
            <w:szCs w:val="24"/>
            <w:rPrChange w:id="5142" w:author="Tre" w:date="2012-11-19T09:04:00Z">
              <w:rPr>
                <w:i/>
                <w:color w:val="0000FF"/>
                <w:u w:val="single"/>
              </w:rPr>
            </w:rPrChange>
          </w:rPr>
          <w:fldChar w:fldCharType="end"/>
        </w:r>
        <w:r w:rsidRPr="00EE27B1">
          <w:rPr>
            <w:sz w:val="24"/>
            <w:szCs w:val="24"/>
            <w:rPrChange w:id="5143" w:author="Tre" w:date="2012-11-19T09:04:00Z">
              <w:rPr>
                <w:color w:val="0000FF"/>
                <w:u w:val="single"/>
              </w:rPr>
            </w:rPrChange>
          </w:rPr>
          <w:delText xml:space="preserve"> </w:delText>
        </w:r>
        <w:r w:rsidRPr="00EE27B1" w:rsidDel="009F5790">
          <w:rPr>
            <w:sz w:val="24"/>
            <w:szCs w:val="24"/>
            <w:rPrChange w:id="5144" w:author="Tre" w:date="2012-11-19T09:04:00Z">
              <w:rPr>
                <w:color w:val="0000FF"/>
                <w:u w:val="single"/>
              </w:rPr>
            </w:rPrChange>
          </w:rPr>
          <w:fldChar w:fldCharType="begin"/>
        </w:r>
        <w:r w:rsidRPr="00EE27B1">
          <w:rPr>
            <w:sz w:val="24"/>
            <w:szCs w:val="24"/>
            <w:rPrChange w:id="5145" w:author="Tre" w:date="2012-11-19T09:04:00Z">
              <w:rPr>
                <w:color w:val="0000FF"/>
                <w:u w:val="single"/>
              </w:rPr>
            </w:rPrChange>
          </w:rPr>
          <w:delInstrText xml:space="preserve"> NEXT  \* MERGEFORMAT </w:delInstrText>
        </w:r>
        <w:r w:rsidRPr="00EE27B1" w:rsidDel="009F5790">
          <w:rPr>
            <w:sz w:val="24"/>
            <w:szCs w:val="24"/>
            <w:rPrChange w:id="5146" w:author="Tre" w:date="2012-11-19T09:04:00Z">
              <w:rPr>
                <w:color w:val="0000FF"/>
                <w:u w:val="single"/>
              </w:rPr>
            </w:rPrChange>
          </w:rPr>
          <w:fldChar w:fldCharType="end"/>
        </w:r>
      </w:del>
    </w:p>
    <w:p w:rsidR="001F7E3F" w:rsidRPr="00880A1F" w:rsidRDefault="001F7E3F">
      <w:pPr>
        <w:pStyle w:val="MatrixSuperfluous"/>
        <w:rPr>
          <w:del w:id="5147" w:author="frontdesk" w:date="2012-11-16T12:37:00Z"/>
          <w:sz w:val="24"/>
          <w:szCs w:val="24"/>
          <w:rPrChange w:id="5148" w:author="Tre" w:date="2012-11-19T09:04:00Z">
            <w:rPr>
              <w:del w:id="5149" w:author="frontdesk" w:date="2012-11-16T12:37:00Z"/>
            </w:rPr>
          </w:rPrChange>
        </w:rPr>
      </w:pPr>
    </w:p>
    <w:p w:rsidR="001F7E3F" w:rsidRPr="00880A1F" w:rsidRDefault="00EE27B1">
      <w:pPr>
        <w:pStyle w:val="MatrixSuperfluous"/>
        <w:rPr>
          <w:del w:id="5150" w:author="frontdesk" w:date="2012-11-16T12:37:00Z"/>
          <w:sz w:val="24"/>
          <w:szCs w:val="24"/>
          <w:rPrChange w:id="5151" w:author="Tre" w:date="2012-11-19T09:04:00Z">
            <w:rPr>
              <w:del w:id="5152" w:author="frontdesk" w:date="2012-11-16T12:37:00Z"/>
            </w:rPr>
          </w:rPrChange>
        </w:rPr>
      </w:pPr>
      <w:del w:id="5153" w:author="frontdesk" w:date="2012-11-16T12:37:00Z">
        <w:r w:rsidRPr="00EE27B1">
          <w:rPr>
            <w:sz w:val="24"/>
            <w:szCs w:val="24"/>
            <w:rPrChange w:id="5154" w:author="Tre" w:date="2012-11-19T09:04:00Z">
              <w:rPr>
                <w:color w:val="0000FF"/>
                <w:u w:val="single"/>
              </w:rPr>
            </w:rPrChange>
          </w:rPr>
          <w:lastRenderedPageBreak/>
          <w:delText>Matrix Feat “</w:delText>
        </w:r>
        <w:r w:rsidRPr="00EE27B1" w:rsidDel="009F5790">
          <w:rPr>
            <w:i/>
            <w:sz w:val="24"/>
            <w:szCs w:val="24"/>
            <w:rPrChange w:id="5155" w:author="Tre" w:date="2012-11-19T09:04:00Z">
              <w:rPr>
                <w:i/>
                <w:color w:val="0000FF"/>
                <w:u w:val="single"/>
              </w:rPr>
            </w:rPrChange>
          </w:rPr>
          <w:fldChar w:fldCharType="begin"/>
        </w:r>
        <w:r w:rsidRPr="00EE27B1">
          <w:rPr>
            <w:i/>
            <w:sz w:val="24"/>
            <w:szCs w:val="24"/>
            <w:rPrChange w:id="5156" w:author="Tre" w:date="2012-11-19T09:04:00Z">
              <w:rPr>
                <w:i/>
                <w:color w:val="0000FF"/>
                <w:u w:val="single"/>
              </w:rPr>
            </w:rPrChange>
          </w:rPr>
          <w:delInstrText xml:space="preserve"> MERGEFIELD Skill </w:delInstrText>
        </w:r>
        <w:r w:rsidRPr="00EE27B1" w:rsidDel="009F5790">
          <w:rPr>
            <w:i/>
            <w:sz w:val="24"/>
            <w:szCs w:val="24"/>
            <w:rPrChange w:id="5157" w:author="Tre" w:date="2012-11-19T09:04:00Z">
              <w:rPr>
                <w:i/>
                <w:color w:val="0000FF"/>
                <w:u w:val="single"/>
              </w:rPr>
            </w:rPrChange>
          </w:rPr>
          <w:fldChar w:fldCharType="separate"/>
        </w:r>
        <w:r w:rsidRPr="00EE27B1">
          <w:rPr>
            <w:i/>
            <w:noProof/>
            <w:sz w:val="24"/>
            <w:szCs w:val="24"/>
            <w:rPrChange w:id="5158" w:author="Tre" w:date="2012-11-19T09:04:00Z">
              <w:rPr>
                <w:i/>
                <w:noProof/>
                <w:color w:val="0000FF"/>
                <w:u w:val="single"/>
              </w:rPr>
            </w:rPrChange>
          </w:rPr>
          <w:delText>Control Gravity</w:delText>
        </w:r>
        <w:r w:rsidRPr="00EE27B1" w:rsidDel="009F5790">
          <w:rPr>
            <w:i/>
            <w:sz w:val="24"/>
            <w:szCs w:val="24"/>
            <w:rPrChange w:id="5159" w:author="Tre" w:date="2012-11-19T09:04:00Z">
              <w:rPr>
                <w:i/>
                <w:color w:val="0000FF"/>
                <w:u w:val="single"/>
              </w:rPr>
            </w:rPrChange>
          </w:rPr>
          <w:fldChar w:fldCharType="end"/>
        </w:r>
        <w:r w:rsidRPr="00EE27B1">
          <w:rPr>
            <w:sz w:val="24"/>
            <w:szCs w:val="24"/>
            <w:rPrChange w:id="5160" w:author="Tre" w:date="2012-11-19T09:04:00Z">
              <w:rPr>
                <w:color w:val="0000FF"/>
                <w:u w:val="single"/>
              </w:rPr>
            </w:rPrChange>
          </w:rPr>
          <w:delText>” – [Cyberzen]</w:delText>
        </w:r>
      </w:del>
    </w:p>
    <w:p w:rsidR="001F7E3F" w:rsidRPr="00880A1F" w:rsidRDefault="00EE27B1">
      <w:pPr>
        <w:pStyle w:val="MatrixSuperfluous"/>
        <w:rPr>
          <w:del w:id="5161" w:author="frontdesk" w:date="2012-11-16T12:37:00Z"/>
          <w:sz w:val="24"/>
          <w:szCs w:val="24"/>
          <w:rPrChange w:id="5162" w:author="Tre" w:date="2012-11-19T09:04:00Z">
            <w:rPr>
              <w:del w:id="5163" w:author="frontdesk" w:date="2012-11-16T12:37:00Z"/>
            </w:rPr>
          </w:rPrChange>
        </w:rPr>
      </w:pPr>
      <w:del w:id="5164" w:author="frontdesk" w:date="2012-11-16T12:37:00Z">
        <w:r w:rsidRPr="00EE27B1">
          <w:rPr>
            <w:sz w:val="24"/>
            <w:szCs w:val="24"/>
            <w:rPrChange w:id="5165" w:author="Tre" w:date="2012-11-19T09:04:00Z">
              <w:rPr>
                <w:color w:val="0000FF"/>
                <w:u w:val="single"/>
              </w:rPr>
            </w:rPrChange>
          </w:rPr>
          <w:delText xml:space="preserve">(Rule Bender) </w:delText>
        </w:r>
        <w:r w:rsidRPr="00EE27B1" w:rsidDel="009F5790">
          <w:rPr>
            <w:i/>
            <w:sz w:val="24"/>
            <w:szCs w:val="24"/>
            <w:rPrChange w:id="5166" w:author="Tre" w:date="2012-11-19T09:04:00Z">
              <w:rPr>
                <w:i/>
                <w:color w:val="0000FF"/>
                <w:u w:val="single"/>
              </w:rPr>
            </w:rPrChange>
          </w:rPr>
          <w:fldChar w:fldCharType="begin"/>
        </w:r>
        <w:r w:rsidRPr="00EE27B1">
          <w:rPr>
            <w:i/>
            <w:sz w:val="24"/>
            <w:szCs w:val="24"/>
            <w:rPrChange w:id="5167" w:author="Tre" w:date="2012-11-19T09:04:00Z">
              <w:rPr>
                <w:i/>
                <w:color w:val="0000FF"/>
                <w:u w:val="single"/>
              </w:rPr>
            </w:rPrChange>
          </w:rPr>
          <w:delInstrText xml:space="preserve"> MERGEFIELD Rule_Bender_Description </w:delInstrText>
        </w:r>
        <w:r w:rsidRPr="00EE27B1" w:rsidDel="009F5790">
          <w:rPr>
            <w:i/>
            <w:sz w:val="24"/>
            <w:szCs w:val="24"/>
            <w:rPrChange w:id="5168" w:author="Tre" w:date="2012-11-19T09:04:00Z">
              <w:rPr>
                <w:i/>
                <w:color w:val="0000FF"/>
                <w:u w:val="single"/>
              </w:rPr>
            </w:rPrChange>
          </w:rPr>
          <w:fldChar w:fldCharType="separate"/>
        </w:r>
        <w:r w:rsidRPr="00EE27B1">
          <w:rPr>
            <w:i/>
            <w:noProof/>
            <w:sz w:val="24"/>
            <w:szCs w:val="24"/>
            <w:rPrChange w:id="5169" w:author="Tre" w:date="2012-11-19T09:04:00Z">
              <w:rPr>
                <w:i/>
                <w:noProof/>
                <w:color w:val="0000FF"/>
                <w:u w:val="single"/>
              </w:rPr>
            </w:rPrChange>
          </w:rPr>
          <w:delText>Character can make control how gravity works, increasing or decreasing it, on one person or object they can see or touch.</w:delText>
        </w:r>
        <w:r w:rsidRPr="00EE27B1" w:rsidDel="009F5790">
          <w:rPr>
            <w:i/>
            <w:sz w:val="24"/>
            <w:szCs w:val="24"/>
            <w:rPrChange w:id="5170" w:author="Tre" w:date="2012-11-19T09:04:00Z">
              <w:rPr>
                <w:i/>
                <w:color w:val="0000FF"/>
                <w:u w:val="single"/>
              </w:rPr>
            </w:rPrChange>
          </w:rPr>
          <w:fldChar w:fldCharType="end"/>
        </w:r>
      </w:del>
    </w:p>
    <w:p w:rsidR="001F7E3F" w:rsidRPr="00880A1F" w:rsidRDefault="00EE27B1">
      <w:pPr>
        <w:pStyle w:val="MatrixSuperfluous"/>
        <w:rPr>
          <w:del w:id="5171" w:author="frontdesk" w:date="2012-11-16T12:37:00Z"/>
          <w:sz w:val="24"/>
          <w:szCs w:val="24"/>
          <w:rPrChange w:id="5172" w:author="Tre" w:date="2012-11-19T09:04:00Z">
            <w:rPr>
              <w:del w:id="5173" w:author="frontdesk" w:date="2012-11-16T12:37:00Z"/>
            </w:rPr>
          </w:rPrChange>
        </w:rPr>
      </w:pPr>
      <w:del w:id="5174" w:author="frontdesk" w:date="2012-11-16T12:37:00Z">
        <w:r w:rsidRPr="00EE27B1">
          <w:rPr>
            <w:sz w:val="24"/>
            <w:szCs w:val="24"/>
            <w:rPrChange w:id="5175" w:author="Tre" w:date="2012-11-19T09:04:00Z">
              <w:rPr>
                <w:color w:val="0000FF"/>
                <w:u w:val="single"/>
              </w:rPr>
            </w:rPrChange>
          </w:rPr>
          <w:delText>(Rule Breaker)</w:delText>
        </w:r>
        <w:r w:rsidRPr="00EE27B1" w:rsidDel="009F5790">
          <w:rPr>
            <w:i/>
            <w:sz w:val="24"/>
            <w:szCs w:val="24"/>
            <w:rPrChange w:id="5176" w:author="Tre" w:date="2012-11-19T09:04:00Z">
              <w:rPr>
                <w:i/>
                <w:color w:val="0000FF"/>
                <w:u w:val="single"/>
              </w:rPr>
            </w:rPrChange>
          </w:rPr>
          <w:fldChar w:fldCharType="begin"/>
        </w:r>
        <w:r w:rsidRPr="00EE27B1">
          <w:rPr>
            <w:i/>
            <w:sz w:val="24"/>
            <w:szCs w:val="24"/>
            <w:rPrChange w:id="5177" w:author="Tre" w:date="2012-11-19T09:04:00Z">
              <w:rPr>
                <w:i/>
                <w:color w:val="0000FF"/>
                <w:u w:val="single"/>
              </w:rPr>
            </w:rPrChange>
          </w:rPr>
          <w:delInstrText xml:space="preserve"> MERGEFIELD Rule_Breaker_Description </w:delInstrText>
        </w:r>
        <w:r w:rsidRPr="00EE27B1" w:rsidDel="009F5790">
          <w:rPr>
            <w:i/>
            <w:sz w:val="24"/>
            <w:szCs w:val="24"/>
            <w:rPrChange w:id="5178" w:author="Tre" w:date="2012-11-19T09:04:00Z">
              <w:rPr>
                <w:i/>
                <w:color w:val="0000FF"/>
                <w:u w:val="single"/>
              </w:rPr>
            </w:rPrChange>
          </w:rPr>
          <w:fldChar w:fldCharType="separate"/>
        </w:r>
        <w:r w:rsidRPr="00EE27B1">
          <w:rPr>
            <w:i/>
            <w:noProof/>
            <w:sz w:val="24"/>
            <w:szCs w:val="24"/>
            <w:rPrChange w:id="5179" w:author="Tre" w:date="2012-11-19T09:04:00Z">
              <w:rPr>
                <w:i/>
                <w:noProof/>
                <w:color w:val="0000FF"/>
                <w:u w:val="single"/>
              </w:rPr>
            </w:rPrChange>
          </w:rPr>
          <w:delText>Character can control gravity in an area that they can see. They would be able to control how gravity affects objects or people in an area around the character.</w:delText>
        </w:r>
        <w:r w:rsidRPr="00EE27B1" w:rsidDel="009F5790">
          <w:rPr>
            <w:i/>
            <w:sz w:val="24"/>
            <w:szCs w:val="24"/>
            <w:rPrChange w:id="5180" w:author="Tre" w:date="2012-11-19T09:04:00Z">
              <w:rPr>
                <w:i/>
                <w:color w:val="0000FF"/>
                <w:u w:val="single"/>
              </w:rPr>
            </w:rPrChange>
          </w:rPr>
          <w:fldChar w:fldCharType="end"/>
        </w:r>
        <w:r w:rsidRPr="00EE27B1">
          <w:rPr>
            <w:sz w:val="24"/>
            <w:szCs w:val="24"/>
            <w:rPrChange w:id="5181" w:author="Tre" w:date="2012-11-19T09:04:00Z">
              <w:rPr>
                <w:color w:val="0000FF"/>
                <w:u w:val="single"/>
              </w:rPr>
            </w:rPrChange>
          </w:rPr>
          <w:delText xml:space="preserve"> </w:delText>
        </w:r>
        <w:r w:rsidRPr="00EE27B1" w:rsidDel="009F5790">
          <w:rPr>
            <w:sz w:val="24"/>
            <w:szCs w:val="24"/>
            <w:rPrChange w:id="5182" w:author="Tre" w:date="2012-11-19T09:04:00Z">
              <w:rPr>
                <w:color w:val="0000FF"/>
                <w:u w:val="single"/>
              </w:rPr>
            </w:rPrChange>
          </w:rPr>
          <w:fldChar w:fldCharType="begin"/>
        </w:r>
        <w:r w:rsidRPr="00EE27B1">
          <w:rPr>
            <w:sz w:val="24"/>
            <w:szCs w:val="24"/>
            <w:rPrChange w:id="5183" w:author="Tre" w:date="2012-11-19T09:04:00Z">
              <w:rPr>
                <w:color w:val="0000FF"/>
                <w:u w:val="single"/>
              </w:rPr>
            </w:rPrChange>
          </w:rPr>
          <w:delInstrText xml:space="preserve"> NEXT  \* MERGEFORMAT </w:delInstrText>
        </w:r>
        <w:r w:rsidRPr="00EE27B1" w:rsidDel="009F5790">
          <w:rPr>
            <w:sz w:val="24"/>
            <w:szCs w:val="24"/>
            <w:rPrChange w:id="5184" w:author="Tre" w:date="2012-11-19T09:04:00Z">
              <w:rPr>
                <w:color w:val="0000FF"/>
                <w:u w:val="single"/>
              </w:rPr>
            </w:rPrChange>
          </w:rPr>
          <w:fldChar w:fldCharType="end"/>
        </w:r>
      </w:del>
    </w:p>
    <w:p w:rsidR="001F7E3F" w:rsidRPr="00880A1F" w:rsidRDefault="001F7E3F">
      <w:pPr>
        <w:pStyle w:val="MatrixSuperfluous"/>
        <w:rPr>
          <w:del w:id="5185" w:author="frontdesk" w:date="2012-11-16T12:37:00Z"/>
          <w:sz w:val="24"/>
          <w:szCs w:val="24"/>
          <w:rPrChange w:id="5186" w:author="Tre" w:date="2012-11-19T09:04:00Z">
            <w:rPr>
              <w:del w:id="5187" w:author="frontdesk" w:date="2012-11-16T12:37:00Z"/>
            </w:rPr>
          </w:rPrChange>
        </w:rPr>
      </w:pPr>
    </w:p>
    <w:p w:rsidR="001F7E3F" w:rsidRPr="00880A1F" w:rsidRDefault="00EE27B1">
      <w:pPr>
        <w:pStyle w:val="MatrixSuperfluous"/>
        <w:rPr>
          <w:del w:id="5188" w:author="frontdesk" w:date="2012-11-16T12:37:00Z"/>
          <w:sz w:val="24"/>
          <w:szCs w:val="24"/>
          <w:rPrChange w:id="5189" w:author="Tre" w:date="2012-11-19T09:04:00Z">
            <w:rPr>
              <w:del w:id="5190" w:author="frontdesk" w:date="2012-11-16T12:37:00Z"/>
            </w:rPr>
          </w:rPrChange>
        </w:rPr>
      </w:pPr>
      <w:del w:id="5191" w:author="frontdesk" w:date="2012-11-16T12:37:00Z">
        <w:r w:rsidRPr="00EE27B1">
          <w:rPr>
            <w:sz w:val="24"/>
            <w:szCs w:val="24"/>
            <w:rPrChange w:id="5192" w:author="Tre" w:date="2012-11-19T09:04:00Z">
              <w:rPr>
                <w:color w:val="0000FF"/>
                <w:u w:val="single"/>
              </w:rPr>
            </w:rPrChange>
          </w:rPr>
          <w:delText>Matrix Feat “</w:delText>
        </w:r>
        <w:r w:rsidRPr="00EE27B1" w:rsidDel="009F5790">
          <w:rPr>
            <w:i/>
            <w:sz w:val="24"/>
            <w:szCs w:val="24"/>
            <w:rPrChange w:id="5193" w:author="Tre" w:date="2012-11-19T09:04:00Z">
              <w:rPr>
                <w:i/>
                <w:color w:val="0000FF"/>
                <w:u w:val="single"/>
              </w:rPr>
            </w:rPrChange>
          </w:rPr>
          <w:fldChar w:fldCharType="begin"/>
        </w:r>
        <w:r w:rsidRPr="00EE27B1">
          <w:rPr>
            <w:i/>
            <w:sz w:val="24"/>
            <w:szCs w:val="24"/>
            <w:rPrChange w:id="5194" w:author="Tre" w:date="2012-11-19T09:04:00Z">
              <w:rPr>
                <w:i/>
                <w:color w:val="0000FF"/>
                <w:u w:val="single"/>
              </w:rPr>
            </w:rPrChange>
          </w:rPr>
          <w:delInstrText xml:space="preserve"> MERGEFIELD Skill </w:delInstrText>
        </w:r>
        <w:r w:rsidRPr="00EE27B1" w:rsidDel="009F5790">
          <w:rPr>
            <w:i/>
            <w:sz w:val="24"/>
            <w:szCs w:val="24"/>
            <w:rPrChange w:id="5195" w:author="Tre" w:date="2012-11-19T09:04:00Z">
              <w:rPr>
                <w:i/>
                <w:color w:val="0000FF"/>
                <w:u w:val="single"/>
              </w:rPr>
            </w:rPrChange>
          </w:rPr>
          <w:fldChar w:fldCharType="separate"/>
        </w:r>
        <w:r w:rsidRPr="00EE27B1">
          <w:rPr>
            <w:i/>
            <w:noProof/>
            <w:sz w:val="24"/>
            <w:szCs w:val="24"/>
            <w:rPrChange w:id="5196" w:author="Tre" w:date="2012-11-19T09:04:00Z">
              <w:rPr>
                <w:i/>
                <w:noProof/>
                <w:color w:val="0000FF"/>
                <w:u w:val="single"/>
              </w:rPr>
            </w:rPrChange>
          </w:rPr>
          <w:delText>Control Plant(s)</w:delText>
        </w:r>
        <w:r w:rsidRPr="00EE27B1" w:rsidDel="009F5790">
          <w:rPr>
            <w:i/>
            <w:sz w:val="24"/>
            <w:szCs w:val="24"/>
            <w:rPrChange w:id="5197" w:author="Tre" w:date="2012-11-19T09:04:00Z">
              <w:rPr>
                <w:i/>
                <w:color w:val="0000FF"/>
                <w:u w:val="single"/>
              </w:rPr>
            </w:rPrChange>
          </w:rPr>
          <w:fldChar w:fldCharType="end"/>
        </w:r>
        <w:r w:rsidRPr="00EE27B1">
          <w:rPr>
            <w:sz w:val="24"/>
            <w:szCs w:val="24"/>
            <w:rPrChange w:id="5198" w:author="Tre" w:date="2012-11-19T09:04:00Z">
              <w:rPr>
                <w:color w:val="0000FF"/>
                <w:u w:val="single"/>
              </w:rPr>
            </w:rPrChange>
          </w:rPr>
          <w:delText>” – [Cyberzen]</w:delText>
        </w:r>
      </w:del>
    </w:p>
    <w:p w:rsidR="001F7E3F" w:rsidRPr="00880A1F" w:rsidRDefault="00EE27B1">
      <w:pPr>
        <w:pStyle w:val="MatrixSuperfluous"/>
        <w:rPr>
          <w:del w:id="5199" w:author="frontdesk" w:date="2012-11-16T12:37:00Z"/>
          <w:sz w:val="24"/>
          <w:szCs w:val="24"/>
          <w:rPrChange w:id="5200" w:author="Tre" w:date="2012-11-19T09:04:00Z">
            <w:rPr>
              <w:del w:id="5201" w:author="frontdesk" w:date="2012-11-16T12:37:00Z"/>
            </w:rPr>
          </w:rPrChange>
        </w:rPr>
      </w:pPr>
      <w:del w:id="5202" w:author="frontdesk" w:date="2012-11-16T12:37:00Z">
        <w:r w:rsidRPr="00EE27B1">
          <w:rPr>
            <w:sz w:val="24"/>
            <w:szCs w:val="24"/>
            <w:rPrChange w:id="5203" w:author="Tre" w:date="2012-11-19T09:04:00Z">
              <w:rPr>
                <w:color w:val="0000FF"/>
                <w:u w:val="single"/>
              </w:rPr>
            </w:rPrChange>
          </w:rPr>
          <w:delText xml:space="preserve">(Rule Bender) </w:delText>
        </w:r>
        <w:r w:rsidRPr="00EE27B1" w:rsidDel="009F5790">
          <w:rPr>
            <w:i/>
            <w:sz w:val="24"/>
            <w:szCs w:val="24"/>
            <w:rPrChange w:id="5204" w:author="Tre" w:date="2012-11-19T09:04:00Z">
              <w:rPr>
                <w:i/>
                <w:color w:val="0000FF"/>
                <w:u w:val="single"/>
              </w:rPr>
            </w:rPrChange>
          </w:rPr>
          <w:fldChar w:fldCharType="begin"/>
        </w:r>
        <w:r w:rsidRPr="00EE27B1">
          <w:rPr>
            <w:i/>
            <w:sz w:val="24"/>
            <w:szCs w:val="24"/>
            <w:rPrChange w:id="5205" w:author="Tre" w:date="2012-11-19T09:04:00Z">
              <w:rPr>
                <w:i/>
                <w:color w:val="0000FF"/>
                <w:u w:val="single"/>
              </w:rPr>
            </w:rPrChange>
          </w:rPr>
          <w:delInstrText xml:space="preserve"> MERGEFIELD Rule_Bender_Description </w:delInstrText>
        </w:r>
        <w:r w:rsidRPr="00EE27B1" w:rsidDel="009F5790">
          <w:rPr>
            <w:i/>
            <w:sz w:val="24"/>
            <w:szCs w:val="24"/>
            <w:rPrChange w:id="5206" w:author="Tre" w:date="2012-11-19T09:04:00Z">
              <w:rPr>
                <w:i/>
                <w:color w:val="0000FF"/>
                <w:u w:val="single"/>
              </w:rPr>
            </w:rPrChange>
          </w:rPr>
          <w:fldChar w:fldCharType="separate"/>
        </w:r>
        <w:r w:rsidRPr="00EE27B1">
          <w:rPr>
            <w:i/>
            <w:noProof/>
            <w:sz w:val="24"/>
            <w:szCs w:val="24"/>
            <w:rPrChange w:id="5207" w:author="Tre" w:date="2012-11-19T09:04:00Z">
              <w:rPr>
                <w:i/>
                <w:noProof/>
                <w:color w:val="0000FF"/>
                <w:u w:val="single"/>
              </w:rPr>
            </w:rPrChange>
          </w:rPr>
          <w:delText>Character can touch a plant and make it grow, or move a certain direction. Think of the plant reaching towards the sun, but the character can make that happen rapidly.</w:delText>
        </w:r>
        <w:r w:rsidRPr="00EE27B1" w:rsidDel="009F5790">
          <w:rPr>
            <w:i/>
            <w:sz w:val="24"/>
            <w:szCs w:val="24"/>
            <w:rPrChange w:id="5208" w:author="Tre" w:date="2012-11-19T09:04:00Z">
              <w:rPr>
                <w:i/>
                <w:color w:val="0000FF"/>
                <w:u w:val="single"/>
              </w:rPr>
            </w:rPrChange>
          </w:rPr>
          <w:fldChar w:fldCharType="end"/>
        </w:r>
      </w:del>
    </w:p>
    <w:p w:rsidR="001F7E3F" w:rsidRPr="00880A1F" w:rsidRDefault="00EE27B1">
      <w:pPr>
        <w:pStyle w:val="MatrixSuperfluous"/>
        <w:rPr>
          <w:del w:id="5209" w:author="frontdesk" w:date="2012-11-16T12:37:00Z"/>
          <w:sz w:val="24"/>
          <w:szCs w:val="24"/>
          <w:rPrChange w:id="5210" w:author="Tre" w:date="2012-11-19T09:04:00Z">
            <w:rPr>
              <w:del w:id="5211" w:author="frontdesk" w:date="2012-11-16T12:37:00Z"/>
            </w:rPr>
          </w:rPrChange>
        </w:rPr>
      </w:pPr>
      <w:del w:id="5212" w:author="frontdesk" w:date="2012-11-16T12:37:00Z">
        <w:r w:rsidRPr="00EE27B1">
          <w:rPr>
            <w:sz w:val="24"/>
            <w:szCs w:val="24"/>
            <w:rPrChange w:id="5213" w:author="Tre" w:date="2012-11-19T09:04:00Z">
              <w:rPr>
                <w:color w:val="0000FF"/>
                <w:u w:val="single"/>
              </w:rPr>
            </w:rPrChange>
          </w:rPr>
          <w:delText>(Rule Breaker)</w:delText>
        </w:r>
        <w:r w:rsidRPr="00EE27B1" w:rsidDel="009F5790">
          <w:rPr>
            <w:i/>
            <w:sz w:val="24"/>
            <w:szCs w:val="24"/>
            <w:rPrChange w:id="5214" w:author="Tre" w:date="2012-11-19T09:04:00Z">
              <w:rPr>
                <w:i/>
                <w:color w:val="0000FF"/>
                <w:u w:val="single"/>
              </w:rPr>
            </w:rPrChange>
          </w:rPr>
          <w:fldChar w:fldCharType="begin"/>
        </w:r>
        <w:r w:rsidRPr="00EE27B1">
          <w:rPr>
            <w:i/>
            <w:sz w:val="24"/>
            <w:szCs w:val="24"/>
            <w:rPrChange w:id="5215" w:author="Tre" w:date="2012-11-19T09:04:00Z">
              <w:rPr>
                <w:i/>
                <w:color w:val="0000FF"/>
                <w:u w:val="single"/>
              </w:rPr>
            </w:rPrChange>
          </w:rPr>
          <w:delInstrText xml:space="preserve"> MERGEFIELD Rule_Breaker_Description </w:delInstrText>
        </w:r>
        <w:r w:rsidRPr="00EE27B1" w:rsidDel="009F5790">
          <w:rPr>
            <w:i/>
            <w:sz w:val="24"/>
            <w:szCs w:val="24"/>
            <w:rPrChange w:id="5216" w:author="Tre" w:date="2012-11-19T09:04:00Z">
              <w:rPr>
                <w:i/>
                <w:color w:val="0000FF"/>
                <w:u w:val="single"/>
              </w:rPr>
            </w:rPrChange>
          </w:rPr>
          <w:fldChar w:fldCharType="separate"/>
        </w:r>
        <w:r w:rsidRPr="00EE27B1">
          <w:rPr>
            <w:i/>
            <w:noProof/>
            <w:sz w:val="24"/>
            <w:szCs w:val="24"/>
            <w:rPrChange w:id="5217" w:author="Tre" w:date="2012-11-19T09:04:00Z">
              <w:rPr>
                <w:i/>
                <w:noProof/>
                <w:color w:val="0000FF"/>
                <w:u w:val="single"/>
              </w:rPr>
            </w:rPrChange>
          </w:rPr>
          <w:delText>Character can make the plant grow or wither at will. They do this by focusing on the plant(s). GM discretion as to whether the character could affect an entire acre or farm of crops.</w:delText>
        </w:r>
        <w:r w:rsidRPr="00EE27B1" w:rsidDel="009F5790">
          <w:rPr>
            <w:i/>
            <w:sz w:val="24"/>
            <w:szCs w:val="24"/>
            <w:rPrChange w:id="5218" w:author="Tre" w:date="2012-11-19T09:04:00Z">
              <w:rPr>
                <w:i/>
                <w:color w:val="0000FF"/>
                <w:u w:val="single"/>
              </w:rPr>
            </w:rPrChange>
          </w:rPr>
          <w:fldChar w:fldCharType="end"/>
        </w:r>
        <w:r w:rsidRPr="00EE27B1">
          <w:rPr>
            <w:sz w:val="24"/>
            <w:szCs w:val="24"/>
            <w:rPrChange w:id="5219" w:author="Tre" w:date="2012-11-19T09:04:00Z">
              <w:rPr>
                <w:color w:val="0000FF"/>
                <w:u w:val="single"/>
              </w:rPr>
            </w:rPrChange>
          </w:rPr>
          <w:delText xml:space="preserve"> </w:delText>
        </w:r>
        <w:r w:rsidRPr="00EE27B1" w:rsidDel="009F5790">
          <w:rPr>
            <w:sz w:val="24"/>
            <w:szCs w:val="24"/>
            <w:rPrChange w:id="5220" w:author="Tre" w:date="2012-11-19T09:04:00Z">
              <w:rPr>
                <w:color w:val="0000FF"/>
                <w:u w:val="single"/>
              </w:rPr>
            </w:rPrChange>
          </w:rPr>
          <w:fldChar w:fldCharType="begin"/>
        </w:r>
        <w:r w:rsidRPr="00EE27B1">
          <w:rPr>
            <w:sz w:val="24"/>
            <w:szCs w:val="24"/>
            <w:rPrChange w:id="5221" w:author="Tre" w:date="2012-11-19T09:04:00Z">
              <w:rPr>
                <w:color w:val="0000FF"/>
                <w:u w:val="single"/>
              </w:rPr>
            </w:rPrChange>
          </w:rPr>
          <w:delInstrText xml:space="preserve"> NEXT  \* MERGEFORMAT </w:delInstrText>
        </w:r>
        <w:r w:rsidRPr="00EE27B1" w:rsidDel="009F5790">
          <w:rPr>
            <w:sz w:val="24"/>
            <w:szCs w:val="24"/>
            <w:rPrChange w:id="5222" w:author="Tre" w:date="2012-11-19T09:04:00Z">
              <w:rPr>
                <w:color w:val="0000FF"/>
                <w:u w:val="single"/>
              </w:rPr>
            </w:rPrChange>
          </w:rPr>
          <w:fldChar w:fldCharType="end"/>
        </w:r>
      </w:del>
    </w:p>
    <w:p w:rsidR="001F7E3F" w:rsidRPr="00880A1F" w:rsidRDefault="001F7E3F">
      <w:pPr>
        <w:pStyle w:val="MatrixSuperfluous"/>
        <w:rPr>
          <w:del w:id="5223" w:author="frontdesk" w:date="2012-11-16T12:37:00Z"/>
          <w:sz w:val="24"/>
          <w:szCs w:val="24"/>
          <w:rPrChange w:id="5224" w:author="Tre" w:date="2012-11-19T09:04:00Z">
            <w:rPr>
              <w:del w:id="5225" w:author="frontdesk" w:date="2012-11-16T12:37:00Z"/>
            </w:rPr>
          </w:rPrChange>
        </w:rPr>
      </w:pPr>
    </w:p>
    <w:p w:rsidR="001F7E3F" w:rsidRPr="00880A1F" w:rsidRDefault="00EE27B1">
      <w:pPr>
        <w:pStyle w:val="MatrixSuperfluous"/>
        <w:rPr>
          <w:del w:id="5226" w:author="frontdesk" w:date="2012-11-16T12:37:00Z"/>
          <w:sz w:val="24"/>
          <w:szCs w:val="24"/>
          <w:rPrChange w:id="5227" w:author="Tre" w:date="2012-11-19T09:04:00Z">
            <w:rPr>
              <w:del w:id="5228" w:author="frontdesk" w:date="2012-11-16T12:37:00Z"/>
            </w:rPr>
          </w:rPrChange>
        </w:rPr>
      </w:pPr>
      <w:del w:id="5229" w:author="frontdesk" w:date="2012-11-16T12:37:00Z">
        <w:r w:rsidRPr="00EE27B1">
          <w:rPr>
            <w:sz w:val="24"/>
            <w:szCs w:val="24"/>
            <w:rPrChange w:id="5230" w:author="Tre" w:date="2012-11-19T09:04:00Z">
              <w:rPr>
                <w:color w:val="0000FF"/>
                <w:u w:val="single"/>
              </w:rPr>
            </w:rPrChange>
          </w:rPr>
          <w:delText>Matrix Feat “</w:delText>
        </w:r>
        <w:r w:rsidRPr="00EE27B1" w:rsidDel="009F5790">
          <w:rPr>
            <w:i/>
            <w:sz w:val="24"/>
            <w:szCs w:val="24"/>
            <w:rPrChange w:id="5231" w:author="Tre" w:date="2012-11-19T09:04:00Z">
              <w:rPr>
                <w:i/>
                <w:color w:val="0000FF"/>
                <w:u w:val="single"/>
              </w:rPr>
            </w:rPrChange>
          </w:rPr>
          <w:fldChar w:fldCharType="begin"/>
        </w:r>
        <w:r w:rsidRPr="00EE27B1">
          <w:rPr>
            <w:i/>
            <w:sz w:val="24"/>
            <w:szCs w:val="24"/>
            <w:rPrChange w:id="5232" w:author="Tre" w:date="2012-11-19T09:04:00Z">
              <w:rPr>
                <w:i/>
                <w:color w:val="0000FF"/>
                <w:u w:val="single"/>
              </w:rPr>
            </w:rPrChange>
          </w:rPr>
          <w:delInstrText xml:space="preserve"> MERGEFIELD Skill </w:delInstrText>
        </w:r>
        <w:r w:rsidRPr="00EE27B1" w:rsidDel="009F5790">
          <w:rPr>
            <w:i/>
            <w:sz w:val="24"/>
            <w:szCs w:val="24"/>
            <w:rPrChange w:id="5233" w:author="Tre" w:date="2012-11-19T09:04:00Z">
              <w:rPr>
                <w:i/>
                <w:color w:val="0000FF"/>
                <w:u w:val="single"/>
              </w:rPr>
            </w:rPrChange>
          </w:rPr>
          <w:fldChar w:fldCharType="separate"/>
        </w:r>
        <w:r w:rsidRPr="00EE27B1">
          <w:rPr>
            <w:i/>
            <w:noProof/>
            <w:sz w:val="24"/>
            <w:szCs w:val="24"/>
            <w:rPrChange w:id="5234" w:author="Tre" w:date="2012-11-19T09:04:00Z">
              <w:rPr>
                <w:i/>
                <w:noProof/>
                <w:color w:val="0000FF"/>
                <w:u w:val="single"/>
              </w:rPr>
            </w:rPrChange>
          </w:rPr>
          <w:delText>Control Weather</w:delText>
        </w:r>
        <w:r w:rsidRPr="00EE27B1" w:rsidDel="009F5790">
          <w:rPr>
            <w:i/>
            <w:sz w:val="24"/>
            <w:szCs w:val="24"/>
            <w:rPrChange w:id="5235" w:author="Tre" w:date="2012-11-19T09:04:00Z">
              <w:rPr>
                <w:i/>
                <w:color w:val="0000FF"/>
                <w:u w:val="single"/>
              </w:rPr>
            </w:rPrChange>
          </w:rPr>
          <w:fldChar w:fldCharType="end"/>
        </w:r>
        <w:r w:rsidRPr="00EE27B1">
          <w:rPr>
            <w:sz w:val="24"/>
            <w:szCs w:val="24"/>
            <w:rPrChange w:id="5236" w:author="Tre" w:date="2012-11-19T09:04:00Z">
              <w:rPr>
                <w:color w:val="0000FF"/>
                <w:u w:val="single"/>
              </w:rPr>
            </w:rPrChange>
          </w:rPr>
          <w:delText>” – [Cyberzen]</w:delText>
        </w:r>
      </w:del>
    </w:p>
    <w:p w:rsidR="001F7E3F" w:rsidRPr="00880A1F" w:rsidRDefault="00EE27B1">
      <w:pPr>
        <w:pStyle w:val="MatrixSuperfluous"/>
        <w:rPr>
          <w:del w:id="5237" w:author="frontdesk" w:date="2012-11-16T12:37:00Z"/>
          <w:sz w:val="24"/>
          <w:szCs w:val="24"/>
          <w:rPrChange w:id="5238" w:author="Tre" w:date="2012-11-19T09:04:00Z">
            <w:rPr>
              <w:del w:id="5239" w:author="frontdesk" w:date="2012-11-16T12:37:00Z"/>
            </w:rPr>
          </w:rPrChange>
        </w:rPr>
      </w:pPr>
      <w:del w:id="5240" w:author="frontdesk" w:date="2012-11-16T12:37:00Z">
        <w:r w:rsidRPr="00EE27B1">
          <w:rPr>
            <w:sz w:val="24"/>
            <w:szCs w:val="24"/>
            <w:rPrChange w:id="5241" w:author="Tre" w:date="2012-11-19T09:04:00Z">
              <w:rPr>
                <w:color w:val="0000FF"/>
                <w:u w:val="single"/>
              </w:rPr>
            </w:rPrChange>
          </w:rPr>
          <w:delText xml:space="preserve">(Rule Bender) </w:delText>
        </w:r>
        <w:r w:rsidRPr="00EE27B1" w:rsidDel="009F5790">
          <w:rPr>
            <w:i/>
            <w:sz w:val="24"/>
            <w:szCs w:val="24"/>
            <w:rPrChange w:id="5242" w:author="Tre" w:date="2012-11-19T09:04:00Z">
              <w:rPr>
                <w:i/>
                <w:color w:val="0000FF"/>
                <w:u w:val="single"/>
              </w:rPr>
            </w:rPrChange>
          </w:rPr>
          <w:fldChar w:fldCharType="begin"/>
        </w:r>
        <w:r w:rsidRPr="00EE27B1">
          <w:rPr>
            <w:i/>
            <w:sz w:val="24"/>
            <w:szCs w:val="24"/>
            <w:rPrChange w:id="5243" w:author="Tre" w:date="2012-11-19T09:04:00Z">
              <w:rPr>
                <w:i/>
                <w:color w:val="0000FF"/>
                <w:u w:val="single"/>
              </w:rPr>
            </w:rPrChange>
          </w:rPr>
          <w:delInstrText xml:space="preserve"> MERGEFIELD Rule_Bender_Description </w:delInstrText>
        </w:r>
        <w:r w:rsidRPr="00EE27B1" w:rsidDel="009F5790">
          <w:rPr>
            <w:i/>
            <w:sz w:val="24"/>
            <w:szCs w:val="24"/>
            <w:rPrChange w:id="5244" w:author="Tre" w:date="2012-11-19T09:04:00Z">
              <w:rPr>
                <w:i/>
                <w:color w:val="0000FF"/>
                <w:u w:val="single"/>
              </w:rPr>
            </w:rPrChange>
          </w:rPr>
          <w:fldChar w:fldCharType="separate"/>
        </w:r>
        <w:r w:rsidRPr="00EE27B1">
          <w:rPr>
            <w:i/>
            <w:noProof/>
            <w:sz w:val="24"/>
            <w:szCs w:val="24"/>
            <w:rPrChange w:id="5245" w:author="Tre" w:date="2012-11-19T09:04:00Z">
              <w:rPr>
                <w:i/>
                <w:noProof/>
                <w:color w:val="0000FF"/>
                <w:u w:val="single"/>
              </w:rPr>
            </w:rPrChange>
          </w:rPr>
          <w:delText>Make a rain storm on a sunny day. The more extreme the weather change to harder it is. Creating clouds in an office building is very difficult too.</w:delText>
        </w:r>
        <w:r w:rsidRPr="00EE27B1" w:rsidDel="009F5790">
          <w:rPr>
            <w:i/>
            <w:sz w:val="24"/>
            <w:szCs w:val="24"/>
            <w:rPrChange w:id="5246" w:author="Tre" w:date="2012-11-19T09:04:00Z">
              <w:rPr>
                <w:i/>
                <w:color w:val="0000FF"/>
                <w:u w:val="single"/>
              </w:rPr>
            </w:rPrChange>
          </w:rPr>
          <w:fldChar w:fldCharType="end"/>
        </w:r>
      </w:del>
    </w:p>
    <w:p w:rsidR="001F7E3F" w:rsidRPr="00880A1F" w:rsidRDefault="00EE27B1">
      <w:pPr>
        <w:pStyle w:val="MatrixSuperfluous"/>
        <w:rPr>
          <w:del w:id="5247" w:author="frontdesk" w:date="2012-11-16T12:37:00Z"/>
          <w:sz w:val="24"/>
          <w:szCs w:val="24"/>
          <w:rPrChange w:id="5248" w:author="Tre" w:date="2012-11-19T09:04:00Z">
            <w:rPr>
              <w:del w:id="5249" w:author="frontdesk" w:date="2012-11-16T12:37:00Z"/>
            </w:rPr>
          </w:rPrChange>
        </w:rPr>
      </w:pPr>
      <w:del w:id="5250" w:author="frontdesk" w:date="2012-11-16T12:37:00Z">
        <w:r w:rsidRPr="00EE27B1">
          <w:rPr>
            <w:sz w:val="24"/>
            <w:szCs w:val="24"/>
            <w:rPrChange w:id="5251" w:author="Tre" w:date="2012-11-19T09:04:00Z">
              <w:rPr>
                <w:color w:val="0000FF"/>
                <w:u w:val="single"/>
              </w:rPr>
            </w:rPrChange>
          </w:rPr>
          <w:delText>(Rule Breaker)</w:delText>
        </w:r>
        <w:r w:rsidRPr="00EE27B1" w:rsidDel="009F5790">
          <w:rPr>
            <w:i/>
            <w:sz w:val="24"/>
            <w:szCs w:val="24"/>
            <w:rPrChange w:id="5252" w:author="Tre" w:date="2012-11-19T09:04:00Z">
              <w:rPr>
                <w:i/>
                <w:color w:val="0000FF"/>
                <w:u w:val="single"/>
              </w:rPr>
            </w:rPrChange>
          </w:rPr>
          <w:fldChar w:fldCharType="begin"/>
        </w:r>
        <w:r w:rsidRPr="00EE27B1">
          <w:rPr>
            <w:i/>
            <w:sz w:val="24"/>
            <w:szCs w:val="24"/>
            <w:rPrChange w:id="5253" w:author="Tre" w:date="2012-11-19T09:04:00Z">
              <w:rPr>
                <w:i/>
                <w:color w:val="0000FF"/>
                <w:u w:val="single"/>
              </w:rPr>
            </w:rPrChange>
          </w:rPr>
          <w:delInstrText xml:space="preserve"> MERGEFIELD Rule_Breaker_Description </w:delInstrText>
        </w:r>
        <w:r w:rsidRPr="00EE27B1" w:rsidDel="009F5790">
          <w:rPr>
            <w:i/>
            <w:sz w:val="24"/>
            <w:szCs w:val="24"/>
            <w:rPrChange w:id="5254" w:author="Tre" w:date="2012-11-19T09:04:00Z">
              <w:rPr>
                <w:i/>
                <w:color w:val="0000FF"/>
                <w:u w:val="single"/>
              </w:rPr>
            </w:rPrChange>
          </w:rPr>
          <w:fldChar w:fldCharType="separate"/>
        </w:r>
        <w:r w:rsidRPr="00EE27B1">
          <w:rPr>
            <w:i/>
            <w:noProof/>
            <w:sz w:val="24"/>
            <w:szCs w:val="24"/>
            <w:rPrChange w:id="5255" w:author="Tre" w:date="2012-11-19T09:04:00Z">
              <w:rPr>
                <w:i/>
                <w:noProof/>
                <w:color w:val="0000FF"/>
                <w:u w:val="single"/>
              </w:rPr>
            </w:rPrChange>
          </w:rPr>
          <w:delText>Without changing the entire weather pattern the person can call lightning to strike in an spot of their choosing. Or the character could call a tornado spiral on a calm day with no other winds around at the same time.</w:delText>
        </w:r>
        <w:r w:rsidRPr="00EE27B1" w:rsidDel="009F5790">
          <w:rPr>
            <w:i/>
            <w:sz w:val="24"/>
            <w:szCs w:val="24"/>
            <w:rPrChange w:id="5256" w:author="Tre" w:date="2012-11-19T09:04:00Z">
              <w:rPr>
                <w:i/>
                <w:color w:val="0000FF"/>
                <w:u w:val="single"/>
              </w:rPr>
            </w:rPrChange>
          </w:rPr>
          <w:fldChar w:fldCharType="end"/>
        </w:r>
        <w:r w:rsidRPr="00EE27B1">
          <w:rPr>
            <w:sz w:val="24"/>
            <w:szCs w:val="24"/>
            <w:rPrChange w:id="5257" w:author="Tre" w:date="2012-11-19T09:04:00Z">
              <w:rPr>
                <w:color w:val="0000FF"/>
                <w:u w:val="single"/>
              </w:rPr>
            </w:rPrChange>
          </w:rPr>
          <w:delText xml:space="preserve"> </w:delText>
        </w:r>
        <w:r w:rsidRPr="00EE27B1" w:rsidDel="009F5790">
          <w:rPr>
            <w:sz w:val="24"/>
            <w:szCs w:val="24"/>
            <w:rPrChange w:id="5258" w:author="Tre" w:date="2012-11-19T09:04:00Z">
              <w:rPr>
                <w:color w:val="0000FF"/>
                <w:u w:val="single"/>
              </w:rPr>
            </w:rPrChange>
          </w:rPr>
          <w:fldChar w:fldCharType="begin"/>
        </w:r>
        <w:r w:rsidRPr="00EE27B1">
          <w:rPr>
            <w:sz w:val="24"/>
            <w:szCs w:val="24"/>
            <w:rPrChange w:id="5259" w:author="Tre" w:date="2012-11-19T09:04:00Z">
              <w:rPr>
                <w:color w:val="0000FF"/>
                <w:u w:val="single"/>
              </w:rPr>
            </w:rPrChange>
          </w:rPr>
          <w:delInstrText xml:space="preserve"> NEXT  \* MERGEFORMAT </w:delInstrText>
        </w:r>
        <w:r w:rsidRPr="00EE27B1" w:rsidDel="009F5790">
          <w:rPr>
            <w:sz w:val="24"/>
            <w:szCs w:val="24"/>
            <w:rPrChange w:id="5260" w:author="Tre" w:date="2012-11-19T09:04:00Z">
              <w:rPr>
                <w:color w:val="0000FF"/>
                <w:u w:val="single"/>
              </w:rPr>
            </w:rPrChange>
          </w:rPr>
          <w:fldChar w:fldCharType="end"/>
        </w:r>
      </w:del>
    </w:p>
    <w:p w:rsidR="001F7E3F" w:rsidRPr="00880A1F" w:rsidRDefault="001F7E3F">
      <w:pPr>
        <w:pStyle w:val="MatrixSuperfluous"/>
        <w:rPr>
          <w:del w:id="5261" w:author="frontdesk" w:date="2012-11-16T12:37:00Z"/>
          <w:sz w:val="24"/>
          <w:szCs w:val="24"/>
          <w:rPrChange w:id="5262" w:author="Tre" w:date="2012-11-19T09:04:00Z">
            <w:rPr>
              <w:del w:id="5263" w:author="frontdesk" w:date="2012-11-16T12:37:00Z"/>
            </w:rPr>
          </w:rPrChange>
        </w:rPr>
      </w:pPr>
    </w:p>
    <w:p w:rsidR="001F7E3F" w:rsidRPr="00880A1F" w:rsidRDefault="00EE27B1">
      <w:pPr>
        <w:pStyle w:val="MatrixSuperfluous"/>
        <w:rPr>
          <w:del w:id="5264" w:author="frontdesk" w:date="2012-11-16T12:37:00Z"/>
          <w:sz w:val="24"/>
          <w:szCs w:val="24"/>
          <w:rPrChange w:id="5265" w:author="Tre" w:date="2012-11-19T09:04:00Z">
            <w:rPr>
              <w:del w:id="5266" w:author="frontdesk" w:date="2012-11-16T12:37:00Z"/>
            </w:rPr>
          </w:rPrChange>
        </w:rPr>
      </w:pPr>
      <w:del w:id="5267" w:author="frontdesk" w:date="2012-11-16T12:37:00Z">
        <w:r w:rsidRPr="00EE27B1">
          <w:rPr>
            <w:sz w:val="24"/>
            <w:szCs w:val="24"/>
            <w:rPrChange w:id="5268" w:author="Tre" w:date="2012-11-19T09:04:00Z">
              <w:rPr>
                <w:color w:val="0000FF"/>
                <w:u w:val="single"/>
              </w:rPr>
            </w:rPrChange>
          </w:rPr>
          <w:delText>Matrix Feat “</w:delText>
        </w:r>
        <w:r w:rsidRPr="00EE27B1" w:rsidDel="009F5790">
          <w:rPr>
            <w:i/>
            <w:sz w:val="24"/>
            <w:szCs w:val="24"/>
            <w:rPrChange w:id="5269" w:author="Tre" w:date="2012-11-19T09:04:00Z">
              <w:rPr>
                <w:i/>
                <w:color w:val="0000FF"/>
                <w:u w:val="single"/>
              </w:rPr>
            </w:rPrChange>
          </w:rPr>
          <w:fldChar w:fldCharType="begin"/>
        </w:r>
        <w:r w:rsidRPr="00EE27B1">
          <w:rPr>
            <w:i/>
            <w:sz w:val="24"/>
            <w:szCs w:val="24"/>
            <w:rPrChange w:id="5270" w:author="Tre" w:date="2012-11-19T09:04:00Z">
              <w:rPr>
                <w:i/>
                <w:color w:val="0000FF"/>
                <w:u w:val="single"/>
              </w:rPr>
            </w:rPrChange>
          </w:rPr>
          <w:delInstrText xml:space="preserve"> MERGEFIELD Skill </w:delInstrText>
        </w:r>
        <w:r w:rsidRPr="00EE27B1" w:rsidDel="009F5790">
          <w:rPr>
            <w:i/>
            <w:sz w:val="24"/>
            <w:szCs w:val="24"/>
            <w:rPrChange w:id="5271" w:author="Tre" w:date="2012-11-19T09:04:00Z">
              <w:rPr>
                <w:i/>
                <w:color w:val="0000FF"/>
                <w:u w:val="single"/>
              </w:rPr>
            </w:rPrChange>
          </w:rPr>
          <w:fldChar w:fldCharType="separate"/>
        </w:r>
        <w:r w:rsidRPr="00EE27B1">
          <w:rPr>
            <w:i/>
            <w:noProof/>
            <w:sz w:val="24"/>
            <w:szCs w:val="24"/>
            <w:rPrChange w:id="5272" w:author="Tre" w:date="2012-11-19T09:04:00Z">
              <w:rPr>
                <w:i/>
                <w:noProof/>
                <w:color w:val="0000FF"/>
                <w:u w:val="single"/>
              </w:rPr>
            </w:rPrChange>
          </w:rPr>
          <w:delText>Create Simple Objects</w:delText>
        </w:r>
        <w:r w:rsidRPr="00EE27B1" w:rsidDel="009F5790">
          <w:rPr>
            <w:i/>
            <w:sz w:val="24"/>
            <w:szCs w:val="24"/>
            <w:rPrChange w:id="5273" w:author="Tre" w:date="2012-11-19T09:04:00Z">
              <w:rPr>
                <w:i/>
                <w:color w:val="0000FF"/>
                <w:u w:val="single"/>
              </w:rPr>
            </w:rPrChange>
          </w:rPr>
          <w:fldChar w:fldCharType="end"/>
        </w:r>
        <w:r w:rsidRPr="00EE27B1">
          <w:rPr>
            <w:sz w:val="24"/>
            <w:szCs w:val="24"/>
            <w:rPrChange w:id="5274" w:author="Tre" w:date="2012-11-19T09:04:00Z">
              <w:rPr>
                <w:color w:val="0000FF"/>
                <w:u w:val="single"/>
              </w:rPr>
            </w:rPrChange>
          </w:rPr>
          <w:delText>” – [Cyberzen]</w:delText>
        </w:r>
      </w:del>
    </w:p>
    <w:p w:rsidR="001F7E3F" w:rsidRPr="00880A1F" w:rsidRDefault="00EE27B1">
      <w:pPr>
        <w:pStyle w:val="MatrixSuperfluous"/>
        <w:rPr>
          <w:del w:id="5275" w:author="frontdesk" w:date="2012-11-16T12:37:00Z"/>
          <w:sz w:val="24"/>
          <w:szCs w:val="24"/>
          <w:rPrChange w:id="5276" w:author="Tre" w:date="2012-11-19T09:04:00Z">
            <w:rPr>
              <w:del w:id="5277" w:author="frontdesk" w:date="2012-11-16T12:37:00Z"/>
            </w:rPr>
          </w:rPrChange>
        </w:rPr>
      </w:pPr>
      <w:del w:id="5278" w:author="frontdesk" w:date="2012-11-16T12:37:00Z">
        <w:r w:rsidRPr="00EE27B1">
          <w:rPr>
            <w:sz w:val="24"/>
            <w:szCs w:val="24"/>
            <w:rPrChange w:id="5279" w:author="Tre" w:date="2012-11-19T09:04:00Z">
              <w:rPr>
                <w:color w:val="0000FF"/>
                <w:u w:val="single"/>
              </w:rPr>
            </w:rPrChange>
          </w:rPr>
          <w:delText xml:space="preserve">(Rule Bender) </w:delText>
        </w:r>
        <w:r w:rsidRPr="00EE27B1" w:rsidDel="009F5790">
          <w:rPr>
            <w:i/>
            <w:sz w:val="24"/>
            <w:szCs w:val="24"/>
            <w:rPrChange w:id="5280" w:author="Tre" w:date="2012-11-19T09:04:00Z">
              <w:rPr>
                <w:i/>
                <w:color w:val="0000FF"/>
                <w:u w:val="single"/>
              </w:rPr>
            </w:rPrChange>
          </w:rPr>
          <w:fldChar w:fldCharType="begin"/>
        </w:r>
        <w:r w:rsidRPr="00EE27B1">
          <w:rPr>
            <w:i/>
            <w:sz w:val="24"/>
            <w:szCs w:val="24"/>
            <w:rPrChange w:id="5281" w:author="Tre" w:date="2012-11-19T09:04:00Z">
              <w:rPr>
                <w:i/>
                <w:color w:val="0000FF"/>
                <w:u w:val="single"/>
              </w:rPr>
            </w:rPrChange>
          </w:rPr>
          <w:delInstrText xml:space="preserve"> MERGEFIELD Rule_Bender_Description </w:delInstrText>
        </w:r>
        <w:r w:rsidRPr="00EE27B1" w:rsidDel="009F5790">
          <w:rPr>
            <w:i/>
            <w:sz w:val="24"/>
            <w:szCs w:val="24"/>
            <w:rPrChange w:id="5282" w:author="Tre" w:date="2012-11-19T09:04:00Z">
              <w:rPr>
                <w:i/>
                <w:color w:val="0000FF"/>
                <w:u w:val="single"/>
              </w:rPr>
            </w:rPrChange>
          </w:rPr>
          <w:fldChar w:fldCharType="separate"/>
        </w:r>
        <w:r w:rsidRPr="00EE27B1">
          <w:rPr>
            <w:i/>
            <w:noProof/>
            <w:sz w:val="24"/>
            <w:szCs w:val="24"/>
            <w:rPrChange w:id="5283" w:author="Tre" w:date="2012-11-19T09:04:00Z">
              <w:rPr>
                <w:i/>
                <w:noProof/>
                <w:color w:val="0000FF"/>
                <w:u w:val="single"/>
              </w:rPr>
            </w:rPrChange>
          </w:rPr>
          <w:delText>The Character can restore simple objects that have been destroyed. For example the character can restore a burnt candle to its original state.</w:delText>
        </w:r>
        <w:r w:rsidRPr="00EE27B1" w:rsidDel="009F5790">
          <w:rPr>
            <w:i/>
            <w:sz w:val="24"/>
            <w:szCs w:val="24"/>
            <w:rPrChange w:id="5284" w:author="Tre" w:date="2012-11-19T09:04:00Z">
              <w:rPr>
                <w:i/>
                <w:color w:val="0000FF"/>
                <w:u w:val="single"/>
              </w:rPr>
            </w:rPrChange>
          </w:rPr>
          <w:fldChar w:fldCharType="end"/>
        </w:r>
      </w:del>
    </w:p>
    <w:p w:rsidR="001F7E3F" w:rsidRPr="00880A1F" w:rsidRDefault="00EE27B1">
      <w:pPr>
        <w:pStyle w:val="MatrixSuperfluous"/>
        <w:rPr>
          <w:del w:id="5285" w:author="frontdesk" w:date="2012-11-16T12:37:00Z"/>
          <w:sz w:val="24"/>
          <w:szCs w:val="24"/>
          <w:rPrChange w:id="5286" w:author="Tre" w:date="2012-11-19T09:04:00Z">
            <w:rPr>
              <w:del w:id="5287" w:author="frontdesk" w:date="2012-11-16T12:37:00Z"/>
            </w:rPr>
          </w:rPrChange>
        </w:rPr>
      </w:pPr>
      <w:del w:id="5288" w:author="frontdesk" w:date="2012-11-16T12:37:00Z">
        <w:r w:rsidRPr="00EE27B1">
          <w:rPr>
            <w:sz w:val="24"/>
            <w:szCs w:val="24"/>
            <w:rPrChange w:id="5289" w:author="Tre" w:date="2012-11-19T09:04:00Z">
              <w:rPr>
                <w:color w:val="0000FF"/>
                <w:u w:val="single"/>
              </w:rPr>
            </w:rPrChange>
          </w:rPr>
          <w:delText>(Rule Breaker)</w:delText>
        </w:r>
        <w:r w:rsidRPr="00EE27B1" w:rsidDel="009F5790">
          <w:rPr>
            <w:i/>
            <w:sz w:val="24"/>
            <w:szCs w:val="24"/>
            <w:rPrChange w:id="5290" w:author="Tre" w:date="2012-11-19T09:04:00Z">
              <w:rPr>
                <w:i/>
                <w:color w:val="0000FF"/>
                <w:u w:val="single"/>
              </w:rPr>
            </w:rPrChange>
          </w:rPr>
          <w:fldChar w:fldCharType="begin"/>
        </w:r>
        <w:r w:rsidRPr="00EE27B1">
          <w:rPr>
            <w:i/>
            <w:sz w:val="24"/>
            <w:szCs w:val="24"/>
            <w:rPrChange w:id="5291" w:author="Tre" w:date="2012-11-19T09:04:00Z">
              <w:rPr>
                <w:i/>
                <w:color w:val="0000FF"/>
                <w:u w:val="single"/>
              </w:rPr>
            </w:rPrChange>
          </w:rPr>
          <w:delInstrText xml:space="preserve"> MERGEFIELD Rule_Breaker_Description </w:delInstrText>
        </w:r>
        <w:r w:rsidRPr="00EE27B1" w:rsidDel="009F5790">
          <w:rPr>
            <w:i/>
            <w:sz w:val="24"/>
            <w:szCs w:val="24"/>
            <w:rPrChange w:id="5292" w:author="Tre" w:date="2012-11-19T09:04:00Z">
              <w:rPr>
                <w:i/>
                <w:color w:val="0000FF"/>
                <w:u w:val="single"/>
              </w:rPr>
            </w:rPrChange>
          </w:rPr>
          <w:fldChar w:fldCharType="separate"/>
        </w:r>
        <w:r w:rsidRPr="00EE27B1">
          <w:rPr>
            <w:i/>
            <w:noProof/>
            <w:sz w:val="24"/>
            <w:szCs w:val="24"/>
            <w:rPrChange w:id="5293" w:author="Tre" w:date="2012-11-19T09:04:00Z">
              <w:rPr>
                <w:i/>
                <w:noProof/>
                <w:color w:val="0000FF"/>
                <w:u w:val="single"/>
              </w:rPr>
            </w:rPrChange>
          </w:rPr>
          <w:delText>With the Gift, the character has the ability to make small simple objects from nothing. Simple objects don't have any moving parts.</w:delText>
        </w:r>
        <w:r w:rsidRPr="00EE27B1" w:rsidDel="009F5790">
          <w:rPr>
            <w:i/>
            <w:sz w:val="24"/>
            <w:szCs w:val="24"/>
            <w:rPrChange w:id="5294" w:author="Tre" w:date="2012-11-19T09:04:00Z">
              <w:rPr>
                <w:i/>
                <w:color w:val="0000FF"/>
                <w:u w:val="single"/>
              </w:rPr>
            </w:rPrChange>
          </w:rPr>
          <w:fldChar w:fldCharType="end"/>
        </w:r>
        <w:r w:rsidRPr="00EE27B1">
          <w:rPr>
            <w:sz w:val="24"/>
            <w:szCs w:val="24"/>
            <w:rPrChange w:id="5295" w:author="Tre" w:date="2012-11-19T09:04:00Z">
              <w:rPr>
                <w:color w:val="0000FF"/>
                <w:u w:val="single"/>
              </w:rPr>
            </w:rPrChange>
          </w:rPr>
          <w:delText xml:space="preserve"> </w:delText>
        </w:r>
        <w:r w:rsidRPr="00EE27B1" w:rsidDel="009F5790">
          <w:rPr>
            <w:sz w:val="24"/>
            <w:szCs w:val="24"/>
            <w:rPrChange w:id="5296" w:author="Tre" w:date="2012-11-19T09:04:00Z">
              <w:rPr>
                <w:color w:val="0000FF"/>
                <w:u w:val="single"/>
              </w:rPr>
            </w:rPrChange>
          </w:rPr>
          <w:fldChar w:fldCharType="begin"/>
        </w:r>
        <w:r w:rsidRPr="00EE27B1">
          <w:rPr>
            <w:sz w:val="24"/>
            <w:szCs w:val="24"/>
            <w:rPrChange w:id="5297" w:author="Tre" w:date="2012-11-19T09:04:00Z">
              <w:rPr>
                <w:color w:val="0000FF"/>
                <w:u w:val="single"/>
              </w:rPr>
            </w:rPrChange>
          </w:rPr>
          <w:delInstrText xml:space="preserve"> NEXT  \* MERGEFORMAT </w:delInstrText>
        </w:r>
        <w:r w:rsidRPr="00EE27B1" w:rsidDel="009F5790">
          <w:rPr>
            <w:sz w:val="24"/>
            <w:szCs w:val="24"/>
            <w:rPrChange w:id="5298" w:author="Tre" w:date="2012-11-19T09:04:00Z">
              <w:rPr>
                <w:color w:val="0000FF"/>
                <w:u w:val="single"/>
              </w:rPr>
            </w:rPrChange>
          </w:rPr>
          <w:fldChar w:fldCharType="end"/>
        </w:r>
      </w:del>
    </w:p>
    <w:p w:rsidR="001F7E3F" w:rsidRPr="00880A1F" w:rsidRDefault="001F7E3F">
      <w:pPr>
        <w:pStyle w:val="MatrixSuperfluous"/>
        <w:rPr>
          <w:del w:id="5299" w:author="frontdesk" w:date="2012-11-16T12:37:00Z"/>
          <w:sz w:val="24"/>
          <w:szCs w:val="24"/>
          <w:rPrChange w:id="5300" w:author="Tre" w:date="2012-11-19T09:04:00Z">
            <w:rPr>
              <w:del w:id="5301" w:author="frontdesk" w:date="2012-11-16T12:37:00Z"/>
            </w:rPr>
          </w:rPrChange>
        </w:rPr>
      </w:pPr>
    </w:p>
    <w:p w:rsidR="001F7E3F" w:rsidRPr="00880A1F" w:rsidRDefault="00EE27B1">
      <w:pPr>
        <w:pStyle w:val="MatrixSuperfluous"/>
        <w:rPr>
          <w:del w:id="5302" w:author="frontdesk" w:date="2012-11-16T12:37:00Z"/>
          <w:sz w:val="24"/>
          <w:szCs w:val="24"/>
          <w:rPrChange w:id="5303" w:author="Tre" w:date="2012-11-19T09:04:00Z">
            <w:rPr>
              <w:del w:id="5304" w:author="frontdesk" w:date="2012-11-16T12:37:00Z"/>
            </w:rPr>
          </w:rPrChange>
        </w:rPr>
      </w:pPr>
      <w:del w:id="5305" w:author="frontdesk" w:date="2012-11-16T12:37:00Z">
        <w:r w:rsidRPr="00EE27B1">
          <w:rPr>
            <w:sz w:val="24"/>
            <w:szCs w:val="24"/>
            <w:rPrChange w:id="5306" w:author="Tre" w:date="2012-11-19T09:04:00Z">
              <w:rPr>
                <w:color w:val="0000FF"/>
                <w:u w:val="single"/>
              </w:rPr>
            </w:rPrChange>
          </w:rPr>
          <w:delText>Matrix Feat “</w:delText>
        </w:r>
        <w:r w:rsidRPr="00EE27B1" w:rsidDel="009F5790">
          <w:rPr>
            <w:i/>
            <w:sz w:val="24"/>
            <w:szCs w:val="24"/>
            <w:rPrChange w:id="5307" w:author="Tre" w:date="2012-11-19T09:04:00Z">
              <w:rPr>
                <w:i/>
                <w:color w:val="0000FF"/>
                <w:u w:val="single"/>
              </w:rPr>
            </w:rPrChange>
          </w:rPr>
          <w:fldChar w:fldCharType="begin"/>
        </w:r>
        <w:r w:rsidRPr="00EE27B1">
          <w:rPr>
            <w:i/>
            <w:sz w:val="24"/>
            <w:szCs w:val="24"/>
            <w:rPrChange w:id="5308" w:author="Tre" w:date="2012-11-19T09:04:00Z">
              <w:rPr>
                <w:i/>
                <w:color w:val="0000FF"/>
                <w:u w:val="single"/>
              </w:rPr>
            </w:rPrChange>
          </w:rPr>
          <w:delInstrText xml:space="preserve"> MERGEFIELD Skill </w:delInstrText>
        </w:r>
        <w:r w:rsidRPr="00EE27B1" w:rsidDel="009F5790">
          <w:rPr>
            <w:i/>
            <w:sz w:val="24"/>
            <w:szCs w:val="24"/>
            <w:rPrChange w:id="5309" w:author="Tre" w:date="2012-11-19T09:04:00Z">
              <w:rPr>
                <w:i/>
                <w:color w:val="0000FF"/>
                <w:u w:val="single"/>
              </w:rPr>
            </w:rPrChange>
          </w:rPr>
          <w:fldChar w:fldCharType="separate"/>
        </w:r>
        <w:r w:rsidRPr="00EE27B1">
          <w:rPr>
            <w:i/>
            <w:noProof/>
            <w:sz w:val="24"/>
            <w:szCs w:val="24"/>
            <w:rPrChange w:id="5310" w:author="Tre" w:date="2012-11-19T09:04:00Z">
              <w:rPr>
                <w:i/>
                <w:noProof/>
                <w:color w:val="0000FF"/>
                <w:u w:val="single"/>
              </w:rPr>
            </w:rPrChange>
          </w:rPr>
          <w:delText>Disguise</w:delText>
        </w:r>
        <w:r w:rsidRPr="00EE27B1" w:rsidDel="009F5790">
          <w:rPr>
            <w:i/>
            <w:sz w:val="24"/>
            <w:szCs w:val="24"/>
            <w:rPrChange w:id="5311" w:author="Tre" w:date="2012-11-19T09:04:00Z">
              <w:rPr>
                <w:i/>
                <w:color w:val="0000FF"/>
                <w:u w:val="single"/>
              </w:rPr>
            </w:rPrChange>
          </w:rPr>
          <w:fldChar w:fldCharType="end"/>
        </w:r>
        <w:r w:rsidRPr="00EE27B1">
          <w:rPr>
            <w:sz w:val="24"/>
            <w:szCs w:val="24"/>
            <w:rPrChange w:id="5312" w:author="Tre" w:date="2012-11-19T09:04:00Z">
              <w:rPr>
                <w:color w:val="0000FF"/>
                <w:u w:val="single"/>
              </w:rPr>
            </w:rPrChange>
          </w:rPr>
          <w:delText>” – [Cyberzen]</w:delText>
        </w:r>
      </w:del>
    </w:p>
    <w:p w:rsidR="001F7E3F" w:rsidRPr="00880A1F" w:rsidRDefault="00EE27B1">
      <w:pPr>
        <w:pStyle w:val="MatrixSuperfluous"/>
        <w:rPr>
          <w:del w:id="5313" w:author="frontdesk" w:date="2012-11-16T12:37:00Z"/>
          <w:sz w:val="24"/>
          <w:szCs w:val="24"/>
          <w:rPrChange w:id="5314" w:author="Tre" w:date="2012-11-19T09:04:00Z">
            <w:rPr>
              <w:del w:id="5315" w:author="frontdesk" w:date="2012-11-16T12:37:00Z"/>
            </w:rPr>
          </w:rPrChange>
        </w:rPr>
      </w:pPr>
      <w:del w:id="5316" w:author="frontdesk" w:date="2012-11-16T12:37:00Z">
        <w:r w:rsidRPr="00EE27B1">
          <w:rPr>
            <w:sz w:val="24"/>
            <w:szCs w:val="24"/>
            <w:rPrChange w:id="5317" w:author="Tre" w:date="2012-11-19T09:04:00Z">
              <w:rPr>
                <w:color w:val="0000FF"/>
                <w:u w:val="single"/>
              </w:rPr>
            </w:rPrChange>
          </w:rPr>
          <w:delText xml:space="preserve">(Rule Bender) </w:delText>
        </w:r>
        <w:r w:rsidRPr="00EE27B1" w:rsidDel="009F5790">
          <w:rPr>
            <w:i/>
            <w:sz w:val="24"/>
            <w:szCs w:val="24"/>
            <w:rPrChange w:id="5318" w:author="Tre" w:date="2012-11-19T09:04:00Z">
              <w:rPr>
                <w:i/>
                <w:color w:val="0000FF"/>
                <w:u w:val="single"/>
              </w:rPr>
            </w:rPrChange>
          </w:rPr>
          <w:fldChar w:fldCharType="begin"/>
        </w:r>
        <w:r w:rsidRPr="00EE27B1">
          <w:rPr>
            <w:i/>
            <w:sz w:val="24"/>
            <w:szCs w:val="24"/>
            <w:rPrChange w:id="5319" w:author="Tre" w:date="2012-11-19T09:04:00Z">
              <w:rPr>
                <w:i/>
                <w:color w:val="0000FF"/>
                <w:u w:val="single"/>
              </w:rPr>
            </w:rPrChange>
          </w:rPr>
          <w:delInstrText xml:space="preserve"> MERGEFIELD Rule_Bender_Description </w:delInstrText>
        </w:r>
        <w:r w:rsidRPr="00EE27B1" w:rsidDel="009F5790">
          <w:rPr>
            <w:i/>
            <w:sz w:val="24"/>
            <w:szCs w:val="24"/>
            <w:rPrChange w:id="5320" w:author="Tre" w:date="2012-11-19T09:04:00Z">
              <w:rPr>
                <w:i/>
                <w:color w:val="0000FF"/>
                <w:u w:val="single"/>
              </w:rPr>
            </w:rPrChange>
          </w:rPr>
          <w:fldChar w:fldCharType="separate"/>
        </w:r>
        <w:r w:rsidRPr="00EE27B1">
          <w:rPr>
            <w:i/>
            <w:noProof/>
            <w:sz w:val="24"/>
            <w:szCs w:val="24"/>
            <w:rPrChange w:id="5321" w:author="Tre" w:date="2012-11-19T09:04:00Z">
              <w:rPr>
                <w:i/>
                <w:noProof/>
                <w:color w:val="0000FF"/>
                <w:u w:val="single"/>
              </w:rPr>
            </w:rPrChange>
          </w:rPr>
          <w:delText>A player can disguise herself to agents and other people within the Matrix. RSI's don’t see the character as she is, but rather as she would like to be seen.</w:delText>
        </w:r>
        <w:r w:rsidRPr="00EE27B1" w:rsidDel="009F5790">
          <w:rPr>
            <w:i/>
            <w:sz w:val="24"/>
            <w:szCs w:val="24"/>
            <w:rPrChange w:id="5322" w:author="Tre" w:date="2012-11-19T09:04:00Z">
              <w:rPr>
                <w:i/>
                <w:color w:val="0000FF"/>
                <w:u w:val="single"/>
              </w:rPr>
            </w:rPrChange>
          </w:rPr>
          <w:fldChar w:fldCharType="end"/>
        </w:r>
      </w:del>
    </w:p>
    <w:p w:rsidR="001F7E3F" w:rsidRPr="00880A1F" w:rsidRDefault="00EE27B1">
      <w:pPr>
        <w:pStyle w:val="MatrixSuperfluous"/>
        <w:rPr>
          <w:del w:id="5323" w:author="frontdesk" w:date="2012-11-16T12:37:00Z"/>
          <w:sz w:val="24"/>
          <w:szCs w:val="24"/>
          <w:rPrChange w:id="5324" w:author="Tre" w:date="2012-11-19T09:04:00Z">
            <w:rPr>
              <w:del w:id="5325" w:author="frontdesk" w:date="2012-11-16T12:37:00Z"/>
            </w:rPr>
          </w:rPrChange>
        </w:rPr>
      </w:pPr>
      <w:del w:id="5326" w:author="frontdesk" w:date="2012-11-16T12:37:00Z">
        <w:r w:rsidRPr="00EE27B1">
          <w:rPr>
            <w:sz w:val="24"/>
            <w:szCs w:val="24"/>
            <w:rPrChange w:id="5327" w:author="Tre" w:date="2012-11-19T09:04:00Z">
              <w:rPr>
                <w:color w:val="0000FF"/>
                <w:u w:val="single"/>
              </w:rPr>
            </w:rPrChange>
          </w:rPr>
          <w:delText>(Rule Breaker)</w:delText>
        </w:r>
        <w:r w:rsidRPr="00EE27B1" w:rsidDel="009F5790">
          <w:rPr>
            <w:i/>
            <w:sz w:val="24"/>
            <w:szCs w:val="24"/>
            <w:rPrChange w:id="5328" w:author="Tre" w:date="2012-11-19T09:04:00Z">
              <w:rPr>
                <w:i/>
                <w:color w:val="0000FF"/>
                <w:u w:val="single"/>
              </w:rPr>
            </w:rPrChange>
          </w:rPr>
          <w:fldChar w:fldCharType="begin"/>
        </w:r>
        <w:r w:rsidRPr="00EE27B1">
          <w:rPr>
            <w:i/>
            <w:sz w:val="24"/>
            <w:szCs w:val="24"/>
            <w:rPrChange w:id="5329" w:author="Tre" w:date="2012-11-19T09:04:00Z">
              <w:rPr>
                <w:i/>
                <w:color w:val="0000FF"/>
                <w:u w:val="single"/>
              </w:rPr>
            </w:rPrChange>
          </w:rPr>
          <w:delInstrText xml:space="preserve"> MERGEFIELD Rule_Breaker_Description </w:delInstrText>
        </w:r>
        <w:r w:rsidRPr="00EE27B1" w:rsidDel="009F5790">
          <w:rPr>
            <w:i/>
            <w:sz w:val="24"/>
            <w:szCs w:val="24"/>
            <w:rPrChange w:id="5330" w:author="Tre" w:date="2012-11-19T09:04:00Z">
              <w:rPr>
                <w:i/>
                <w:color w:val="0000FF"/>
                <w:u w:val="single"/>
              </w:rPr>
            </w:rPrChange>
          </w:rPr>
          <w:fldChar w:fldCharType="separate"/>
        </w:r>
        <w:r w:rsidRPr="00EE27B1">
          <w:rPr>
            <w:i/>
            <w:noProof/>
            <w:sz w:val="24"/>
            <w:szCs w:val="24"/>
            <w:rPrChange w:id="5331" w:author="Tre" w:date="2012-11-19T09:04:00Z">
              <w:rPr>
                <w:i/>
                <w:noProof/>
                <w:color w:val="0000FF"/>
                <w:u w:val="single"/>
              </w:rPr>
            </w:rPrChange>
          </w:rPr>
          <w:delText>Player can change size and weight as much as possible. Alter appendages like wither or remove a leg. Grow a lost appendage back to normal state. Color and hair can disappear. Mimic someone specifically down to the DNA. Undiscernible from the original. Mus</w:delText>
        </w:r>
        <w:r w:rsidRPr="00EE27B1" w:rsidDel="009F5790">
          <w:rPr>
            <w:i/>
            <w:sz w:val="24"/>
            <w:szCs w:val="24"/>
            <w:rPrChange w:id="5332" w:author="Tre" w:date="2012-11-19T09:04:00Z">
              <w:rPr>
                <w:i/>
                <w:color w:val="0000FF"/>
                <w:u w:val="single"/>
              </w:rPr>
            </w:rPrChange>
          </w:rPr>
          <w:fldChar w:fldCharType="end"/>
        </w:r>
        <w:r w:rsidRPr="00EE27B1">
          <w:rPr>
            <w:sz w:val="24"/>
            <w:szCs w:val="24"/>
            <w:rPrChange w:id="5333" w:author="Tre" w:date="2012-11-19T09:04:00Z">
              <w:rPr>
                <w:color w:val="0000FF"/>
                <w:u w:val="single"/>
              </w:rPr>
            </w:rPrChange>
          </w:rPr>
          <w:delText xml:space="preserve"> </w:delText>
        </w:r>
        <w:r w:rsidRPr="00EE27B1" w:rsidDel="009F5790">
          <w:rPr>
            <w:sz w:val="24"/>
            <w:szCs w:val="24"/>
            <w:rPrChange w:id="5334" w:author="Tre" w:date="2012-11-19T09:04:00Z">
              <w:rPr>
                <w:color w:val="0000FF"/>
                <w:u w:val="single"/>
              </w:rPr>
            </w:rPrChange>
          </w:rPr>
          <w:fldChar w:fldCharType="begin"/>
        </w:r>
        <w:r w:rsidRPr="00EE27B1">
          <w:rPr>
            <w:sz w:val="24"/>
            <w:szCs w:val="24"/>
            <w:rPrChange w:id="5335" w:author="Tre" w:date="2012-11-19T09:04:00Z">
              <w:rPr>
                <w:color w:val="0000FF"/>
                <w:u w:val="single"/>
              </w:rPr>
            </w:rPrChange>
          </w:rPr>
          <w:delInstrText xml:space="preserve"> NEXT  \* MERGEFORMAT </w:delInstrText>
        </w:r>
        <w:r w:rsidRPr="00EE27B1" w:rsidDel="009F5790">
          <w:rPr>
            <w:sz w:val="24"/>
            <w:szCs w:val="24"/>
            <w:rPrChange w:id="5336" w:author="Tre" w:date="2012-11-19T09:04:00Z">
              <w:rPr>
                <w:color w:val="0000FF"/>
                <w:u w:val="single"/>
              </w:rPr>
            </w:rPrChange>
          </w:rPr>
          <w:fldChar w:fldCharType="end"/>
        </w:r>
      </w:del>
    </w:p>
    <w:p w:rsidR="001F7E3F" w:rsidRPr="00880A1F" w:rsidRDefault="001F7E3F">
      <w:pPr>
        <w:pStyle w:val="MatrixSuperfluous"/>
        <w:rPr>
          <w:del w:id="5337" w:author="frontdesk" w:date="2012-11-16T12:37:00Z"/>
          <w:sz w:val="24"/>
          <w:szCs w:val="24"/>
          <w:rPrChange w:id="5338" w:author="Tre" w:date="2012-11-19T09:04:00Z">
            <w:rPr>
              <w:del w:id="5339" w:author="frontdesk" w:date="2012-11-16T12:37:00Z"/>
            </w:rPr>
          </w:rPrChange>
        </w:rPr>
      </w:pPr>
    </w:p>
    <w:p w:rsidR="001F7E3F" w:rsidRPr="00880A1F" w:rsidRDefault="00EE27B1">
      <w:pPr>
        <w:pStyle w:val="MatrixSuperfluous"/>
        <w:rPr>
          <w:del w:id="5340" w:author="frontdesk" w:date="2012-11-16T12:37:00Z"/>
          <w:sz w:val="24"/>
          <w:szCs w:val="24"/>
          <w:rPrChange w:id="5341" w:author="Tre" w:date="2012-11-19T09:04:00Z">
            <w:rPr>
              <w:del w:id="5342" w:author="frontdesk" w:date="2012-11-16T12:37:00Z"/>
            </w:rPr>
          </w:rPrChange>
        </w:rPr>
      </w:pPr>
      <w:del w:id="5343" w:author="frontdesk" w:date="2012-11-16T12:37:00Z">
        <w:r w:rsidRPr="00EE27B1">
          <w:rPr>
            <w:sz w:val="24"/>
            <w:szCs w:val="24"/>
            <w:rPrChange w:id="5344" w:author="Tre" w:date="2012-11-19T09:04:00Z">
              <w:rPr>
                <w:color w:val="0000FF"/>
                <w:u w:val="single"/>
              </w:rPr>
            </w:rPrChange>
          </w:rPr>
          <w:delText>Matrix Feat “</w:delText>
        </w:r>
        <w:r w:rsidRPr="00EE27B1" w:rsidDel="009F5790">
          <w:rPr>
            <w:i/>
            <w:sz w:val="24"/>
            <w:szCs w:val="24"/>
            <w:rPrChange w:id="5345" w:author="Tre" w:date="2012-11-19T09:04:00Z">
              <w:rPr>
                <w:i/>
                <w:color w:val="0000FF"/>
                <w:u w:val="single"/>
              </w:rPr>
            </w:rPrChange>
          </w:rPr>
          <w:fldChar w:fldCharType="begin"/>
        </w:r>
        <w:r w:rsidRPr="00EE27B1">
          <w:rPr>
            <w:i/>
            <w:sz w:val="24"/>
            <w:szCs w:val="24"/>
            <w:rPrChange w:id="5346" w:author="Tre" w:date="2012-11-19T09:04:00Z">
              <w:rPr>
                <w:i/>
                <w:color w:val="0000FF"/>
                <w:u w:val="single"/>
              </w:rPr>
            </w:rPrChange>
          </w:rPr>
          <w:delInstrText xml:space="preserve"> MERGEFIELD Skill </w:delInstrText>
        </w:r>
        <w:r w:rsidRPr="00EE27B1" w:rsidDel="009F5790">
          <w:rPr>
            <w:i/>
            <w:sz w:val="24"/>
            <w:szCs w:val="24"/>
            <w:rPrChange w:id="5347" w:author="Tre" w:date="2012-11-19T09:04:00Z">
              <w:rPr>
                <w:i/>
                <w:color w:val="0000FF"/>
                <w:u w:val="single"/>
              </w:rPr>
            </w:rPrChange>
          </w:rPr>
          <w:fldChar w:fldCharType="separate"/>
        </w:r>
        <w:r w:rsidRPr="00EE27B1">
          <w:rPr>
            <w:i/>
            <w:noProof/>
            <w:sz w:val="24"/>
            <w:szCs w:val="24"/>
            <w:rPrChange w:id="5348" w:author="Tre" w:date="2012-11-19T09:04:00Z">
              <w:rPr>
                <w:i/>
                <w:noProof/>
                <w:color w:val="0000FF"/>
                <w:u w:val="single"/>
              </w:rPr>
            </w:rPrChange>
          </w:rPr>
          <w:delText>Dodging Bullets</w:delText>
        </w:r>
        <w:r w:rsidRPr="00EE27B1" w:rsidDel="009F5790">
          <w:rPr>
            <w:i/>
            <w:sz w:val="24"/>
            <w:szCs w:val="24"/>
            <w:rPrChange w:id="5349" w:author="Tre" w:date="2012-11-19T09:04:00Z">
              <w:rPr>
                <w:i/>
                <w:color w:val="0000FF"/>
                <w:u w:val="single"/>
              </w:rPr>
            </w:rPrChange>
          </w:rPr>
          <w:fldChar w:fldCharType="end"/>
        </w:r>
        <w:r w:rsidRPr="00EE27B1">
          <w:rPr>
            <w:sz w:val="24"/>
            <w:szCs w:val="24"/>
            <w:rPrChange w:id="5350" w:author="Tre" w:date="2012-11-19T09:04:00Z">
              <w:rPr>
                <w:color w:val="0000FF"/>
                <w:u w:val="single"/>
              </w:rPr>
            </w:rPrChange>
          </w:rPr>
          <w:delText>” – [Cyberzen]</w:delText>
        </w:r>
      </w:del>
    </w:p>
    <w:p w:rsidR="001F7E3F" w:rsidRPr="00880A1F" w:rsidRDefault="00EE27B1">
      <w:pPr>
        <w:pStyle w:val="MatrixSuperfluous"/>
        <w:rPr>
          <w:del w:id="5351" w:author="frontdesk" w:date="2012-11-16T12:37:00Z"/>
          <w:sz w:val="24"/>
          <w:szCs w:val="24"/>
          <w:rPrChange w:id="5352" w:author="Tre" w:date="2012-11-19T09:04:00Z">
            <w:rPr>
              <w:del w:id="5353" w:author="frontdesk" w:date="2012-11-16T12:37:00Z"/>
            </w:rPr>
          </w:rPrChange>
        </w:rPr>
      </w:pPr>
      <w:del w:id="5354" w:author="frontdesk" w:date="2012-11-16T12:37:00Z">
        <w:r w:rsidRPr="00EE27B1">
          <w:rPr>
            <w:sz w:val="24"/>
            <w:szCs w:val="24"/>
            <w:rPrChange w:id="5355" w:author="Tre" w:date="2012-11-19T09:04:00Z">
              <w:rPr>
                <w:color w:val="0000FF"/>
                <w:u w:val="single"/>
              </w:rPr>
            </w:rPrChange>
          </w:rPr>
          <w:delText xml:space="preserve">(Rule Bender) </w:delText>
        </w:r>
        <w:r w:rsidRPr="00EE27B1" w:rsidDel="009F5790">
          <w:rPr>
            <w:i/>
            <w:sz w:val="24"/>
            <w:szCs w:val="24"/>
            <w:rPrChange w:id="5356" w:author="Tre" w:date="2012-11-19T09:04:00Z">
              <w:rPr>
                <w:i/>
                <w:color w:val="0000FF"/>
                <w:u w:val="single"/>
              </w:rPr>
            </w:rPrChange>
          </w:rPr>
          <w:fldChar w:fldCharType="begin"/>
        </w:r>
        <w:r w:rsidRPr="00EE27B1">
          <w:rPr>
            <w:i/>
            <w:sz w:val="24"/>
            <w:szCs w:val="24"/>
            <w:rPrChange w:id="5357" w:author="Tre" w:date="2012-11-19T09:04:00Z">
              <w:rPr>
                <w:i/>
                <w:color w:val="0000FF"/>
                <w:u w:val="single"/>
              </w:rPr>
            </w:rPrChange>
          </w:rPr>
          <w:delInstrText xml:space="preserve"> MERGEFIELD Rule_Bender_Description </w:delInstrText>
        </w:r>
        <w:r w:rsidRPr="00EE27B1" w:rsidDel="009F5790">
          <w:rPr>
            <w:i/>
            <w:sz w:val="24"/>
            <w:szCs w:val="24"/>
            <w:rPrChange w:id="5358" w:author="Tre" w:date="2012-11-19T09:04:00Z">
              <w:rPr>
                <w:i/>
                <w:color w:val="0000FF"/>
                <w:u w:val="single"/>
              </w:rPr>
            </w:rPrChange>
          </w:rPr>
          <w:fldChar w:fldCharType="separate"/>
        </w:r>
        <w:r w:rsidRPr="00EE27B1">
          <w:rPr>
            <w:i/>
            <w:noProof/>
            <w:sz w:val="24"/>
            <w:szCs w:val="24"/>
            <w:rPrChange w:id="5359" w:author="Tre" w:date="2012-11-19T09:04:00Z">
              <w:rPr>
                <w:i/>
                <w:noProof/>
                <w:color w:val="0000FF"/>
                <w:u w:val="single"/>
              </w:rPr>
            </w:rPrChange>
          </w:rPr>
          <w:delText>Character has an uncanny ability to dodge non-ballistic speed objects. Character can easily dodge bows and arrows until that character gets the gift.</w:delText>
        </w:r>
        <w:r w:rsidRPr="00EE27B1" w:rsidDel="009F5790">
          <w:rPr>
            <w:i/>
            <w:sz w:val="24"/>
            <w:szCs w:val="24"/>
            <w:rPrChange w:id="5360" w:author="Tre" w:date="2012-11-19T09:04:00Z">
              <w:rPr>
                <w:i/>
                <w:color w:val="0000FF"/>
                <w:u w:val="single"/>
              </w:rPr>
            </w:rPrChange>
          </w:rPr>
          <w:fldChar w:fldCharType="end"/>
        </w:r>
      </w:del>
    </w:p>
    <w:p w:rsidR="001F7E3F" w:rsidRPr="00880A1F" w:rsidRDefault="00EE27B1">
      <w:pPr>
        <w:pStyle w:val="MatrixSuperfluous"/>
        <w:rPr>
          <w:del w:id="5361" w:author="frontdesk" w:date="2012-11-16T12:37:00Z"/>
          <w:sz w:val="24"/>
          <w:szCs w:val="24"/>
          <w:rPrChange w:id="5362" w:author="Tre" w:date="2012-11-19T09:04:00Z">
            <w:rPr>
              <w:del w:id="5363" w:author="frontdesk" w:date="2012-11-16T12:37:00Z"/>
            </w:rPr>
          </w:rPrChange>
        </w:rPr>
      </w:pPr>
      <w:del w:id="5364" w:author="frontdesk" w:date="2012-11-16T12:37:00Z">
        <w:r w:rsidRPr="00EE27B1">
          <w:rPr>
            <w:sz w:val="24"/>
            <w:szCs w:val="24"/>
            <w:rPrChange w:id="5365" w:author="Tre" w:date="2012-11-19T09:04:00Z">
              <w:rPr>
                <w:color w:val="0000FF"/>
                <w:u w:val="single"/>
              </w:rPr>
            </w:rPrChange>
          </w:rPr>
          <w:delText>(Rule Breaker)</w:delText>
        </w:r>
        <w:r w:rsidRPr="00EE27B1" w:rsidDel="009F5790">
          <w:rPr>
            <w:i/>
            <w:sz w:val="24"/>
            <w:szCs w:val="24"/>
            <w:rPrChange w:id="5366" w:author="Tre" w:date="2012-11-19T09:04:00Z">
              <w:rPr>
                <w:i/>
                <w:color w:val="0000FF"/>
                <w:u w:val="single"/>
              </w:rPr>
            </w:rPrChange>
          </w:rPr>
          <w:fldChar w:fldCharType="begin"/>
        </w:r>
        <w:r w:rsidRPr="00EE27B1">
          <w:rPr>
            <w:i/>
            <w:sz w:val="24"/>
            <w:szCs w:val="24"/>
            <w:rPrChange w:id="5367" w:author="Tre" w:date="2012-11-19T09:04:00Z">
              <w:rPr>
                <w:i/>
                <w:color w:val="0000FF"/>
                <w:u w:val="single"/>
              </w:rPr>
            </w:rPrChange>
          </w:rPr>
          <w:delInstrText xml:space="preserve"> MERGEFIELD Rule_Breaker_Description </w:delInstrText>
        </w:r>
        <w:r w:rsidRPr="00EE27B1" w:rsidDel="009F5790">
          <w:rPr>
            <w:i/>
            <w:sz w:val="24"/>
            <w:szCs w:val="24"/>
            <w:rPrChange w:id="5368" w:author="Tre" w:date="2012-11-19T09:04:00Z">
              <w:rPr>
                <w:i/>
                <w:color w:val="0000FF"/>
                <w:u w:val="single"/>
              </w:rPr>
            </w:rPrChange>
          </w:rPr>
          <w:fldChar w:fldCharType="separate"/>
        </w:r>
        <w:r w:rsidRPr="00EE27B1">
          <w:rPr>
            <w:i/>
            <w:noProof/>
            <w:sz w:val="24"/>
            <w:szCs w:val="24"/>
            <w:rPrChange w:id="5369" w:author="Tre" w:date="2012-11-19T09:04:00Z">
              <w:rPr>
                <w:i/>
                <w:noProof/>
                <w:color w:val="0000FF"/>
                <w:u w:val="single"/>
              </w:rPr>
            </w:rPrChange>
          </w:rPr>
          <w:delText>With the Gift, the character can dodge ballistics and projectiles fired at them in the Matrix. When a character uses dodge they cannot perform any other actions that turn.</w:delText>
        </w:r>
        <w:r w:rsidRPr="00EE27B1" w:rsidDel="009F5790">
          <w:rPr>
            <w:i/>
            <w:sz w:val="24"/>
            <w:szCs w:val="24"/>
            <w:rPrChange w:id="5370" w:author="Tre" w:date="2012-11-19T09:04:00Z">
              <w:rPr>
                <w:i/>
                <w:color w:val="0000FF"/>
                <w:u w:val="single"/>
              </w:rPr>
            </w:rPrChange>
          </w:rPr>
          <w:fldChar w:fldCharType="end"/>
        </w:r>
        <w:r w:rsidRPr="00EE27B1">
          <w:rPr>
            <w:sz w:val="24"/>
            <w:szCs w:val="24"/>
            <w:rPrChange w:id="5371" w:author="Tre" w:date="2012-11-19T09:04:00Z">
              <w:rPr>
                <w:color w:val="0000FF"/>
                <w:u w:val="single"/>
              </w:rPr>
            </w:rPrChange>
          </w:rPr>
          <w:delText xml:space="preserve"> </w:delText>
        </w:r>
        <w:r w:rsidRPr="00EE27B1" w:rsidDel="009F5790">
          <w:rPr>
            <w:sz w:val="24"/>
            <w:szCs w:val="24"/>
            <w:rPrChange w:id="5372" w:author="Tre" w:date="2012-11-19T09:04:00Z">
              <w:rPr>
                <w:color w:val="0000FF"/>
                <w:u w:val="single"/>
              </w:rPr>
            </w:rPrChange>
          </w:rPr>
          <w:fldChar w:fldCharType="begin"/>
        </w:r>
        <w:r w:rsidRPr="00EE27B1">
          <w:rPr>
            <w:sz w:val="24"/>
            <w:szCs w:val="24"/>
            <w:rPrChange w:id="5373" w:author="Tre" w:date="2012-11-19T09:04:00Z">
              <w:rPr>
                <w:color w:val="0000FF"/>
                <w:u w:val="single"/>
              </w:rPr>
            </w:rPrChange>
          </w:rPr>
          <w:delInstrText xml:space="preserve"> NEXT  \* MERGEFORMAT </w:delInstrText>
        </w:r>
        <w:r w:rsidRPr="00EE27B1" w:rsidDel="009F5790">
          <w:rPr>
            <w:sz w:val="24"/>
            <w:szCs w:val="24"/>
            <w:rPrChange w:id="5374" w:author="Tre" w:date="2012-11-19T09:04:00Z">
              <w:rPr>
                <w:color w:val="0000FF"/>
                <w:u w:val="single"/>
              </w:rPr>
            </w:rPrChange>
          </w:rPr>
          <w:fldChar w:fldCharType="end"/>
        </w:r>
      </w:del>
    </w:p>
    <w:p w:rsidR="001F7E3F" w:rsidRPr="00880A1F" w:rsidRDefault="001F7E3F">
      <w:pPr>
        <w:pStyle w:val="MatrixSuperfluous"/>
        <w:rPr>
          <w:del w:id="5375" w:author="frontdesk" w:date="2012-11-16T12:37:00Z"/>
          <w:sz w:val="24"/>
          <w:szCs w:val="24"/>
          <w:rPrChange w:id="5376" w:author="Tre" w:date="2012-11-19T09:04:00Z">
            <w:rPr>
              <w:del w:id="5377" w:author="frontdesk" w:date="2012-11-16T12:37:00Z"/>
            </w:rPr>
          </w:rPrChange>
        </w:rPr>
      </w:pPr>
    </w:p>
    <w:p w:rsidR="001F7E3F" w:rsidRPr="00880A1F" w:rsidRDefault="00EE27B1">
      <w:pPr>
        <w:pStyle w:val="MatrixSuperfluous"/>
        <w:rPr>
          <w:del w:id="5378" w:author="frontdesk" w:date="2012-11-16T12:37:00Z"/>
          <w:sz w:val="24"/>
          <w:szCs w:val="24"/>
          <w:rPrChange w:id="5379" w:author="Tre" w:date="2012-11-19T09:04:00Z">
            <w:rPr>
              <w:del w:id="5380" w:author="frontdesk" w:date="2012-11-16T12:37:00Z"/>
            </w:rPr>
          </w:rPrChange>
        </w:rPr>
      </w:pPr>
      <w:del w:id="5381" w:author="frontdesk" w:date="2012-11-16T12:37:00Z">
        <w:r w:rsidRPr="00EE27B1">
          <w:rPr>
            <w:sz w:val="24"/>
            <w:szCs w:val="24"/>
            <w:rPrChange w:id="5382" w:author="Tre" w:date="2012-11-19T09:04:00Z">
              <w:rPr>
                <w:color w:val="0000FF"/>
                <w:u w:val="single"/>
              </w:rPr>
            </w:rPrChange>
          </w:rPr>
          <w:delText>Matrix Feat “</w:delText>
        </w:r>
        <w:r w:rsidRPr="00EE27B1" w:rsidDel="009F5790">
          <w:rPr>
            <w:i/>
            <w:sz w:val="24"/>
            <w:szCs w:val="24"/>
            <w:rPrChange w:id="5383" w:author="Tre" w:date="2012-11-19T09:04:00Z">
              <w:rPr>
                <w:i/>
                <w:color w:val="0000FF"/>
                <w:u w:val="single"/>
              </w:rPr>
            </w:rPrChange>
          </w:rPr>
          <w:fldChar w:fldCharType="begin"/>
        </w:r>
        <w:r w:rsidRPr="00EE27B1">
          <w:rPr>
            <w:i/>
            <w:sz w:val="24"/>
            <w:szCs w:val="24"/>
            <w:rPrChange w:id="5384" w:author="Tre" w:date="2012-11-19T09:04:00Z">
              <w:rPr>
                <w:i/>
                <w:color w:val="0000FF"/>
                <w:u w:val="single"/>
              </w:rPr>
            </w:rPrChange>
          </w:rPr>
          <w:delInstrText xml:space="preserve"> MERGEFIELD Skill </w:delInstrText>
        </w:r>
        <w:r w:rsidRPr="00EE27B1" w:rsidDel="009F5790">
          <w:rPr>
            <w:i/>
            <w:sz w:val="24"/>
            <w:szCs w:val="24"/>
            <w:rPrChange w:id="5385" w:author="Tre" w:date="2012-11-19T09:04:00Z">
              <w:rPr>
                <w:i/>
                <w:color w:val="0000FF"/>
                <w:u w:val="single"/>
              </w:rPr>
            </w:rPrChange>
          </w:rPr>
          <w:fldChar w:fldCharType="separate"/>
        </w:r>
        <w:r w:rsidRPr="00EE27B1">
          <w:rPr>
            <w:i/>
            <w:noProof/>
            <w:sz w:val="24"/>
            <w:szCs w:val="24"/>
            <w:rPrChange w:id="5386" w:author="Tre" w:date="2012-11-19T09:04:00Z">
              <w:rPr>
                <w:i/>
                <w:noProof/>
                <w:color w:val="0000FF"/>
                <w:u w:val="single"/>
              </w:rPr>
            </w:rPrChange>
          </w:rPr>
          <w:delText>Eagle Eyes</w:delText>
        </w:r>
        <w:r w:rsidRPr="00EE27B1" w:rsidDel="009F5790">
          <w:rPr>
            <w:i/>
            <w:sz w:val="24"/>
            <w:szCs w:val="24"/>
            <w:rPrChange w:id="5387" w:author="Tre" w:date="2012-11-19T09:04:00Z">
              <w:rPr>
                <w:i/>
                <w:color w:val="0000FF"/>
                <w:u w:val="single"/>
              </w:rPr>
            </w:rPrChange>
          </w:rPr>
          <w:fldChar w:fldCharType="end"/>
        </w:r>
        <w:r w:rsidRPr="00EE27B1">
          <w:rPr>
            <w:sz w:val="24"/>
            <w:szCs w:val="24"/>
            <w:rPrChange w:id="5388" w:author="Tre" w:date="2012-11-19T09:04:00Z">
              <w:rPr>
                <w:color w:val="0000FF"/>
                <w:u w:val="single"/>
              </w:rPr>
            </w:rPrChange>
          </w:rPr>
          <w:delText>” – [Cyberzen]</w:delText>
        </w:r>
      </w:del>
    </w:p>
    <w:p w:rsidR="001F7E3F" w:rsidRPr="00880A1F" w:rsidRDefault="00EE27B1">
      <w:pPr>
        <w:pStyle w:val="MatrixSuperfluous"/>
        <w:rPr>
          <w:del w:id="5389" w:author="frontdesk" w:date="2012-11-16T12:37:00Z"/>
          <w:sz w:val="24"/>
          <w:szCs w:val="24"/>
          <w:rPrChange w:id="5390" w:author="Tre" w:date="2012-11-19T09:04:00Z">
            <w:rPr>
              <w:del w:id="5391" w:author="frontdesk" w:date="2012-11-16T12:37:00Z"/>
            </w:rPr>
          </w:rPrChange>
        </w:rPr>
      </w:pPr>
      <w:del w:id="5392" w:author="frontdesk" w:date="2012-11-16T12:37:00Z">
        <w:r w:rsidRPr="00EE27B1">
          <w:rPr>
            <w:sz w:val="24"/>
            <w:szCs w:val="24"/>
            <w:rPrChange w:id="5393" w:author="Tre" w:date="2012-11-19T09:04:00Z">
              <w:rPr>
                <w:color w:val="0000FF"/>
                <w:u w:val="single"/>
              </w:rPr>
            </w:rPrChange>
          </w:rPr>
          <w:delText xml:space="preserve">(Rule Bender) </w:delText>
        </w:r>
        <w:r w:rsidRPr="00EE27B1" w:rsidDel="009F5790">
          <w:rPr>
            <w:i/>
            <w:sz w:val="24"/>
            <w:szCs w:val="24"/>
            <w:rPrChange w:id="5394" w:author="Tre" w:date="2012-11-19T09:04:00Z">
              <w:rPr>
                <w:i/>
                <w:color w:val="0000FF"/>
                <w:u w:val="single"/>
              </w:rPr>
            </w:rPrChange>
          </w:rPr>
          <w:fldChar w:fldCharType="begin"/>
        </w:r>
        <w:r w:rsidRPr="00EE27B1">
          <w:rPr>
            <w:i/>
            <w:sz w:val="24"/>
            <w:szCs w:val="24"/>
            <w:rPrChange w:id="5395" w:author="Tre" w:date="2012-11-19T09:04:00Z">
              <w:rPr>
                <w:i/>
                <w:color w:val="0000FF"/>
                <w:u w:val="single"/>
              </w:rPr>
            </w:rPrChange>
          </w:rPr>
          <w:delInstrText xml:space="preserve"> MERGEFIELD Rule_Bender_Description </w:delInstrText>
        </w:r>
        <w:r w:rsidRPr="00EE27B1" w:rsidDel="009F5790">
          <w:rPr>
            <w:i/>
            <w:sz w:val="24"/>
            <w:szCs w:val="24"/>
            <w:rPrChange w:id="5396" w:author="Tre" w:date="2012-11-19T09:04:00Z">
              <w:rPr>
                <w:i/>
                <w:color w:val="0000FF"/>
                <w:u w:val="single"/>
              </w:rPr>
            </w:rPrChange>
          </w:rPr>
          <w:fldChar w:fldCharType="separate"/>
        </w:r>
        <w:r w:rsidRPr="00EE27B1">
          <w:rPr>
            <w:i/>
            <w:noProof/>
            <w:sz w:val="24"/>
            <w:szCs w:val="24"/>
            <w:rPrChange w:id="5397" w:author="Tre" w:date="2012-11-19T09:04:00Z">
              <w:rPr>
                <w:i/>
                <w:noProof/>
                <w:color w:val="0000FF"/>
                <w:u w:val="single"/>
              </w:rPr>
            </w:rPrChange>
          </w:rPr>
          <w:delText>Character can see long distances as though they were much closer. It would be possible to read a newspaper article that is a block away as though they were holding the newspaper in their own hands. It gives the user extreme tunnel vision. While using this</w:delText>
        </w:r>
        <w:r w:rsidRPr="00EE27B1" w:rsidDel="009F5790">
          <w:rPr>
            <w:i/>
            <w:sz w:val="24"/>
            <w:szCs w:val="24"/>
            <w:rPrChange w:id="5398" w:author="Tre" w:date="2012-11-19T09:04:00Z">
              <w:rPr>
                <w:i/>
                <w:color w:val="0000FF"/>
                <w:u w:val="single"/>
              </w:rPr>
            </w:rPrChange>
          </w:rPr>
          <w:fldChar w:fldCharType="end"/>
        </w:r>
      </w:del>
    </w:p>
    <w:p w:rsidR="001F7E3F" w:rsidRPr="00880A1F" w:rsidRDefault="00EE27B1">
      <w:pPr>
        <w:pStyle w:val="MatrixSuperfluous"/>
        <w:rPr>
          <w:del w:id="5399" w:author="frontdesk" w:date="2012-11-16T12:37:00Z"/>
          <w:sz w:val="24"/>
          <w:szCs w:val="24"/>
          <w:rPrChange w:id="5400" w:author="Tre" w:date="2012-11-19T09:04:00Z">
            <w:rPr>
              <w:del w:id="5401" w:author="frontdesk" w:date="2012-11-16T12:37:00Z"/>
            </w:rPr>
          </w:rPrChange>
        </w:rPr>
      </w:pPr>
      <w:del w:id="5402" w:author="frontdesk" w:date="2012-11-16T12:37:00Z">
        <w:r w:rsidRPr="00EE27B1">
          <w:rPr>
            <w:sz w:val="24"/>
            <w:szCs w:val="24"/>
            <w:rPrChange w:id="5403" w:author="Tre" w:date="2012-11-19T09:04:00Z">
              <w:rPr>
                <w:color w:val="0000FF"/>
                <w:u w:val="single"/>
              </w:rPr>
            </w:rPrChange>
          </w:rPr>
          <w:delText>(Rule Breaker)</w:delText>
        </w:r>
        <w:r w:rsidRPr="00EE27B1" w:rsidDel="009F5790">
          <w:rPr>
            <w:i/>
            <w:sz w:val="24"/>
            <w:szCs w:val="24"/>
            <w:rPrChange w:id="5404" w:author="Tre" w:date="2012-11-19T09:04:00Z">
              <w:rPr>
                <w:i/>
                <w:color w:val="0000FF"/>
                <w:u w:val="single"/>
              </w:rPr>
            </w:rPrChange>
          </w:rPr>
          <w:fldChar w:fldCharType="begin"/>
        </w:r>
        <w:r w:rsidRPr="00EE27B1">
          <w:rPr>
            <w:i/>
            <w:sz w:val="24"/>
            <w:szCs w:val="24"/>
            <w:rPrChange w:id="5405" w:author="Tre" w:date="2012-11-19T09:04:00Z">
              <w:rPr>
                <w:i/>
                <w:color w:val="0000FF"/>
                <w:u w:val="single"/>
              </w:rPr>
            </w:rPrChange>
          </w:rPr>
          <w:delInstrText xml:space="preserve"> MERGEFIELD Rule_Breaker_Description </w:delInstrText>
        </w:r>
        <w:r w:rsidRPr="00EE27B1" w:rsidDel="009F5790">
          <w:rPr>
            <w:i/>
            <w:sz w:val="24"/>
            <w:szCs w:val="24"/>
            <w:rPrChange w:id="5406" w:author="Tre" w:date="2012-11-19T09:04:00Z">
              <w:rPr>
                <w:i/>
                <w:color w:val="0000FF"/>
                <w:u w:val="single"/>
              </w:rPr>
            </w:rPrChange>
          </w:rPr>
          <w:fldChar w:fldCharType="separate"/>
        </w:r>
        <w:r w:rsidRPr="00EE27B1">
          <w:rPr>
            <w:i/>
            <w:noProof/>
            <w:sz w:val="24"/>
            <w:szCs w:val="24"/>
            <w:rPrChange w:id="5407" w:author="Tre" w:date="2012-11-19T09:04:00Z">
              <w:rPr>
                <w:i/>
                <w:noProof/>
                <w:color w:val="0000FF"/>
                <w:u w:val="single"/>
              </w:rPr>
            </w:rPrChange>
          </w:rPr>
          <w:delText>Character see things as though he had a microscope available. It allows him to use his tunnel vision to magnify things even down to the electron level.</w:delText>
        </w:r>
        <w:r w:rsidRPr="00EE27B1" w:rsidDel="009F5790">
          <w:rPr>
            <w:i/>
            <w:sz w:val="24"/>
            <w:szCs w:val="24"/>
            <w:rPrChange w:id="5408" w:author="Tre" w:date="2012-11-19T09:04:00Z">
              <w:rPr>
                <w:i/>
                <w:color w:val="0000FF"/>
                <w:u w:val="single"/>
              </w:rPr>
            </w:rPrChange>
          </w:rPr>
          <w:fldChar w:fldCharType="end"/>
        </w:r>
        <w:r w:rsidRPr="00EE27B1">
          <w:rPr>
            <w:sz w:val="24"/>
            <w:szCs w:val="24"/>
            <w:rPrChange w:id="5409" w:author="Tre" w:date="2012-11-19T09:04:00Z">
              <w:rPr>
                <w:color w:val="0000FF"/>
                <w:u w:val="single"/>
              </w:rPr>
            </w:rPrChange>
          </w:rPr>
          <w:delText xml:space="preserve"> </w:delText>
        </w:r>
        <w:r w:rsidRPr="00EE27B1" w:rsidDel="009F5790">
          <w:rPr>
            <w:sz w:val="24"/>
            <w:szCs w:val="24"/>
            <w:rPrChange w:id="5410" w:author="Tre" w:date="2012-11-19T09:04:00Z">
              <w:rPr>
                <w:color w:val="0000FF"/>
                <w:u w:val="single"/>
              </w:rPr>
            </w:rPrChange>
          </w:rPr>
          <w:fldChar w:fldCharType="begin"/>
        </w:r>
        <w:r w:rsidRPr="00EE27B1">
          <w:rPr>
            <w:sz w:val="24"/>
            <w:szCs w:val="24"/>
            <w:rPrChange w:id="5411" w:author="Tre" w:date="2012-11-19T09:04:00Z">
              <w:rPr>
                <w:color w:val="0000FF"/>
                <w:u w:val="single"/>
              </w:rPr>
            </w:rPrChange>
          </w:rPr>
          <w:delInstrText xml:space="preserve"> NEXT  \* MERGEFORMAT </w:delInstrText>
        </w:r>
        <w:r w:rsidRPr="00EE27B1" w:rsidDel="009F5790">
          <w:rPr>
            <w:sz w:val="24"/>
            <w:szCs w:val="24"/>
            <w:rPrChange w:id="5412" w:author="Tre" w:date="2012-11-19T09:04:00Z">
              <w:rPr>
                <w:color w:val="0000FF"/>
                <w:u w:val="single"/>
              </w:rPr>
            </w:rPrChange>
          </w:rPr>
          <w:fldChar w:fldCharType="end"/>
        </w:r>
      </w:del>
    </w:p>
    <w:p w:rsidR="001F7E3F" w:rsidRPr="00880A1F" w:rsidRDefault="001F7E3F">
      <w:pPr>
        <w:pStyle w:val="MatrixSuperfluous"/>
        <w:rPr>
          <w:del w:id="5413" w:author="frontdesk" w:date="2012-11-16T12:37:00Z"/>
          <w:sz w:val="24"/>
          <w:szCs w:val="24"/>
          <w:rPrChange w:id="5414" w:author="Tre" w:date="2012-11-19T09:04:00Z">
            <w:rPr>
              <w:del w:id="5415" w:author="frontdesk" w:date="2012-11-16T12:37:00Z"/>
            </w:rPr>
          </w:rPrChange>
        </w:rPr>
      </w:pPr>
    </w:p>
    <w:p w:rsidR="001F7E3F" w:rsidRPr="00880A1F" w:rsidRDefault="00EE27B1">
      <w:pPr>
        <w:pStyle w:val="MatrixSuperfluous"/>
        <w:rPr>
          <w:del w:id="5416" w:author="frontdesk" w:date="2012-11-16T12:37:00Z"/>
          <w:sz w:val="24"/>
          <w:szCs w:val="24"/>
          <w:rPrChange w:id="5417" w:author="Tre" w:date="2012-11-19T09:04:00Z">
            <w:rPr>
              <w:del w:id="5418" w:author="frontdesk" w:date="2012-11-16T12:37:00Z"/>
            </w:rPr>
          </w:rPrChange>
        </w:rPr>
      </w:pPr>
      <w:del w:id="5419" w:author="frontdesk" w:date="2012-11-16T12:37:00Z">
        <w:r w:rsidRPr="00EE27B1">
          <w:rPr>
            <w:sz w:val="24"/>
            <w:szCs w:val="24"/>
            <w:rPrChange w:id="5420" w:author="Tre" w:date="2012-11-19T09:04:00Z">
              <w:rPr>
                <w:color w:val="0000FF"/>
                <w:u w:val="single"/>
              </w:rPr>
            </w:rPrChange>
          </w:rPr>
          <w:delText>Matrix Feat “</w:delText>
        </w:r>
        <w:r w:rsidRPr="00EE27B1" w:rsidDel="009F5790">
          <w:rPr>
            <w:i/>
            <w:sz w:val="24"/>
            <w:szCs w:val="24"/>
            <w:rPrChange w:id="5421" w:author="Tre" w:date="2012-11-19T09:04:00Z">
              <w:rPr>
                <w:i/>
                <w:color w:val="0000FF"/>
                <w:u w:val="single"/>
              </w:rPr>
            </w:rPrChange>
          </w:rPr>
          <w:fldChar w:fldCharType="begin"/>
        </w:r>
        <w:r w:rsidRPr="00EE27B1">
          <w:rPr>
            <w:i/>
            <w:sz w:val="24"/>
            <w:szCs w:val="24"/>
            <w:rPrChange w:id="5422" w:author="Tre" w:date="2012-11-19T09:04:00Z">
              <w:rPr>
                <w:i/>
                <w:color w:val="0000FF"/>
                <w:u w:val="single"/>
              </w:rPr>
            </w:rPrChange>
          </w:rPr>
          <w:delInstrText xml:space="preserve"> MERGEFIELD Skill </w:delInstrText>
        </w:r>
        <w:r w:rsidRPr="00EE27B1" w:rsidDel="009F5790">
          <w:rPr>
            <w:i/>
            <w:sz w:val="24"/>
            <w:szCs w:val="24"/>
            <w:rPrChange w:id="5423" w:author="Tre" w:date="2012-11-19T09:04:00Z">
              <w:rPr>
                <w:i/>
                <w:color w:val="0000FF"/>
                <w:u w:val="single"/>
              </w:rPr>
            </w:rPrChange>
          </w:rPr>
          <w:fldChar w:fldCharType="separate"/>
        </w:r>
        <w:r w:rsidRPr="00EE27B1">
          <w:rPr>
            <w:i/>
            <w:noProof/>
            <w:sz w:val="24"/>
            <w:szCs w:val="24"/>
            <w:rPrChange w:id="5424" w:author="Tre" w:date="2012-11-19T09:04:00Z">
              <w:rPr>
                <w:i/>
                <w:noProof/>
                <w:color w:val="0000FF"/>
                <w:u w:val="single"/>
              </w:rPr>
            </w:rPrChange>
          </w:rPr>
          <w:delText>Enhanced Smell</w:delText>
        </w:r>
        <w:r w:rsidRPr="00EE27B1" w:rsidDel="009F5790">
          <w:rPr>
            <w:i/>
            <w:sz w:val="24"/>
            <w:szCs w:val="24"/>
            <w:rPrChange w:id="5425" w:author="Tre" w:date="2012-11-19T09:04:00Z">
              <w:rPr>
                <w:i/>
                <w:color w:val="0000FF"/>
                <w:u w:val="single"/>
              </w:rPr>
            </w:rPrChange>
          </w:rPr>
          <w:fldChar w:fldCharType="end"/>
        </w:r>
        <w:r w:rsidRPr="00EE27B1">
          <w:rPr>
            <w:sz w:val="24"/>
            <w:szCs w:val="24"/>
            <w:rPrChange w:id="5426" w:author="Tre" w:date="2012-11-19T09:04:00Z">
              <w:rPr>
                <w:color w:val="0000FF"/>
                <w:u w:val="single"/>
              </w:rPr>
            </w:rPrChange>
          </w:rPr>
          <w:delText>” – [Cyberzen]</w:delText>
        </w:r>
      </w:del>
    </w:p>
    <w:p w:rsidR="001F7E3F" w:rsidRPr="00880A1F" w:rsidRDefault="00EE27B1">
      <w:pPr>
        <w:pStyle w:val="MatrixSuperfluous"/>
        <w:rPr>
          <w:del w:id="5427" w:author="frontdesk" w:date="2012-11-16T12:37:00Z"/>
          <w:sz w:val="24"/>
          <w:szCs w:val="24"/>
          <w:rPrChange w:id="5428" w:author="Tre" w:date="2012-11-19T09:04:00Z">
            <w:rPr>
              <w:del w:id="5429" w:author="frontdesk" w:date="2012-11-16T12:37:00Z"/>
            </w:rPr>
          </w:rPrChange>
        </w:rPr>
      </w:pPr>
      <w:del w:id="5430" w:author="frontdesk" w:date="2012-11-16T12:37:00Z">
        <w:r w:rsidRPr="00EE27B1">
          <w:rPr>
            <w:sz w:val="24"/>
            <w:szCs w:val="24"/>
            <w:rPrChange w:id="5431" w:author="Tre" w:date="2012-11-19T09:04:00Z">
              <w:rPr>
                <w:color w:val="0000FF"/>
                <w:u w:val="single"/>
              </w:rPr>
            </w:rPrChange>
          </w:rPr>
          <w:delText xml:space="preserve">(Rule Bender) </w:delText>
        </w:r>
        <w:r w:rsidRPr="00EE27B1" w:rsidDel="009F5790">
          <w:rPr>
            <w:i/>
            <w:sz w:val="24"/>
            <w:szCs w:val="24"/>
            <w:rPrChange w:id="5432" w:author="Tre" w:date="2012-11-19T09:04:00Z">
              <w:rPr>
                <w:i/>
                <w:color w:val="0000FF"/>
                <w:u w:val="single"/>
              </w:rPr>
            </w:rPrChange>
          </w:rPr>
          <w:fldChar w:fldCharType="begin"/>
        </w:r>
        <w:r w:rsidRPr="00EE27B1">
          <w:rPr>
            <w:i/>
            <w:sz w:val="24"/>
            <w:szCs w:val="24"/>
            <w:rPrChange w:id="5433" w:author="Tre" w:date="2012-11-19T09:04:00Z">
              <w:rPr>
                <w:i/>
                <w:color w:val="0000FF"/>
                <w:u w:val="single"/>
              </w:rPr>
            </w:rPrChange>
          </w:rPr>
          <w:delInstrText xml:space="preserve"> MERGEFIELD Rule_Bender_Description </w:delInstrText>
        </w:r>
        <w:r w:rsidRPr="00EE27B1" w:rsidDel="009F5790">
          <w:rPr>
            <w:i/>
            <w:sz w:val="24"/>
            <w:szCs w:val="24"/>
            <w:rPrChange w:id="5434" w:author="Tre" w:date="2012-11-19T09:04:00Z">
              <w:rPr>
                <w:i/>
                <w:color w:val="0000FF"/>
                <w:u w:val="single"/>
              </w:rPr>
            </w:rPrChange>
          </w:rPr>
          <w:fldChar w:fldCharType="separate"/>
        </w:r>
        <w:r w:rsidRPr="00EE27B1">
          <w:rPr>
            <w:i/>
            <w:noProof/>
            <w:sz w:val="24"/>
            <w:szCs w:val="24"/>
            <w:rPrChange w:id="5435" w:author="Tre" w:date="2012-11-19T09:04:00Z">
              <w:rPr>
                <w:i/>
                <w:noProof/>
                <w:color w:val="0000FF"/>
                <w:u w:val="single"/>
              </w:rPr>
            </w:rPrChange>
          </w:rPr>
          <w:delText>Can smell scents like a blood hound. Can use that to track a person or object.</w:delText>
        </w:r>
        <w:r w:rsidRPr="00EE27B1" w:rsidDel="009F5790">
          <w:rPr>
            <w:i/>
            <w:sz w:val="24"/>
            <w:szCs w:val="24"/>
            <w:rPrChange w:id="5436" w:author="Tre" w:date="2012-11-19T09:04:00Z">
              <w:rPr>
                <w:i/>
                <w:color w:val="0000FF"/>
                <w:u w:val="single"/>
              </w:rPr>
            </w:rPrChange>
          </w:rPr>
          <w:fldChar w:fldCharType="end"/>
        </w:r>
      </w:del>
    </w:p>
    <w:p w:rsidR="001F7E3F" w:rsidRPr="00880A1F" w:rsidRDefault="00EE27B1">
      <w:pPr>
        <w:pStyle w:val="MatrixSuperfluous"/>
        <w:rPr>
          <w:del w:id="5437" w:author="frontdesk" w:date="2012-11-16T12:37:00Z"/>
          <w:sz w:val="24"/>
          <w:szCs w:val="24"/>
          <w:rPrChange w:id="5438" w:author="Tre" w:date="2012-11-19T09:04:00Z">
            <w:rPr>
              <w:del w:id="5439" w:author="frontdesk" w:date="2012-11-16T12:37:00Z"/>
            </w:rPr>
          </w:rPrChange>
        </w:rPr>
      </w:pPr>
      <w:del w:id="5440" w:author="frontdesk" w:date="2012-11-16T12:37:00Z">
        <w:r w:rsidRPr="00EE27B1">
          <w:rPr>
            <w:sz w:val="24"/>
            <w:szCs w:val="24"/>
            <w:rPrChange w:id="5441" w:author="Tre" w:date="2012-11-19T09:04:00Z">
              <w:rPr>
                <w:color w:val="0000FF"/>
                <w:u w:val="single"/>
              </w:rPr>
            </w:rPrChange>
          </w:rPr>
          <w:lastRenderedPageBreak/>
          <w:delText>(Rule Breaker)</w:delText>
        </w:r>
        <w:r w:rsidRPr="00EE27B1" w:rsidDel="009F5790">
          <w:rPr>
            <w:i/>
            <w:sz w:val="24"/>
            <w:szCs w:val="24"/>
            <w:rPrChange w:id="5442" w:author="Tre" w:date="2012-11-19T09:04:00Z">
              <w:rPr>
                <w:i/>
                <w:color w:val="0000FF"/>
                <w:u w:val="single"/>
              </w:rPr>
            </w:rPrChange>
          </w:rPr>
          <w:fldChar w:fldCharType="begin"/>
        </w:r>
        <w:r w:rsidRPr="00EE27B1">
          <w:rPr>
            <w:i/>
            <w:sz w:val="24"/>
            <w:szCs w:val="24"/>
            <w:rPrChange w:id="5443" w:author="Tre" w:date="2012-11-19T09:04:00Z">
              <w:rPr>
                <w:i/>
                <w:color w:val="0000FF"/>
                <w:u w:val="single"/>
              </w:rPr>
            </w:rPrChange>
          </w:rPr>
          <w:delInstrText xml:space="preserve"> MERGEFIELD Rule_Breaker_Description </w:delInstrText>
        </w:r>
        <w:r w:rsidRPr="00EE27B1" w:rsidDel="009F5790">
          <w:rPr>
            <w:i/>
            <w:sz w:val="24"/>
            <w:szCs w:val="24"/>
            <w:rPrChange w:id="5444" w:author="Tre" w:date="2012-11-19T09:04:00Z">
              <w:rPr>
                <w:i/>
                <w:color w:val="0000FF"/>
                <w:u w:val="single"/>
              </w:rPr>
            </w:rPrChange>
          </w:rPr>
          <w:fldChar w:fldCharType="separate"/>
        </w:r>
        <w:r w:rsidRPr="00EE27B1">
          <w:rPr>
            <w:i/>
            <w:noProof/>
            <w:sz w:val="24"/>
            <w:szCs w:val="24"/>
            <w:rPrChange w:id="5445" w:author="Tre" w:date="2012-11-19T09:04:00Z">
              <w:rPr>
                <w:i/>
                <w:noProof/>
                <w:color w:val="0000FF"/>
                <w:u w:val="single"/>
              </w:rPr>
            </w:rPrChange>
          </w:rPr>
          <w:delText>This ability is so enhanced in a gifted RSI that they can use smell to identify anyone they have smelled before, without error even if the person is trying to mimic someone else. The RSI can also unerringly follow the scent of a person, it would be simila</w:delText>
        </w:r>
        <w:r w:rsidRPr="00EE27B1" w:rsidDel="009F5790">
          <w:rPr>
            <w:i/>
            <w:sz w:val="24"/>
            <w:szCs w:val="24"/>
            <w:rPrChange w:id="5446" w:author="Tre" w:date="2012-11-19T09:04:00Z">
              <w:rPr>
                <w:i/>
                <w:color w:val="0000FF"/>
                <w:u w:val="single"/>
              </w:rPr>
            </w:rPrChange>
          </w:rPr>
          <w:fldChar w:fldCharType="end"/>
        </w:r>
        <w:r w:rsidRPr="00EE27B1">
          <w:rPr>
            <w:sz w:val="24"/>
            <w:szCs w:val="24"/>
            <w:rPrChange w:id="5447" w:author="Tre" w:date="2012-11-19T09:04:00Z">
              <w:rPr>
                <w:color w:val="0000FF"/>
                <w:u w:val="single"/>
              </w:rPr>
            </w:rPrChange>
          </w:rPr>
          <w:delText xml:space="preserve"> </w:delText>
        </w:r>
        <w:r w:rsidRPr="00EE27B1" w:rsidDel="009F5790">
          <w:rPr>
            <w:sz w:val="24"/>
            <w:szCs w:val="24"/>
            <w:rPrChange w:id="5448" w:author="Tre" w:date="2012-11-19T09:04:00Z">
              <w:rPr>
                <w:color w:val="0000FF"/>
                <w:u w:val="single"/>
              </w:rPr>
            </w:rPrChange>
          </w:rPr>
          <w:fldChar w:fldCharType="begin"/>
        </w:r>
        <w:r w:rsidRPr="00EE27B1">
          <w:rPr>
            <w:sz w:val="24"/>
            <w:szCs w:val="24"/>
            <w:rPrChange w:id="5449" w:author="Tre" w:date="2012-11-19T09:04:00Z">
              <w:rPr>
                <w:color w:val="0000FF"/>
                <w:u w:val="single"/>
              </w:rPr>
            </w:rPrChange>
          </w:rPr>
          <w:delInstrText xml:space="preserve"> NEXT  \* MERGEFORMAT </w:delInstrText>
        </w:r>
        <w:r w:rsidRPr="00EE27B1" w:rsidDel="009F5790">
          <w:rPr>
            <w:sz w:val="24"/>
            <w:szCs w:val="24"/>
            <w:rPrChange w:id="5450" w:author="Tre" w:date="2012-11-19T09:04:00Z">
              <w:rPr>
                <w:color w:val="0000FF"/>
                <w:u w:val="single"/>
              </w:rPr>
            </w:rPrChange>
          </w:rPr>
          <w:fldChar w:fldCharType="end"/>
        </w:r>
      </w:del>
    </w:p>
    <w:p w:rsidR="001F7E3F" w:rsidRPr="00880A1F" w:rsidRDefault="001F7E3F">
      <w:pPr>
        <w:pStyle w:val="MatrixSuperfluous"/>
        <w:rPr>
          <w:del w:id="5451" w:author="frontdesk" w:date="2012-11-16T12:37:00Z"/>
          <w:sz w:val="24"/>
          <w:szCs w:val="24"/>
          <w:rPrChange w:id="5452" w:author="Tre" w:date="2012-11-19T09:04:00Z">
            <w:rPr>
              <w:del w:id="5453" w:author="frontdesk" w:date="2012-11-16T12:37:00Z"/>
            </w:rPr>
          </w:rPrChange>
        </w:rPr>
      </w:pPr>
    </w:p>
    <w:p w:rsidR="001F7E3F" w:rsidRPr="00880A1F" w:rsidRDefault="00EE27B1">
      <w:pPr>
        <w:pStyle w:val="MatrixSuperfluous"/>
        <w:rPr>
          <w:del w:id="5454" w:author="frontdesk" w:date="2012-11-16T12:37:00Z"/>
          <w:sz w:val="24"/>
          <w:szCs w:val="24"/>
          <w:rPrChange w:id="5455" w:author="Tre" w:date="2012-11-19T09:04:00Z">
            <w:rPr>
              <w:del w:id="5456" w:author="frontdesk" w:date="2012-11-16T12:37:00Z"/>
            </w:rPr>
          </w:rPrChange>
        </w:rPr>
      </w:pPr>
      <w:del w:id="5457" w:author="frontdesk" w:date="2012-11-16T12:37:00Z">
        <w:r w:rsidRPr="00EE27B1">
          <w:rPr>
            <w:sz w:val="24"/>
            <w:szCs w:val="24"/>
            <w:rPrChange w:id="5458" w:author="Tre" w:date="2012-11-19T09:04:00Z">
              <w:rPr>
                <w:color w:val="0000FF"/>
                <w:u w:val="single"/>
              </w:rPr>
            </w:rPrChange>
          </w:rPr>
          <w:delText>Matrix Feat “</w:delText>
        </w:r>
        <w:r w:rsidRPr="00EE27B1" w:rsidDel="009F5790">
          <w:rPr>
            <w:i/>
            <w:sz w:val="24"/>
            <w:szCs w:val="24"/>
            <w:rPrChange w:id="5459" w:author="Tre" w:date="2012-11-19T09:04:00Z">
              <w:rPr>
                <w:i/>
                <w:color w:val="0000FF"/>
                <w:u w:val="single"/>
              </w:rPr>
            </w:rPrChange>
          </w:rPr>
          <w:fldChar w:fldCharType="begin"/>
        </w:r>
        <w:r w:rsidRPr="00EE27B1">
          <w:rPr>
            <w:i/>
            <w:sz w:val="24"/>
            <w:szCs w:val="24"/>
            <w:rPrChange w:id="5460" w:author="Tre" w:date="2012-11-19T09:04:00Z">
              <w:rPr>
                <w:i/>
                <w:color w:val="0000FF"/>
                <w:u w:val="single"/>
              </w:rPr>
            </w:rPrChange>
          </w:rPr>
          <w:delInstrText xml:space="preserve"> MERGEFIELD Skill </w:delInstrText>
        </w:r>
        <w:r w:rsidRPr="00EE27B1" w:rsidDel="009F5790">
          <w:rPr>
            <w:i/>
            <w:sz w:val="24"/>
            <w:szCs w:val="24"/>
            <w:rPrChange w:id="5461" w:author="Tre" w:date="2012-11-19T09:04:00Z">
              <w:rPr>
                <w:i/>
                <w:color w:val="0000FF"/>
                <w:u w:val="single"/>
              </w:rPr>
            </w:rPrChange>
          </w:rPr>
          <w:fldChar w:fldCharType="separate"/>
        </w:r>
        <w:r w:rsidRPr="00EE27B1">
          <w:rPr>
            <w:i/>
            <w:noProof/>
            <w:sz w:val="24"/>
            <w:szCs w:val="24"/>
            <w:rPrChange w:id="5462" w:author="Tre" w:date="2012-11-19T09:04:00Z">
              <w:rPr>
                <w:i/>
                <w:noProof/>
                <w:color w:val="0000FF"/>
                <w:u w:val="single"/>
              </w:rPr>
            </w:rPrChange>
          </w:rPr>
          <w:delText>Flight</w:delText>
        </w:r>
        <w:r w:rsidRPr="00EE27B1" w:rsidDel="009F5790">
          <w:rPr>
            <w:i/>
            <w:sz w:val="24"/>
            <w:szCs w:val="24"/>
            <w:rPrChange w:id="5463" w:author="Tre" w:date="2012-11-19T09:04:00Z">
              <w:rPr>
                <w:i/>
                <w:color w:val="0000FF"/>
                <w:u w:val="single"/>
              </w:rPr>
            </w:rPrChange>
          </w:rPr>
          <w:fldChar w:fldCharType="end"/>
        </w:r>
        <w:r w:rsidRPr="00EE27B1">
          <w:rPr>
            <w:sz w:val="24"/>
            <w:szCs w:val="24"/>
            <w:rPrChange w:id="5464" w:author="Tre" w:date="2012-11-19T09:04:00Z">
              <w:rPr>
                <w:color w:val="0000FF"/>
                <w:u w:val="single"/>
              </w:rPr>
            </w:rPrChange>
          </w:rPr>
          <w:delText>” – [Cyberzen]</w:delText>
        </w:r>
      </w:del>
    </w:p>
    <w:p w:rsidR="001F7E3F" w:rsidRPr="00880A1F" w:rsidRDefault="00EE27B1">
      <w:pPr>
        <w:pStyle w:val="MatrixSuperfluous"/>
        <w:rPr>
          <w:del w:id="5465" w:author="frontdesk" w:date="2012-11-16T12:37:00Z"/>
          <w:sz w:val="24"/>
          <w:szCs w:val="24"/>
          <w:rPrChange w:id="5466" w:author="Tre" w:date="2012-11-19T09:04:00Z">
            <w:rPr>
              <w:del w:id="5467" w:author="frontdesk" w:date="2012-11-16T12:37:00Z"/>
            </w:rPr>
          </w:rPrChange>
        </w:rPr>
      </w:pPr>
      <w:del w:id="5468" w:author="frontdesk" w:date="2012-11-16T12:37:00Z">
        <w:r w:rsidRPr="00EE27B1">
          <w:rPr>
            <w:sz w:val="24"/>
            <w:szCs w:val="24"/>
            <w:rPrChange w:id="5469" w:author="Tre" w:date="2012-11-19T09:04:00Z">
              <w:rPr>
                <w:color w:val="0000FF"/>
                <w:u w:val="single"/>
              </w:rPr>
            </w:rPrChange>
          </w:rPr>
          <w:delText xml:space="preserve">(Rule Bender) </w:delText>
        </w:r>
        <w:r w:rsidRPr="00EE27B1" w:rsidDel="009F5790">
          <w:rPr>
            <w:i/>
            <w:sz w:val="24"/>
            <w:szCs w:val="24"/>
            <w:rPrChange w:id="5470" w:author="Tre" w:date="2012-11-19T09:04:00Z">
              <w:rPr>
                <w:i/>
                <w:color w:val="0000FF"/>
                <w:u w:val="single"/>
              </w:rPr>
            </w:rPrChange>
          </w:rPr>
          <w:fldChar w:fldCharType="begin"/>
        </w:r>
        <w:r w:rsidRPr="00EE27B1">
          <w:rPr>
            <w:i/>
            <w:sz w:val="24"/>
            <w:szCs w:val="24"/>
            <w:rPrChange w:id="5471" w:author="Tre" w:date="2012-11-19T09:04:00Z">
              <w:rPr>
                <w:i/>
                <w:color w:val="0000FF"/>
                <w:u w:val="single"/>
              </w:rPr>
            </w:rPrChange>
          </w:rPr>
          <w:delInstrText xml:space="preserve"> MERGEFIELD Rule_Bender_Description </w:delInstrText>
        </w:r>
        <w:r w:rsidRPr="00EE27B1" w:rsidDel="009F5790">
          <w:rPr>
            <w:i/>
            <w:sz w:val="24"/>
            <w:szCs w:val="24"/>
            <w:rPrChange w:id="5472" w:author="Tre" w:date="2012-11-19T09:04:00Z">
              <w:rPr>
                <w:i/>
                <w:color w:val="0000FF"/>
                <w:u w:val="single"/>
              </w:rPr>
            </w:rPrChange>
          </w:rPr>
          <w:fldChar w:fldCharType="separate"/>
        </w:r>
        <w:r w:rsidRPr="00EE27B1">
          <w:rPr>
            <w:i/>
            <w:noProof/>
            <w:sz w:val="24"/>
            <w:szCs w:val="24"/>
            <w:rPrChange w:id="5473" w:author="Tre" w:date="2012-11-19T09:04:00Z">
              <w:rPr>
                <w:i/>
                <w:noProof/>
                <w:color w:val="0000FF"/>
                <w:u w:val="single"/>
              </w:rPr>
            </w:rPrChange>
          </w:rPr>
          <w:delText>Without the gift the character can glide without aid of wings or any other means.</w:delText>
        </w:r>
        <w:r w:rsidRPr="00EE27B1" w:rsidDel="009F5790">
          <w:rPr>
            <w:i/>
            <w:sz w:val="24"/>
            <w:szCs w:val="24"/>
            <w:rPrChange w:id="5474" w:author="Tre" w:date="2012-11-19T09:04:00Z">
              <w:rPr>
                <w:i/>
                <w:color w:val="0000FF"/>
                <w:u w:val="single"/>
              </w:rPr>
            </w:rPrChange>
          </w:rPr>
          <w:fldChar w:fldCharType="end"/>
        </w:r>
      </w:del>
    </w:p>
    <w:p w:rsidR="001F7E3F" w:rsidRPr="00880A1F" w:rsidRDefault="00EE27B1">
      <w:pPr>
        <w:pStyle w:val="MatrixSuperfluous"/>
        <w:rPr>
          <w:del w:id="5475" w:author="frontdesk" w:date="2012-11-16T12:37:00Z"/>
          <w:sz w:val="24"/>
          <w:szCs w:val="24"/>
          <w:rPrChange w:id="5476" w:author="Tre" w:date="2012-11-19T09:04:00Z">
            <w:rPr>
              <w:del w:id="5477" w:author="frontdesk" w:date="2012-11-16T12:37:00Z"/>
            </w:rPr>
          </w:rPrChange>
        </w:rPr>
      </w:pPr>
      <w:del w:id="5478" w:author="frontdesk" w:date="2012-11-16T12:37:00Z">
        <w:r w:rsidRPr="00EE27B1">
          <w:rPr>
            <w:sz w:val="24"/>
            <w:szCs w:val="24"/>
            <w:rPrChange w:id="5479" w:author="Tre" w:date="2012-11-19T09:04:00Z">
              <w:rPr>
                <w:color w:val="0000FF"/>
                <w:u w:val="single"/>
              </w:rPr>
            </w:rPrChange>
          </w:rPr>
          <w:delText>(Rule Breaker)</w:delText>
        </w:r>
        <w:r w:rsidRPr="00EE27B1" w:rsidDel="009F5790">
          <w:rPr>
            <w:i/>
            <w:sz w:val="24"/>
            <w:szCs w:val="24"/>
            <w:rPrChange w:id="5480" w:author="Tre" w:date="2012-11-19T09:04:00Z">
              <w:rPr>
                <w:i/>
                <w:color w:val="0000FF"/>
                <w:u w:val="single"/>
              </w:rPr>
            </w:rPrChange>
          </w:rPr>
          <w:fldChar w:fldCharType="begin"/>
        </w:r>
        <w:r w:rsidRPr="00EE27B1">
          <w:rPr>
            <w:i/>
            <w:sz w:val="24"/>
            <w:szCs w:val="24"/>
            <w:rPrChange w:id="5481" w:author="Tre" w:date="2012-11-19T09:04:00Z">
              <w:rPr>
                <w:i/>
                <w:color w:val="0000FF"/>
                <w:u w:val="single"/>
              </w:rPr>
            </w:rPrChange>
          </w:rPr>
          <w:delInstrText xml:space="preserve"> MERGEFIELD Rule_Breaker_Description </w:delInstrText>
        </w:r>
        <w:r w:rsidRPr="00EE27B1" w:rsidDel="009F5790">
          <w:rPr>
            <w:i/>
            <w:sz w:val="24"/>
            <w:szCs w:val="24"/>
            <w:rPrChange w:id="5482" w:author="Tre" w:date="2012-11-19T09:04:00Z">
              <w:rPr>
                <w:i/>
                <w:color w:val="0000FF"/>
                <w:u w:val="single"/>
              </w:rPr>
            </w:rPrChange>
          </w:rPr>
          <w:fldChar w:fldCharType="separate"/>
        </w:r>
        <w:r w:rsidRPr="00EE27B1">
          <w:rPr>
            <w:i/>
            <w:noProof/>
            <w:sz w:val="24"/>
            <w:szCs w:val="24"/>
            <w:rPrChange w:id="5483" w:author="Tre" w:date="2012-11-19T09:04:00Z">
              <w:rPr>
                <w:i/>
                <w:noProof/>
                <w:color w:val="0000FF"/>
                <w:u w:val="single"/>
              </w:rPr>
            </w:rPrChange>
          </w:rPr>
          <w:delText>With the Gift the character can fly like superman.</w:delText>
        </w:r>
        <w:r w:rsidRPr="00EE27B1" w:rsidDel="009F5790">
          <w:rPr>
            <w:i/>
            <w:sz w:val="24"/>
            <w:szCs w:val="24"/>
            <w:rPrChange w:id="5484" w:author="Tre" w:date="2012-11-19T09:04:00Z">
              <w:rPr>
                <w:i/>
                <w:color w:val="0000FF"/>
                <w:u w:val="single"/>
              </w:rPr>
            </w:rPrChange>
          </w:rPr>
          <w:fldChar w:fldCharType="end"/>
        </w:r>
        <w:r w:rsidRPr="00EE27B1">
          <w:rPr>
            <w:sz w:val="24"/>
            <w:szCs w:val="24"/>
            <w:rPrChange w:id="5485" w:author="Tre" w:date="2012-11-19T09:04:00Z">
              <w:rPr>
                <w:color w:val="0000FF"/>
                <w:u w:val="single"/>
              </w:rPr>
            </w:rPrChange>
          </w:rPr>
          <w:delText xml:space="preserve"> </w:delText>
        </w:r>
        <w:r w:rsidRPr="00EE27B1" w:rsidDel="009F5790">
          <w:rPr>
            <w:sz w:val="24"/>
            <w:szCs w:val="24"/>
            <w:rPrChange w:id="5486" w:author="Tre" w:date="2012-11-19T09:04:00Z">
              <w:rPr>
                <w:color w:val="0000FF"/>
                <w:u w:val="single"/>
              </w:rPr>
            </w:rPrChange>
          </w:rPr>
          <w:fldChar w:fldCharType="begin"/>
        </w:r>
        <w:r w:rsidRPr="00EE27B1">
          <w:rPr>
            <w:sz w:val="24"/>
            <w:szCs w:val="24"/>
            <w:rPrChange w:id="5487" w:author="Tre" w:date="2012-11-19T09:04:00Z">
              <w:rPr>
                <w:color w:val="0000FF"/>
                <w:u w:val="single"/>
              </w:rPr>
            </w:rPrChange>
          </w:rPr>
          <w:delInstrText xml:space="preserve"> NEXT  \* MERGEFORMAT </w:delInstrText>
        </w:r>
        <w:r w:rsidRPr="00EE27B1" w:rsidDel="009F5790">
          <w:rPr>
            <w:sz w:val="24"/>
            <w:szCs w:val="24"/>
            <w:rPrChange w:id="5488" w:author="Tre" w:date="2012-11-19T09:04:00Z">
              <w:rPr>
                <w:color w:val="0000FF"/>
                <w:u w:val="single"/>
              </w:rPr>
            </w:rPrChange>
          </w:rPr>
          <w:fldChar w:fldCharType="end"/>
        </w:r>
      </w:del>
    </w:p>
    <w:p w:rsidR="001F7E3F" w:rsidRPr="00880A1F" w:rsidRDefault="001F7E3F">
      <w:pPr>
        <w:pStyle w:val="MatrixSuperfluous"/>
        <w:rPr>
          <w:del w:id="5489" w:author="frontdesk" w:date="2012-11-16T12:37:00Z"/>
          <w:sz w:val="24"/>
          <w:szCs w:val="24"/>
          <w:rPrChange w:id="5490" w:author="Tre" w:date="2012-11-19T09:04:00Z">
            <w:rPr>
              <w:del w:id="5491" w:author="frontdesk" w:date="2012-11-16T12:37:00Z"/>
            </w:rPr>
          </w:rPrChange>
        </w:rPr>
      </w:pPr>
    </w:p>
    <w:p w:rsidR="001F7E3F" w:rsidRPr="00880A1F" w:rsidRDefault="00EE27B1">
      <w:pPr>
        <w:pStyle w:val="MatrixSuperfluous"/>
        <w:rPr>
          <w:del w:id="5492" w:author="frontdesk" w:date="2012-11-16T12:37:00Z"/>
          <w:sz w:val="24"/>
          <w:szCs w:val="24"/>
          <w:rPrChange w:id="5493" w:author="Tre" w:date="2012-11-19T09:04:00Z">
            <w:rPr>
              <w:del w:id="5494" w:author="frontdesk" w:date="2012-11-16T12:37:00Z"/>
            </w:rPr>
          </w:rPrChange>
        </w:rPr>
      </w:pPr>
      <w:del w:id="5495" w:author="frontdesk" w:date="2012-11-16T12:37:00Z">
        <w:r w:rsidRPr="00EE27B1">
          <w:rPr>
            <w:sz w:val="24"/>
            <w:szCs w:val="24"/>
            <w:rPrChange w:id="5496" w:author="Tre" w:date="2012-11-19T09:04:00Z">
              <w:rPr>
                <w:color w:val="0000FF"/>
                <w:u w:val="single"/>
              </w:rPr>
            </w:rPrChange>
          </w:rPr>
          <w:delText>Matrix Feat “</w:delText>
        </w:r>
        <w:r w:rsidRPr="00EE27B1" w:rsidDel="009F5790">
          <w:rPr>
            <w:i/>
            <w:sz w:val="24"/>
            <w:szCs w:val="24"/>
            <w:rPrChange w:id="5497" w:author="Tre" w:date="2012-11-19T09:04:00Z">
              <w:rPr>
                <w:i/>
                <w:color w:val="0000FF"/>
                <w:u w:val="single"/>
              </w:rPr>
            </w:rPrChange>
          </w:rPr>
          <w:fldChar w:fldCharType="begin"/>
        </w:r>
        <w:r w:rsidRPr="00EE27B1">
          <w:rPr>
            <w:i/>
            <w:sz w:val="24"/>
            <w:szCs w:val="24"/>
            <w:rPrChange w:id="5498" w:author="Tre" w:date="2012-11-19T09:04:00Z">
              <w:rPr>
                <w:i/>
                <w:color w:val="0000FF"/>
                <w:u w:val="single"/>
              </w:rPr>
            </w:rPrChange>
          </w:rPr>
          <w:delInstrText xml:space="preserve"> MERGEFIELD Skill </w:delInstrText>
        </w:r>
        <w:r w:rsidRPr="00EE27B1" w:rsidDel="009F5790">
          <w:rPr>
            <w:i/>
            <w:sz w:val="24"/>
            <w:szCs w:val="24"/>
            <w:rPrChange w:id="5499" w:author="Tre" w:date="2012-11-19T09:04:00Z">
              <w:rPr>
                <w:i/>
                <w:color w:val="0000FF"/>
                <w:u w:val="single"/>
              </w:rPr>
            </w:rPrChange>
          </w:rPr>
          <w:fldChar w:fldCharType="separate"/>
        </w:r>
        <w:r w:rsidRPr="00EE27B1">
          <w:rPr>
            <w:i/>
            <w:noProof/>
            <w:sz w:val="24"/>
            <w:szCs w:val="24"/>
            <w:rPrChange w:id="5500" w:author="Tre" w:date="2012-11-19T09:04:00Z">
              <w:rPr>
                <w:i/>
                <w:noProof/>
                <w:color w:val="0000FF"/>
                <w:u w:val="single"/>
              </w:rPr>
            </w:rPrChange>
          </w:rPr>
          <w:delText>Forcefield</w:delText>
        </w:r>
        <w:r w:rsidRPr="00EE27B1" w:rsidDel="009F5790">
          <w:rPr>
            <w:i/>
            <w:sz w:val="24"/>
            <w:szCs w:val="24"/>
            <w:rPrChange w:id="5501" w:author="Tre" w:date="2012-11-19T09:04:00Z">
              <w:rPr>
                <w:i/>
                <w:color w:val="0000FF"/>
                <w:u w:val="single"/>
              </w:rPr>
            </w:rPrChange>
          </w:rPr>
          <w:fldChar w:fldCharType="end"/>
        </w:r>
        <w:r w:rsidRPr="00EE27B1">
          <w:rPr>
            <w:sz w:val="24"/>
            <w:szCs w:val="24"/>
            <w:rPrChange w:id="5502" w:author="Tre" w:date="2012-11-19T09:04:00Z">
              <w:rPr>
                <w:color w:val="0000FF"/>
                <w:u w:val="single"/>
              </w:rPr>
            </w:rPrChange>
          </w:rPr>
          <w:delText>” – [Cyberzen]</w:delText>
        </w:r>
      </w:del>
    </w:p>
    <w:p w:rsidR="001F7E3F" w:rsidRPr="00880A1F" w:rsidRDefault="00EE27B1">
      <w:pPr>
        <w:pStyle w:val="MatrixSuperfluous"/>
        <w:rPr>
          <w:del w:id="5503" w:author="frontdesk" w:date="2012-11-16T12:37:00Z"/>
          <w:sz w:val="24"/>
          <w:szCs w:val="24"/>
          <w:rPrChange w:id="5504" w:author="Tre" w:date="2012-11-19T09:04:00Z">
            <w:rPr>
              <w:del w:id="5505" w:author="frontdesk" w:date="2012-11-16T12:37:00Z"/>
            </w:rPr>
          </w:rPrChange>
        </w:rPr>
      </w:pPr>
      <w:del w:id="5506" w:author="frontdesk" w:date="2012-11-16T12:37:00Z">
        <w:r w:rsidRPr="00EE27B1">
          <w:rPr>
            <w:sz w:val="24"/>
            <w:szCs w:val="24"/>
            <w:rPrChange w:id="5507" w:author="Tre" w:date="2012-11-19T09:04:00Z">
              <w:rPr>
                <w:color w:val="0000FF"/>
                <w:u w:val="single"/>
              </w:rPr>
            </w:rPrChange>
          </w:rPr>
          <w:delText xml:space="preserve">(Rule Bender) </w:delText>
        </w:r>
        <w:r w:rsidRPr="00EE27B1" w:rsidDel="009F5790">
          <w:rPr>
            <w:i/>
            <w:sz w:val="24"/>
            <w:szCs w:val="24"/>
            <w:rPrChange w:id="5508" w:author="Tre" w:date="2012-11-19T09:04:00Z">
              <w:rPr>
                <w:i/>
                <w:color w:val="0000FF"/>
                <w:u w:val="single"/>
              </w:rPr>
            </w:rPrChange>
          </w:rPr>
          <w:fldChar w:fldCharType="begin"/>
        </w:r>
        <w:r w:rsidRPr="00EE27B1">
          <w:rPr>
            <w:i/>
            <w:sz w:val="24"/>
            <w:szCs w:val="24"/>
            <w:rPrChange w:id="5509" w:author="Tre" w:date="2012-11-19T09:04:00Z">
              <w:rPr>
                <w:i/>
                <w:color w:val="0000FF"/>
                <w:u w:val="single"/>
              </w:rPr>
            </w:rPrChange>
          </w:rPr>
          <w:delInstrText xml:space="preserve"> MERGEFIELD Rule_Bender_Description </w:delInstrText>
        </w:r>
        <w:r w:rsidRPr="00EE27B1" w:rsidDel="009F5790">
          <w:rPr>
            <w:i/>
            <w:sz w:val="24"/>
            <w:szCs w:val="24"/>
            <w:rPrChange w:id="5510" w:author="Tre" w:date="2012-11-19T09:04:00Z">
              <w:rPr>
                <w:i/>
                <w:color w:val="0000FF"/>
                <w:u w:val="single"/>
              </w:rPr>
            </w:rPrChange>
          </w:rPr>
          <w:fldChar w:fldCharType="separate"/>
        </w:r>
        <w:r w:rsidRPr="00EE27B1">
          <w:rPr>
            <w:i/>
            <w:noProof/>
            <w:sz w:val="24"/>
            <w:szCs w:val="24"/>
            <w:rPrChange w:id="5511" w:author="Tre" w:date="2012-11-19T09:04:00Z">
              <w:rPr>
                <w:i/>
                <w:noProof/>
                <w:color w:val="0000FF"/>
                <w:u w:val="single"/>
              </w:rPr>
            </w:rPrChange>
          </w:rPr>
          <w:delText>create a forcefield around your body that can repel objects, gases or forces from touching the character. This field is on the surface of the characters body.</w:delText>
        </w:r>
        <w:r w:rsidRPr="00EE27B1" w:rsidDel="009F5790">
          <w:rPr>
            <w:i/>
            <w:sz w:val="24"/>
            <w:szCs w:val="24"/>
            <w:rPrChange w:id="5512" w:author="Tre" w:date="2012-11-19T09:04:00Z">
              <w:rPr>
                <w:i/>
                <w:color w:val="0000FF"/>
                <w:u w:val="single"/>
              </w:rPr>
            </w:rPrChange>
          </w:rPr>
          <w:fldChar w:fldCharType="end"/>
        </w:r>
      </w:del>
    </w:p>
    <w:p w:rsidR="001F7E3F" w:rsidRPr="00880A1F" w:rsidRDefault="00EE27B1">
      <w:pPr>
        <w:pStyle w:val="MatrixSuperfluous"/>
        <w:rPr>
          <w:del w:id="5513" w:author="frontdesk" w:date="2012-11-16T12:37:00Z"/>
          <w:sz w:val="24"/>
          <w:szCs w:val="24"/>
          <w:rPrChange w:id="5514" w:author="Tre" w:date="2012-11-19T09:04:00Z">
            <w:rPr>
              <w:del w:id="5515" w:author="frontdesk" w:date="2012-11-16T12:37:00Z"/>
            </w:rPr>
          </w:rPrChange>
        </w:rPr>
      </w:pPr>
      <w:del w:id="5516" w:author="frontdesk" w:date="2012-11-16T12:37:00Z">
        <w:r w:rsidRPr="00EE27B1">
          <w:rPr>
            <w:sz w:val="24"/>
            <w:szCs w:val="24"/>
            <w:rPrChange w:id="5517" w:author="Tre" w:date="2012-11-19T09:04:00Z">
              <w:rPr>
                <w:color w:val="0000FF"/>
                <w:u w:val="single"/>
              </w:rPr>
            </w:rPrChange>
          </w:rPr>
          <w:delText>(Rule Breaker)</w:delText>
        </w:r>
        <w:r w:rsidRPr="00EE27B1" w:rsidDel="009F5790">
          <w:rPr>
            <w:i/>
            <w:sz w:val="24"/>
            <w:szCs w:val="24"/>
            <w:rPrChange w:id="5518" w:author="Tre" w:date="2012-11-19T09:04:00Z">
              <w:rPr>
                <w:i/>
                <w:color w:val="0000FF"/>
                <w:u w:val="single"/>
              </w:rPr>
            </w:rPrChange>
          </w:rPr>
          <w:fldChar w:fldCharType="begin"/>
        </w:r>
        <w:r w:rsidRPr="00EE27B1">
          <w:rPr>
            <w:i/>
            <w:sz w:val="24"/>
            <w:szCs w:val="24"/>
            <w:rPrChange w:id="5519" w:author="Tre" w:date="2012-11-19T09:04:00Z">
              <w:rPr>
                <w:i/>
                <w:color w:val="0000FF"/>
                <w:u w:val="single"/>
              </w:rPr>
            </w:rPrChange>
          </w:rPr>
          <w:delInstrText xml:space="preserve"> MERGEFIELD Rule_Breaker_Description </w:delInstrText>
        </w:r>
        <w:r w:rsidRPr="00EE27B1" w:rsidDel="009F5790">
          <w:rPr>
            <w:i/>
            <w:sz w:val="24"/>
            <w:szCs w:val="24"/>
            <w:rPrChange w:id="5520" w:author="Tre" w:date="2012-11-19T09:04:00Z">
              <w:rPr>
                <w:i/>
                <w:color w:val="0000FF"/>
                <w:u w:val="single"/>
              </w:rPr>
            </w:rPrChange>
          </w:rPr>
          <w:fldChar w:fldCharType="separate"/>
        </w:r>
        <w:r w:rsidRPr="00EE27B1">
          <w:rPr>
            <w:i/>
            <w:noProof/>
            <w:sz w:val="24"/>
            <w:szCs w:val="24"/>
            <w:rPrChange w:id="5521" w:author="Tre" w:date="2012-11-19T09:04:00Z">
              <w:rPr>
                <w:i/>
                <w:noProof/>
                <w:color w:val="0000FF"/>
                <w:u w:val="single"/>
              </w:rPr>
            </w:rPrChange>
          </w:rPr>
          <w:delText>Extend this forcefield to others, or around a certain area. The forcefield is one they control not multiple created each time they wish to use it. If they are using the forcefield to protect someone else they are not protected themselves.</w:delText>
        </w:r>
        <w:r w:rsidRPr="00EE27B1" w:rsidDel="009F5790">
          <w:rPr>
            <w:i/>
            <w:sz w:val="24"/>
            <w:szCs w:val="24"/>
            <w:rPrChange w:id="5522" w:author="Tre" w:date="2012-11-19T09:04:00Z">
              <w:rPr>
                <w:i/>
                <w:color w:val="0000FF"/>
                <w:u w:val="single"/>
              </w:rPr>
            </w:rPrChange>
          </w:rPr>
          <w:fldChar w:fldCharType="end"/>
        </w:r>
        <w:r w:rsidRPr="00EE27B1">
          <w:rPr>
            <w:sz w:val="24"/>
            <w:szCs w:val="24"/>
            <w:rPrChange w:id="5523" w:author="Tre" w:date="2012-11-19T09:04:00Z">
              <w:rPr>
                <w:color w:val="0000FF"/>
                <w:u w:val="single"/>
              </w:rPr>
            </w:rPrChange>
          </w:rPr>
          <w:delText xml:space="preserve"> </w:delText>
        </w:r>
        <w:r w:rsidRPr="00EE27B1" w:rsidDel="009F5790">
          <w:rPr>
            <w:sz w:val="24"/>
            <w:szCs w:val="24"/>
            <w:rPrChange w:id="5524" w:author="Tre" w:date="2012-11-19T09:04:00Z">
              <w:rPr>
                <w:color w:val="0000FF"/>
                <w:u w:val="single"/>
              </w:rPr>
            </w:rPrChange>
          </w:rPr>
          <w:fldChar w:fldCharType="begin"/>
        </w:r>
        <w:r w:rsidRPr="00EE27B1">
          <w:rPr>
            <w:sz w:val="24"/>
            <w:szCs w:val="24"/>
            <w:rPrChange w:id="5525" w:author="Tre" w:date="2012-11-19T09:04:00Z">
              <w:rPr>
                <w:color w:val="0000FF"/>
                <w:u w:val="single"/>
              </w:rPr>
            </w:rPrChange>
          </w:rPr>
          <w:delInstrText xml:space="preserve"> NEXT  \* MERGEFORMAT </w:delInstrText>
        </w:r>
        <w:r w:rsidRPr="00EE27B1" w:rsidDel="009F5790">
          <w:rPr>
            <w:sz w:val="24"/>
            <w:szCs w:val="24"/>
            <w:rPrChange w:id="5526" w:author="Tre" w:date="2012-11-19T09:04:00Z">
              <w:rPr>
                <w:color w:val="0000FF"/>
                <w:u w:val="single"/>
              </w:rPr>
            </w:rPrChange>
          </w:rPr>
          <w:fldChar w:fldCharType="end"/>
        </w:r>
      </w:del>
    </w:p>
    <w:p w:rsidR="001F7E3F" w:rsidRPr="00880A1F" w:rsidRDefault="001F7E3F">
      <w:pPr>
        <w:pStyle w:val="MatrixSuperfluous"/>
        <w:rPr>
          <w:del w:id="5527" w:author="frontdesk" w:date="2012-11-16T12:37:00Z"/>
          <w:sz w:val="24"/>
          <w:szCs w:val="24"/>
          <w:rPrChange w:id="5528" w:author="Tre" w:date="2012-11-19T09:04:00Z">
            <w:rPr>
              <w:del w:id="5529" w:author="frontdesk" w:date="2012-11-16T12:37:00Z"/>
            </w:rPr>
          </w:rPrChange>
        </w:rPr>
      </w:pPr>
    </w:p>
    <w:p w:rsidR="001F7E3F" w:rsidRPr="00880A1F" w:rsidRDefault="00EE27B1">
      <w:pPr>
        <w:pStyle w:val="MatrixSuperfluous"/>
        <w:rPr>
          <w:del w:id="5530" w:author="frontdesk" w:date="2012-11-16T12:37:00Z"/>
          <w:sz w:val="24"/>
          <w:szCs w:val="24"/>
          <w:rPrChange w:id="5531" w:author="Tre" w:date="2012-11-19T09:04:00Z">
            <w:rPr>
              <w:del w:id="5532" w:author="frontdesk" w:date="2012-11-16T12:37:00Z"/>
            </w:rPr>
          </w:rPrChange>
        </w:rPr>
      </w:pPr>
      <w:del w:id="5533" w:author="frontdesk" w:date="2012-11-16T12:37:00Z">
        <w:r w:rsidRPr="00EE27B1">
          <w:rPr>
            <w:sz w:val="24"/>
            <w:szCs w:val="24"/>
            <w:rPrChange w:id="5534" w:author="Tre" w:date="2012-11-19T09:04:00Z">
              <w:rPr>
                <w:color w:val="0000FF"/>
                <w:u w:val="single"/>
              </w:rPr>
            </w:rPrChange>
          </w:rPr>
          <w:delText>Matrix Feat “</w:delText>
        </w:r>
        <w:r w:rsidRPr="00EE27B1" w:rsidDel="009F5790">
          <w:rPr>
            <w:i/>
            <w:sz w:val="24"/>
            <w:szCs w:val="24"/>
            <w:rPrChange w:id="5535" w:author="Tre" w:date="2012-11-19T09:04:00Z">
              <w:rPr>
                <w:i/>
                <w:color w:val="0000FF"/>
                <w:u w:val="single"/>
              </w:rPr>
            </w:rPrChange>
          </w:rPr>
          <w:fldChar w:fldCharType="begin"/>
        </w:r>
        <w:r w:rsidRPr="00EE27B1">
          <w:rPr>
            <w:i/>
            <w:sz w:val="24"/>
            <w:szCs w:val="24"/>
            <w:rPrChange w:id="5536" w:author="Tre" w:date="2012-11-19T09:04:00Z">
              <w:rPr>
                <w:i/>
                <w:color w:val="0000FF"/>
                <w:u w:val="single"/>
              </w:rPr>
            </w:rPrChange>
          </w:rPr>
          <w:delInstrText xml:space="preserve"> MERGEFIELD Skill </w:delInstrText>
        </w:r>
        <w:r w:rsidRPr="00EE27B1" w:rsidDel="009F5790">
          <w:rPr>
            <w:i/>
            <w:sz w:val="24"/>
            <w:szCs w:val="24"/>
            <w:rPrChange w:id="5537" w:author="Tre" w:date="2012-11-19T09:04:00Z">
              <w:rPr>
                <w:i/>
                <w:color w:val="0000FF"/>
                <w:u w:val="single"/>
              </w:rPr>
            </w:rPrChange>
          </w:rPr>
          <w:fldChar w:fldCharType="separate"/>
        </w:r>
        <w:r w:rsidRPr="00EE27B1">
          <w:rPr>
            <w:i/>
            <w:noProof/>
            <w:sz w:val="24"/>
            <w:szCs w:val="24"/>
            <w:rPrChange w:id="5538" w:author="Tre" w:date="2012-11-19T09:04:00Z">
              <w:rPr>
                <w:i/>
                <w:noProof/>
                <w:color w:val="0000FF"/>
                <w:u w:val="single"/>
              </w:rPr>
            </w:rPrChange>
          </w:rPr>
          <w:delText>Gliding</w:delText>
        </w:r>
        <w:r w:rsidRPr="00EE27B1" w:rsidDel="009F5790">
          <w:rPr>
            <w:i/>
            <w:sz w:val="24"/>
            <w:szCs w:val="24"/>
            <w:rPrChange w:id="5539" w:author="Tre" w:date="2012-11-19T09:04:00Z">
              <w:rPr>
                <w:i/>
                <w:color w:val="0000FF"/>
                <w:u w:val="single"/>
              </w:rPr>
            </w:rPrChange>
          </w:rPr>
          <w:fldChar w:fldCharType="end"/>
        </w:r>
        <w:r w:rsidRPr="00EE27B1">
          <w:rPr>
            <w:sz w:val="24"/>
            <w:szCs w:val="24"/>
            <w:rPrChange w:id="5540" w:author="Tre" w:date="2012-11-19T09:04:00Z">
              <w:rPr>
                <w:color w:val="0000FF"/>
                <w:u w:val="single"/>
              </w:rPr>
            </w:rPrChange>
          </w:rPr>
          <w:delText>” – [Cyberzen]</w:delText>
        </w:r>
      </w:del>
    </w:p>
    <w:p w:rsidR="001F7E3F" w:rsidRPr="00880A1F" w:rsidRDefault="00EE27B1">
      <w:pPr>
        <w:pStyle w:val="MatrixSuperfluous"/>
        <w:rPr>
          <w:del w:id="5541" w:author="frontdesk" w:date="2012-11-16T12:37:00Z"/>
          <w:sz w:val="24"/>
          <w:szCs w:val="24"/>
          <w:rPrChange w:id="5542" w:author="Tre" w:date="2012-11-19T09:04:00Z">
            <w:rPr>
              <w:del w:id="5543" w:author="frontdesk" w:date="2012-11-16T12:37:00Z"/>
            </w:rPr>
          </w:rPrChange>
        </w:rPr>
      </w:pPr>
      <w:del w:id="5544" w:author="frontdesk" w:date="2012-11-16T12:37:00Z">
        <w:r w:rsidRPr="00EE27B1">
          <w:rPr>
            <w:sz w:val="24"/>
            <w:szCs w:val="24"/>
            <w:rPrChange w:id="5545" w:author="Tre" w:date="2012-11-19T09:04:00Z">
              <w:rPr>
                <w:color w:val="0000FF"/>
                <w:u w:val="single"/>
              </w:rPr>
            </w:rPrChange>
          </w:rPr>
          <w:delText xml:space="preserve">(Rule Bender) </w:delText>
        </w:r>
        <w:r w:rsidRPr="00EE27B1" w:rsidDel="009F5790">
          <w:rPr>
            <w:i/>
            <w:sz w:val="24"/>
            <w:szCs w:val="24"/>
            <w:rPrChange w:id="5546" w:author="Tre" w:date="2012-11-19T09:04:00Z">
              <w:rPr>
                <w:i/>
                <w:color w:val="0000FF"/>
                <w:u w:val="single"/>
              </w:rPr>
            </w:rPrChange>
          </w:rPr>
          <w:fldChar w:fldCharType="begin"/>
        </w:r>
        <w:r w:rsidRPr="00EE27B1">
          <w:rPr>
            <w:i/>
            <w:sz w:val="24"/>
            <w:szCs w:val="24"/>
            <w:rPrChange w:id="5547" w:author="Tre" w:date="2012-11-19T09:04:00Z">
              <w:rPr>
                <w:i/>
                <w:color w:val="0000FF"/>
                <w:u w:val="single"/>
              </w:rPr>
            </w:rPrChange>
          </w:rPr>
          <w:delInstrText xml:space="preserve"> MERGEFIELD Rule_Bender_Description </w:delInstrText>
        </w:r>
        <w:r w:rsidRPr="00EE27B1" w:rsidDel="009F5790">
          <w:rPr>
            <w:i/>
            <w:sz w:val="24"/>
            <w:szCs w:val="24"/>
            <w:rPrChange w:id="5548" w:author="Tre" w:date="2012-11-19T09:04:00Z">
              <w:rPr>
                <w:i/>
                <w:color w:val="0000FF"/>
                <w:u w:val="single"/>
              </w:rPr>
            </w:rPrChange>
          </w:rPr>
          <w:fldChar w:fldCharType="separate"/>
        </w:r>
        <w:r w:rsidRPr="00EE27B1">
          <w:rPr>
            <w:i/>
            <w:noProof/>
            <w:sz w:val="24"/>
            <w:szCs w:val="24"/>
            <w:rPrChange w:id="5549" w:author="Tre" w:date="2012-11-19T09:04:00Z">
              <w:rPr>
                <w:i/>
                <w:noProof/>
                <w:color w:val="0000FF"/>
                <w:u w:val="single"/>
              </w:rPr>
            </w:rPrChange>
          </w:rPr>
          <w:delText>Character uses the air currents to lift them up. They can also jump from great heights and glide down on the air currents until they reach the ground soft and safely. The character can also turn off this Matrix Feat allowing them to fall to the ground nor</w:delText>
        </w:r>
        <w:r w:rsidRPr="00EE27B1" w:rsidDel="009F5790">
          <w:rPr>
            <w:i/>
            <w:sz w:val="24"/>
            <w:szCs w:val="24"/>
            <w:rPrChange w:id="5550" w:author="Tre" w:date="2012-11-19T09:04:00Z">
              <w:rPr>
                <w:i/>
                <w:color w:val="0000FF"/>
                <w:u w:val="single"/>
              </w:rPr>
            </w:rPrChange>
          </w:rPr>
          <w:fldChar w:fldCharType="end"/>
        </w:r>
      </w:del>
    </w:p>
    <w:p w:rsidR="001F7E3F" w:rsidRPr="00880A1F" w:rsidRDefault="00EE27B1">
      <w:pPr>
        <w:pStyle w:val="MatrixSuperfluous"/>
        <w:rPr>
          <w:del w:id="5551" w:author="frontdesk" w:date="2012-11-16T12:37:00Z"/>
          <w:sz w:val="24"/>
          <w:szCs w:val="24"/>
          <w:rPrChange w:id="5552" w:author="Tre" w:date="2012-11-19T09:04:00Z">
            <w:rPr>
              <w:del w:id="5553" w:author="frontdesk" w:date="2012-11-16T12:37:00Z"/>
            </w:rPr>
          </w:rPrChange>
        </w:rPr>
      </w:pPr>
      <w:del w:id="5554" w:author="frontdesk" w:date="2012-11-16T12:37:00Z">
        <w:r w:rsidRPr="00EE27B1">
          <w:rPr>
            <w:sz w:val="24"/>
            <w:szCs w:val="24"/>
            <w:rPrChange w:id="5555" w:author="Tre" w:date="2012-11-19T09:04:00Z">
              <w:rPr>
                <w:color w:val="0000FF"/>
                <w:u w:val="single"/>
              </w:rPr>
            </w:rPrChange>
          </w:rPr>
          <w:delText>(Rule Breaker)</w:delText>
        </w:r>
        <w:r w:rsidRPr="00EE27B1" w:rsidDel="009F5790">
          <w:rPr>
            <w:i/>
            <w:sz w:val="24"/>
            <w:szCs w:val="24"/>
            <w:rPrChange w:id="5556" w:author="Tre" w:date="2012-11-19T09:04:00Z">
              <w:rPr>
                <w:i/>
                <w:color w:val="0000FF"/>
                <w:u w:val="single"/>
              </w:rPr>
            </w:rPrChange>
          </w:rPr>
          <w:fldChar w:fldCharType="begin"/>
        </w:r>
        <w:r w:rsidRPr="00EE27B1">
          <w:rPr>
            <w:i/>
            <w:sz w:val="24"/>
            <w:szCs w:val="24"/>
            <w:rPrChange w:id="5557" w:author="Tre" w:date="2012-11-19T09:04:00Z">
              <w:rPr>
                <w:i/>
                <w:color w:val="0000FF"/>
                <w:u w:val="single"/>
              </w:rPr>
            </w:rPrChange>
          </w:rPr>
          <w:delInstrText xml:space="preserve"> MERGEFIELD Rule_Breaker_Description </w:delInstrText>
        </w:r>
        <w:r w:rsidRPr="00EE27B1" w:rsidDel="009F5790">
          <w:rPr>
            <w:i/>
            <w:sz w:val="24"/>
            <w:szCs w:val="24"/>
            <w:rPrChange w:id="5558" w:author="Tre" w:date="2012-11-19T09:04:00Z">
              <w:rPr>
                <w:i/>
                <w:color w:val="0000FF"/>
                <w:u w:val="single"/>
              </w:rPr>
            </w:rPrChange>
          </w:rPr>
          <w:fldChar w:fldCharType="separate"/>
        </w:r>
        <w:r w:rsidRPr="00EE27B1">
          <w:rPr>
            <w:i/>
            <w:noProof/>
            <w:sz w:val="24"/>
            <w:szCs w:val="24"/>
            <w:rPrChange w:id="5559" w:author="Tre" w:date="2012-11-19T09:04:00Z">
              <w:rPr>
                <w:i/>
                <w:noProof/>
                <w:color w:val="0000FF"/>
                <w:u w:val="single"/>
              </w:rPr>
            </w:rPrChange>
          </w:rPr>
          <w:delText>The character glides without the aid of air currents or hot air rising currents. They still need to jump from a height but once in the air they can move like a glider and imagine the air currents they need. So for example the character could take a runnin</w:delText>
        </w:r>
        <w:r w:rsidRPr="00EE27B1" w:rsidDel="009F5790">
          <w:rPr>
            <w:i/>
            <w:sz w:val="24"/>
            <w:szCs w:val="24"/>
            <w:rPrChange w:id="5560" w:author="Tre" w:date="2012-11-19T09:04:00Z">
              <w:rPr>
                <w:i/>
                <w:color w:val="0000FF"/>
                <w:u w:val="single"/>
              </w:rPr>
            </w:rPrChange>
          </w:rPr>
          <w:fldChar w:fldCharType="end"/>
        </w:r>
        <w:r w:rsidRPr="00EE27B1">
          <w:rPr>
            <w:sz w:val="24"/>
            <w:szCs w:val="24"/>
            <w:rPrChange w:id="5561" w:author="Tre" w:date="2012-11-19T09:04:00Z">
              <w:rPr>
                <w:color w:val="0000FF"/>
                <w:u w:val="single"/>
              </w:rPr>
            </w:rPrChange>
          </w:rPr>
          <w:delText xml:space="preserve"> </w:delText>
        </w:r>
        <w:r w:rsidRPr="00EE27B1" w:rsidDel="009F5790">
          <w:rPr>
            <w:sz w:val="24"/>
            <w:szCs w:val="24"/>
            <w:rPrChange w:id="5562" w:author="Tre" w:date="2012-11-19T09:04:00Z">
              <w:rPr>
                <w:color w:val="0000FF"/>
                <w:u w:val="single"/>
              </w:rPr>
            </w:rPrChange>
          </w:rPr>
          <w:fldChar w:fldCharType="begin"/>
        </w:r>
        <w:r w:rsidRPr="00EE27B1">
          <w:rPr>
            <w:sz w:val="24"/>
            <w:szCs w:val="24"/>
            <w:rPrChange w:id="5563" w:author="Tre" w:date="2012-11-19T09:04:00Z">
              <w:rPr>
                <w:color w:val="0000FF"/>
                <w:u w:val="single"/>
              </w:rPr>
            </w:rPrChange>
          </w:rPr>
          <w:delInstrText xml:space="preserve"> NEXT  \* MERGEFORMAT </w:delInstrText>
        </w:r>
        <w:r w:rsidRPr="00EE27B1" w:rsidDel="009F5790">
          <w:rPr>
            <w:sz w:val="24"/>
            <w:szCs w:val="24"/>
            <w:rPrChange w:id="5564" w:author="Tre" w:date="2012-11-19T09:04:00Z">
              <w:rPr>
                <w:color w:val="0000FF"/>
                <w:u w:val="single"/>
              </w:rPr>
            </w:rPrChange>
          </w:rPr>
          <w:fldChar w:fldCharType="end"/>
        </w:r>
      </w:del>
    </w:p>
    <w:p w:rsidR="001F7E3F" w:rsidRPr="00880A1F" w:rsidRDefault="001F7E3F">
      <w:pPr>
        <w:pStyle w:val="MatrixSuperfluous"/>
        <w:rPr>
          <w:del w:id="5565" w:author="frontdesk" w:date="2012-11-16T12:37:00Z"/>
          <w:sz w:val="24"/>
          <w:szCs w:val="24"/>
          <w:rPrChange w:id="5566" w:author="Tre" w:date="2012-11-19T09:04:00Z">
            <w:rPr>
              <w:del w:id="5567" w:author="frontdesk" w:date="2012-11-16T12:37:00Z"/>
            </w:rPr>
          </w:rPrChange>
        </w:rPr>
      </w:pPr>
    </w:p>
    <w:p w:rsidR="001F7E3F" w:rsidRPr="00880A1F" w:rsidRDefault="00EE27B1">
      <w:pPr>
        <w:pStyle w:val="MatrixSuperfluous"/>
        <w:rPr>
          <w:del w:id="5568" w:author="frontdesk" w:date="2012-11-16T12:37:00Z"/>
          <w:sz w:val="24"/>
          <w:szCs w:val="24"/>
          <w:rPrChange w:id="5569" w:author="Tre" w:date="2012-11-19T09:04:00Z">
            <w:rPr>
              <w:del w:id="5570" w:author="frontdesk" w:date="2012-11-16T12:37:00Z"/>
            </w:rPr>
          </w:rPrChange>
        </w:rPr>
      </w:pPr>
      <w:del w:id="5571" w:author="frontdesk" w:date="2012-11-16T12:37:00Z">
        <w:r w:rsidRPr="00EE27B1">
          <w:rPr>
            <w:sz w:val="24"/>
            <w:szCs w:val="24"/>
            <w:rPrChange w:id="5572" w:author="Tre" w:date="2012-11-19T09:04:00Z">
              <w:rPr>
                <w:color w:val="0000FF"/>
                <w:u w:val="single"/>
              </w:rPr>
            </w:rPrChange>
          </w:rPr>
          <w:delText>Matrix Feat “</w:delText>
        </w:r>
        <w:r w:rsidRPr="00EE27B1" w:rsidDel="009F5790">
          <w:rPr>
            <w:i/>
            <w:sz w:val="24"/>
            <w:szCs w:val="24"/>
            <w:rPrChange w:id="5573" w:author="Tre" w:date="2012-11-19T09:04:00Z">
              <w:rPr>
                <w:i/>
                <w:color w:val="0000FF"/>
                <w:u w:val="single"/>
              </w:rPr>
            </w:rPrChange>
          </w:rPr>
          <w:fldChar w:fldCharType="begin"/>
        </w:r>
        <w:r w:rsidRPr="00EE27B1">
          <w:rPr>
            <w:i/>
            <w:sz w:val="24"/>
            <w:szCs w:val="24"/>
            <w:rPrChange w:id="5574" w:author="Tre" w:date="2012-11-19T09:04:00Z">
              <w:rPr>
                <w:i/>
                <w:color w:val="0000FF"/>
                <w:u w:val="single"/>
              </w:rPr>
            </w:rPrChange>
          </w:rPr>
          <w:delInstrText xml:space="preserve"> MERGEFIELD Skill </w:delInstrText>
        </w:r>
        <w:r w:rsidRPr="00EE27B1" w:rsidDel="009F5790">
          <w:rPr>
            <w:i/>
            <w:sz w:val="24"/>
            <w:szCs w:val="24"/>
            <w:rPrChange w:id="5575" w:author="Tre" w:date="2012-11-19T09:04:00Z">
              <w:rPr>
                <w:i/>
                <w:color w:val="0000FF"/>
                <w:u w:val="single"/>
              </w:rPr>
            </w:rPrChange>
          </w:rPr>
          <w:fldChar w:fldCharType="separate"/>
        </w:r>
        <w:r w:rsidRPr="00EE27B1">
          <w:rPr>
            <w:i/>
            <w:noProof/>
            <w:sz w:val="24"/>
            <w:szCs w:val="24"/>
            <w:rPrChange w:id="5576" w:author="Tre" w:date="2012-11-19T09:04:00Z">
              <w:rPr>
                <w:i/>
                <w:noProof/>
                <w:color w:val="0000FF"/>
                <w:u w:val="single"/>
              </w:rPr>
            </w:rPrChange>
          </w:rPr>
          <w:delText>Grow Claws</w:delText>
        </w:r>
        <w:r w:rsidRPr="00EE27B1" w:rsidDel="009F5790">
          <w:rPr>
            <w:i/>
            <w:sz w:val="24"/>
            <w:szCs w:val="24"/>
            <w:rPrChange w:id="5577" w:author="Tre" w:date="2012-11-19T09:04:00Z">
              <w:rPr>
                <w:i/>
                <w:color w:val="0000FF"/>
                <w:u w:val="single"/>
              </w:rPr>
            </w:rPrChange>
          </w:rPr>
          <w:fldChar w:fldCharType="end"/>
        </w:r>
        <w:r w:rsidRPr="00EE27B1">
          <w:rPr>
            <w:sz w:val="24"/>
            <w:szCs w:val="24"/>
            <w:rPrChange w:id="5578" w:author="Tre" w:date="2012-11-19T09:04:00Z">
              <w:rPr>
                <w:color w:val="0000FF"/>
                <w:u w:val="single"/>
              </w:rPr>
            </w:rPrChange>
          </w:rPr>
          <w:delText>” – [Cyberzen]</w:delText>
        </w:r>
      </w:del>
    </w:p>
    <w:p w:rsidR="001F7E3F" w:rsidRPr="00880A1F" w:rsidRDefault="00EE27B1">
      <w:pPr>
        <w:pStyle w:val="MatrixSuperfluous"/>
        <w:rPr>
          <w:del w:id="5579" w:author="frontdesk" w:date="2012-11-16T12:37:00Z"/>
          <w:sz w:val="24"/>
          <w:szCs w:val="24"/>
          <w:rPrChange w:id="5580" w:author="Tre" w:date="2012-11-19T09:04:00Z">
            <w:rPr>
              <w:del w:id="5581" w:author="frontdesk" w:date="2012-11-16T12:37:00Z"/>
            </w:rPr>
          </w:rPrChange>
        </w:rPr>
      </w:pPr>
      <w:del w:id="5582" w:author="frontdesk" w:date="2012-11-16T12:37:00Z">
        <w:r w:rsidRPr="00EE27B1">
          <w:rPr>
            <w:sz w:val="24"/>
            <w:szCs w:val="24"/>
            <w:rPrChange w:id="5583" w:author="Tre" w:date="2012-11-19T09:04:00Z">
              <w:rPr>
                <w:color w:val="0000FF"/>
                <w:u w:val="single"/>
              </w:rPr>
            </w:rPrChange>
          </w:rPr>
          <w:delText xml:space="preserve">(Rule Bender) </w:delText>
        </w:r>
        <w:r w:rsidRPr="00EE27B1" w:rsidDel="009F5790">
          <w:rPr>
            <w:i/>
            <w:sz w:val="24"/>
            <w:szCs w:val="24"/>
            <w:rPrChange w:id="5584" w:author="Tre" w:date="2012-11-19T09:04:00Z">
              <w:rPr>
                <w:i/>
                <w:color w:val="0000FF"/>
                <w:u w:val="single"/>
              </w:rPr>
            </w:rPrChange>
          </w:rPr>
          <w:fldChar w:fldCharType="begin"/>
        </w:r>
        <w:r w:rsidRPr="00EE27B1">
          <w:rPr>
            <w:i/>
            <w:sz w:val="24"/>
            <w:szCs w:val="24"/>
            <w:rPrChange w:id="5585" w:author="Tre" w:date="2012-11-19T09:04:00Z">
              <w:rPr>
                <w:i/>
                <w:color w:val="0000FF"/>
                <w:u w:val="single"/>
              </w:rPr>
            </w:rPrChange>
          </w:rPr>
          <w:delInstrText xml:space="preserve"> MERGEFIELD Rule_Bender_Description </w:delInstrText>
        </w:r>
        <w:r w:rsidRPr="00EE27B1" w:rsidDel="009F5790">
          <w:rPr>
            <w:i/>
            <w:sz w:val="24"/>
            <w:szCs w:val="24"/>
            <w:rPrChange w:id="5586" w:author="Tre" w:date="2012-11-19T09:04:00Z">
              <w:rPr>
                <w:i/>
                <w:color w:val="0000FF"/>
                <w:u w:val="single"/>
              </w:rPr>
            </w:rPrChange>
          </w:rPr>
          <w:fldChar w:fldCharType="separate"/>
        </w:r>
        <w:r w:rsidRPr="00EE27B1">
          <w:rPr>
            <w:i/>
            <w:noProof/>
            <w:sz w:val="24"/>
            <w:szCs w:val="24"/>
            <w:rPrChange w:id="5587" w:author="Tre" w:date="2012-11-19T09:04:00Z">
              <w:rPr>
                <w:i/>
                <w:noProof/>
                <w:color w:val="0000FF"/>
                <w:u w:val="single"/>
              </w:rPr>
            </w:rPrChange>
          </w:rPr>
          <w:delText>Give nails and teeth a razor sharp edge. Hard as diamonds and sharp as surgical razors.</w:delText>
        </w:r>
        <w:r w:rsidRPr="00EE27B1" w:rsidDel="009F5790">
          <w:rPr>
            <w:i/>
            <w:sz w:val="24"/>
            <w:szCs w:val="24"/>
            <w:rPrChange w:id="5588" w:author="Tre" w:date="2012-11-19T09:04:00Z">
              <w:rPr>
                <w:i/>
                <w:color w:val="0000FF"/>
                <w:u w:val="single"/>
              </w:rPr>
            </w:rPrChange>
          </w:rPr>
          <w:fldChar w:fldCharType="end"/>
        </w:r>
      </w:del>
    </w:p>
    <w:p w:rsidR="001F7E3F" w:rsidRPr="00880A1F" w:rsidRDefault="00EE27B1">
      <w:pPr>
        <w:pStyle w:val="MatrixSuperfluous"/>
        <w:rPr>
          <w:del w:id="5589" w:author="frontdesk" w:date="2012-11-16T12:37:00Z"/>
          <w:sz w:val="24"/>
          <w:szCs w:val="24"/>
          <w:rPrChange w:id="5590" w:author="Tre" w:date="2012-11-19T09:04:00Z">
            <w:rPr>
              <w:del w:id="5591" w:author="frontdesk" w:date="2012-11-16T12:37:00Z"/>
            </w:rPr>
          </w:rPrChange>
        </w:rPr>
      </w:pPr>
      <w:del w:id="5592" w:author="frontdesk" w:date="2012-11-16T12:37:00Z">
        <w:r w:rsidRPr="00EE27B1">
          <w:rPr>
            <w:sz w:val="24"/>
            <w:szCs w:val="24"/>
            <w:rPrChange w:id="5593" w:author="Tre" w:date="2012-11-19T09:04:00Z">
              <w:rPr>
                <w:color w:val="0000FF"/>
                <w:u w:val="single"/>
              </w:rPr>
            </w:rPrChange>
          </w:rPr>
          <w:delText>(Rule Breaker)</w:delText>
        </w:r>
        <w:r w:rsidRPr="00EE27B1" w:rsidDel="009F5790">
          <w:rPr>
            <w:i/>
            <w:sz w:val="24"/>
            <w:szCs w:val="24"/>
            <w:rPrChange w:id="5594" w:author="Tre" w:date="2012-11-19T09:04:00Z">
              <w:rPr>
                <w:i/>
                <w:color w:val="0000FF"/>
                <w:u w:val="single"/>
              </w:rPr>
            </w:rPrChange>
          </w:rPr>
          <w:fldChar w:fldCharType="begin"/>
        </w:r>
        <w:r w:rsidRPr="00EE27B1">
          <w:rPr>
            <w:i/>
            <w:sz w:val="24"/>
            <w:szCs w:val="24"/>
            <w:rPrChange w:id="5595" w:author="Tre" w:date="2012-11-19T09:04:00Z">
              <w:rPr>
                <w:i/>
                <w:color w:val="0000FF"/>
                <w:u w:val="single"/>
              </w:rPr>
            </w:rPrChange>
          </w:rPr>
          <w:delInstrText xml:space="preserve"> MERGEFIELD Rule_Breaker_Description </w:delInstrText>
        </w:r>
        <w:r w:rsidRPr="00EE27B1" w:rsidDel="009F5790">
          <w:rPr>
            <w:i/>
            <w:sz w:val="24"/>
            <w:szCs w:val="24"/>
            <w:rPrChange w:id="5596" w:author="Tre" w:date="2012-11-19T09:04:00Z">
              <w:rPr>
                <w:i/>
                <w:color w:val="0000FF"/>
                <w:u w:val="single"/>
              </w:rPr>
            </w:rPrChange>
          </w:rPr>
          <w:fldChar w:fldCharType="separate"/>
        </w:r>
        <w:r w:rsidRPr="00EE27B1">
          <w:rPr>
            <w:i/>
            <w:noProof/>
            <w:sz w:val="24"/>
            <w:szCs w:val="24"/>
            <w:rPrChange w:id="5597" w:author="Tre" w:date="2012-11-19T09:04:00Z">
              <w:rPr>
                <w:i/>
                <w:noProof/>
                <w:color w:val="0000FF"/>
                <w:u w:val="single"/>
              </w:rPr>
            </w:rPrChange>
          </w:rPr>
          <w:delText>Grow fingernails and toenails longer and stronger like cat claws. Character could even make bone poke through skin in the desired areas.</w:delText>
        </w:r>
        <w:r w:rsidRPr="00EE27B1" w:rsidDel="009F5790">
          <w:rPr>
            <w:i/>
            <w:sz w:val="24"/>
            <w:szCs w:val="24"/>
            <w:rPrChange w:id="5598" w:author="Tre" w:date="2012-11-19T09:04:00Z">
              <w:rPr>
                <w:i/>
                <w:color w:val="0000FF"/>
                <w:u w:val="single"/>
              </w:rPr>
            </w:rPrChange>
          </w:rPr>
          <w:fldChar w:fldCharType="end"/>
        </w:r>
        <w:r w:rsidRPr="00EE27B1">
          <w:rPr>
            <w:sz w:val="24"/>
            <w:szCs w:val="24"/>
            <w:rPrChange w:id="5599" w:author="Tre" w:date="2012-11-19T09:04:00Z">
              <w:rPr>
                <w:color w:val="0000FF"/>
                <w:u w:val="single"/>
              </w:rPr>
            </w:rPrChange>
          </w:rPr>
          <w:delText xml:space="preserve"> </w:delText>
        </w:r>
        <w:r w:rsidRPr="00EE27B1" w:rsidDel="009F5790">
          <w:rPr>
            <w:sz w:val="24"/>
            <w:szCs w:val="24"/>
            <w:rPrChange w:id="5600" w:author="Tre" w:date="2012-11-19T09:04:00Z">
              <w:rPr>
                <w:color w:val="0000FF"/>
                <w:u w:val="single"/>
              </w:rPr>
            </w:rPrChange>
          </w:rPr>
          <w:fldChar w:fldCharType="begin"/>
        </w:r>
        <w:r w:rsidRPr="00EE27B1">
          <w:rPr>
            <w:sz w:val="24"/>
            <w:szCs w:val="24"/>
            <w:rPrChange w:id="5601" w:author="Tre" w:date="2012-11-19T09:04:00Z">
              <w:rPr>
                <w:color w:val="0000FF"/>
                <w:u w:val="single"/>
              </w:rPr>
            </w:rPrChange>
          </w:rPr>
          <w:delInstrText xml:space="preserve"> NEXT  \* MERGEFORMAT </w:delInstrText>
        </w:r>
        <w:r w:rsidRPr="00EE27B1" w:rsidDel="009F5790">
          <w:rPr>
            <w:sz w:val="24"/>
            <w:szCs w:val="24"/>
            <w:rPrChange w:id="5602" w:author="Tre" w:date="2012-11-19T09:04:00Z">
              <w:rPr>
                <w:color w:val="0000FF"/>
                <w:u w:val="single"/>
              </w:rPr>
            </w:rPrChange>
          </w:rPr>
          <w:fldChar w:fldCharType="end"/>
        </w:r>
      </w:del>
    </w:p>
    <w:p w:rsidR="001F7E3F" w:rsidRPr="00880A1F" w:rsidRDefault="001F7E3F">
      <w:pPr>
        <w:pStyle w:val="MatrixSuperfluous"/>
        <w:rPr>
          <w:del w:id="5603" w:author="frontdesk" w:date="2012-11-16T12:37:00Z"/>
          <w:sz w:val="24"/>
          <w:szCs w:val="24"/>
          <w:rPrChange w:id="5604" w:author="Tre" w:date="2012-11-19T09:04:00Z">
            <w:rPr>
              <w:del w:id="5605" w:author="frontdesk" w:date="2012-11-16T12:37:00Z"/>
            </w:rPr>
          </w:rPrChange>
        </w:rPr>
      </w:pPr>
    </w:p>
    <w:p w:rsidR="001F7E3F" w:rsidRPr="00880A1F" w:rsidRDefault="00EE27B1">
      <w:pPr>
        <w:pStyle w:val="MatrixSuperfluous"/>
        <w:rPr>
          <w:del w:id="5606" w:author="frontdesk" w:date="2012-11-16T12:37:00Z"/>
          <w:sz w:val="24"/>
          <w:szCs w:val="24"/>
          <w:rPrChange w:id="5607" w:author="Tre" w:date="2012-11-19T09:04:00Z">
            <w:rPr>
              <w:del w:id="5608" w:author="frontdesk" w:date="2012-11-16T12:37:00Z"/>
            </w:rPr>
          </w:rPrChange>
        </w:rPr>
      </w:pPr>
      <w:del w:id="5609" w:author="frontdesk" w:date="2012-11-16T12:37:00Z">
        <w:r w:rsidRPr="00EE27B1">
          <w:rPr>
            <w:sz w:val="24"/>
            <w:szCs w:val="24"/>
            <w:rPrChange w:id="5610" w:author="Tre" w:date="2012-11-19T09:04:00Z">
              <w:rPr>
                <w:color w:val="0000FF"/>
                <w:u w:val="single"/>
              </w:rPr>
            </w:rPrChange>
          </w:rPr>
          <w:delText>Matrix Feat “</w:delText>
        </w:r>
        <w:r w:rsidRPr="00EE27B1" w:rsidDel="009F5790">
          <w:rPr>
            <w:i/>
            <w:sz w:val="24"/>
            <w:szCs w:val="24"/>
            <w:rPrChange w:id="5611" w:author="Tre" w:date="2012-11-19T09:04:00Z">
              <w:rPr>
                <w:i/>
                <w:color w:val="0000FF"/>
                <w:u w:val="single"/>
              </w:rPr>
            </w:rPrChange>
          </w:rPr>
          <w:fldChar w:fldCharType="begin"/>
        </w:r>
        <w:r w:rsidRPr="00EE27B1">
          <w:rPr>
            <w:i/>
            <w:sz w:val="24"/>
            <w:szCs w:val="24"/>
            <w:rPrChange w:id="5612" w:author="Tre" w:date="2012-11-19T09:04:00Z">
              <w:rPr>
                <w:i/>
                <w:color w:val="0000FF"/>
                <w:u w:val="single"/>
              </w:rPr>
            </w:rPrChange>
          </w:rPr>
          <w:delInstrText xml:space="preserve"> MERGEFIELD Skill </w:delInstrText>
        </w:r>
        <w:r w:rsidRPr="00EE27B1" w:rsidDel="009F5790">
          <w:rPr>
            <w:i/>
            <w:sz w:val="24"/>
            <w:szCs w:val="24"/>
            <w:rPrChange w:id="5613" w:author="Tre" w:date="2012-11-19T09:04:00Z">
              <w:rPr>
                <w:i/>
                <w:color w:val="0000FF"/>
                <w:u w:val="single"/>
              </w:rPr>
            </w:rPrChange>
          </w:rPr>
          <w:fldChar w:fldCharType="separate"/>
        </w:r>
        <w:r w:rsidRPr="00EE27B1">
          <w:rPr>
            <w:i/>
            <w:noProof/>
            <w:sz w:val="24"/>
            <w:szCs w:val="24"/>
            <w:rPrChange w:id="5614" w:author="Tre" w:date="2012-11-19T09:04:00Z">
              <w:rPr>
                <w:i/>
                <w:noProof/>
                <w:color w:val="0000FF"/>
                <w:u w:val="single"/>
              </w:rPr>
            </w:rPrChange>
          </w:rPr>
          <w:delText>Increased Attribute</w:delText>
        </w:r>
        <w:r w:rsidRPr="00EE27B1" w:rsidDel="009F5790">
          <w:rPr>
            <w:i/>
            <w:sz w:val="24"/>
            <w:szCs w:val="24"/>
            <w:rPrChange w:id="5615" w:author="Tre" w:date="2012-11-19T09:04:00Z">
              <w:rPr>
                <w:i/>
                <w:color w:val="0000FF"/>
                <w:u w:val="single"/>
              </w:rPr>
            </w:rPrChange>
          </w:rPr>
          <w:fldChar w:fldCharType="end"/>
        </w:r>
        <w:r w:rsidRPr="00EE27B1">
          <w:rPr>
            <w:sz w:val="24"/>
            <w:szCs w:val="24"/>
            <w:rPrChange w:id="5616" w:author="Tre" w:date="2012-11-19T09:04:00Z">
              <w:rPr>
                <w:color w:val="0000FF"/>
                <w:u w:val="single"/>
              </w:rPr>
            </w:rPrChange>
          </w:rPr>
          <w:delText>” – [Cyberzen]</w:delText>
        </w:r>
      </w:del>
    </w:p>
    <w:p w:rsidR="001F7E3F" w:rsidRPr="00880A1F" w:rsidRDefault="00EE27B1">
      <w:pPr>
        <w:pStyle w:val="MatrixSuperfluous"/>
        <w:rPr>
          <w:del w:id="5617" w:author="frontdesk" w:date="2012-11-16T12:37:00Z"/>
          <w:sz w:val="24"/>
          <w:szCs w:val="24"/>
          <w:rPrChange w:id="5618" w:author="Tre" w:date="2012-11-19T09:04:00Z">
            <w:rPr>
              <w:del w:id="5619" w:author="frontdesk" w:date="2012-11-16T12:37:00Z"/>
            </w:rPr>
          </w:rPrChange>
        </w:rPr>
      </w:pPr>
      <w:del w:id="5620" w:author="frontdesk" w:date="2012-11-16T12:37:00Z">
        <w:r w:rsidRPr="00EE27B1">
          <w:rPr>
            <w:sz w:val="24"/>
            <w:szCs w:val="24"/>
            <w:rPrChange w:id="5621" w:author="Tre" w:date="2012-11-19T09:04:00Z">
              <w:rPr>
                <w:color w:val="0000FF"/>
                <w:u w:val="single"/>
              </w:rPr>
            </w:rPrChange>
          </w:rPr>
          <w:delText xml:space="preserve">(Rule Bender) </w:delText>
        </w:r>
        <w:r w:rsidRPr="00EE27B1" w:rsidDel="009F5790">
          <w:rPr>
            <w:i/>
            <w:sz w:val="24"/>
            <w:szCs w:val="24"/>
            <w:rPrChange w:id="5622" w:author="Tre" w:date="2012-11-19T09:04:00Z">
              <w:rPr>
                <w:i/>
                <w:color w:val="0000FF"/>
                <w:u w:val="single"/>
              </w:rPr>
            </w:rPrChange>
          </w:rPr>
          <w:fldChar w:fldCharType="begin"/>
        </w:r>
        <w:r w:rsidRPr="00EE27B1">
          <w:rPr>
            <w:i/>
            <w:sz w:val="24"/>
            <w:szCs w:val="24"/>
            <w:rPrChange w:id="5623" w:author="Tre" w:date="2012-11-19T09:04:00Z">
              <w:rPr>
                <w:i/>
                <w:color w:val="0000FF"/>
                <w:u w:val="single"/>
              </w:rPr>
            </w:rPrChange>
          </w:rPr>
          <w:delInstrText xml:space="preserve"> MERGEFIELD Rule_Bender_Description </w:delInstrText>
        </w:r>
        <w:r w:rsidRPr="00EE27B1" w:rsidDel="009F5790">
          <w:rPr>
            <w:i/>
            <w:sz w:val="24"/>
            <w:szCs w:val="24"/>
            <w:rPrChange w:id="5624" w:author="Tre" w:date="2012-11-19T09:04:00Z">
              <w:rPr>
                <w:i/>
                <w:color w:val="0000FF"/>
                <w:u w:val="single"/>
              </w:rPr>
            </w:rPrChange>
          </w:rPr>
          <w:fldChar w:fldCharType="separate"/>
        </w:r>
        <w:r w:rsidRPr="00EE27B1">
          <w:rPr>
            <w:i/>
            <w:noProof/>
            <w:sz w:val="24"/>
            <w:szCs w:val="24"/>
            <w:rPrChange w:id="5625" w:author="Tre" w:date="2012-11-19T09:04:00Z">
              <w:rPr>
                <w:i/>
                <w:noProof/>
                <w:color w:val="0000FF"/>
                <w:u w:val="single"/>
              </w:rPr>
            </w:rPrChange>
          </w:rPr>
          <w:delText>Make a task roll. For each success increase that attribute's dice pool by one die for the remainder of the scene. This cannot increase the Cyberzen attribute. The amount of points that a character can adjust is equal to Matrix Feat rating. But that can be</w:delText>
        </w:r>
        <w:r w:rsidRPr="00EE27B1" w:rsidDel="009F5790">
          <w:rPr>
            <w:i/>
            <w:sz w:val="24"/>
            <w:szCs w:val="24"/>
            <w:rPrChange w:id="5626" w:author="Tre" w:date="2012-11-19T09:04:00Z">
              <w:rPr>
                <w:i/>
                <w:color w:val="0000FF"/>
                <w:u w:val="single"/>
              </w:rPr>
            </w:rPrChange>
          </w:rPr>
          <w:fldChar w:fldCharType="end"/>
        </w:r>
      </w:del>
    </w:p>
    <w:p w:rsidR="001F7E3F" w:rsidRPr="00880A1F" w:rsidRDefault="00EE27B1">
      <w:pPr>
        <w:pStyle w:val="MatrixSuperfluous"/>
        <w:rPr>
          <w:del w:id="5627" w:author="frontdesk" w:date="2012-11-16T12:37:00Z"/>
          <w:sz w:val="24"/>
          <w:szCs w:val="24"/>
          <w:rPrChange w:id="5628" w:author="Tre" w:date="2012-11-19T09:04:00Z">
            <w:rPr>
              <w:del w:id="5629" w:author="frontdesk" w:date="2012-11-16T12:37:00Z"/>
            </w:rPr>
          </w:rPrChange>
        </w:rPr>
      </w:pPr>
      <w:del w:id="5630" w:author="frontdesk" w:date="2012-11-16T12:37:00Z">
        <w:r w:rsidRPr="00EE27B1">
          <w:rPr>
            <w:sz w:val="24"/>
            <w:szCs w:val="24"/>
            <w:rPrChange w:id="5631" w:author="Tre" w:date="2012-11-19T09:04:00Z">
              <w:rPr>
                <w:color w:val="0000FF"/>
                <w:u w:val="single"/>
              </w:rPr>
            </w:rPrChange>
          </w:rPr>
          <w:delText>(Rule Breaker)</w:delText>
        </w:r>
        <w:r w:rsidRPr="00EE27B1" w:rsidDel="009F5790">
          <w:rPr>
            <w:i/>
            <w:sz w:val="24"/>
            <w:szCs w:val="24"/>
            <w:rPrChange w:id="5632" w:author="Tre" w:date="2012-11-19T09:04:00Z">
              <w:rPr>
                <w:i/>
                <w:color w:val="0000FF"/>
                <w:u w:val="single"/>
              </w:rPr>
            </w:rPrChange>
          </w:rPr>
          <w:fldChar w:fldCharType="begin"/>
        </w:r>
        <w:r w:rsidRPr="00EE27B1">
          <w:rPr>
            <w:i/>
            <w:sz w:val="24"/>
            <w:szCs w:val="24"/>
            <w:rPrChange w:id="5633" w:author="Tre" w:date="2012-11-19T09:04:00Z">
              <w:rPr>
                <w:i/>
                <w:color w:val="0000FF"/>
                <w:u w:val="single"/>
              </w:rPr>
            </w:rPrChange>
          </w:rPr>
          <w:delInstrText xml:space="preserve"> MERGEFIELD Rule_Breaker_Description </w:delInstrText>
        </w:r>
        <w:r w:rsidRPr="00EE27B1" w:rsidDel="009F5790">
          <w:rPr>
            <w:i/>
            <w:sz w:val="24"/>
            <w:szCs w:val="24"/>
            <w:rPrChange w:id="5634" w:author="Tre" w:date="2012-11-19T09:04:00Z">
              <w:rPr>
                <w:i/>
                <w:color w:val="0000FF"/>
                <w:u w:val="single"/>
              </w:rPr>
            </w:rPrChange>
          </w:rPr>
          <w:fldChar w:fldCharType="separate"/>
        </w:r>
        <w:r w:rsidRPr="00EE27B1">
          <w:rPr>
            <w:i/>
            <w:noProof/>
            <w:sz w:val="24"/>
            <w:szCs w:val="24"/>
            <w:rPrChange w:id="5635" w:author="Tre" w:date="2012-11-19T09:04:00Z">
              <w:rPr>
                <w:i/>
                <w:noProof/>
                <w:color w:val="0000FF"/>
                <w:u w:val="single"/>
              </w:rPr>
            </w:rPrChange>
          </w:rPr>
          <w:delText>Increase Cyberzen. No limit to the amount of Attribute points the character can increase.</w:delText>
        </w:r>
        <w:r w:rsidRPr="00EE27B1" w:rsidDel="009F5790">
          <w:rPr>
            <w:i/>
            <w:sz w:val="24"/>
            <w:szCs w:val="24"/>
            <w:rPrChange w:id="5636" w:author="Tre" w:date="2012-11-19T09:04:00Z">
              <w:rPr>
                <w:i/>
                <w:color w:val="0000FF"/>
                <w:u w:val="single"/>
              </w:rPr>
            </w:rPrChange>
          </w:rPr>
          <w:fldChar w:fldCharType="end"/>
        </w:r>
        <w:r w:rsidRPr="00EE27B1">
          <w:rPr>
            <w:sz w:val="24"/>
            <w:szCs w:val="24"/>
            <w:rPrChange w:id="5637" w:author="Tre" w:date="2012-11-19T09:04:00Z">
              <w:rPr>
                <w:color w:val="0000FF"/>
                <w:u w:val="single"/>
              </w:rPr>
            </w:rPrChange>
          </w:rPr>
          <w:delText xml:space="preserve"> </w:delText>
        </w:r>
        <w:r w:rsidRPr="00EE27B1" w:rsidDel="009F5790">
          <w:rPr>
            <w:sz w:val="24"/>
            <w:szCs w:val="24"/>
            <w:rPrChange w:id="5638" w:author="Tre" w:date="2012-11-19T09:04:00Z">
              <w:rPr>
                <w:color w:val="0000FF"/>
                <w:u w:val="single"/>
              </w:rPr>
            </w:rPrChange>
          </w:rPr>
          <w:fldChar w:fldCharType="begin"/>
        </w:r>
        <w:r w:rsidRPr="00EE27B1">
          <w:rPr>
            <w:sz w:val="24"/>
            <w:szCs w:val="24"/>
            <w:rPrChange w:id="5639" w:author="Tre" w:date="2012-11-19T09:04:00Z">
              <w:rPr>
                <w:color w:val="0000FF"/>
                <w:u w:val="single"/>
              </w:rPr>
            </w:rPrChange>
          </w:rPr>
          <w:delInstrText xml:space="preserve"> NEXT  \* MERGEFORMAT </w:delInstrText>
        </w:r>
        <w:r w:rsidRPr="00EE27B1" w:rsidDel="009F5790">
          <w:rPr>
            <w:sz w:val="24"/>
            <w:szCs w:val="24"/>
            <w:rPrChange w:id="5640" w:author="Tre" w:date="2012-11-19T09:04:00Z">
              <w:rPr>
                <w:color w:val="0000FF"/>
                <w:u w:val="single"/>
              </w:rPr>
            </w:rPrChange>
          </w:rPr>
          <w:fldChar w:fldCharType="end"/>
        </w:r>
      </w:del>
    </w:p>
    <w:p w:rsidR="001F7E3F" w:rsidRPr="00880A1F" w:rsidRDefault="001F7E3F">
      <w:pPr>
        <w:pStyle w:val="MatrixSuperfluous"/>
        <w:rPr>
          <w:del w:id="5641" w:author="frontdesk" w:date="2012-11-16T12:37:00Z"/>
          <w:sz w:val="24"/>
          <w:szCs w:val="24"/>
          <w:rPrChange w:id="5642" w:author="Tre" w:date="2012-11-19T09:04:00Z">
            <w:rPr>
              <w:del w:id="5643" w:author="frontdesk" w:date="2012-11-16T12:37:00Z"/>
            </w:rPr>
          </w:rPrChange>
        </w:rPr>
      </w:pPr>
    </w:p>
    <w:p w:rsidR="001F7E3F" w:rsidRPr="00880A1F" w:rsidRDefault="00EE27B1">
      <w:pPr>
        <w:pStyle w:val="MatrixSuperfluous"/>
        <w:rPr>
          <w:del w:id="5644" w:author="frontdesk" w:date="2012-11-16T12:37:00Z"/>
          <w:sz w:val="24"/>
          <w:szCs w:val="24"/>
          <w:rPrChange w:id="5645" w:author="Tre" w:date="2012-11-19T09:04:00Z">
            <w:rPr>
              <w:del w:id="5646" w:author="frontdesk" w:date="2012-11-16T12:37:00Z"/>
            </w:rPr>
          </w:rPrChange>
        </w:rPr>
      </w:pPr>
      <w:del w:id="5647" w:author="frontdesk" w:date="2012-11-16T12:37:00Z">
        <w:r w:rsidRPr="00EE27B1">
          <w:rPr>
            <w:sz w:val="24"/>
            <w:szCs w:val="24"/>
            <w:rPrChange w:id="5648" w:author="Tre" w:date="2012-11-19T09:04:00Z">
              <w:rPr>
                <w:color w:val="0000FF"/>
                <w:u w:val="single"/>
              </w:rPr>
            </w:rPrChange>
          </w:rPr>
          <w:delText>Matrix Feat “</w:delText>
        </w:r>
        <w:r w:rsidRPr="00EE27B1" w:rsidDel="009F5790">
          <w:rPr>
            <w:i/>
            <w:sz w:val="24"/>
            <w:szCs w:val="24"/>
            <w:rPrChange w:id="5649" w:author="Tre" w:date="2012-11-19T09:04:00Z">
              <w:rPr>
                <w:i/>
                <w:color w:val="0000FF"/>
                <w:u w:val="single"/>
              </w:rPr>
            </w:rPrChange>
          </w:rPr>
          <w:fldChar w:fldCharType="begin"/>
        </w:r>
        <w:r w:rsidRPr="00EE27B1">
          <w:rPr>
            <w:i/>
            <w:sz w:val="24"/>
            <w:szCs w:val="24"/>
            <w:rPrChange w:id="5650" w:author="Tre" w:date="2012-11-19T09:04:00Z">
              <w:rPr>
                <w:i/>
                <w:color w:val="0000FF"/>
                <w:u w:val="single"/>
              </w:rPr>
            </w:rPrChange>
          </w:rPr>
          <w:delInstrText xml:space="preserve"> MERGEFIELD Skill </w:delInstrText>
        </w:r>
        <w:r w:rsidRPr="00EE27B1" w:rsidDel="009F5790">
          <w:rPr>
            <w:i/>
            <w:sz w:val="24"/>
            <w:szCs w:val="24"/>
            <w:rPrChange w:id="5651" w:author="Tre" w:date="2012-11-19T09:04:00Z">
              <w:rPr>
                <w:i/>
                <w:color w:val="0000FF"/>
                <w:u w:val="single"/>
              </w:rPr>
            </w:rPrChange>
          </w:rPr>
          <w:fldChar w:fldCharType="separate"/>
        </w:r>
        <w:r w:rsidRPr="00EE27B1">
          <w:rPr>
            <w:i/>
            <w:noProof/>
            <w:sz w:val="24"/>
            <w:szCs w:val="24"/>
            <w:rPrChange w:id="5652" w:author="Tre" w:date="2012-11-19T09:04:00Z">
              <w:rPr>
                <w:i/>
                <w:noProof/>
                <w:color w:val="0000FF"/>
                <w:u w:val="single"/>
              </w:rPr>
            </w:rPrChange>
          </w:rPr>
          <w:delText>Increased Skill</w:delText>
        </w:r>
        <w:r w:rsidRPr="00EE27B1" w:rsidDel="009F5790">
          <w:rPr>
            <w:i/>
            <w:sz w:val="24"/>
            <w:szCs w:val="24"/>
            <w:rPrChange w:id="5653" w:author="Tre" w:date="2012-11-19T09:04:00Z">
              <w:rPr>
                <w:i/>
                <w:color w:val="0000FF"/>
                <w:u w:val="single"/>
              </w:rPr>
            </w:rPrChange>
          </w:rPr>
          <w:fldChar w:fldCharType="end"/>
        </w:r>
        <w:r w:rsidRPr="00EE27B1">
          <w:rPr>
            <w:sz w:val="24"/>
            <w:szCs w:val="24"/>
            <w:rPrChange w:id="5654" w:author="Tre" w:date="2012-11-19T09:04:00Z">
              <w:rPr>
                <w:color w:val="0000FF"/>
                <w:u w:val="single"/>
              </w:rPr>
            </w:rPrChange>
          </w:rPr>
          <w:delText>” – [Cyberzen]</w:delText>
        </w:r>
      </w:del>
    </w:p>
    <w:p w:rsidR="001F7E3F" w:rsidRPr="00880A1F" w:rsidRDefault="00EE27B1">
      <w:pPr>
        <w:pStyle w:val="MatrixSuperfluous"/>
        <w:rPr>
          <w:del w:id="5655" w:author="frontdesk" w:date="2012-11-16T12:37:00Z"/>
          <w:sz w:val="24"/>
          <w:szCs w:val="24"/>
          <w:rPrChange w:id="5656" w:author="Tre" w:date="2012-11-19T09:04:00Z">
            <w:rPr>
              <w:del w:id="5657" w:author="frontdesk" w:date="2012-11-16T12:37:00Z"/>
            </w:rPr>
          </w:rPrChange>
        </w:rPr>
      </w:pPr>
      <w:del w:id="5658" w:author="frontdesk" w:date="2012-11-16T12:37:00Z">
        <w:r w:rsidRPr="00EE27B1">
          <w:rPr>
            <w:sz w:val="24"/>
            <w:szCs w:val="24"/>
            <w:rPrChange w:id="5659" w:author="Tre" w:date="2012-11-19T09:04:00Z">
              <w:rPr>
                <w:color w:val="0000FF"/>
                <w:u w:val="single"/>
              </w:rPr>
            </w:rPrChange>
          </w:rPr>
          <w:delText xml:space="preserve">(Rule Bender) </w:delText>
        </w:r>
        <w:r w:rsidRPr="00EE27B1" w:rsidDel="009F5790">
          <w:rPr>
            <w:i/>
            <w:sz w:val="24"/>
            <w:szCs w:val="24"/>
            <w:rPrChange w:id="5660" w:author="Tre" w:date="2012-11-19T09:04:00Z">
              <w:rPr>
                <w:i/>
                <w:color w:val="0000FF"/>
                <w:u w:val="single"/>
              </w:rPr>
            </w:rPrChange>
          </w:rPr>
          <w:fldChar w:fldCharType="begin"/>
        </w:r>
        <w:r w:rsidRPr="00EE27B1">
          <w:rPr>
            <w:i/>
            <w:sz w:val="24"/>
            <w:szCs w:val="24"/>
            <w:rPrChange w:id="5661" w:author="Tre" w:date="2012-11-19T09:04:00Z">
              <w:rPr>
                <w:i/>
                <w:color w:val="0000FF"/>
                <w:u w:val="single"/>
              </w:rPr>
            </w:rPrChange>
          </w:rPr>
          <w:delInstrText xml:space="preserve"> MERGEFIELD Rule_Bender_Description </w:delInstrText>
        </w:r>
        <w:r w:rsidRPr="00EE27B1" w:rsidDel="009F5790">
          <w:rPr>
            <w:i/>
            <w:sz w:val="24"/>
            <w:szCs w:val="24"/>
            <w:rPrChange w:id="5662" w:author="Tre" w:date="2012-11-19T09:04:00Z">
              <w:rPr>
                <w:i/>
                <w:color w:val="0000FF"/>
                <w:u w:val="single"/>
              </w:rPr>
            </w:rPrChange>
          </w:rPr>
          <w:fldChar w:fldCharType="separate"/>
        </w:r>
        <w:r w:rsidRPr="00EE27B1">
          <w:rPr>
            <w:i/>
            <w:noProof/>
            <w:sz w:val="24"/>
            <w:szCs w:val="24"/>
            <w:rPrChange w:id="5663" w:author="Tre" w:date="2012-11-19T09:04:00Z">
              <w:rPr>
                <w:i/>
                <w:noProof/>
                <w:color w:val="0000FF"/>
                <w:u w:val="single"/>
              </w:rPr>
            </w:rPrChange>
          </w:rPr>
          <w:delText>Make a task roll. For each success increase that skill's dice pool by one die for the remainder of the scene. The amount of points that can be adjusted by this Matrix feat is equal to its rating. Similar to Increased Attribute.</w:delText>
        </w:r>
        <w:r w:rsidRPr="00EE27B1" w:rsidDel="009F5790">
          <w:rPr>
            <w:i/>
            <w:sz w:val="24"/>
            <w:szCs w:val="24"/>
            <w:rPrChange w:id="5664" w:author="Tre" w:date="2012-11-19T09:04:00Z">
              <w:rPr>
                <w:i/>
                <w:color w:val="0000FF"/>
                <w:u w:val="single"/>
              </w:rPr>
            </w:rPrChange>
          </w:rPr>
          <w:fldChar w:fldCharType="end"/>
        </w:r>
      </w:del>
    </w:p>
    <w:p w:rsidR="001F7E3F" w:rsidRPr="00880A1F" w:rsidRDefault="00EE27B1">
      <w:pPr>
        <w:pStyle w:val="MatrixSuperfluous"/>
        <w:rPr>
          <w:del w:id="5665" w:author="frontdesk" w:date="2012-11-16T12:37:00Z"/>
          <w:sz w:val="24"/>
          <w:szCs w:val="24"/>
          <w:rPrChange w:id="5666" w:author="Tre" w:date="2012-11-19T09:04:00Z">
            <w:rPr>
              <w:del w:id="5667" w:author="frontdesk" w:date="2012-11-16T12:37:00Z"/>
            </w:rPr>
          </w:rPrChange>
        </w:rPr>
      </w:pPr>
      <w:del w:id="5668" w:author="frontdesk" w:date="2012-11-16T12:37:00Z">
        <w:r w:rsidRPr="00EE27B1">
          <w:rPr>
            <w:sz w:val="24"/>
            <w:szCs w:val="24"/>
            <w:rPrChange w:id="5669" w:author="Tre" w:date="2012-11-19T09:04:00Z">
              <w:rPr>
                <w:color w:val="0000FF"/>
                <w:u w:val="single"/>
              </w:rPr>
            </w:rPrChange>
          </w:rPr>
          <w:delText>(Rule Breaker)</w:delText>
        </w:r>
        <w:r w:rsidRPr="00EE27B1" w:rsidDel="009F5790">
          <w:rPr>
            <w:i/>
            <w:sz w:val="24"/>
            <w:szCs w:val="24"/>
            <w:rPrChange w:id="5670" w:author="Tre" w:date="2012-11-19T09:04:00Z">
              <w:rPr>
                <w:i/>
                <w:color w:val="0000FF"/>
                <w:u w:val="single"/>
              </w:rPr>
            </w:rPrChange>
          </w:rPr>
          <w:fldChar w:fldCharType="begin"/>
        </w:r>
        <w:r w:rsidRPr="00EE27B1">
          <w:rPr>
            <w:i/>
            <w:sz w:val="24"/>
            <w:szCs w:val="24"/>
            <w:rPrChange w:id="5671" w:author="Tre" w:date="2012-11-19T09:04:00Z">
              <w:rPr>
                <w:i/>
                <w:color w:val="0000FF"/>
                <w:u w:val="single"/>
              </w:rPr>
            </w:rPrChange>
          </w:rPr>
          <w:delInstrText xml:space="preserve"> MERGEFIELD Rule_Breaker_Description </w:delInstrText>
        </w:r>
        <w:r w:rsidRPr="00EE27B1" w:rsidDel="009F5790">
          <w:rPr>
            <w:i/>
            <w:sz w:val="24"/>
            <w:szCs w:val="24"/>
            <w:rPrChange w:id="5672" w:author="Tre" w:date="2012-11-19T09:04:00Z">
              <w:rPr>
                <w:i/>
                <w:color w:val="0000FF"/>
                <w:u w:val="single"/>
              </w:rPr>
            </w:rPrChange>
          </w:rPr>
          <w:fldChar w:fldCharType="separate"/>
        </w:r>
        <w:r w:rsidRPr="00EE27B1">
          <w:rPr>
            <w:i/>
            <w:noProof/>
            <w:sz w:val="24"/>
            <w:szCs w:val="24"/>
            <w:rPrChange w:id="5673" w:author="Tre" w:date="2012-11-19T09:04:00Z">
              <w:rPr>
                <w:i/>
                <w:noProof/>
                <w:color w:val="0000FF"/>
                <w:u w:val="single"/>
              </w:rPr>
            </w:rPrChange>
          </w:rPr>
          <w:delText>No limit to the amount of Skill points that the character can increase.</w:delText>
        </w:r>
        <w:r w:rsidRPr="00EE27B1" w:rsidDel="009F5790">
          <w:rPr>
            <w:i/>
            <w:sz w:val="24"/>
            <w:szCs w:val="24"/>
            <w:rPrChange w:id="5674" w:author="Tre" w:date="2012-11-19T09:04:00Z">
              <w:rPr>
                <w:i/>
                <w:color w:val="0000FF"/>
                <w:u w:val="single"/>
              </w:rPr>
            </w:rPrChange>
          </w:rPr>
          <w:fldChar w:fldCharType="end"/>
        </w:r>
        <w:r w:rsidRPr="00EE27B1">
          <w:rPr>
            <w:sz w:val="24"/>
            <w:szCs w:val="24"/>
            <w:rPrChange w:id="5675" w:author="Tre" w:date="2012-11-19T09:04:00Z">
              <w:rPr>
                <w:color w:val="0000FF"/>
                <w:u w:val="single"/>
              </w:rPr>
            </w:rPrChange>
          </w:rPr>
          <w:delText xml:space="preserve"> </w:delText>
        </w:r>
        <w:r w:rsidRPr="00EE27B1" w:rsidDel="009F5790">
          <w:rPr>
            <w:sz w:val="24"/>
            <w:szCs w:val="24"/>
            <w:rPrChange w:id="5676" w:author="Tre" w:date="2012-11-19T09:04:00Z">
              <w:rPr>
                <w:color w:val="0000FF"/>
                <w:u w:val="single"/>
              </w:rPr>
            </w:rPrChange>
          </w:rPr>
          <w:fldChar w:fldCharType="begin"/>
        </w:r>
        <w:r w:rsidRPr="00EE27B1">
          <w:rPr>
            <w:sz w:val="24"/>
            <w:szCs w:val="24"/>
            <w:rPrChange w:id="5677" w:author="Tre" w:date="2012-11-19T09:04:00Z">
              <w:rPr>
                <w:color w:val="0000FF"/>
                <w:u w:val="single"/>
              </w:rPr>
            </w:rPrChange>
          </w:rPr>
          <w:delInstrText xml:space="preserve"> NEXT  \* MERGEFORMAT </w:delInstrText>
        </w:r>
        <w:r w:rsidRPr="00EE27B1" w:rsidDel="009F5790">
          <w:rPr>
            <w:sz w:val="24"/>
            <w:szCs w:val="24"/>
            <w:rPrChange w:id="5678" w:author="Tre" w:date="2012-11-19T09:04:00Z">
              <w:rPr>
                <w:color w:val="0000FF"/>
                <w:u w:val="single"/>
              </w:rPr>
            </w:rPrChange>
          </w:rPr>
          <w:fldChar w:fldCharType="end"/>
        </w:r>
      </w:del>
    </w:p>
    <w:p w:rsidR="001F7E3F" w:rsidRPr="00880A1F" w:rsidRDefault="001F7E3F">
      <w:pPr>
        <w:pStyle w:val="MatrixSuperfluous"/>
        <w:rPr>
          <w:del w:id="5679" w:author="frontdesk" w:date="2012-11-16T12:37:00Z"/>
          <w:sz w:val="24"/>
          <w:szCs w:val="24"/>
          <w:rPrChange w:id="5680" w:author="Tre" w:date="2012-11-19T09:04:00Z">
            <w:rPr>
              <w:del w:id="5681" w:author="frontdesk" w:date="2012-11-16T12:37:00Z"/>
            </w:rPr>
          </w:rPrChange>
        </w:rPr>
      </w:pPr>
    </w:p>
    <w:p w:rsidR="001F7E3F" w:rsidRPr="00880A1F" w:rsidRDefault="00EE27B1">
      <w:pPr>
        <w:pStyle w:val="MatrixSuperfluous"/>
        <w:rPr>
          <w:del w:id="5682" w:author="frontdesk" w:date="2012-11-16T12:37:00Z"/>
          <w:sz w:val="24"/>
          <w:szCs w:val="24"/>
          <w:rPrChange w:id="5683" w:author="Tre" w:date="2012-11-19T09:04:00Z">
            <w:rPr>
              <w:del w:id="5684" w:author="frontdesk" w:date="2012-11-16T12:37:00Z"/>
            </w:rPr>
          </w:rPrChange>
        </w:rPr>
      </w:pPr>
      <w:del w:id="5685" w:author="frontdesk" w:date="2012-11-16T12:37:00Z">
        <w:r w:rsidRPr="00EE27B1">
          <w:rPr>
            <w:sz w:val="24"/>
            <w:szCs w:val="24"/>
            <w:rPrChange w:id="5686" w:author="Tre" w:date="2012-11-19T09:04:00Z">
              <w:rPr>
                <w:color w:val="0000FF"/>
                <w:u w:val="single"/>
              </w:rPr>
            </w:rPrChange>
          </w:rPr>
          <w:delText>Matrix Feat “</w:delText>
        </w:r>
        <w:r w:rsidRPr="00EE27B1" w:rsidDel="009F5790">
          <w:rPr>
            <w:i/>
            <w:sz w:val="24"/>
            <w:szCs w:val="24"/>
            <w:rPrChange w:id="5687" w:author="Tre" w:date="2012-11-19T09:04:00Z">
              <w:rPr>
                <w:i/>
                <w:color w:val="0000FF"/>
                <w:u w:val="single"/>
              </w:rPr>
            </w:rPrChange>
          </w:rPr>
          <w:fldChar w:fldCharType="begin"/>
        </w:r>
        <w:r w:rsidRPr="00EE27B1">
          <w:rPr>
            <w:i/>
            <w:sz w:val="24"/>
            <w:szCs w:val="24"/>
            <w:rPrChange w:id="5688" w:author="Tre" w:date="2012-11-19T09:04:00Z">
              <w:rPr>
                <w:i/>
                <w:color w:val="0000FF"/>
                <w:u w:val="single"/>
              </w:rPr>
            </w:rPrChange>
          </w:rPr>
          <w:delInstrText xml:space="preserve"> MERGEFIELD Skill </w:delInstrText>
        </w:r>
        <w:r w:rsidRPr="00EE27B1" w:rsidDel="009F5790">
          <w:rPr>
            <w:i/>
            <w:sz w:val="24"/>
            <w:szCs w:val="24"/>
            <w:rPrChange w:id="5689" w:author="Tre" w:date="2012-11-19T09:04:00Z">
              <w:rPr>
                <w:i/>
                <w:color w:val="0000FF"/>
                <w:u w:val="single"/>
              </w:rPr>
            </w:rPrChange>
          </w:rPr>
          <w:fldChar w:fldCharType="separate"/>
        </w:r>
        <w:r w:rsidRPr="00EE27B1">
          <w:rPr>
            <w:i/>
            <w:noProof/>
            <w:sz w:val="24"/>
            <w:szCs w:val="24"/>
            <w:rPrChange w:id="5690" w:author="Tre" w:date="2012-11-19T09:04:00Z">
              <w:rPr>
                <w:i/>
                <w:noProof/>
                <w:color w:val="0000FF"/>
                <w:u w:val="single"/>
              </w:rPr>
            </w:rPrChange>
          </w:rPr>
          <w:delText>Invisibilty</w:delText>
        </w:r>
        <w:r w:rsidRPr="00EE27B1" w:rsidDel="009F5790">
          <w:rPr>
            <w:i/>
            <w:sz w:val="24"/>
            <w:szCs w:val="24"/>
            <w:rPrChange w:id="5691" w:author="Tre" w:date="2012-11-19T09:04:00Z">
              <w:rPr>
                <w:i/>
                <w:color w:val="0000FF"/>
                <w:u w:val="single"/>
              </w:rPr>
            </w:rPrChange>
          </w:rPr>
          <w:fldChar w:fldCharType="end"/>
        </w:r>
        <w:r w:rsidRPr="00EE27B1">
          <w:rPr>
            <w:sz w:val="24"/>
            <w:szCs w:val="24"/>
            <w:rPrChange w:id="5692" w:author="Tre" w:date="2012-11-19T09:04:00Z">
              <w:rPr>
                <w:color w:val="0000FF"/>
                <w:u w:val="single"/>
              </w:rPr>
            </w:rPrChange>
          </w:rPr>
          <w:delText>” – [Cyberzen]</w:delText>
        </w:r>
      </w:del>
    </w:p>
    <w:p w:rsidR="001F7E3F" w:rsidRPr="00880A1F" w:rsidRDefault="00EE27B1">
      <w:pPr>
        <w:pStyle w:val="MatrixSuperfluous"/>
        <w:rPr>
          <w:del w:id="5693" w:author="frontdesk" w:date="2012-11-16T12:37:00Z"/>
          <w:sz w:val="24"/>
          <w:szCs w:val="24"/>
          <w:rPrChange w:id="5694" w:author="Tre" w:date="2012-11-19T09:04:00Z">
            <w:rPr>
              <w:del w:id="5695" w:author="frontdesk" w:date="2012-11-16T12:37:00Z"/>
            </w:rPr>
          </w:rPrChange>
        </w:rPr>
      </w:pPr>
      <w:del w:id="5696" w:author="frontdesk" w:date="2012-11-16T12:37:00Z">
        <w:r w:rsidRPr="00EE27B1">
          <w:rPr>
            <w:sz w:val="24"/>
            <w:szCs w:val="24"/>
            <w:rPrChange w:id="5697" w:author="Tre" w:date="2012-11-19T09:04:00Z">
              <w:rPr>
                <w:color w:val="0000FF"/>
                <w:u w:val="single"/>
              </w:rPr>
            </w:rPrChange>
          </w:rPr>
          <w:delText xml:space="preserve">(Rule Bender) </w:delText>
        </w:r>
        <w:r w:rsidRPr="00EE27B1" w:rsidDel="009F5790">
          <w:rPr>
            <w:i/>
            <w:sz w:val="24"/>
            <w:szCs w:val="24"/>
            <w:rPrChange w:id="5698" w:author="Tre" w:date="2012-11-19T09:04:00Z">
              <w:rPr>
                <w:i/>
                <w:color w:val="0000FF"/>
                <w:u w:val="single"/>
              </w:rPr>
            </w:rPrChange>
          </w:rPr>
          <w:fldChar w:fldCharType="begin"/>
        </w:r>
        <w:r w:rsidRPr="00EE27B1">
          <w:rPr>
            <w:i/>
            <w:sz w:val="24"/>
            <w:szCs w:val="24"/>
            <w:rPrChange w:id="5699" w:author="Tre" w:date="2012-11-19T09:04:00Z">
              <w:rPr>
                <w:i/>
                <w:color w:val="0000FF"/>
                <w:u w:val="single"/>
              </w:rPr>
            </w:rPrChange>
          </w:rPr>
          <w:delInstrText xml:space="preserve"> MERGEFIELD Rule_Bender_Description </w:delInstrText>
        </w:r>
        <w:r w:rsidRPr="00EE27B1" w:rsidDel="009F5790">
          <w:rPr>
            <w:i/>
            <w:sz w:val="24"/>
            <w:szCs w:val="24"/>
            <w:rPrChange w:id="5700" w:author="Tre" w:date="2012-11-19T09:04:00Z">
              <w:rPr>
                <w:i/>
                <w:color w:val="0000FF"/>
                <w:u w:val="single"/>
              </w:rPr>
            </w:rPrChange>
          </w:rPr>
          <w:fldChar w:fldCharType="separate"/>
        </w:r>
        <w:r w:rsidRPr="00EE27B1">
          <w:rPr>
            <w:i/>
            <w:noProof/>
            <w:sz w:val="24"/>
            <w:szCs w:val="24"/>
            <w:rPrChange w:id="5701" w:author="Tre" w:date="2012-11-19T09:04:00Z">
              <w:rPr>
                <w:i/>
                <w:noProof/>
                <w:color w:val="0000FF"/>
                <w:u w:val="single"/>
              </w:rPr>
            </w:rPrChange>
          </w:rPr>
          <w:delText>The character becomes harder to see for people. He doesn’t become clear or anything. But the character can only be seen if the character is starring directly at them and focusing.</w:delText>
        </w:r>
        <w:r w:rsidRPr="00EE27B1" w:rsidDel="009F5790">
          <w:rPr>
            <w:i/>
            <w:sz w:val="24"/>
            <w:szCs w:val="24"/>
            <w:rPrChange w:id="5702" w:author="Tre" w:date="2012-11-19T09:04:00Z">
              <w:rPr>
                <w:i/>
                <w:color w:val="0000FF"/>
                <w:u w:val="single"/>
              </w:rPr>
            </w:rPrChange>
          </w:rPr>
          <w:fldChar w:fldCharType="end"/>
        </w:r>
      </w:del>
    </w:p>
    <w:p w:rsidR="001F7E3F" w:rsidRPr="00880A1F" w:rsidRDefault="00EE27B1">
      <w:pPr>
        <w:pStyle w:val="MatrixSuperfluous"/>
        <w:rPr>
          <w:del w:id="5703" w:author="frontdesk" w:date="2012-11-16T12:37:00Z"/>
          <w:sz w:val="24"/>
          <w:szCs w:val="24"/>
          <w:rPrChange w:id="5704" w:author="Tre" w:date="2012-11-19T09:04:00Z">
            <w:rPr>
              <w:del w:id="5705" w:author="frontdesk" w:date="2012-11-16T12:37:00Z"/>
            </w:rPr>
          </w:rPrChange>
        </w:rPr>
      </w:pPr>
      <w:del w:id="5706" w:author="frontdesk" w:date="2012-11-16T12:37:00Z">
        <w:r w:rsidRPr="00EE27B1">
          <w:rPr>
            <w:sz w:val="24"/>
            <w:szCs w:val="24"/>
            <w:rPrChange w:id="5707" w:author="Tre" w:date="2012-11-19T09:04:00Z">
              <w:rPr>
                <w:color w:val="0000FF"/>
                <w:u w:val="single"/>
              </w:rPr>
            </w:rPrChange>
          </w:rPr>
          <w:delText>(Rule Breaker)</w:delText>
        </w:r>
        <w:r w:rsidRPr="00EE27B1" w:rsidDel="009F5790">
          <w:rPr>
            <w:i/>
            <w:sz w:val="24"/>
            <w:szCs w:val="24"/>
            <w:rPrChange w:id="5708" w:author="Tre" w:date="2012-11-19T09:04:00Z">
              <w:rPr>
                <w:i/>
                <w:color w:val="0000FF"/>
                <w:u w:val="single"/>
              </w:rPr>
            </w:rPrChange>
          </w:rPr>
          <w:fldChar w:fldCharType="begin"/>
        </w:r>
        <w:r w:rsidRPr="00EE27B1">
          <w:rPr>
            <w:i/>
            <w:sz w:val="24"/>
            <w:szCs w:val="24"/>
            <w:rPrChange w:id="5709" w:author="Tre" w:date="2012-11-19T09:04:00Z">
              <w:rPr>
                <w:i/>
                <w:color w:val="0000FF"/>
                <w:u w:val="single"/>
              </w:rPr>
            </w:rPrChange>
          </w:rPr>
          <w:delInstrText xml:space="preserve"> MERGEFIELD Rule_Breaker_Description </w:delInstrText>
        </w:r>
        <w:r w:rsidRPr="00EE27B1" w:rsidDel="009F5790">
          <w:rPr>
            <w:i/>
            <w:sz w:val="24"/>
            <w:szCs w:val="24"/>
            <w:rPrChange w:id="5710" w:author="Tre" w:date="2012-11-19T09:04:00Z">
              <w:rPr>
                <w:i/>
                <w:color w:val="0000FF"/>
                <w:u w:val="single"/>
              </w:rPr>
            </w:rPrChange>
          </w:rPr>
          <w:fldChar w:fldCharType="separate"/>
        </w:r>
        <w:r w:rsidRPr="00EE27B1">
          <w:rPr>
            <w:i/>
            <w:noProof/>
            <w:sz w:val="24"/>
            <w:szCs w:val="24"/>
            <w:rPrChange w:id="5711" w:author="Tre" w:date="2012-11-19T09:04:00Z">
              <w:rPr>
                <w:i/>
                <w:noProof/>
                <w:color w:val="0000FF"/>
                <w:u w:val="single"/>
              </w:rPr>
            </w:rPrChange>
          </w:rPr>
          <w:delText>With the Gift, a character can become completely translucent, light travels right through him.</w:delText>
        </w:r>
        <w:r w:rsidRPr="00EE27B1" w:rsidDel="009F5790">
          <w:rPr>
            <w:i/>
            <w:sz w:val="24"/>
            <w:szCs w:val="24"/>
            <w:rPrChange w:id="5712" w:author="Tre" w:date="2012-11-19T09:04:00Z">
              <w:rPr>
                <w:i/>
                <w:color w:val="0000FF"/>
                <w:u w:val="single"/>
              </w:rPr>
            </w:rPrChange>
          </w:rPr>
          <w:fldChar w:fldCharType="end"/>
        </w:r>
        <w:r w:rsidRPr="00EE27B1">
          <w:rPr>
            <w:sz w:val="24"/>
            <w:szCs w:val="24"/>
            <w:rPrChange w:id="5713" w:author="Tre" w:date="2012-11-19T09:04:00Z">
              <w:rPr>
                <w:color w:val="0000FF"/>
                <w:u w:val="single"/>
              </w:rPr>
            </w:rPrChange>
          </w:rPr>
          <w:delText xml:space="preserve"> </w:delText>
        </w:r>
        <w:r w:rsidRPr="00EE27B1" w:rsidDel="009F5790">
          <w:rPr>
            <w:sz w:val="24"/>
            <w:szCs w:val="24"/>
            <w:rPrChange w:id="5714" w:author="Tre" w:date="2012-11-19T09:04:00Z">
              <w:rPr>
                <w:color w:val="0000FF"/>
                <w:u w:val="single"/>
              </w:rPr>
            </w:rPrChange>
          </w:rPr>
          <w:fldChar w:fldCharType="begin"/>
        </w:r>
        <w:r w:rsidRPr="00EE27B1">
          <w:rPr>
            <w:sz w:val="24"/>
            <w:szCs w:val="24"/>
            <w:rPrChange w:id="5715" w:author="Tre" w:date="2012-11-19T09:04:00Z">
              <w:rPr>
                <w:color w:val="0000FF"/>
                <w:u w:val="single"/>
              </w:rPr>
            </w:rPrChange>
          </w:rPr>
          <w:delInstrText xml:space="preserve"> NEXT  \* MERGEFORMAT </w:delInstrText>
        </w:r>
        <w:r w:rsidRPr="00EE27B1" w:rsidDel="009F5790">
          <w:rPr>
            <w:sz w:val="24"/>
            <w:szCs w:val="24"/>
            <w:rPrChange w:id="5716" w:author="Tre" w:date="2012-11-19T09:04:00Z">
              <w:rPr>
                <w:color w:val="0000FF"/>
                <w:u w:val="single"/>
              </w:rPr>
            </w:rPrChange>
          </w:rPr>
          <w:fldChar w:fldCharType="end"/>
        </w:r>
      </w:del>
    </w:p>
    <w:p w:rsidR="001F7E3F" w:rsidRPr="00880A1F" w:rsidRDefault="001F7E3F">
      <w:pPr>
        <w:pStyle w:val="MatrixSuperfluous"/>
        <w:rPr>
          <w:del w:id="5717" w:author="frontdesk" w:date="2012-11-16T12:37:00Z"/>
          <w:sz w:val="24"/>
          <w:szCs w:val="24"/>
          <w:rPrChange w:id="5718" w:author="Tre" w:date="2012-11-19T09:04:00Z">
            <w:rPr>
              <w:del w:id="5719" w:author="frontdesk" w:date="2012-11-16T12:37:00Z"/>
            </w:rPr>
          </w:rPrChange>
        </w:rPr>
      </w:pPr>
    </w:p>
    <w:p w:rsidR="001F7E3F" w:rsidRPr="00880A1F" w:rsidRDefault="00EE27B1">
      <w:pPr>
        <w:pStyle w:val="MatrixSuperfluous"/>
        <w:rPr>
          <w:del w:id="5720" w:author="frontdesk" w:date="2012-11-16T12:37:00Z"/>
          <w:sz w:val="24"/>
          <w:szCs w:val="24"/>
          <w:rPrChange w:id="5721" w:author="Tre" w:date="2012-11-19T09:04:00Z">
            <w:rPr>
              <w:del w:id="5722" w:author="frontdesk" w:date="2012-11-16T12:37:00Z"/>
            </w:rPr>
          </w:rPrChange>
        </w:rPr>
      </w:pPr>
      <w:del w:id="5723" w:author="frontdesk" w:date="2012-11-16T12:37:00Z">
        <w:r w:rsidRPr="00EE27B1">
          <w:rPr>
            <w:sz w:val="24"/>
            <w:szCs w:val="24"/>
            <w:rPrChange w:id="5724" w:author="Tre" w:date="2012-11-19T09:04:00Z">
              <w:rPr>
                <w:color w:val="0000FF"/>
                <w:u w:val="single"/>
              </w:rPr>
            </w:rPrChange>
          </w:rPr>
          <w:delText>Matrix Feat “</w:delText>
        </w:r>
        <w:r w:rsidRPr="00EE27B1" w:rsidDel="009F5790">
          <w:rPr>
            <w:i/>
            <w:sz w:val="24"/>
            <w:szCs w:val="24"/>
            <w:rPrChange w:id="5725" w:author="Tre" w:date="2012-11-19T09:04:00Z">
              <w:rPr>
                <w:i/>
                <w:color w:val="0000FF"/>
                <w:u w:val="single"/>
              </w:rPr>
            </w:rPrChange>
          </w:rPr>
          <w:fldChar w:fldCharType="begin"/>
        </w:r>
        <w:r w:rsidRPr="00EE27B1">
          <w:rPr>
            <w:i/>
            <w:sz w:val="24"/>
            <w:szCs w:val="24"/>
            <w:rPrChange w:id="5726" w:author="Tre" w:date="2012-11-19T09:04:00Z">
              <w:rPr>
                <w:i/>
                <w:color w:val="0000FF"/>
                <w:u w:val="single"/>
              </w:rPr>
            </w:rPrChange>
          </w:rPr>
          <w:delInstrText xml:space="preserve"> MERGEFIELD Skill </w:delInstrText>
        </w:r>
        <w:r w:rsidRPr="00EE27B1" w:rsidDel="009F5790">
          <w:rPr>
            <w:i/>
            <w:sz w:val="24"/>
            <w:szCs w:val="24"/>
            <w:rPrChange w:id="5727" w:author="Tre" w:date="2012-11-19T09:04:00Z">
              <w:rPr>
                <w:i/>
                <w:color w:val="0000FF"/>
                <w:u w:val="single"/>
              </w:rPr>
            </w:rPrChange>
          </w:rPr>
          <w:fldChar w:fldCharType="separate"/>
        </w:r>
        <w:r w:rsidRPr="00EE27B1">
          <w:rPr>
            <w:i/>
            <w:noProof/>
            <w:sz w:val="24"/>
            <w:szCs w:val="24"/>
            <w:rPrChange w:id="5728" w:author="Tre" w:date="2012-11-19T09:04:00Z">
              <w:rPr>
                <w:i/>
                <w:noProof/>
                <w:color w:val="0000FF"/>
                <w:u w:val="single"/>
              </w:rPr>
            </w:rPrChange>
          </w:rPr>
          <w:delText>Jump</w:delText>
        </w:r>
        <w:r w:rsidRPr="00EE27B1" w:rsidDel="009F5790">
          <w:rPr>
            <w:i/>
            <w:sz w:val="24"/>
            <w:szCs w:val="24"/>
            <w:rPrChange w:id="5729" w:author="Tre" w:date="2012-11-19T09:04:00Z">
              <w:rPr>
                <w:i/>
                <w:color w:val="0000FF"/>
                <w:u w:val="single"/>
              </w:rPr>
            </w:rPrChange>
          </w:rPr>
          <w:fldChar w:fldCharType="end"/>
        </w:r>
        <w:r w:rsidRPr="00EE27B1">
          <w:rPr>
            <w:sz w:val="24"/>
            <w:szCs w:val="24"/>
            <w:rPrChange w:id="5730" w:author="Tre" w:date="2012-11-19T09:04:00Z">
              <w:rPr>
                <w:color w:val="0000FF"/>
                <w:u w:val="single"/>
              </w:rPr>
            </w:rPrChange>
          </w:rPr>
          <w:delText>” – [Cyberzen]</w:delText>
        </w:r>
      </w:del>
    </w:p>
    <w:p w:rsidR="001F7E3F" w:rsidRPr="00880A1F" w:rsidRDefault="00EE27B1">
      <w:pPr>
        <w:pStyle w:val="MatrixSuperfluous"/>
        <w:rPr>
          <w:del w:id="5731" w:author="frontdesk" w:date="2012-11-16T12:37:00Z"/>
          <w:sz w:val="24"/>
          <w:szCs w:val="24"/>
          <w:rPrChange w:id="5732" w:author="Tre" w:date="2012-11-19T09:04:00Z">
            <w:rPr>
              <w:del w:id="5733" w:author="frontdesk" w:date="2012-11-16T12:37:00Z"/>
            </w:rPr>
          </w:rPrChange>
        </w:rPr>
      </w:pPr>
      <w:del w:id="5734" w:author="frontdesk" w:date="2012-11-16T12:37:00Z">
        <w:r w:rsidRPr="00EE27B1">
          <w:rPr>
            <w:sz w:val="24"/>
            <w:szCs w:val="24"/>
            <w:rPrChange w:id="5735" w:author="Tre" w:date="2012-11-19T09:04:00Z">
              <w:rPr>
                <w:color w:val="0000FF"/>
                <w:u w:val="single"/>
              </w:rPr>
            </w:rPrChange>
          </w:rPr>
          <w:lastRenderedPageBreak/>
          <w:delText xml:space="preserve">(Rule Bender) </w:delText>
        </w:r>
        <w:r w:rsidRPr="00EE27B1" w:rsidDel="009F5790">
          <w:rPr>
            <w:i/>
            <w:sz w:val="24"/>
            <w:szCs w:val="24"/>
            <w:rPrChange w:id="5736" w:author="Tre" w:date="2012-11-19T09:04:00Z">
              <w:rPr>
                <w:i/>
                <w:color w:val="0000FF"/>
                <w:u w:val="single"/>
              </w:rPr>
            </w:rPrChange>
          </w:rPr>
          <w:fldChar w:fldCharType="begin"/>
        </w:r>
        <w:r w:rsidRPr="00EE27B1">
          <w:rPr>
            <w:i/>
            <w:sz w:val="24"/>
            <w:szCs w:val="24"/>
            <w:rPrChange w:id="5737" w:author="Tre" w:date="2012-11-19T09:04:00Z">
              <w:rPr>
                <w:i/>
                <w:color w:val="0000FF"/>
                <w:u w:val="single"/>
              </w:rPr>
            </w:rPrChange>
          </w:rPr>
          <w:delInstrText xml:space="preserve"> MERGEFIELD Rule_Bender_Description </w:delInstrText>
        </w:r>
        <w:r w:rsidRPr="00EE27B1" w:rsidDel="009F5790">
          <w:rPr>
            <w:i/>
            <w:sz w:val="24"/>
            <w:szCs w:val="24"/>
            <w:rPrChange w:id="5738" w:author="Tre" w:date="2012-11-19T09:04:00Z">
              <w:rPr>
                <w:i/>
                <w:color w:val="0000FF"/>
                <w:u w:val="single"/>
              </w:rPr>
            </w:rPrChange>
          </w:rPr>
          <w:fldChar w:fldCharType="separate"/>
        </w:r>
        <w:r w:rsidRPr="00EE27B1">
          <w:rPr>
            <w:i/>
            <w:noProof/>
            <w:sz w:val="24"/>
            <w:szCs w:val="24"/>
            <w:rPrChange w:id="5739" w:author="Tre" w:date="2012-11-19T09:04:00Z">
              <w:rPr>
                <w:i/>
                <w:noProof/>
                <w:color w:val="0000FF"/>
                <w:u w:val="single"/>
              </w:rPr>
            </w:rPrChange>
          </w:rPr>
          <w:delText>Soften a deadly fall of twenty stories and land light as a feather, or jump across extreme distances as though they were much smaller. You could jump across the Grand Canyon with this feat.</w:delText>
        </w:r>
        <w:r w:rsidRPr="00EE27B1" w:rsidDel="009F5790">
          <w:rPr>
            <w:i/>
            <w:sz w:val="24"/>
            <w:szCs w:val="24"/>
            <w:rPrChange w:id="5740" w:author="Tre" w:date="2012-11-19T09:04:00Z">
              <w:rPr>
                <w:i/>
                <w:color w:val="0000FF"/>
                <w:u w:val="single"/>
              </w:rPr>
            </w:rPrChange>
          </w:rPr>
          <w:fldChar w:fldCharType="end"/>
        </w:r>
      </w:del>
    </w:p>
    <w:p w:rsidR="001F7E3F" w:rsidRPr="00880A1F" w:rsidRDefault="00EE27B1">
      <w:pPr>
        <w:pStyle w:val="MatrixSuperfluous"/>
        <w:rPr>
          <w:del w:id="5741" w:author="frontdesk" w:date="2012-11-16T12:37:00Z"/>
          <w:sz w:val="24"/>
          <w:szCs w:val="24"/>
          <w:rPrChange w:id="5742" w:author="Tre" w:date="2012-11-19T09:04:00Z">
            <w:rPr>
              <w:del w:id="5743" w:author="frontdesk" w:date="2012-11-16T12:37:00Z"/>
            </w:rPr>
          </w:rPrChange>
        </w:rPr>
      </w:pPr>
      <w:del w:id="5744" w:author="frontdesk" w:date="2012-11-16T12:37:00Z">
        <w:r w:rsidRPr="00EE27B1">
          <w:rPr>
            <w:sz w:val="24"/>
            <w:szCs w:val="24"/>
            <w:rPrChange w:id="5745" w:author="Tre" w:date="2012-11-19T09:04:00Z">
              <w:rPr>
                <w:color w:val="0000FF"/>
                <w:u w:val="single"/>
              </w:rPr>
            </w:rPrChange>
          </w:rPr>
          <w:delText>(Rule Breaker)</w:delText>
        </w:r>
        <w:r w:rsidRPr="00EE27B1" w:rsidDel="009F5790">
          <w:rPr>
            <w:i/>
            <w:sz w:val="24"/>
            <w:szCs w:val="24"/>
            <w:rPrChange w:id="5746" w:author="Tre" w:date="2012-11-19T09:04:00Z">
              <w:rPr>
                <w:i/>
                <w:color w:val="0000FF"/>
                <w:u w:val="single"/>
              </w:rPr>
            </w:rPrChange>
          </w:rPr>
          <w:fldChar w:fldCharType="begin"/>
        </w:r>
        <w:r w:rsidRPr="00EE27B1">
          <w:rPr>
            <w:i/>
            <w:sz w:val="24"/>
            <w:szCs w:val="24"/>
            <w:rPrChange w:id="5747" w:author="Tre" w:date="2012-11-19T09:04:00Z">
              <w:rPr>
                <w:i/>
                <w:color w:val="0000FF"/>
                <w:u w:val="single"/>
              </w:rPr>
            </w:rPrChange>
          </w:rPr>
          <w:delInstrText xml:space="preserve"> MERGEFIELD Rule_Breaker_Description </w:delInstrText>
        </w:r>
        <w:r w:rsidRPr="00EE27B1" w:rsidDel="009F5790">
          <w:rPr>
            <w:i/>
            <w:sz w:val="24"/>
            <w:szCs w:val="24"/>
            <w:rPrChange w:id="5748" w:author="Tre" w:date="2012-11-19T09:04:00Z">
              <w:rPr>
                <w:i/>
                <w:color w:val="0000FF"/>
                <w:u w:val="single"/>
              </w:rPr>
            </w:rPrChange>
          </w:rPr>
          <w:fldChar w:fldCharType="separate"/>
        </w:r>
        <w:r w:rsidRPr="00EE27B1">
          <w:rPr>
            <w:i/>
            <w:noProof/>
            <w:sz w:val="24"/>
            <w:szCs w:val="24"/>
            <w:rPrChange w:id="5749" w:author="Tre" w:date="2012-11-19T09:04:00Z">
              <w:rPr>
                <w:i/>
                <w:noProof/>
                <w:color w:val="0000FF"/>
                <w:u w:val="single"/>
              </w:rPr>
            </w:rPrChange>
          </w:rPr>
          <w:delText>Jump gets very similar to fly with the gift. The character can jump as far as they want. They basically jump as high as they want and land. The difference from flying is they can’t do the superman thing. The character can jump for miles as long as they ar</w:delText>
        </w:r>
        <w:r w:rsidRPr="00EE27B1" w:rsidDel="009F5790">
          <w:rPr>
            <w:i/>
            <w:sz w:val="24"/>
            <w:szCs w:val="24"/>
            <w:rPrChange w:id="5750" w:author="Tre" w:date="2012-11-19T09:04:00Z">
              <w:rPr>
                <w:i/>
                <w:color w:val="0000FF"/>
                <w:u w:val="single"/>
              </w:rPr>
            </w:rPrChange>
          </w:rPr>
          <w:fldChar w:fldCharType="end"/>
        </w:r>
        <w:r w:rsidRPr="00EE27B1">
          <w:rPr>
            <w:sz w:val="24"/>
            <w:szCs w:val="24"/>
            <w:rPrChange w:id="5751" w:author="Tre" w:date="2012-11-19T09:04:00Z">
              <w:rPr>
                <w:color w:val="0000FF"/>
                <w:u w:val="single"/>
              </w:rPr>
            </w:rPrChange>
          </w:rPr>
          <w:delText xml:space="preserve"> </w:delText>
        </w:r>
        <w:r w:rsidRPr="00EE27B1" w:rsidDel="009F5790">
          <w:rPr>
            <w:sz w:val="24"/>
            <w:szCs w:val="24"/>
            <w:rPrChange w:id="5752" w:author="Tre" w:date="2012-11-19T09:04:00Z">
              <w:rPr>
                <w:color w:val="0000FF"/>
                <w:u w:val="single"/>
              </w:rPr>
            </w:rPrChange>
          </w:rPr>
          <w:fldChar w:fldCharType="begin"/>
        </w:r>
        <w:r w:rsidRPr="00EE27B1">
          <w:rPr>
            <w:sz w:val="24"/>
            <w:szCs w:val="24"/>
            <w:rPrChange w:id="5753" w:author="Tre" w:date="2012-11-19T09:04:00Z">
              <w:rPr>
                <w:color w:val="0000FF"/>
                <w:u w:val="single"/>
              </w:rPr>
            </w:rPrChange>
          </w:rPr>
          <w:delInstrText xml:space="preserve"> NEXT  \* MERGEFORMAT </w:delInstrText>
        </w:r>
        <w:r w:rsidRPr="00EE27B1" w:rsidDel="009F5790">
          <w:rPr>
            <w:sz w:val="24"/>
            <w:szCs w:val="24"/>
            <w:rPrChange w:id="5754" w:author="Tre" w:date="2012-11-19T09:04:00Z">
              <w:rPr>
                <w:color w:val="0000FF"/>
                <w:u w:val="single"/>
              </w:rPr>
            </w:rPrChange>
          </w:rPr>
          <w:fldChar w:fldCharType="end"/>
        </w:r>
      </w:del>
    </w:p>
    <w:p w:rsidR="001F7E3F" w:rsidRPr="00880A1F" w:rsidRDefault="001F7E3F">
      <w:pPr>
        <w:pStyle w:val="MatrixSuperfluous"/>
        <w:rPr>
          <w:del w:id="5755" w:author="frontdesk" w:date="2012-11-16T12:37:00Z"/>
          <w:sz w:val="24"/>
          <w:szCs w:val="24"/>
          <w:rPrChange w:id="5756" w:author="Tre" w:date="2012-11-19T09:04:00Z">
            <w:rPr>
              <w:del w:id="5757" w:author="frontdesk" w:date="2012-11-16T12:37:00Z"/>
            </w:rPr>
          </w:rPrChange>
        </w:rPr>
      </w:pPr>
    </w:p>
    <w:p w:rsidR="001F7E3F" w:rsidRPr="00880A1F" w:rsidRDefault="00EE27B1">
      <w:pPr>
        <w:pStyle w:val="MatrixSuperfluous"/>
        <w:rPr>
          <w:del w:id="5758" w:author="frontdesk" w:date="2012-11-16T12:37:00Z"/>
          <w:sz w:val="24"/>
          <w:szCs w:val="24"/>
          <w:rPrChange w:id="5759" w:author="Tre" w:date="2012-11-19T09:04:00Z">
            <w:rPr>
              <w:del w:id="5760" w:author="frontdesk" w:date="2012-11-16T12:37:00Z"/>
            </w:rPr>
          </w:rPrChange>
        </w:rPr>
      </w:pPr>
      <w:del w:id="5761" w:author="frontdesk" w:date="2012-11-16T12:37:00Z">
        <w:r w:rsidRPr="00EE27B1">
          <w:rPr>
            <w:sz w:val="24"/>
            <w:szCs w:val="24"/>
            <w:rPrChange w:id="5762" w:author="Tre" w:date="2012-11-19T09:04:00Z">
              <w:rPr>
                <w:color w:val="0000FF"/>
                <w:u w:val="single"/>
              </w:rPr>
            </w:rPrChange>
          </w:rPr>
          <w:delText>Matrix Feat “</w:delText>
        </w:r>
        <w:r w:rsidRPr="00EE27B1" w:rsidDel="009F5790">
          <w:rPr>
            <w:i/>
            <w:sz w:val="24"/>
            <w:szCs w:val="24"/>
            <w:rPrChange w:id="5763" w:author="Tre" w:date="2012-11-19T09:04:00Z">
              <w:rPr>
                <w:i/>
                <w:color w:val="0000FF"/>
                <w:u w:val="single"/>
              </w:rPr>
            </w:rPrChange>
          </w:rPr>
          <w:fldChar w:fldCharType="begin"/>
        </w:r>
        <w:r w:rsidRPr="00EE27B1">
          <w:rPr>
            <w:i/>
            <w:sz w:val="24"/>
            <w:szCs w:val="24"/>
            <w:rPrChange w:id="5764" w:author="Tre" w:date="2012-11-19T09:04:00Z">
              <w:rPr>
                <w:i/>
                <w:color w:val="0000FF"/>
                <w:u w:val="single"/>
              </w:rPr>
            </w:rPrChange>
          </w:rPr>
          <w:delInstrText xml:space="preserve"> MERGEFIELD Skill </w:delInstrText>
        </w:r>
        <w:r w:rsidRPr="00EE27B1" w:rsidDel="009F5790">
          <w:rPr>
            <w:i/>
            <w:sz w:val="24"/>
            <w:szCs w:val="24"/>
            <w:rPrChange w:id="5765" w:author="Tre" w:date="2012-11-19T09:04:00Z">
              <w:rPr>
                <w:i/>
                <w:color w:val="0000FF"/>
                <w:u w:val="single"/>
              </w:rPr>
            </w:rPrChange>
          </w:rPr>
          <w:fldChar w:fldCharType="separate"/>
        </w:r>
        <w:r w:rsidRPr="00EE27B1">
          <w:rPr>
            <w:i/>
            <w:noProof/>
            <w:sz w:val="24"/>
            <w:szCs w:val="24"/>
            <w:rPrChange w:id="5766" w:author="Tre" w:date="2012-11-19T09:04:00Z">
              <w:rPr>
                <w:i/>
                <w:noProof/>
                <w:color w:val="0000FF"/>
                <w:u w:val="single"/>
              </w:rPr>
            </w:rPrChange>
          </w:rPr>
          <w:delText>Mimic</w:delText>
        </w:r>
        <w:r w:rsidRPr="00EE27B1" w:rsidDel="009F5790">
          <w:rPr>
            <w:i/>
            <w:sz w:val="24"/>
            <w:szCs w:val="24"/>
            <w:rPrChange w:id="5767" w:author="Tre" w:date="2012-11-19T09:04:00Z">
              <w:rPr>
                <w:i/>
                <w:color w:val="0000FF"/>
                <w:u w:val="single"/>
              </w:rPr>
            </w:rPrChange>
          </w:rPr>
          <w:fldChar w:fldCharType="end"/>
        </w:r>
        <w:r w:rsidRPr="00EE27B1">
          <w:rPr>
            <w:sz w:val="24"/>
            <w:szCs w:val="24"/>
            <w:rPrChange w:id="5768" w:author="Tre" w:date="2012-11-19T09:04:00Z">
              <w:rPr>
                <w:color w:val="0000FF"/>
                <w:u w:val="single"/>
              </w:rPr>
            </w:rPrChange>
          </w:rPr>
          <w:delText>” – [Cyberzen]</w:delText>
        </w:r>
      </w:del>
    </w:p>
    <w:p w:rsidR="001F7E3F" w:rsidRPr="00880A1F" w:rsidRDefault="00EE27B1">
      <w:pPr>
        <w:pStyle w:val="MatrixSuperfluous"/>
        <w:rPr>
          <w:del w:id="5769" w:author="frontdesk" w:date="2012-11-16T12:37:00Z"/>
          <w:sz w:val="24"/>
          <w:szCs w:val="24"/>
          <w:rPrChange w:id="5770" w:author="Tre" w:date="2012-11-19T09:04:00Z">
            <w:rPr>
              <w:del w:id="5771" w:author="frontdesk" w:date="2012-11-16T12:37:00Z"/>
            </w:rPr>
          </w:rPrChange>
        </w:rPr>
      </w:pPr>
      <w:del w:id="5772" w:author="frontdesk" w:date="2012-11-16T12:37:00Z">
        <w:r w:rsidRPr="00EE27B1">
          <w:rPr>
            <w:sz w:val="24"/>
            <w:szCs w:val="24"/>
            <w:rPrChange w:id="5773" w:author="Tre" w:date="2012-11-19T09:04:00Z">
              <w:rPr>
                <w:color w:val="0000FF"/>
                <w:u w:val="single"/>
              </w:rPr>
            </w:rPrChange>
          </w:rPr>
          <w:delText xml:space="preserve">(Rule Bender) </w:delText>
        </w:r>
        <w:r w:rsidRPr="00EE27B1" w:rsidDel="009F5790">
          <w:rPr>
            <w:i/>
            <w:sz w:val="24"/>
            <w:szCs w:val="24"/>
            <w:rPrChange w:id="5774" w:author="Tre" w:date="2012-11-19T09:04:00Z">
              <w:rPr>
                <w:i/>
                <w:color w:val="0000FF"/>
                <w:u w:val="single"/>
              </w:rPr>
            </w:rPrChange>
          </w:rPr>
          <w:fldChar w:fldCharType="begin"/>
        </w:r>
        <w:r w:rsidRPr="00EE27B1">
          <w:rPr>
            <w:i/>
            <w:sz w:val="24"/>
            <w:szCs w:val="24"/>
            <w:rPrChange w:id="5775" w:author="Tre" w:date="2012-11-19T09:04:00Z">
              <w:rPr>
                <w:i/>
                <w:color w:val="0000FF"/>
                <w:u w:val="single"/>
              </w:rPr>
            </w:rPrChange>
          </w:rPr>
          <w:delInstrText xml:space="preserve"> MERGEFIELD Rule_Bender_Description </w:delInstrText>
        </w:r>
        <w:r w:rsidRPr="00EE27B1" w:rsidDel="009F5790">
          <w:rPr>
            <w:i/>
            <w:sz w:val="24"/>
            <w:szCs w:val="24"/>
            <w:rPrChange w:id="5776" w:author="Tre" w:date="2012-11-19T09:04:00Z">
              <w:rPr>
                <w:i/>
                <w:color w:val="0000FF"/>
                <w:u w:val="single"/>
              </w:rPr>
            </w:rPrChange>
          </w:rPr>
          <w:fldChar w:fldCharType="separate"/>
        </w:r>
        <w:r w:rsidRPr="00EE27B1">
          <w:rPr>
            <w:i/>
            <w:noProof/>
            <w:sz w:val="24"/>
            <w:szCs w:val="24"/>
            <w:rPrChange w:id="5777" w:author="Tre" w:date="2012-11-19T09:04:00Z">
              <w:rPr>
                <w:i/>
                <w:noProof/>
                <w:color w:val="0000FF"/>
                <w:u w:val="single"/>
              </w:rPr>
            </w:rPrChange>
          </w:rPr>
          <w:delText>turn body into an element that you have come in contact with. The body can move like normal but it has all the other characteristics of the element they copied.</w:delText>
        </w:r>
        <w:r w:rsidRPr="00EE27B1" w:rsidDel="009F5790">
          <w:rPr>
            <w:i/>
            <w:sz w:val="24"/>
            <w:szCs w:val="24"/>
            <w:rPrChange w:id="5778" w:author="Tre" w:date="2012-11-19T09:04:00Z">
              <w:rPr>
                <w:i/>
                <w:color w:val="0000FF"/>
                <w:u w:val="single"/>
              </w:rPr>
            </w:rPrChange>
          </w:rPr>
          <w:fldChar w:fldCharType="end"/>
        </w:r>
      </w:del>
    </w:p>
    <w:p w:rsidR="001F7E3F" w:rsidRPr="00880A1F" w:rsidRDefault="00EE27B1">
      <w:pPr>
        <w:pStyle w:val="MatrixSuperfluous"/>
        <w:rPr>
          <w:del w:id="5779" w:author="frontdesk" w:date="2012-11-16T12:37:00Z"/>
          <w:sz w:val="24"/>
          <w:szCs w:val="24"/>
          <w:rPrChange w:id="5780" w:author="Tre" w:date="2012-11-19T09:04:00Z">
            <w:rPr>
              <w:del w:id="5781" w:author="frontdesk" w:date="2012-11-16T12:37:00Z"/>
            </w:rPr>
          </w:rPrChange>
        </w:rPr>
      </w:pPr>
      <w:del w:id="5782" w:author="frontdesk" w:date="2012-11-16T12:37:00Z">
        <w:r w:rsidRPr="00EE27B1">
          <w:rPr>
            <w:sz w:val="24"/>
            <w:szCs w:val="24"/>
            <w:rPrChange w:id="5783" w:author="Tre" w:date="2012-11-19T09:04:00Z">
              <w:rPr>
                <w:color w:val="0000FF"/>
                <w:u w:val="single"/>
              </w:rPr>
            </w:rPrChange>
          </w:rPr>
          <w:delText>(Rule Breaker)</w:delText>
        </w:r>
        <w:r w:rsidRPr="00EE27B1" w:rsidDel="009F5790">
          <w:rPr>
            <w:i/>
            <w:sz w:val="24"/>
            <w:szCs w:val="24"/>
            <w:rPrChange w:id="5784" w:author="Tre" w:date="2012-11-19T09:04:00Z">
              <w:rPr>
                <w:i/>
                <w:color w:val="0000FF"/>
                <w:u w:val="single"/>
              </w:rPr>
            </w:rPrChange>
          </w:rPr>
          <w:fldChar w:fldCharType="begin"/>
        </w:r>
        <w:r w:rsidRPr="00EE27B1">
          <w:rPr>
            <w:i/>
            <w:sz w:val="24"/>
            <w:szCs w:val="24"/>
            <w:rPrChange w:id="5785" w:author="Tre" w:date="2012-11-19T09:04:00Z">
              <w:rPr>
                <w:i/>
                <w:color w:val="0000FF"/>
                <w:u w:val="single"/>
              </w:rPr>
            </w:rPrChange>
          </w:rPr>
          <w:delInstrText xml:space="preserve"> MERGEFIELD Rule_Breaker_Description </w:delInstrText>
        </w:r>
        <w:r w:rsidRPr="00EE27B1" w:rsidDel="009F5790">
          <w:rPr>
            <w:i/>
            <w:sz w:val="24"/>
            <w:szCs w:val="24"/>
            <w:rPrChange w:id="5786" w:author="Tre" w:date="2012-11-19T09:04:00Z">
              <w:rPr>
                <w:i/>
                <w:color w:val="0000FF"/>
                <w:u w:val="single"/>
              </w:rPr>
            </w:rPrChange>
          </w:rPr>
          <w:fldChar w:fldCharType="separate"/>
        </w:r>
        <w:r w:rsidRPr="00EE27B1">
          <w:rPr>
            <w:i/>
            <w:noProof/>
            <w:sz w:val="24"/>
            <w:szCs w:val="24"/>
            <w:rPrChange w:id="5787" w:author="Tre" w:date="2012-11-19T09:04:00Z">
              <w:rPr>
                <w:i/>
                <w:noProof/>
                <w:color w:val="0000FF"/>
                <w:u w:val="single"/>
              </w:rPr>
            </w:rPrChange>
          </w:rPr>
          <w:delText>by touching an object, person, animal, or bug the character can become a copy of that thing down to the smallest detail. The character does not have to stay human. The could mimic a monkey but they must touch it.</w:delText>
        </w:r>
        <w:r w:rsidRPr="00EE27B1" w:rsidDel="009F5790">
          <w:rPr>
            <w:i/>
            <w:sz w:val="24"/>
            <w:szCs w:val="24"/>
            <w:rPrChange w:id="5788" w:author="Tre" w:date="2012-11-19T09:04:00Z">
              <w:rPr>
                <w:i/>
                <w:color w:val="0000FF"/>
                <w:u w:val="single"/>
              </w:rPr>
            </w:rPrChange>
          </w:rPr>
          <w:fldChar w:fldCharType="end"/>
        </w:r>
        <w:r w:rsidRPr="00EE27B1">
          <w:rPr>
            <w:sz w:val="24"/>
            <w:szCs w:val="24"/>
            <w:rPrChange w:id="5789" w:author="Tre" w:date="2012-11-19T09:04:00Z">
              <w:rPr>
                <w:color w:val="0000FF"/>
                <w:u w:val="single"/>
              </w:rPr>
            </w:rPrChange>
          </w:rPr>
          <w:delText xml:space="preserve"> </w:delText>
        </w:r>
        <w:r w:rsidRPr="00EE27B1" w:rsidDel="009F5790">
          <w:rPr>
            <w:sz w:val="24"/>
            <w:szCs w:val="24"/>
            <w:rPrChange w:id="5790" w:author="Tre" w:date="2012-11-19T09:04:00Z">
              <w:rPr>
                <w:color w:val="0000FF"/>
                <w:u w:val="single"/>
              </w:rPr>
            </w:rPrChange>
          </w:rPr>
          <w:fldChar w:fldCharType="begin"/>
        </w:r>
        <w:r w:rsidRPr="00EE27B1">
          <w:rPr>
            <w:sz w:val="24"/>
            <w:szCs w:val="24"/>
            <w:rPrChange w:id="5791" w:author="Tre" w:date="2012-11-19T09:04:00Z">
              <w:rPr>
                <w:color w:val="0000FF"/>
                <w:u w:val="single"/>
              </w:rPr>
            </w:rPrChange>
          </w:rPr>
          <w:delInstrText xml:space="preserve"> NEXT  \* MERGEFORMAT </w:delInstrText>
        </w:r>
        <w:r w:rsidRPr="00EE27B1" w:rsidDel="009F5790">
          <w:rPr>
            <w:sz w:val="24"/>
            <w:szCs w:val="24"/>
            <w:rPrChange w:id="5792" w:author="Tre" w:date="2012-11-19T09:04:00Z">
              <w:rPr>
                <w:color w:val="0000FF"/>
                <w:u w:val="single"/>
              </w:rPr>
            </w:rPrChange>
          </w:rPr>
          <w:fldChar w:fldCharType="end"/>
        </w:r>
      </w:del>
    </w:p>
    <w:p w:rsidR="001F7E3F" w:rsidRPr="00880A1F" w:rsidRDefault="001F7E3F">
      <w:pPr>
        <w:pStyle w:val="MatrixSuperfluous"/>
        <w:rPr>
          <w:del w:id="5793" w:author="frontdesk" w:date="2012-11-16T12:37:00Z"/>
          <w:sz w:val="24"/>
          <w:szCs w:val="24"/>
          <w:rPrChange w:id="5794" w:author="Tre" w:date="2012-11-19T09:04:00Z">
            <w:rPr>
              <w:del w:id="5795" w:author="frontdesk" w:date="2012-11-16T12:37:00Z"/>
            </w:rPr>
          </w:rPrChange>
        </w:rPr>
      </w:pPr>
    </w:p>
    <w:p w:rsidR="001F7E3F" w:rsidRPr="00880A1F" w:rsidRDefault="00EE27B1">
      <w:pPr>
        <w:pStyle w:val="MatrixSuperfluous"/>
        <w:rPr>
          <w:del w:id="5796" w:author="frontdesk" w:date="2012-11-16T12:37:00Z"/>
          <w:sz w:val="24"/>
          <w:szCs w:val="24"/>
          <w:rPrChange w:id="5797" w:author="Tre" w:date="2012-11-19T09:04:00Z">
            <w:rPr>
              <w:del w:id="5798" w:author="frontdesk" w:date="2012-11-16T12:37:00Z"/>
            </w:rPr>
          </w:rPrChange>
        </w:rPr>
      </w:pPr>
      <w:del w:id="5799" w:author="frontdesk" w:date="2012-11-16T12:37:00Z">
        <w:r w:rsidRPr="00EE27B1">
          <w:rPr>
            <w:sz w:val="24"/>
            <w:szCs w:val="24"/>
            <w:rPrChange w:id="5800" w:author="Tre" w:date="2012-11-19T09:04:00Z">
              <w:rPr>
                <w:color w:val="0000FF"/>
                <w:u w:val="single"/>
              </w:rPr>
            </w:rPrChange>
          </w:rPr>
          <w:delText>Matrix Feat “</w:delText>
        </w:r>
        <w:r w:rsidRPr="00EE27B1" w:rsidDel="009F5790">
          <w:rPr>
            <w:i/>
            <w:sz w:val="24"/>
            <w:szCs w:val="24"/>
            <w:rPrChange w:id="5801" w:author="Tre" w:date="2012-11-19T09:04:00Z">
              <w:rPr>
                <w:i/>
                <w:color w:val="0000FF"/>
                <w:u w:val="single"/>
              </w:rPr>
            </w:rPrChange>
          </w:rPr>
          <w:fldChar w:fldCharType="begin"/>
        </w:r>
        <w:r w:rsidRPr="00EE27B1">
          <w:rPr>
            <w:i/>
            <w:sz w:val="24"/>
            <w:szCs w:val="24"/>
            <w:rPrChange w:id="5802" w:author="Tre" w:date="2012-11-19T09:04:00Z">
              <w:rPr>
                <w:i/>
                <w:color w:val="0000FF"/>
                <w:u w:val="single"/>
              </w:rPr>
            </w:rPrChange>
          </w:rPr>
          <w:delInstrText xml:space="preserve"> MERGEFIELD Skill </w:delInstrText>
        </w:r>
        <w:r w:rsidRPr="00EE27B1" w:rsidDel="009F5790">
          <w:rPr>
            <w:i/>
            <w:sz w:val="24"/>
            <w:szCs w:val="24"/>
            <w:rPrChange w:id="5803" w:author="Tre" w:date="2012-11-19T09:04:00Z">
              <w:rPr>
                <w:i/>
                <w:color w:val="0000FF"/>
                <w:u w:val="single"/>
              </w:rPr>
            </w:rPrChange>
          </w:rPr>
          <w:fldChar w:fldCharType="separate"/>
        </w:r>
        <w:r w:rsidRPr="00EE27B1">
          <w:rPr>
            <w:i/>
            <w:noProof/>
            <w:sz w:val="24"/>
            <w:szCs w:val="24"/>
            <w:rPrChange w:id="5804" w:author="Tre" w:date="2012-11-19T09:04:00Z">
              <w:rPr>
                <w:i/>
                <w:noProof/>
                <w:color w:val="0000FF"/>
                <w:u w:val="single"/>
              </w:rPr>
            </w:rPrChange>
          </w:rPr>
          <w:delText>Mind Control</w:delText>
        </w:r>
        <w:r w:rsidRPr="00EE27B1" w:rsidDel="009F5790">
          <w:rPr>
            <w:i/>
            <w:sz w:val="24"/>
            <w:szCs w:val="24"/>
            <w:rPrChange w:id="5805" w:author="Tre" w:date="2012-11-19T09:04:00Z">
              <w:rPr>
                <w:i/>
                <w:color w:val="0000FF"/>
                <w:u w:val="single"/>
              </w:rPr>
            </w:rPrChange>
          </w:rPr>
          <w:fldChar w:fldCharType="end"/>
        </w:r>
        <w:r w:rsidRPr="00EE27B1">
          <w:rPr>
            <w:sz w:val="24"/>
            <w:szCs w:val="24"/>
            <w:rPrChange w:id="5806" w:author="Tre" w:date="2012-11-19T09:04:00Z">
              <w:rPr>
                <w:color w:val="0000FF"/>
                <w:u w:val="single"/>
              </w:rPr>
            </w:rPrChange>
          </w:rPr>
          <w:delText>” – [Cyberzen]</w:delText>
        </w:r>
      </w:del>
    </w:p>
    <w:p w:rsidR="001F7E3F" w:rsidRPr="00880A1F" w:rsidRDefault="00EE27B1">
      <w:pPr>
        <w:pStyle w:val="MatrixSuperfluous"/>
        <w:rPr>
          <w:del w:id="5807" w:author="frontdesk" w:date="2012-11-16T12:37:00Z"/>
          <w:sz w:val="24"/>
          <w:szCs w:val="24"/>
          <w:rPrChange w:id="5808" w:author="Tre" w:date="2012-11-19T09:04:00Z">
            <w:rPr>
              <w:del w:id="5809" w:author="frontdesk" w:date="2012-11-16T12:37:00Z"/>
            </w:rPr>
          </w:rPrChange>
        </w:rPr>
      </w:pPr>
      <w:del w:id="5810" w:author="frontdesk" w:date="2012-11-16T12:37:00Z">
        <w:r w:rsidRPr="00EE27B1">
          <w:rPr>
            <w:sz w:val="24"/>
            <w:szCs w:val="24"/>
            <w:rPrChange w:id="5811" w:author="Tre" w:date="2012-11-19T09:04:00Z">
              <w:rPr>
                <w:color w:val="0000FF"/>
                <w:u w:val="single"/>
              </w:rPr>
            </w:rPrChange>
          </w:rPr>
          <w:delText xml:space="preserve">(Rule Bender) </w:delText>
        </w:r>
        <w:r w:rsidRPr="00EE27B1" w:rsidDel="009F5790">
          <w:rPr>
            <w:i/>
            <w:sz w:val="24"/>
            <w:szCs w:val="24"/>
            <w:rPrChange w:id="5812" w:author="Tre" w:date="2012-11-19T09:04:00Z">
              <w:rPr>
                <w:i/>
                <w:color w:val="0000FF"/>
                <w:u w:val="single"/>
              </w:rPr>
            </w:rPrChange>
          </w:rPr>
          <w:fldChar w:fldCharType="begin"/>
        </w:r>
        <w:r w:rsidRPr="00EE27B1">
          <w:rPr>
            <w:i/>
            <w:sz w:val="24"/>
            <w:szCs w:val="24"/>
            <w:rPrChange w:id="5813" w:author="Tre" w:date="2012-11-19T09:04:00Z">
              <w:rPr>
                <w:i/>
                <w:color w:val="0000FF"/>
                <w:u w:val="single"/>
              </w:rPr>
            </w:rPrChange>
          </w:rPr>
          <w:delInstrText xml:space="preserve"> MERGEFIELD Rule_Bender_Description </w:delInstrText>
        </w:r>
        <w:r w:rsidRPr="00EE27B1" w:rsidDel="009F5790">
          <w:rPr>
            <w:i/>
            <w:sz w:val="24"/>
            <w:szCs w:val="24"/>
            <w:rPrChange w:id="5814" w:author="Tre" w:date="2012-11-19T09:04:00Z">
              <w:rPr>
                <w:i/>
                <w:color w:val="0000FF"/>
                <w:u w:val="single"/>
              </w:rPr>
            </w:rPrChange>
          </w:rPr>
          <w:fldChar w:fldCharType="separate"/>
        </w:r>
        <w:r w:rsidRPr="00EE27B1">
          <w:rPr>
            <w:i/>
            <w:noProof/>
            <w:sz w:val="24"/>
            <w:szCs w:val="24"/>
            <w:rPrChange w:id="5815" w:author="Tre" w:date="2012-11-19T09:04:00Z">
              <w:rPr>
                <w:i/>
                <w:noProof/>
                <w:color w:val="0000FF"/>
                <w:u w:val="single"/>
              </w:rPr>
            </w:rPrChange>
          </w:rPr>
          <w:delText>plant small one word suggestions or ideas into the RSI’s mind. Upon a successful roll the RSI (bluepill or redpill) will carry out that suggestion until its completion. The character can leave the Matrix and that character will attempt to complete the sug</w:delText>
        </w:r>
        <w:r w:rsidRPr="00EE27B1" w:rsidDel="009F5790">
          <w:rPr>
            <w:i/>
            <w:sz w:val="24"/>
            <w:szCs w:val="24"/>
            <w:rPrChange w:id="5816" w:author="Tre" w:date="2012-11-19T09:04:00Z">
              <w:rPr>
                <w:i/>
                <w:color w:val="0000FF"/>
                <w:u w:val="single"/>
              </w:rPr>
            </w:rPrChange>
          </w:rPr>
          <w:fldChar w:fldCharType="end"/>
        </w:r>
      </w:del>
    </w:p>
    <w:p w:rsidR="001F7E3F" w:rsidRPr="00880A1F" w:rsidRDefault="00EE27B1">
      <w:pPr>
        <w:pStyle w:val="MatrixSuperfluous"/>
        <w:rPr>
          <w:del w:id="5817" w:author="frontdesk" w:date="2012-11-16T12:37:00Z"/>
          <w:sz w:val="24"/>
          <w:szCs w:val="24"/>
          <w:rPrChange w:id="5818" w:author="Tre" w:date="2012-11-19T09:04:00Z">
            <w:rPr>
              <w:del w:id="5819" w:author="frontdesk" w:date="2012-11-16T12:37:00Z"/>
            </w:rPr>
          </w:rPrChange>
        </w:rPr>
      </w:pPr>
      <w:del w:id="5820" w:author="frontdesk" w:date="2012-11-16T12:37:00Z">
        <w:r w:rsidRPr="00EE27B1">
          <w:rPr>
            <w:sz w:val="24"/>
            <w:szCs w:val="24"/>
            <w:rPrChange w:id="5821" w:author="Tre" w:date="2012-11-19T09:04:00Z">
              <w:rPr>
                <w:color w:val="0000FF"/>
                <w:u w:val="single"/>
              </w:rPr>
            </w:rPrChange>
          </w:rPr>
          <w:delText>(Rule Breaker)</w:delText>
        </w:r>
        <w:r w:rsidRPr="00EE27B1" w:rsidDel="009F5790">
          <w:rPr>
            <w:i/>
            <w:sz w:val="24"/>
            <w:szCs w:val="24"/>
            <w:rPrChange w:id="5822" w:author="Tre" w:date="2012-11-19T09:04:00Z">
              <w:rPr>
                <w:i/>
                <w:color w:val="0000FF"/>
                <w:u w:val="single"/>
              </w:rPr>
            </w:rPrChange>
          </w:rPr>
          <w:fldChar w:fldCharType="begin"/>
        </w:r>
        <w:r w:rsidRPr="00EE27B1">
          <w:rPr>
            <w:i/>
            <w:sz w:val="24"/>
            <w:szCs w:val="24"/>
            <w:rPrChange w:id="5823" w:author="Tre" w:date="2012-11-19T09:04:00Z">
              <w:rPr>
                <w:i/>
                <w:color w:val="0000FF"/>
                <w:u w:val="single"/>
              </w:rPr>
            </w:rPrChange>
          </w:rPr>
          <w:delInstrText xml:space="preserve"> MERGEFIELD Rule_Breaker_Description </w:delInstrText>
        </w:r>
        <w:r w:rsidRPr="00EE27B1" w:rsidDel="009F5790">
          <w:rPr>
            <w:i/>
            <w:sz w:val="24"/>
            <w:szCs w:val="24"/>
            <w:rPrChange w:id="5824" w:author="Tre" w:date="2012-11-19T09:04:00Z">
              <w:rPr>
                <w:i/>
                <w:color w:val="0000FF"/>
                <w:u w:val="single"/>
              </w:rPr>
            </w:rPrChange>
          </w:rPr>
          <w:fldChar w:fldCharType="separate"/>
        </w:r>
        <w:r w:rsidRPr="00EE27B1">
          <w:rPr>
            <w:i/>
            <w:noProof/>
            <w:sz w:val="24"/>
            <w:szCs w:val="24"/>
            <w:rPrChange w:id="5825" w:author="Tre" w:date="2012-11-19T09:04:00Z">
              <w:rPr>
                <w:i/>
                <w:noProof/>
                <w:color w:val="0000FF"/>
                <w:u w:val="single"/>
              </w:rPr>
            </w:rPrChange>
          </w:rPr>
          <w:delText>The character can possess RSIs. The character has a psychic link with the RSI and can tell them to do what they want. They don’t see what the possessed RSI sees but they know what they know. The character also has the ability to manipulate memories.</w:delText>
        </w:r>
        <w:r w:rsidRPr="00EE27B1" w:rsidDel="009F5790">
          <w:rPr>
            <w:i/>
            <w:sz w:val="24"/>
            <w:szCs w:val="24"/>
            <w:rPrChange w:id="5826" w:author="Tre" w:date="2012-11-19T09:04:00Z">
              <w:rPr>
                <w:i/>
                <w:color w:val="0000FF"/>
                <w:u w:val="single"/>
              </w:rPr>
            </w:rPrChange>
          </w:rPr>
          <w:fldChar w:fldCharType="end"/>
        </w:r>
        <w:r w:rsidRPr="00EE27B1">
          <w:rPr>
            <w:sz w:val="24"/>
            <w:szCs w:val="24"/>
            <w:rPrChange w:id="5827" w:author="Tre" w:date="2012-11-19T09:04:00Z">
              <w:rPr>
                <w:color w:val="0000FF"/>
                <w:u w:val="single"/>
              </w:rPr>
            </w:rPrChange>
          </w:rPr>
          <w:delText xml:space="preserve"> </w:delText>
        </w:r>
        <w:r w:rsidRPr="00EE27B1" w:rsidDel="009F5790">
          <w:rPr>
            <w:sz w:val="24"/>
            <w:szCs w:val="24"/>
            <w:rPrChange w:id="5828" w:author="Tre" w:date="2012-11-19T09:04:00Z">
              <w:rPr>
                <w:color w:val="0000FF"/>
                <w:u w:val="single"/>
              </w:rPr>
            </w:rPrChange>
          </w:rPr>
          <w:fldChar w:fldCharType="begin"/>
        </w:r>
        <w:r w:rsidRPr="00EE27B1">
          <w:rPr>
            <w:sz w:val="24"/>
            <w:szCs w:val="24"/>
            <w:rPrChange w:id="5829" w:author="Tre" w:date="2012-11-19T09:04:00Z">
              <w:rPr>
                <w:color w:val="0000FF"/>
                <w:u w:val="single"/>
              </w:rPr>
            </w:rPrChange>
          </w:rPr>
          <w:delInstrText xml:space="preserve"> NEXT  \* MERGEFORMAT </w:delInstrText>
        </w:r>
        <w:r w:rsidRPr="00EE27B1" w:rsidDel="009F5790">
          <w:rPr>
            <w:sz w:val="24"/>
            <w:szCs w:val="24"/>
            <w:rPrChange w:id="5830" w:author="Tre" w:date="2012-11-19T09:04:00Z">
              <w:rPr>
                <w:color w:val="0000FF"/>
                <w:u w:val="single"/>
              </w:rPr>
            </w:rPrChange>
          </w:rPr>
          <w:fldChar w:fldCharType="end"/>
        </w:r>
      </w:del>
    </w:p>
    <w:p w:rsidR="001F7E3F" w:rsidRPr="00880A1F" w:rsidRDefault="001F7E3F">
      <w:pPr>
        <w:pStyle w:val="MatrixSuperfluous"/>
        <w:rPr>
          <w:del w:id="5831" w:author="frontdesk" w:date="2012-11-16T12:37:00Z"/>
          <w:sz w:val="24"/>
          <w:szCs w:val="24"/>
          <w:rPrChange w:id="5832" w:author="Tre" w:date="2012-11-19T09:04:00Z">
            <w:rPr>
              <w:del w:id="5833" w:author="frontdesk" w:date="2012-11-16T12:37:00Z"/>
            </w:rPr>
          </w:rPrChange>
        </w:rPr>
      </w:pPr>
    </w:p>
    <w:p w:rsidR="001F7E3F" w:rsidRPr="00880A1F" w:rsidRDefault="00EE27B1">
      <w:pPr>
        <w:pStyle w:val="MatrixSuperfluous"/>
        <w:rPr>
          <w:del w:id="5834" w:author="frontdesk" w:date="2012-11-16T12:37:00Z"/>
          <w:sz w:val="24"/>
          <w:szCs w:val="24"/>
          <w:rPrChange w:id="5835" w:author="Tre" w:date="2012-11-19T09:04:00Z">
            <w:rPr>
              <w:del w:id="5836" w:author="frontdesk" w:date="2012-11-16T12:37:00Z"/>
            </w:rPr>
          </w:rPrChange>
        </w:rPr>
      </w:pPr>
      <w:del w:id="5837" w:author="frontdesk" w:date="2012-11-16T12:37:00Z">
        <w:r w:rsidRPr="00EE27B1">
          <w:rPr>
            <w:sz w:val="24"/>
            <w:szCs w:val="24"/>
            <w:rPrChange w:id="5838" w:author="Tre" w:date="2012-11-19T09:04:00Z">
              <w:rPr>
                <w:color w:val="0000FF"/>
                <w:u w:val="single"/>
              </w:rPr>
            </w:rPrChange>
          </w:rPr>
          <w:delText>Matrix Feat “</w:delText>
        </w:r>
        <w:r w:rsidRPr="00EE27B1" w:rsidDel="009F5790">
          <w:rPr>
            <w:i/>
            <w:sz w:val="24"/>
            <w:szCs w:val="24"/>
            <w:rPrChange w:id="5839" w:author="Tre" w:date="2012-11-19T09:04:00Z">
              <w:rPr>
                <w:i/>
                <w:color w:val="0000FF"/>
                <w:u w:val="single"/>
              </w:rPr>
            </w:rPrChange>
          </w:rPr>
          <w:fldChar w:fldCharType="begin"/>
        </w:r>
        <w:r w:rsidRPr="00EE27B1">
          <w:rPr>
            <w:i/>
            <w:sz w:val="24"/>
            <w:szCs w:val="24"/>
            <w:rPrChange w:id="5840" w:author="Tre" w:date="2012-11-19T09:04:00Z">
              <w:rPr>
                <w:i/>
                <w:color w:val="0000FF"/>
                <w:u w:val="single"/>
              </w:rPr>
            </w:rPrChange>
          </w:rPr>
          <w:delInstrText xml:space="preserve"> MERGEFIELD Skill </w:delInstrText>
        </w:r>
        <w:r w:rsidRPr="00EE27B1" w:rsidDel="009F5790">
          <w:rPr>
            <w:i/>
            <w:sz w:val="24"/>
            <w:szCs w:val="24"/>
            <w:rPrChange w:id="5841" w:author="Tre" w:date="2012-11-19T09:04:00Z">
              <w:rPr>
                <w:i/>
                <w:color w:val="0000FF"/>
                <w:u w:val="single"/>
              </w:rPr>
            </w:rPrChange>
          </w:rPr>
          <w:fldChar w:fldCharType="separate"/>
        </w:r>
        <w:r w:rsidRPr="00EE27B1">
          <w:rPr>
            <w:i/>
            <w:noProof/>
            <w:sz w:val="24"/>
            <w:szCs w:val="24"/>
            <w:rPrChange w:id="5842" w:author="Tre" w:date="2012-11-19T09:04:00Z">
              <w:rPr>
                <w:i/>
                <w:noProof/>
                <w:color w:val="0000FF"/>
                <w:u w:val="single"/>
              </w:rPr>
            </w:rPrChange>
          </w:rPr>
          <w:delText>Negate Matrix Feats</w:delText>
        </w:r>
        <w:r w:rsidRPr="00EE27B1" w:rsidDel="009F5790">
          <w:rPr>
            <w:i/>
            <w:sz w:val="24"/>
            <w:szCs w:val="24"/>
            <w:rPrChange w:id="5843" w:author="Tre" w:date="2012-11-19T09:04:00Z">
              <w:rPr>
                <w:i/>
                <w:color w:val="0000FF"/>
                <w:u w:val="single"/>
              </w:rPr>
            </w:rPrChange>
          </w:rPr>
          <w:fldChar w:fldCharType="end"/>
        </w:r>
        <w:r w:rsidRPr="00EE27B1">
          <w:rPr>
            <w:sz w:val="24"/>
            <w:szCs w:val="24"/>
            <w:rPrChange w:id="5844" w:author="Tre" w:date="2012-11-19T09:04:00Z">
              <w:rPr>
                <w:color w:val="0000FF"/>
                <w:u w:val="single"/>
              </w:rPr>
            </w:rPrChange>
          </w:rPr>
          <w:delText>” – [Cyberzen]</w:delText>
        </w:r>
      </w:del>
    </w:p>
    <w:p w:rsidR="001F7E3F" w:rsidRPr="00880A1F" w:rsidRDefault="00EE27B1">
      <w:pPr>
        <w:pStyle w:val="MatrixSuperfluous"/>
        <w:rPr>
          <w:del w:id="5845" w:author="frontdesk" w:date="2012-11-16T12:37:00Z"/>
          <w:sz w:val="24"/>
          <w:szCs w:val="24"/>
          <w:rPrChange w:id="5846" w:author="Tre" w:date="2012-11-19T09:04:00Z">
            <w:rPr>
              <w:del w:id="5847" w:author="frontdesk" w:date="2012-11-16T12:37:00Z"/>
            </w:rPr>
          </w:rPrChange>
        </w:rPr>
      </w:pPr>
      <w:del w:id="5848" w:author="frontdesk" w:date="2012-11-16T12:37:00Z">
        <w:r w:rsidRPr="00EE27B1">
          <w:rPr>
            <w:sz w:val="24"/>
            <w:szCs w:val="24"/>
            <w:rPrChange w:id="5849" w:author="Tre" w:date="2012-11-19T09:04:00Z">
              <w:rPr>
                <w:color w:val="0000FF"/>
                <w:u w:val="single"/>
              </w:rPr>
            </w:rPrChange>
          </w:rPr>
          <w:delText xml:space="preserve">(Rule Bender) </w:delText>
        </w:r>
        <w:r w:rsidRPr="00EE27B1" w:rsidDel="009F5790">
          <w:rPr>
            <w:i/>
            <w:sz w:val="24"/>
            <w:szCs w:val="24"/>
            <w:rPrChange w:id="5850" w:author="Tre" w:date="2012-11-19T09:04:00Z">
              <w:rPr>
                <w:i/>
                <w:color w:val="0000FF"/>
                <w:u w:val="single"/>
              </w:rPr>
            </w:rPrChange>
          </w:rPr>
          <w:fldChar w:fldCharType="begin"/>
        </w:r>
        <w:r w:rsidRPr="00EE27B1">
          <w:rPr>
            <w:i/>
            <w:sz w:val="24"/>
            <w:szCs w:val="24"/>
            <w:rPrChange w:id="5851" w:author="Tre" w:date="2012-11-19T09:04:00Z">
              <w:rPr>
                <w:i/>
                <w:color w:val="0000FF"/>
                <w:u w:val="single"/>
              </w:rPr>
            </w:rPrChange>
          </w:rPr>
          <w:delInstrText xml:space="preserve"> MERGEFIELD Rule_Bender_Description </w:delInstrText>
        </w:r>
        <w:r w:rsidRPr="00EE27B1" w:rsidDel="009F5790">
          <w:rPr>
            <w:i/>
            <w:sz w:val="24"/>
            <w:szCs w:val="24"/>
            <w:rPrChange w:id="5852" w:author="Tre" w:date="2012-11-19T09:04:00Z">
              <w:rPr>
                <w:i/>
                <w:color w:val="0000FF"/>
                <w:u w:val="single"/>
              </w:rPr>
            </w:rPrChange>
          </w:rPr>
          <w:fldChar w:fldCharType="separate"/>
        </w:r>
        <w:r w:rsidRPr="00EE27B1">
          <w:rPr>
            <w:i/>
            <w:noProof/>
            <w:sz w:val="24"/>
            <w:szCs w:val="24"/>
            <w:rPrChange w:id="5853" w:author="Tre" w:date="2012-11-19T09:04:00Z">
              <w:rPr>
                <w:i/>
                <w:noProof/>
                <w:color w:val="0000FF"/>
                <w:u w:val="single"/>
              </w:rPr>
            </w:rPrChange>
          </w:rPr>
          <w:delText>Character with focus and concentration they can negate the Matrix Feat ability of other RSI’s or programs</w:delText>
        </w:r>
        <w:r w:rsidRPr="00EE27B1" w:rsidDel="009F5790">
          <w:rPr>
            <w:i/>
            <w:sz w:val="24"/>
            <w:szCs w:val="24"/>
            <w:rPrChange w:id="5854" w:author="Tre" w:date="2012-11-19T09:04:00Z">
              <w:rPr>
                <w:i/>
                <w:color w:val="0000FF"/>
                <w:u w:val="single"/>
              </w:rPr>
            </w:rPrChange>
          </w:rPr>
          <w:fldChar w:fldCharType="end"/>
        </w:r>
      </w:del>
    </w:p>
    <w:p w:rsidR="001F7E3F" w:rsidRPr="00880A1F" w:rsidRDefault="00EE27B1">
      <w:pPr>
        <w:pStyle w:val="MatrixSuperfluous"/>
        <w:rPr>
          <w:del w:id="5855" w:author="frontdesk" w:date="2012-11-16T12:37:00Z"/>
          <w:sz w:val="24"/>
          <w:szCs w:val="24"/>
          <w:rPrChange w:id="5856" w:author="Tre" w:date="2012-11-19T09:04:00Z">
            <w:rPr>
              <w:del w:id="5857" w:author="frontdesk" w:date="2012-11-16T12:37:00Z"/>
            </w:rPr>
          </w:rPrChange>
        </w:rPr>
      </w:pPr>
      <w:del w:id="5858" w:author="frontdesk" w:date="2012-11-16T12:37:00Z">
        <w:r w:rsidRPr="00EE27B1">
          <w:rPr>
            <w:sz w:val="24"/>
            <w:szCs w:val="24"/>
            <w:rPrChange w:id="5859" w:author="Tre" w:date="2012-11-19T09:04:00Z">
              <w:rPr>
                <w:color w:val="0000FF"/>
                <w:u w:val="single"/>
              </w:rPr>
            </w:rPrChange>
          </w:rPr>
          <w:delText>(Rule Breaker)</w:delText>
        </w:r>
        <w:r w:rsidRPr="00EE27B1" w:rsidDel="009F5790">
          <w:rPr>
            <w:i/>
            <w:sz w:val="24"/>
            <w:szCs w:val="24"/>
            <w:rPrChange w:id="5860" w:author="Tre" w:date="2012-11-19T09:04:00Z">
              <w:rPr>
                <w:i/>
                <w:color w:val="0000FF"/>
                <w:u w:val="single"/>
              </w:rPr>
            </w:rPrChange>
          </w:rPr>
          <w:fldChar w:fldCharType="begin"/>
        </w:r>
        <w:r w:rsidRPr="00EE27B1">
          <w:rPr>
            <w:i/>
            <w:sz w:val="24"/>
            <w:szCs w:val="24"/>
            <w:rPrChange w:id="5861" w:author="Tre" w:date="2012-11-19T09:04:00Z">
              <w:rPr>
                <w:i/>
                <w:color w:val="0000FF"/>
                <w:u w:val="single"/>
              </w:rPr>
            </w:rPrChange>
          </w:rPr>
          <w:delInstrText xml:space="preserve"> MERGEFIELD Rule_Breaker_Description </w:delInstrText>
        </w:r>
        <w:r w:rsidRPr="00EE27B1" w:rsidDel="009F5790">
          <w:rPr>
            <w:i/>
            <w:sz w:val="24"/>
            <w:szCs w:val="24"/>
            <w:rPrChange w:id="5862" w:author="Tre" w:date="2012-11-19T09:04:00Z">
              <w:rPr>
                <w:i/>
                <w:color w:val="0000FF"/>
                <w:u w:val="single"/>
              </w:rPr>
            </w:rPrChange>
          </w:rPr>
          <w:fldChar w:fldCharType="separate"/>
        </w:r>
        <w:r w:rsidRPr="00EE27B1">
          <w:rPr>
            <w:i/>
            <w:noProof/>
            <w:sz w:val="24"/>
            <w:szCs w:val="24"/>
            <w:rPrChange w:id="5863" w:author="Tre" w:date="2012-11-19T09:04:00Z">
              <w:rPr>
                <w:i/>
                <w:noProof/>
                <w:color w:val="0000FF"/>
                <w:u w:val="single"/>
              </w:rPr>
            </w:rPrChange>
          </w:rPr>
          <w:delText>Ability to make the RSI follow the rules of the Matrix.</w:delText>
        </w:r>
        <w:r w:rsidRPr="00EE27B1" w:rsidDel="009F5790">
          <w:rPr>
            <w:i/>
            <w:sz w:val="24"/>
            <w:szCs w:val="24"/>
            <w:rPrChange w:id="5864" w:author="Tre" w:date="2012-11-19T09:04:00Z">
              <w:rPr>
                <w:i/>
                <w:color w:val="0000FF"/>
                <w:u w:val="single"/>
              </w:rPr>
            </w:rPrChange>
          </w:rPr>
          <w:fldChar w:fldCharType="end"/>
        </w:r>
        <w:r w:rsidRPr="00EE27B1">
          <w:rPr>
            <w:sz w:val="24"/>
            <w:szCs w:val="24"/>
            <w:rPrChange w:id="5865" w:author="Tre" w:date="2012-11-19T09:04:00Z">
              <w:rPr>
                <w:color w:val="0000FF"/>
                <w:u w:val="single"/>
              </w:rPr>
            </w:rPrChange>
          </w:rPr>
          <w:delText xml:space="preserve"> </w:delText>
        </w:r>
        <w:r w:rsidRPr="00EE27B1" w:rsidDel="009F5790">
          <w:rPr>
            <w:sz w:val="24"/>
            <w:szCs w:val="24"/>
            <w:rPrChange w:id="5866" w:author="Tre" w:date="2012-11-19T09:04:00Z">
              <w:rPr>
                <w:color w:val="0000FF"/>
                <w:u w:val="single"/>
              </w:rPr>
            </w:rPrChange>
          </w:rPr>
          <w:fldChar w:fldCharType="begin"/>
        </w:r>
        <w:r w:rsidRPr="00EE27B1">
          <w:rPr>
            <w:sz w:val="24"/>
            <w:szCs w:val="24"/>
            <w:rPrChange w:id="5867" w:author="Tre" w:date="2012-11-19T09:04:00Z">
              <w:rPr>
                <w:color w:val="0000FF"/>
                <w:u w:val="single"/>
              </w:rPr>
            </w:rPrChange>
          </w:rPr>
          <w:delInstrText xml:space="preserve"> NEXT  \* MERGEFORMAT </w:delInstrText>
        </w:r>
        <w:r w:rsidRPr="00EE27B1" w:rsidDel="009F5790">
          <w:rPr>
            <w:sz w:val="24"/>
            <w:szCs w:val="24"/>
            <w:rPrChange w:id="5868" w:author="Tre" w:date="2012-11-19T09:04:00Z">
              <w:rPr>
                <w:color w:val="0000FF"/>
                <w:u w:val="single"/>
              </w:rPr>
            </w:rPrChange>
          </w:rPr>
          <w:fldChar w:fldCharType="end"/>
        </w:r>
      </w:del>
    </w:p>
    <w:p w:rsidR="001F7E3F" w:rsidRPr="00880A1F" w:rsidRDefault="001F7E3F">
      <w:pPr>
        <w:pStyle w:val="MatrixSuperfluous"/>
        <w:rPr>
          <w:del w:id="5869" w:author="frontdesk" w:date="2012-11-16T12:37:00Z"/>
          <w:sz w:val="24"/>
          <w:szCs w:val="24"/>
          <w:rPrChange w:id="5870" w:author="Tre" w:date="2012-11-19T09:04:00Z">
            <w:rPr>
              <w:del w:id="5871" w:author="frontdesk" w:date="2012-11-16T12:37:00Z"/>
            </w:rPr>
          </w:rPrChange>
        </w:rPr>
      </w:pPr>
    </w:p>
    <w:p w:rsidR="001F7E3F" w:rsidRPr="00880A1F" w:rsidRDefault="00EE27B1">
      <w:pPr>
        <w:pStyle w:val="MatrixSuperfluous"/>
        <w:rPr>
          <w:del w:id="5872" w:author="frontdesk" w:date="2012-11-16T12:37:00Z"/>
          <w:sz w:val="24"/>
          <w:szCs w:val="24"/>
          <w:rPrChange w:id="5873" w:author="Tre" w:date="2012-11-19T09:04:00Z">
            <w:rPr>
              <w:del w:id="5874" w:author="frontdesk" w:date="2012-11-16T12:37:00Z"/>
            </w:rPr>
          </w:rPrChange>
        </w:rPr>
      </w:pPr>
      <w:del w:id="5875" w:author="frontdesk" w:date="2012-11-16T12:37:00Z">
        <w:r w:rsidRPr="00EE27B1">
          <w:rPr>
            <w:sz w:val="24"/>
            <w:szCs w:val="24"/>
            <w:rPrChange w:id="5876" w:author="Tre" w:date="2012-11-19T09:04:00Z">
              <w:rPr>
                <w:color w:val="0000FF"/>
                <w:u w:val="single"/>
              </w:rPr>
            </w:rPrChange>
          </w:rPr>
          <w:delText>Matrix Feat “</w:delText>
        </w:r>
        <w:r w:rsidRPr="00EE27B1" w:rsidDel="009F5790">
          <w:rPr>
            <w:i/>
            <w:sz w:val="24"/>
            <w:szCs w:val="24"/>
            <w:rPrChange w:id="5877" w:author="Tre" w:date="2012-11-19T09:04:00Z">
              <w:rPr>
                <w:i/>
                <w:color w:val="0000FF"/>
                <w:u w:val="single"/>
              </w:rPr>
            </w:rPrChange>
          </w:rPr>
          <w:fldChar w:fldCharType="begin"/>
        </w:r>
        <w:r w:rsidRPr="00EE27B1">
          <w:rPr>
            <w:i/>
            <w:sz w:val="24"/>
            <w:szCs w:val="24"/>
            <w:rPrChange w:id="5878" w:author="Tre" w:date="2012-11-19T09:04:00Z">
              <w:rPr>
                <w:i/>
                <w:color w:val="0000FF"/>
                <w:u w:val="single"/>
              </w:rPr>
            </w:rPrChange>
          </w:rPr>
          <w:delInstrText xml:space="preserve"> MERGEFIELD Skill </w:delInstrText>
        </w:r>
        <w:r w:rsidRPr="00EE27B1" w:rsidDel="009F5790">
          <w:rPr>
            <w:i/>
            <w:sz w:val="24"/>
            <w:szCs w:val="24"/>
            <w:rPrChange w:id="5879" w:author="Tre" w:date="2012-11-19T09:04:00Z">
              <w:rPr>
                <w:i/>
                <w:color w:val="0000FF"/>
                <w:u w:val="single"/>
              </w:rPr>
            </w:rPrChange>
          </w:rPr>
          <w:fldChar w:fldCharType="separate"/>
        </w:r>
        <w:r w:rsidRPr="00EE27B1">
          <w:rPr>
            <w:i/>
            <w:noProof/>
            <w:sz w:val="24"/>
            <w:szCs w:val="24"/>
            <w:rPrChange w:id="5880" w:author="Tre" w:date="2012-11-19T09:04:00Z">
              <w:rPr>
                <w:i/>
                <w:noProof/>
                <w:color w:val="0000FF"/>
                <w:u w:val="single"/>
              </w:rPr>
            </w:rPrChange>
          </w:rPr>
          <w:delText>Night Vision</w:delText>
        </w:r>
        <w:r w:rsidRPr="00EE27B1" w:rsidDel="009F5790">
          <w:rPr>
            <w:i/>
            <w:sz w:val="24"/>
            <w:szCs w:val="24"/>
            <w:rPrChange w:id="5881" w:author="Tre" w:date="2012-11-19T09:04:00Z">
              <w:rPr>
                <w:i/>
                <w:color w:val="0000FF"/>
                <w:u w:val="single"/>
              </w:rPr>
            </w:rPrChange>
          </w:rPr>
          <w:fldChar w:fldCharType="end"/>
        </w:r>
        <w:r w:rsidRPr="00EE27B1">
          <w:rPr>
            <w:sz w:val="24"/>
            <w:szCs w:val="24"/>
            <w:rPrChange w:id="5882" w:author="Tre" w:date="2012-11-19T09:04:00Z">
              <w:rPr>
                <w:color w:val="0000FF"/>
                <w:u w:val="single"/>
              </w:rPr>
            </w:rPrChange>
          </w:rPr>
          <w:delText>” – [Cyberzen]</w:delText>
        </w:r>
      </w:del>
    </w:p>
    <w:p w:rsidR="001F7E3F" w:rsidRPr="00880A1F" w:rsidRDefault="00EE27B1">
      <w:pPr>
        <w:pStyle w:val="MatrixSuperfluous"/>
        <w:rPr>
          <w:del w:id="5883" w:author="frontdesk" w:date="2012-11-16T12:37:00Z"/>
          <w:sz w:val="24"/>
          <w:szCs w:val="24"/>
          <w:rPrChange w:id="5884" w:author="Tre" w:date="2012-11-19T09:04:00Z">
            <w:rPr>
              <w:del w:id="5885" w:author="frontdesk" w:date="2012-11-16T12:37:00Z"/>
            </w:rPr>
          </w:rPrChange>
        </w:rPr>
      </w:pPr>
      <w:del w:id="5886" w:author="frontdesk" w:date="2012-11-16T12:37:00Z">
        <w:r w:rsidRPr="00EE27B1">
          <w:rPr>
            <w:sz w:val="24"/>
            <w:szCs w:val="24"/>
            <w:rPrChange w:id="5887" w:author="Tre" w:date="2012-11-19T09:04:00Z">
              <w:rPr>
                <w:color w:val="0000FF"/>
                <w:u w:val="single"/>
              </w:rPr>
            </w:rPrChange>
          </w:rPr>
          <w:delText xml:space="preserve">(Rule Bender) </w:delText>
        </w:r>
        <w:r w:rsidRPr="00EE27B1" w:rsidDel="009F5790">
          <w:rPr>
            <w:i/>
            <w:sz w:val="24"/>
            <w:szCs w:val="24"/>
            <w:rPrChange w:id="5888" w:author="Tre" w:date="2012-11-19T09:04:00Z">
              <w:rPr>
                <w:i/>
                <w:color w:val="0000FF"/>
                <w:u w:val="single"/>
              </w:rPr>
            </w:rPrChange>
          </w:rPr>
          <w:fldChar w:fldCharType="begin"/>
        </w:r>
        <w:r w:rsidRPr="00EE27B1">
          <w:rPr>
            <w:i/>
            <w:sz w:val="24"/>
            <w:szCs w:val="24"/>
            <w:rPrChange w:id="5889" w:author="Tre" w:date="2012-11-19T09:04:00Z">
              <w:rPr>
                <w:i/>
                <w:color w:val="0000FF"/>
                <w:u w:val="single"/>
              </w:rPr>
            </w:rPrChange>
          </w:rPr>
          <w:delInstrText xml:space="preserve"> MERGEFIELD Rule_Bender_Description </w:delInstrText>
        </w:r>
        <w:r w:rsidRPr="00EE27B1" w:rsidDel="009F5790">
          <w:rPr>
            <w:i/>
            <w:sz w:val="24"/>
            <w:szCs w:val="24"/>
            <w:rPrChange w:id="5890" w:author="Tre" w:date="2012-11-19T09:04:00Z">
              <w:rPr>
                <w:i/>
                <w:color w:val="0000FF"/>
                <w:u w:val="single"/>
              </w:rPr>
            </w:rPrChange>
          </w:rPr>
          <w:fldChar w:fldCharType="separate"/>
        </w:r>
        <w:r w:rsidRPr="00EE27B1">
          <w:rPr>
            <w:i/>
            <w:noProof/>
            <w:sz w:val="24"/>
            <w:szCs w:val="24"/>
            <w:rPrChange w:id="5891" w:author="Tre" w:date="2012-11-19T09:04:00Z">
              <w:rPr>
                <w:i/>
                <w:noProof/>
                <w:color w:val="0000FF"/>
                <w:u w:val="single"/>
              </w:rPr>
            </w:rPrChange>
          </w:rPr>
          <w:delText>character can determine how it works for them. Either they use Sonar, or low light, or heat (infra-red).</w:delText>
        </w:r>
        <w:r w:rsidRPr="00EE27B1" w:rsidDel="009F5790">
          <w:rPr>
            <w:i/>
            <w:sz w:val="24"/>
            <w:szCs w:val="24"/>
            <w:rPrChange w:id="5892" w:author="Tre" w:date="2012-11-19T09:04:00Z">
              <w:rPr>
                <w:i/>
                <w:color w:val="0000FF"/>
                <w:u w:val="single"/>
              </w:rPr>
            </w:rPrChange>
          </w:rPr>
          <w:fldChar w:fldCharType="end"/>
        </w:r>
      </w:del>
    </w:p>
    <w:p w:rsidR="001F7E3F" w:rsidRPr="00880A1F" w:rsidRDefault="00EE27B1">
      <w:pPr>
        <w:pStyle w:val="MatrixSuperfluous"/>
        <w:rPr>
          <w:del w:id="5893" w:author="frontdesk" w:date="2012-11-16T12:37:00Z"/>
          <w:sz w:val="24"/>
          <w:szCs w:val="24"/>
          <w:rPrChange w:id="5894" w:author="Tre" w:date="2012-11-19T09:04:00Z">
            <w:rPr>
              <w:del w:id="5895" w:author="frontdesk" w:date="2012-11-16T12:37:00Z"/>
            </w:rPr>
          </w:rPrChange>
        </w:rPr>
      </w:pPr>
      <w:del w:id="5896" w:author="frontdesk" w:date="2012-11-16T12:37:00Z">
        <w:r w:rsidRPr="00EE27B1">
          <w:rPr>
            <w:sz w:val="24"/>
            <w:szCs w:val="24"/>
            <w:rPrChange w:id="5897" w:author="Tre" w:date="2012-11-19T09:04:00Z">
              <w:rPr>
                <w:color w:val="0000FF"/>
                <w:u w:val="single"/>
              </w:rPr>
            </w:rPrChange>
          </w:rPr>
          <w:delText>(Rule Breaker)</w:delText>
        </w:r>
        <w:r w:rsidRPr="00EE27B1" w:rsidDel="009F5790">
          <w:rPr>
            <w:i/>
            <w:sz w:val="24"/>
            <w:szCs w:val="24"/>
            <w:rPrChange w:id="5898" w:author="Tre" w:date="2012-11-19T09:04:00Z">
              <w:rPr>
                <w:i/>
                <w:color w:val="0000FF"/>
                <w:u w:val="single"/>
              </w:rPr>
            </w:rPrChange>
          </w:rPr>
          <w:fldChar w:fldCharType="begin"/>
        </w:r>
        <w:r w:rsidRPr="00EE27B1">
          <w:rPr>
            <w:i/>
            <w:sz w:val="24"/>
            <w:szCs w:val="24"/>
            <w:rPrChange w:id="5899" w:author="Tre" w:date="2012-11-19T09:04:00Z">
              <w:rPr>
                <w:i/>
                <w:color w:val="0000FF"/>
                <w:u w:val="single"/>
              </w:rPr>
            </w:rPrChange>
          </w:rPr>
          <w:delInstrText xml:space="preserve"> MERGEFIELD Rule_Breaker_Description </w:delInstrText>
        </w:r>
        <w:r w:rsidRPr="00EE27B1" w:rsidDel="009F5790">
          <w:rPr>
            <w:i/>
            <w:sz w:val="24"/>
            <w:szCs w:val="24"/>
            <w:rPrChange w:id="5900" w:author="Tre" w:date="2012-11-19T09:04:00Z">
              <w:rPr>
                <w:i/>
                <w:color w:val="0000FF"/>
                <w:u w:val="single"/>
              </w:rPr>
            </w:rPrChange>
          </w:rPr>
          <w:fldChar w:fldCharType="separate"/>
        </w:r>
        <w:r w:rsidRPr="00EE27B1">
          <w:rPr>
            <w:i/>
            <w:noProof/>
            <w:sz w:val="24"/>
            <w:szCs w:val="24"/>
            <w:rPrChange w:id="5901" w:author="Tre" w:date="2012-11-19T09:04:00Z">
              <w:rPr>
                <w:i/>
                <w:noProof/>
                <w:color w:val="0000FF"/>
                <w:u w:val="single"/>
              </w:rPr>
            </w:rPrChange>
          </w:rPr>
          <w:delText>Character doesn’t need to see. They are completely aware of what is around them as though it were daylight. The character knows what is being illuminated by their matrix feat and they can turn it off if they want.</w:delText>
        </w:r>
        <w:r w:rsidRPr="00EE27B1" w:rsidDel="009F5790">
          <w:rPr>
            <w:i/>
            <w:sz w:val="24"/>
            <w:szCs w:val="24"/>
            <w:rPrChange w:id="5902" w:author="Tre" w:date="2012-11-19T09:04:00Z">
              <w:rPr>
                <w:i/>
                <w:color w:val="0000FF"/>
                <w:u w:val="single"/>
              </w:rPr>
            </w:rPrChange>
          </w:rPr>
          <w:fldChar w:fldCharType="end"/>
        </w:r>
        <w:r w:rsidRPr="00EE27B1">
          <w:rPr>
            <w:sz w:val="24"/>
            <w:szCs w:val="24"/>
            <w:rPrChange w:id="5903" w:author="Tre" w:date="2012-11-19T09:04:00Z">
              <w:rPr>
                <w:color w:val="0000FF"/>
                <w:u w:val="single"/>
              </w:rPr>
            </w:rPrChange>
          </w:rPr>
          <w:delText xml:space="preserve"> </w:delText>
        </w:r>
        <w:r w:rsidRPr="00EE27B1" w:rsidDel="009F5790">
          <w:rPr>
            <w:sz w:val="24"/>
            <w:szCs w:val="24"/>
            <w:rPrChange w:id="5904" w:author="Tre" w:date="2012-11-19T09:04:00Z">
              <w:rPr>
                <w:color w:val="0000FF"/>
                <w:u w:val="single"/>
              </w:rPr>
            </w:rPrChange>
          </w:rPr>
          <w:fldChar w:fldCharType="begin"/>
        </w:r>
        <w:r w:rsidRPr="00EE27B1">
          <w:rPr>
            <w:sz w:val="24"/>
            <w:szCs w:val="24"/>
            <w:rPrChange w:id="5905" w:author="Tre" w:date="2012-11-19T09:04:00Z">
              <w:rPr>
                <w:color w:val="0000FF"/>
                <w:u w:val="single"/>
              </w:rPr>
            </w:rPrChange>
          </w:rPr>
          <w:delInstrText xml:space="preserve"> NEXT  \* MERGEFORMAT </w:delInstrText>
        </w:r>
        <w:r w:rsidRPr="00EE27B1" w:rsidDel="009F5790">
          <w:rPr>
            <w:sz w:val="24"/>
            <w:szCs w:val="24"/>
            <w:rPrChange w:id="5906" w:author="Tre" w:date="2012-11-19T09:04:00Z">
              <w:rPr>
                <w:color w:val="0000FF"/>
                <w:u w:val="single"/>
              </w:rPr>
            </w:rPrChange>
          </w:rPr>
          <w:fldChar w:fldCharType="end"/>
        </w:r>
      </w:del>
    </w:p>
    <w:p w:rsidR="001F7E3F" w:rsidRPr="00880A1F" w:rsidRDefault="001F7E3F">
      <w:pPr>
        <w:pStyle w:val="MatrixSuperfluous"/>
        <w:rPr>
          <w:del w:id="5907" w:author="frontdesk" w:date="2012-11-16T12:37:00Z"/>
          <w:sz w:val="24"/>
          <w:szCs w:val="24"/>
          <w:rPrChange w:id="5908" w:author="Tre" w:date="2012-11-19T09:04:00Z">
            <w:rPr>
              <w:del w:id="5909" w:author="frontdesk" w:date="2012-11-16T12:37:00Z"/>
            </w:rPr>
          </w:rPrChange>
        </w:rPr>
      </w:pPr>
    </w:p>
    <w:p w:rsidR="001F7E3F" w:rsidRPr="00880A1F" w:rsidRDefault="00EE27B1">
      <w:pPr>
        <w:pStyle w:val="MatrixSuperfluous"/>
        <w:rPr>
          <w:del w:id="5910" w:author="frontdesk" w:date="2012-11-16T12:37:00Z"/>
          <w:sz w:val="24"/>
          <w:szCs w:val="24"/>
          <w:rPrChange w:id="5911" w:author="Tre" w:date="2012-11-19T09:04:00Z">
            <w:rPr>
              <w:del w:id="5912" w:author="frontdesk" w:date="2012-11-16T12:37:00Z"/>
            </w:rPr>
          </w:rPrChange>
        </w:rPr>
      </w:pPr>
      <w:del w:id="5913" w:author="frontdesk" w:date="2012-11-16T12:37:00Z">
        <w:r w:rsidRPr="00EE27B1">
          <w:rPr>
            <w:sz w:val="24"/>
            <w:szCs w:val="24"/>
            <w:rPrChange w:id="5914" w:author="Tre" w:date="2012-11-19T09:04:00Z">
              <w:rPr>
                <w:color w:val="0000FF"/>
                <w:u w:val="single"/>
              </w:rPr>
            </w:rPrChange>
          </w:rPr>
          <w:delText>Matrix Feat “</w:delText>
        </w:r>
        <w:r w:rsidRPr="00EE27B1" w:rsidDel="009F5790">
          <w:rPr>
            <w:i/>
            <w:sz w:val="24"/>
            <w:szCs w:val="24"/>
            <w:rPrChange w:id="5915" w:author="Tre" w:date="2012-11-19T09:04:00Z">
              <w:rPr>
                <w:i/>
                <w:color w:val="0000FF"/>
                <w:u w:val="single"/>
              </w:rPr>
            </w:rPrChange>
          </w:rPr>
          <w:fldChar w:fldCharType="begin"/>
        </w:r>
        <w:r w:rsidRPr="00EE27B1">
          <w:rPr>
            <w:i/>
            <w:sz w:val="24"/>
            <w:szCs w:val="24"/>
            <w:rPrChange w:id="5916" w:author="Tre" w:date="2012-11-19T09:04:00Z">
              <w:rPr>
                <w:i/>
                <w:color w:val="0000FF"/>
                <w:u w:val="single"/>
              </w:rPr>
            </w:rPrChange>
          </w:rPr>
          <w:delInstrText xml:space="preserve"> MERGEFIELD Skill </w:delInstrText>
        </w:r>
        <w:r w:rsidRPr="00EE27B1" w:rsidDel="009F5790">
          <w:rPr>
            <w:i/>
            <w:sz w:val="24"/>
            <w:szCs w:val="24"/>
            <w:rPrChange w:id="5917" w:author="Tre" w:date="2012-11-19T09:04:00Z">
              <w:rPr>
                <w:i/>
                <w:color w:val="0000FF"/>
                <w:u w:val="single"/>
              </w:rPr>
            </w:rPrChange>
          </w:rPr>
          <w:fldChar w:fldCharType="separate"/>
        </w:r>
        <w:r w:rsidRPr="00EE27B1">
          <w:rPr>
            <w:i/>
            <w:noProof/>
            <w:sz w:val="24"/>
            <w:szCs w:val="24"/>
            <w:rPrChange w:id="5918" w:author="Tre" w:date="2012-11-19T09:04:00Z">
              <w:rPr>
                <w:i/>
                <w:noProof/>
                <w:color w:val="0000FF"/>
                <w:u w:val="single"/>
              </w:rPr>
            </w:rPrChange>
          </w:rPr>
          <w:delText>Pass Through Objects</w:delText>
        </w:r>
        <w:r w:rsidRPr="00EE27B1" w:rsidDel="009F5790">
          <w:rPr>
            <w:i/>
            <w:sz w:val="24"/>
            <w:szCs w:val="24"/>
            <w:rPrChange w:id="5919" w:author="Tre" w:date="2012-11-19T09:04:00Z">
              <w:rPr>
                <w:i/>
                <w:color w:val="0000FF"/>
                <w:u w:val="single"/>
              </w:rPr>
            </w:rPrChange>
          </w:rPr>
          <w:fldChar w:fldCharType="end"/>
        </w:r>
        <w:r w:rsidRPr="00EE27B1">
          <w:rPr>
            <w:sz w:val="24"/>
            <w:szCs w:val="24"/>
            <w:rPrChange w:id="5920" w:author="Tre" w:date="2012-11-19T09:04:00Z">
              <w:rPr>
                <w:color w:val="0000FF"/>
                <w:u w:val="single"/>
              </w:rPr>
            </w:rPrChange>
          </w:rPr>
          <w:delText>” – [Cyberzen]</w:delText>
        </w:r>
      </w:del>
    </w:p>
    <w:p w:rsidR="001F7E3F" w:rsidRPr="00880A1F" w:rsidRDefault="00EE27B1">
      <w:pPr>
        <w:pStyle w:val="MatrixSuperfluous"/>
        <w:rPr>
          <w:del w:id="5921" w:author="frontdesk" w:date="2012-11-16T12:37:00Z"/>
          <w:sz w:val="24"/>
          <w:szCs w:val="24"/>
          <w:rPrChange w:id="5922" w:author="Tre" w:date="2012-11-19T09:04:00Z">
            <w:rPr>
              <w:del w:id="5923" w:author="frontdesk" w:date="2012-11-16T12:37:00Z"/>
            </w:rPr>
          </w:rPrChange>
        </w:rPr>
      </w:pPr>
      <w:del w:id="5924" w:author="frontdesk" w:date="2012-11-16T12:37:00Z">
        <w:r w:rsidRPr="00EE27B1">
          <w:rPr>
            <w:sz w:val="24"/>
            <w:szCs w:val="24"/>
            <w:rPrChange w:id="5925" w:author="Tre" w:date="2012-11-19T09:04:00Z">
              <w:rPr>
                <w:color w:val="0000FF"/>
                <w:u w:val="single"/>
              </w:rPr>
            </w:rPrChange>
          </w:rPr>
          <w:delText xml:space="preserve">(Rule Bender) </w:delText>
        </w:r>
        <w:r w:rsidRPr="00EE27B1" w:rsidDel="009F5790">
          <w:rPr>
            <w:i/>
            <w:sz w:val="24"/>
            <w:szCs w:val="24"/>
            <w:rPrChange w:id="5926" w:author="Tre" w:date="2012-11-19T09:04:00Z">
              <w:rPr>
                <w:i/>
                <w:color w:val="0000FF"/>
                <w:u w:val="single"/>
              </w:rPr>
            </w:rPrChange>
          </w:rPr>
          <w:fldChar w:fldCharType="begin"/>
        </w:r>
        <w:r w:rsidRPr="00EE27B1">
          <w:rPr>
            <w:i/>
            <w:sz w:val="24"/>
            <w:szCs w:val="24"/>
            <w:rPrChange w:id="5927" w:author="Tre" w:date="2012-11-19T09:04:00Z">
              <w:rPr>
                <w:i/>
                <w:color w:val="0000FF"/>
                <w:u w:val="single"/>
              </w:rPr>
            </w:rPrChange>
          </w:rPr>
          <w:delInstrText xml:space="preserve"> MERGEFIELD Rule_Bender_Description </w:delInstrText>
        </w:r>
        <w:r w:rsidRPr="00EE27B1" w:rsidDel="009F5790">
          <w:rPr>
            <w:i/>
            <w:sz w:val="24"/>
            <w:szCs w:val="24"/>
            <w:rPrChange w:id="5928" w:author="Tre" w:date="2012-11-19T09:04:00Z">
              <w:rPr>
                <w:i/>
                <w:color w:val="0000FF"/>
                <w:u w:val="single"/>
              </w:rPr>
            </w:rPrChange>
          </w:rPr>
          <w:fldChar w:fldCharType="separate"/>
        </w:r>
        <w:r w:rsidRPr="00EE27B1">
          <w:rPr>
            <w:i/>
            <w:noProof/>
            <w:sz w:val="24"/>
            <w:szCs w:val="24"/>
            <w:rPrChange w:id="5929" w:author="Tre" w:date="2012-11-19T09:04:00Z">
              <w:rPr>
                <w:i/>
                <w:noProof/>
                <w:color w:val="0000FF"/>
                <w:u w:val="single"/>
              </w:rPr>
            </w:rPrChange>
          </w:rPr>
          <w:delText>character can pass through thick liquids and objects as thought it was air. For example using this gift in water would allow the character to run and move as though they were on land.</w:delText>
        </w:r>
        <w:r w:rsidRPr="00EE27B1" w:rsidDel="009F5790">
          <w:rPr>
            <w:i/>
            <w:sz w:val="24"/>
            <w:szCs w:val="24"/>
            <w:rPrChange w:id="5930" w:author="Tre" w:date="2012-11-19T09:04:00Z">
              <w:rPr>
                <w:i/>
                <w:color w:val="0000FF"/>
                <w:u w:val="single"/>
              </w:rPr>
            </w:rPrChange>
          </w:rPr>
          <w:fldChar w:fldCharType="end"/>
        </w:r>
      </w:del>
    </w:p>
    <w:p w:rsidR="001F7E3F" w:rsidRPr="00880A1F" w:rsidRDefault="00EE27B1">
      <w:pPr>
        <w:pStyle w:val="MatrixSuperfluous"/>
        <w:rPr>
          <w:del w:id="5931" w:author="frontdesk" w:date="2012-11-16T12:37:00Z"/>
          <w:sz w:val="24"/>
          <w:szCs w:val="24"/>
          <w:rPrChange w:id="5932" w:author="Tre" w:date="2012-11-19T09:04:00Z">
            <w:rPr>
              <w:del w:id="5933" w:author="frontdesk" w:date="2012-11-16T12:37:00Z"/>
            </w:rPr>
          </w:rPrChange>
        </w:rPr>
      </w:pPr>
      <w:del w:id="5934" w:author="frontdesk" w:date="2012-11-16T12:37:00Z">
        <w:r w:rsidRPr="00EE27B1">
          <w:rPr>
            <w:sz w:val="24"/>
            <w:szCs w:val="24"/>
            <w:rPrChange w:id="5935" w:author="Tre" w:date="2012-11-19T09:04:00Z">
              <w:rPr>
                <w:color w:val="0000FF"/>
                <w:u w:val="single"/>
              </w:rPr>
            </w:rPrChange>
          </w:rPr>
          <w:delText>(Rule Breaker)</w:delText>
        </w:r>
        <w:r w:rsidRPr="00EE27B1" w:rsidDel="009F5790">
          <w:rPr>
            <w:i/>
            <w:sz w:val="24"/>
            <w:szCs w:val="24"/>
            <w:rPrChange w:id="5936" w:author="Tre" w:date="2012-11-19T09:04:00Z">
              <w:rPr>
                <w:i/>
                <w:color w:val="0000FF"/>
                <w:u w:val="single"/>
              </w:rPr>
            </w:rPrChange>
          </w:rPr>
          <w:fldChar w:fldCharType="begin"/>
        </w:r>
        <w:r w:rsidRPr="00EE27B1">
          <w:rPr>
            <w:i/>
            <w:sz w:val="24"/>
            <w:szCs w:val="24"/>
            <w:rPrChange w:id="5937" w:author="Tre" w:date="2012-11-19T09:04:00Z">
              <w:rPr>
                <w:i/>
                <w:color w:val="0000FF"/>
                <w:u w:val="single"/>
              </w:rPr>
            </w:rPrChange>
          </w:rPr>
          <w:delInstrText xml:space="preserve"> MERGEFIELD Rule_Breaker_Description </w:delInstrText>
        </w:r>
        <w:r w:rsidRPr="00EE27B1" w:rsidDel="009F5790">
          <w:rPr>
            <w:i/>
            <w:sz w:val="24"/>
            <w:szCs w:val="24"/>
            <w:rPrChange w:id="5938" w:author="Tre" w:date="2012-11-19T09:04:00Z">
              <w:rPr>
                <w:i/>
                <w:color w:val="0000FF"/>
                <w:u w:val="single"/>
              </w:rPr>
            </w:rPrChange>
          </w:rPr>
          <w:fldChar w:fldCharType="separate"/>
        </w:r>
        <w:r w:rsidRPr="00EE27B1">
          <w:rPr>
            <w:i/>
            <w:noProof/>
            <w:sz w:val="24"/>
            <w:szCs w:val="24"/>
            <w:rPrChange w:id="5939" w:author="Tre" w:date="2012-11-19T09:04:00Z">
              <w:rPr>
                <w:i/>
                <w:noProof/>
                <w:color w:val="0000FF"/>
                <w:u w:val="single"/>
              </w:rPr>
            </w:rPrChange>
          </w:rPr>
          <w:delText>With the Gift, the character walk through walls. Pass through solid objects as though they were made of air.</w:delText>
        </w:r>
        <w:r w:rsidRPr="00EE27B1" w:rsidDel="009F5790">
          <w:rPr>
            <w:i/>
            <w:sz w:val="24"/>
            <w:szCs w:val="24"/>
            <w:rPrChange w:id="5940" w:author="Tre" w:date="2012-11-19T09:04:00Z">
              <w:rPr>
                <w:i/>
                <w:color w:val="0000FF"/>
                <w:u w:val="single"/>
              </w:rPr>
            </w:rPrChange>
          </w:rPr>
          <w:fldChar w:fldCharType="end"/>
        </w:r>
        <w:r w:rsidRPr="00EE27B1">
          <w:rPr>
            <w:sz w:val="24"/>
            <w:szCs w:val="24"/>
            <w:rPrChange w:id="5941" w:author="Tre" w:date="2012-11-19T09:04:00Z">
              <w:rPr>
                <w:color w:val="0000FF"/>
                <w:u w:val="single"/>
              </w:rPr>
            </w:rPrChange>
          </w:rPr>
          <w:delText xml:space="preserve"> </w:delText>
        </w:r>
        <w:r w:rsidRPr="00EE27B1" w:rsidDel="009F5790">
          <w:rPr>
            <w:sz w:val="24"/>
            <w:szCs w:val="24"/>
            <w:rPrChange w:id="5942" w:author="Tre" w:date="2012-11-19T09:04:00Z">
              <w:rPr>
                <w:color w:val="0000FF"/>
                <w:u w:val="single"/>
              </w:rPr>
            </w:rPrChange>
          </w:rPr>
          <w:fldChar w:fldCharType="begin"/>
        </w:r>
        <w:r w:rsidRPr="00EE27B1">
          <w:rPr>
            <w:sz w:val="24"/>
            <w:szCs w:val="24"/>
            <w:rPrChange w:id="5943" w:author="Tre" w:date="2012-11-19T09:04:00Z">
              <w:rPr>
                <w:color w:val="0000FF"/>
                <w:u w:val="single"/>
              </w:rPr>
            </w:rPrChange>
          </w:rPr>
          <w:delInstrText xml:space="preserve"> NEXT  \* MERGEFORMAT </w:delInstrText>
        </w:r>
        <w:r w:rsidRPr="00EE27B1" w:rsidDel="009F5790">
          <w:rPr>
            <w:sz w:val="24"/>
            <w:szCs w:val="24"/>
            <w:rPrChange w:id="5944" w:author="Tre" w:date="2012-11-19T09:04:00Z">
              <w:rPr>
                <w:color w:val="0000FF"/>
                <w:u w:val="single"/>
              </w:rPr>
            </w:rPrChange>
          </w:rPr>
          <w:fldChar w:fldCharType="end"/>
        </w:r>
      </w:del>
    </w:p>
    <w:p w:rsidR="001F7E3F" w:rsidRPr="00880A1F" w:rsidRDefault="001F7E3F">
      <w:pPr>
        <w:pStyle w:val="MatrixSuperfluous"/>
        <w:rPr>
          <w:del w:id="5945" w:author="frontdesk" w:date="2012-11-16T12:37:00Z"/>
          <w:sz w:val="24"/>
          <w:szCs w:val="24"/>
          <w:rPrChange w:id="5946" w:author="Tre" w:date="2012-11-19T09:04:00Z">
            <w:rPr>
              <w:del w:id="5947" w:author="frontdesk" w:date="2012-11-16T12:37:00Z"/>
            </w:rPr>
          </w:rPrChange>
        </w:rPr>
      </w:pPr>
    </w:p>
    <w:p w:rsidR="001F7E3F" w:rsidRPr="00880A1F" w:rsidRDefault="00EE27B1">
      <w:pPr>
        <w:pStyle w:val="MatrixSuperfluous"/>
        <w:rPr>
          <w:del w:id="5948" w:author="frontdesk" w:date="2012-11-16T12:37:00Z"/>
          <w:sz w:val="24"/>
          <w:szCs w:val="24"/>
          <w:rPrChange w:id="5949" w:author="Tre" w:date="2012-11-19T09:04:00Z">
            <w:rPr>
              <w:del w:id="5950" w:author="frontdesk" w:date="2012-11-16T12:37:00Z"/>
            </w:rPr>
          </w:rPrChange>
        </w:rPr>
      </w:pPr>
      <w:del w:id="5951" w:author="frontdesk" w:date="2012-11-16T12:37:00Z">
        <w:r w:rsidRPr="00EE27B1">
          <w:rPr>
            <w:sz w:val="24"/>
            <w:szCs w:val="24"/>
            <w:rPrChange w:id="5952" w:author="Tre" w:date="2012-11-19T09:04:00Z">
              <w:rPr>
                <w:color w:val="0000FF"/>
                <w:u w:val="single"/>
              </w:rPr>
            </w:rPrChange>
          </w:rPr>
          <w:delText>Matrix Feat “</w:delText>
        </w:r>
        <w:r w:rsidRPr="00EE27B1" w:rsidDel="009F5790">
          <w:rPr>
            <w:i/>
            <w:sz w:val="24"/>
            <w:szCs w:val="24"/>
            <w:rPrChange w:id="5953" w:author="Tre" w:date="2012-11-19T09:04:00Z">
              <w:rPr>
                <w:i/>
                <w:color w:val="0000FF"/>
                <w:u w:val="single"/>
              </w:rPr>
            </w:rPrChange>
          </w:rPr>
          <w:fldChar w:fldCharType="begin"/>
        </w:r>
        <w:r w:rsidRPr="00EE27B1">
          <w:rPr>
            <w:i/>
            <w:sz w:val="24"/>
            <w:szCs w:val="24"/>
            <w:rPrChange w:id="5954" w:author="Tre" w:date="2012-11-19T09:04:00Z">
              <w:rPr>
                <w:i/>
                <w:color w:val="0000FF"/>
                <w:u w:val="single"/>
              </w:rPr>
            </w:rPrChange>
          </w:rPr>
          <w:delInstrText xml:space="preserve"> MERGEFIELD Skill </w:delInstrText>
        </w:r>
        <w:r w:rsidRPr="00EE27B1" w:rsidDel="009F5790">
          <w:rPr>
            <w:i/>
            <w:sz w:val="24"/>
            <w:szCs w:val="24"/>
            <w:rPrChange w:id="5955" w:author="Tre" w:date="2012-11-19T09:04:00Z">
              <w:rPr>
                <w:i/>
                <w:color w:val="0000FF"/>
                <w:u w:val="single"/>
              </w:rPr>
            </w:rPrChange>
          </w:rPr>
          <w:fldChar w:fldCharType="separate"/>
        </w:r>
        <w:r w:rsidRPr="00EE27B1">
          <w:rPr>
            <w:i/>
            <w:noProof/>
            <w:sz w:val="24"/>
            <w:szCs w:val="24"/>
            <w:rPrChange w:id="5956" w:author="Tre" w:date="2012-11-19T09:04:00Z">
              <w:rPr>
                <w:i/>
                <w:noProof/>
                <w:color w:val="0000FF"/>
                <w:u w:val="single"/>
              </w:rPr>
            </w:rPrChange>
          </w:rPr>
          <w:delText>Prehensile</w:delText>
        </w:r>
        <w:r w:rsidRPr="00EE27B1" w:rsidDel="009F5790">
          <w:rPr>
            <w:i/>
            <w:sz w:val="24"/>
            <w:szCs w:val="24"/>
            <w:rPrChange w:id="5957" w:author="Tre" w:date="2012-11-19T09:04:00Z">
              <w:rPr>
                <w:i/>
                <w:color w:val="0000FF"/>
                <w:u w:val="single"/>
              </w:rPr>
            </w:rPrChange>
          </w:rPr>
          <w:fldChar w:fldCharType="end"/>
        </w:r>
        <w:r w:rsidRPr="00EE27B1">
          <w:rPr>
            <w:sz w:val="24"/>
            <w:szCs w:val="24"/>
            <w:rPrChange w:id="5958" w:author="Tre" w:date="2012-11-19T09:04:00Z">
              <w:rPr>
                <w:color w:val="0000FF"/>
                <w:u w:val="single"/>
              </w:rPr>
            </w:rPrChange>
          </w:rPr>
          <w:delText>” – [Cyberzen]</w:delText>
        </w:r>
      </w:del>
    </w:p>
    <w:p w:rsidR="001F7E3F" w:rsidRPr="00880A1F" w:rsidRDefault="00EE27B1">
      <w:pPr>
        <w:pStyle w:val="MatrixSuperfluous"/>
        <w:rPr>
          <w:del w:id="5959" w:author="frontdesk" w:date="2012-11-16T12:37:00Z"/>
          <w:sz w:val="24"/>
          <w:szCs w:val="24"/>
          <w:rPrChange w:id="5960" w:author="Tre" w:date="2012-11-19T09:04:00Z">
            <w:rPr>
              <w:del w:id="5961" w:author="frontdesk" w:date="2012-11-16T12:37:00Z"/>
            </w:rPr>
          </w:rPrChange>
        </w:rPr>
      </w:pPr>
      <w:del w:id="5962" w:author="frontdesk" w:date="2012-11-16T12:37:00Z">
        <w:r w:rsidRPr="00EE27B1">
          <w:rPr>
            <w:sz w:val="24"/>
            <w:szCs w:val="24"/>
            <w:rPrChange w:id="5963" w:author="Tre" w:date="2012-11-19T09:04:00Z">
              <w:rPr>
                <w:color w:val="0000FF"/>
                <w:u w:val="single"/>
              </w:rPr>
            </w:rPrChange>
          </w:rPr>
          <w:delText xml:space="preserve">(Rule Bender) </w:delText>
        </w:r>
        <w:r w:rsidRPr="00EE27B1" w:rsidDel="009F5790">
          <w:rPr>
            <w:i/>
            <w:sz w:val="24"/>
            <w:szCs w:val="24"/>
            <w:rPrChange w:id="5964" w:author="Tre" w:date="2012-11-19T09:04:00Z">
              <w:rPr>
                <w:i/>
                <w:color w:val="0000FF"/>
                <w:u w:val="single"/>
              </w:rPr>
            </w:rPrChange>
          </w:rPr>
          <w:fldChar w:fldCharType="begin"/>
        </w:r>
        <w:r w:rsidRPr="00EE27B1">
          <w:rPr>
            <w:i/>
            <w:sz w:val="24"/>
            <w:szCs w:val="24"/>
            <w:rPrChange w:id="5965" w:author="Tre" w:date="2012-11-19T09:04:00Z">
              <w:rPr>
                <w:i/>
                <w:color w:val="0000FF"/>
                <w:u w:val="single"/>
              </w:rPr>
            </w:rPrChange>
          </w:rPr>
          <w:delInstrText xml:space="preserve"> MERGEFIELD Rule_Bender_Description </w:delInstrText>
        </w:r>
        <w:r w:rsidRPr="00EE27B1" w:rsidDel="009F5790">
          <w:rPr>
            <w:i/>
            <w:sz w:val="24"/>
            <w:szCs w:val="24"/>
            <w:rPrChange w:id="5966" w:author="Tre" w:date="2012-11-19T09:04:00Z">
              <w:rPr>
                <w:i/>
                <w:color w:val="0000FF"/>
                <w:u w:val="single"/>
              </w:rPr>
            </w:rPrChange>
          </w:rPr>
          <w:fldChar w:fldCharType="separate"/>
        </w:r>
        <w:r w:rsidRPr="00EE27B1">
          <w:rPr>
            <w:i/>
            <w:noProof/>
            <w:sz w:val="24"/>
            <w:szCs w:val="24"/>
            <w:rPrChange w:id="5967" w:author="Tre" w:date="2012-11-19T09:04:00Z">
              <w:rPr>
                <w:i/>
                <w:noProof/>
                <w:color w:val="0000FF"/>
                <w:u w:val="single"/>
              </w:rPr>
            </w:rPrChange>
          </w:rPr>
          <w:delText>Character can use tongue, feet and neck to grab things as though they were using their hands. The character could use their feet to fire a hand gun without any difficulty.</w:delText>
        </w:r>
        <w:r w:rsidRPr="00EE27B1" w:rsidDel="009F5790">
          <w:rPr>
            <w:i/>
            <w:sz w:val="24"/>
            <w:szCs w:val="24"/>
            <w:rPrChange w:id="5968" w:author="Tre" w:date="2012-11-19T09:04:00Z">
              <w:rPr>
                <w:i/>
                <w:color w:val="0000FF"/>
                <w:u w:val="single"/>
              </w:rPr>
            </w:rPrChange>
          </w:rPr>
          <w:fldChar w:fldCharType="end"/>
        </w:r>
      </w:del>
    </w:p>
    <w:p w:rsidR="001F7E3F" w:rsidRPr="00880A1F" w:rsidRDefault="00EE27B1">
      <w:pPr>
        <w:pStyle w:val="MatrixSuperfluous"/>
        <w:rPr>
          <w:del w:id="5969" w:author="frontdesk" w:date="2012-11-16T12:37:00Z"/>
          <w:sz w:val="24"/>
          <w:szCs w:val="24"/>
          <w:rPrChange w:id="5970" w:author="Tre" w:date="2012-11-19T09:04:00Z">
            <w:rPr>
              <w:del w:id="5971" w:author="frontdesk" w:date="2012-11-16T12:37:00Z"/>
            </w:rPr>
          </w:rPrChange>
        </w:rPr>
      </w:pPr>
      <w:del w:id="5972" w:author="frontdesk" w:date="2012-11-16T12:37:00Z">
        <w:r w:rsidRPr="00EE27B1">
          <w:rPr>
            <w:sz w:val="24"/>
            <w:szCs w:val="24"/>
            <w:rPrChange w:id="5973" w:author="Tre" w:date="2012-11-19T09:04:00Z">
              <w:rPr>
                <w:color w:val="0000FF"/>
                <w:u w:val="single"/>
              </w:rPr>
            </w:rPrChange>
          </w:rPr>
          <w:delText>(Rule Breaker)</w:delText>
        </w:r>
        <w:r w:rsidRPr="00EE27B1" w:rsidDel="009F5790">
          <w:rPr>
            <w:i/>
            <w:sz w:val="24"/>
            <w:szCs w:val="24"/>
            <w:rPrChange w:id="5974" w:author="Tre" w:date="2012-11-19T09:04:00Z">
              <w:rPr>
                <w:i/>
                <w:color w:val="0000FF"/>
                <w:u w:val="single"/>
              </w:rPr>
            </w:rPrChange>
          </w:rPr>
          <w:fldChar w:fldCharType="begin"/>
        </w:r>
        <w:r w:rsidRPr="00EE27B1">
          <w:rPr>
            <w:i/>
            <w:sz w:val="24"/>
            <w:szCs w:val="24"/>
            <w:rPrChange w:id="5975" w:author="Tre" w:date="2012-11-19T09:04:00Z">
              <w:rPr>
                <w:i/>
                <w:color w:val="0000FF"/>
                <w:u w:val="single"/>
              </w:rPr>
            </w:rPrChange>
          </w:rPr>
          <w:delInstrText xml:space="preserve"> MERGEFIELD Rule_Breaker_Description </w:delInstrText>
        </w:r>
        <w:r w:rsidRPr="00EE27B1" w:rsidDel="009F5790">
          <w:rPr>
            <w:i/>
            <w:sz w:val="24"/>
            <w:szCs w:val="24"/>
            <w:rPrChange w:id="5976" w:author="Tre" w:date="2012-11-19T09:04:00Z">
              <w:rPr>
                <w:i/>
                <w:color w:val="0000FF"/>
                <w:u w:val="single"/>
              </w:rPr>
            </w:rPrChange>
          </w:rPr>
          <w:fldChar w:fldCharType="separate"/>
        </w:r>
        <w:r w:rsidRPr="00EE27B1">
          <w:rPr>
            <w:i/>
            <w:noProof/>
            <w:sz w:val="24"/>
            <w:szCs w:val="24"/>
            <w:rPrChange w:id="5977" w:author="Tre" w:date="2012-11-19T09:04:00Z">
              <w:rPr>
                <w:i/>
                <w:noProof/>
                <w:color w:val="0000FF"/>
                <w:u w:val="single"/>
              </w:rPr>
            </w:rPrChange>
          </w:rPr>
          <w:delText>Character can grow extra prehensile appendages they can use just like hands. They could even grow and extra arm.</w:delText>
        </w:r>
        <w:r w:rsidRPr="00EE27B1" w:rsidDel="009F5790">
          <w:rPr>
            <w:i/>
            <w:sz w:val="24"/>
            <w:szCs w:val="24"/>
            <w:rPrChange w:id="5978" w:author="Tre" w:date="2012-11-19T09:04:00Z">
              <w:rPr>
                <w:i/>
                <w:color w:val="0000FF"/>
                <w:u w:val="single"/>
              </w:rPr>
            </w:rPrChange>
          </w:rPr>
          <w:fldChar w:fldCharType="end"/>
        </w:r>
        <w:r w:rsidRPr="00EE27B1">
          <w:rPr>
            <w:sz w:val="24"/>
            <w:szCs w:val="24"/>
            <w:rPrChange w:id="5979" w:author="Tre" w:date="2012-11-19T09:04:00Z">
              <w:rPr>
                <w:color w:val="0000FF"/>
                <w:u w:val="single"/>
              </w:rPr>
            </w:rPrChange>
          </w:rPr>
          <w:delText xml:space="preserve"> </w:delText>
        </w:r>
        <w:r w:rsidRPr="00EE27B1" w:rsidDel="009F5790">
          <w:rPr>
            <w:sz w:val="24"/>
            <w:szCs w:val="24"/>
            <w:rPrChange w:id="5980" w:author="Tre" w:date="2012-11-19T09:04:00Z">
              <w:rPr>
                <w:color w:val="0000FF"/>
                <w:u w:val="single"/>
              </w:rPr>
            </w:rPrChange>
          </w:rPr>
          <w:fldChar w:fldCharType="begin"/>
        </w:r>
        <w:r w:rsidRPr="00EE27B1">
          <w:rPr>
            <w:sz w:val="24"/>
            <w:szCs w:val="24"/>
            <w:rPrChange w:id="5981" w:author="Tre" w:date="2012-11-19T09:04:00Z">
              <w:rPr>
                <w:color w:val="0000FF"/>
                <w:u w:val="single"/>
              </w:rPr>
            </w:rPrChange>
          </w:rPr>
          <w:delInstrText xml:space="preserve"> NEXT  \* MERGEFORMAT </w:delInstrText>
        </w:r>
        <w:r w:rsidRPr="00EE27B1" w:rsidDel="009F5790">
          <w:rPr>
            <w:sz w:val="24"/>
            <w:szCs w:val="24"/>
            <w:rPrChange w:id="5982" w:author="Tre" w:date="2012-11-19T09:04:00Z">
              <w:rPr>
                <w:color w:val="0000FF"/>
                <w:u w:val="single"/>
              </w:rPr>
            </w:rPrChange>
          </w:rPr>
          <w:fldChar w:fldCharType="end"/>
        </w:r>
      </w:del>
    </w:p>
    <w:p w:rsidR="001F7E3F" w:rsidRPr="00880A1F" w:rsidRDefault="001F7E3F">
      <w:pPr>
        <w:pStyle w:val="MatrixSuperfluous"/>
        <w:rPr>
          <w:del w:id="5983" w:author="frontdesk" w:date="2012-11-16T12:37:00Z"/>
          <w:sz w:val="24"/>
          <w:szCs w:val="24"/>
          <w:rPrChange w:id="5984" w:author="Tre" w:date="2012-11-19T09:04:00Z">
            <w:rPr>
              <w:del w:id="5985" w:author="frontdesk" w:date="2012-11-16T12:37:00Z"/>
            </w:rPr>
          </w:rPrChange>
        </w:rPr>
      </w:pPr>
    </w:p>
    <w:p w:rsidR="001F7E3F" w:rsidRPr="00880A1F" w:rsidRDefault="00EE27B1">
      <w:pPr>
        <w:pStyle w:val="MatrixSuperfluous"/>
        <w:rPr>
          <w:del w:id="5986" w:author="frontdesk" w:date="2012-11-16T12:37:00Z"/>
          <w:sz w:val="24"/>
          <w:szCs w:val="24"/>
          <w:rPrChange w:id="5987" w:author="Tre" w:date="2012-11-19T09:04:00Z">
            <w:rPr>
              <w:del w:id="5988" w:author="frontdesk" w:date="2012-11-16T12:37:00Z"/>
            </w:rPr>
          </w:rPrChange>
        </w:rPr>
      </w:pPr>
      <w:del w:id="5989" w:author="frontdesk" w:date="2012-11-16T12:37:00Z">
        <w:r w:rsidRPr="00EE27B1">
          <w:rPr>
            <w:sz w:val="24"/>
            <w:szCs w:val="24"/>
            <w:rPrChange w:id="5990" w:author="Tre" w:date="2012-11-19T09:04:00Z">
              <w:rPr>
                <w:color w:val="0000FF"/>
                <w:u w:val="single"/>
              </w:rPr>
            </w:rPrChange>
          </w:rPr>
          <w:delText>Matrix Feat “</w:delText>
        </w:r>
        <w:r w:rsidRPr="00EE27B1" w:rsidDel="009F5790">
          <w:rPr>
            <w:i/>
            <w:sz w:val="24"/>
            <w:szCs w:val="24"/>
            <w:rPrChange w:id="5991" w:author="Tre" w:date="2012-11-19T09:04:00Z">
              <w:rPr>
                <w:i/>
                <w:color w:val="0000FF"/>
                <w:u w:val="single"/>
              </w:rPr>
            </w:rPrChange>
          </w:rPr>
          <w:fldChar w:fldCharType="begin"/>
        </w:r>
        <w:r w:rsidRPr="00EE27B1">
          <w:rPr>
            <w:i/>
            <w:sz w:val="24"/>
            <w:szCs w:val="24"/>
            <w:rPrChange w:id="5992" w:author="Tre" w:date="2012-11-19T09:04:00Z">
              <w:rPr>
                <w:i/>
                <w:color w:val="0000FF"/>
                <w:u w:val="single"/>
              </w:rPr>
            </w:rPrChange>
          </w:rPr>
          <w:delInstrText xml:space="preserve"> MERGEFIELD Skill </w:delInstrText>
        </w:r>
        <w:r w:rsidRPr="00EE27B1" w:rsidDel="009F5790">
          <w:rPr>
            <w:i/>
            <w:sz w:val="24"/>
            <w:szCs w:val="24"/>
            <w:rPrChange w:id="5993" w:author="Tre" w:date="2012-11-19T09:04:00Z">
              <w:rPr>
                <w:i/>
                <w:color w:val="0000FF"/>
                <w:u w:val="single"/>
              </w:rPr>
            </w:rPrChange>
          </w:rPr>
          <w:fldChar w:fldCharType="separate"/>
        </w:r>
        <w:r w:rsidRPr="00EE27B1">
          <w:rPr>
            <w:i/>
            <w:noProof/>
            <w:sz w:val="24"/>
            <w:szCs w:val="24"/>
            <w:rPrChange w:id="5994" w:author="Tre" w:date="2012-11-19T09:04:00Z">
              <w:rPr>
                <w:i/>
                <w:noProof/>
                <w:color w:val="0000FF"/>
                <w:u w:val="single"/>
              </w:rPr>
            </w:rPrChange>
          </w:rPr>
          <w:delText>Psychometry</w:delText>
        </w:r>
        <w:r w:rsidRPr="00EE27B1" w:rsidDel="009F5790">
          <w:rPr>
            <w:i/>
            <w:sz w:val="24"/>
            <w:szCs w:val="24"/>
            <w:rPrChange w:id="5995" w:author="Tre" w:date="2012-11-19T09:04:00Z">
              <w:rPr>
                <w:i/>
                <w:color w:val="0000FF"/>
                <w:u w:val="single"/>
              </w:rPr>
            </w:rPrChange>
          </w:rPr>
          <w:fldChar w:fldCharType="end"/>
        </w:r>
        <w:r w:rsidRPr="00EE27B1">
          <w:rPr>
            <w:sz w:val="24"/>
            <w:szCs w:val="24"/>
            <w:rPrChange w:id="5996" w:author="Tre" w:date="2012-11-19T09:04:00Z">
              <w:rPr>
                <w:color w:val="0000FF"/>
                <w:u w:val="single"/>
              </w:rPr>
            </w:rPrChange>
          </w:rPr>
          <w:delText>” – [Cyberzen]</w:delText>
        </w:r>
      </w:del>
    </w:p>
    <w:p w:rsidR="001F7E3F" w:rsidRPr="00880A1F" w:rsidRDefault="00EE27B1">
      <w:pPr>
        <w:pStyle w:val="MatrixSuperfluous"/>
        <w:rPr>
          <w:del w:id="5997" w:author="frontdesk" w:date="2012-11-16T12:37:00Z"/>
          <w:sz w:val="24"/>
          <w:szCs w:val="24"/>
          <w:rPrChange w:id="5998" w:author="Tre" w:date="2012-11-19T09:04:00Z">
            <w:rPr>
              <w:del w:id="5999" w:author="frontdesk" w:date="2012-11-16T12:37:00Z"/>
            </w:rPr>
          </w:rPrChange>
        </w:rPr>
      </w:pPr>
      <w:del w:id="6000" w:author="frontdesk" w:date="2012-11-16T12:37:00Z">
        <w:r w:rsidRPr="00EE27B1">
          <w:rPr>
            <w:sz w:val="24"/>
            <w:szCs w:val="24"/>
            <w:rPrChange w:id="6001" w:author="Tre" w:date="2012-11-19T09:04:00Z">
              <w:rPr>
                <w:color w:val="0000FF"/>
                <w:u w:val="single"/>
              </w:rPr>
            </w:rPrChange>
          </w:rPr>
          <w:delText xml:space="preserve">(Rule Bender) </w:delText>
        </w:r>
        <w:r w:rsidRPr="00EE27B1" w:rsidDel="009F5790">
          <w:rPr>
            <w:i/>
            <w:sz w:val="24"/>
            <w:szCs w:val="24"/>
            <w:rPrChange w:id="6002" w:author="Tre" w:date="2012-11-19T09:04:00Z">
              <w:rPr>
                <w:i/>
                <w:color w:val="0000FF"/>
                <w:u w:val="single"/>
              </w:rPr>
            </w:rPrChange>
          </w:rPr>
          <w:fldChar w:fldCharType="begin"/>
        </w:r>
        <w:r w:rsidRPr="00EE27B1">
          <w:rPr>
            <w:i/>
            <w:sz w:val="24"/>
            <w:szCs w:val="24"/>
            <w:rPrChange w:id="6003" w:author="Tre" w:date="2012-11-19T09:04:00Z">
              <w:rPr>
                <w:i/>
                <w:color w:val="0000FF"/>
                <w:u w:val="single"/>
              </w:rPr>
            </w:rPrChange>
          </w:rPr>
          <w:delInstrText xml:space="preserve"> MERGEFIELD Rule_Bender_Description </w:delInstrText>
        </w:r>
        <w:r w:rsidRPr="00EE27B1" w:rsidDel="009F5790">
          <w:rPr>
            <w:i/>
            <w:sz w:val="24"/>
            <w:szCs w:val="24"/>
            <w:rPrChange w:id="6004" w:author="Tre" w:date="2012-11-19T09:04:00Z">
              <w:rPr>
                <w:i/>
                <w:color w:val="0000FF"/>
                <w:u w:val="single"/>
              </w:rPr>
            </w:rPrChange>
          </w:rPr>
          <w:fldChar w:fldCharType="separate"/>
        </w:r>
        <w:r w:rsidRPr="00EE27B1">
          <w:rPr>
            <w:i/>
            <w:noProof/>
            <w:sz w:val="24"/>
            <w:szCs w:val="24"/>
            <w:rPrChange w:id="6005" w:author="Tre" w:date="2012-11-19T09:04:00Z">
              <w:rPr>
                <w:i/>
                <w:noProof/>
                <w:color w:val="0000FF"/>
                <w:u w:val="single"/>
              </w:rPr>
            </w:rPrChange>
          </w:rPr>
          <w:delText>learn about the past of an object, place, or person by touching it.</w:delText>
        </w:r>
        <w:r w:rsidRPr="00EE27B1" w:rsidDel="009F5790">
          <w:rPr>
            <w:i/>
            <w:sz w:val="24"/>
            <w:szCs w:val="24"/>
            <w:rPrChange w:id="6006" w:author="Tre" w:date="2012-11-19T09:04:00Z">
              <w:rPr>
                <w:i/>
                <w:color w:val="0000FF"/>
                <w:u w:val="single"/>
              </w:rPr>
            </w:rPrChange>
          </w:rPr>
          <w:fldChar w:fldCharType="end"/>
        </w:r>
      </w:del>
    </w:p>
    <w:p w:rsidR="001F7E3F" w:rsidRPr="00880A1F" w:rsidRDefault="00EE27B1">
      <w:pPr>
        <w:pStyle w:val="MatrixSuperfluous"/>
        <w:rPr>
          <w:del w:id="6007" w:author="frontdesk" w:date="2012-11-16T12:37:00Z"/>
          <w:sz w:val="24"/>
          <w:szCs w:val="24"/>
          <w:rPrChange w:id="6008" w:author="Tre" w:date="2012-11-19T09:04:00Z">
            <w:rPr>
              <w:del w:id="6009" w:author="frontdesk" w:date="2012-11-16T12:37:00Z"/>
            </w:rPr>
          </w:rPrChange>
        </w:rPr>
      </w:pPr>
      <w:del w:id="6010" w:author="frontdesk" w:date="2012-11-16T12:37:00Z">
        <w:r w:rsidRPr="00EE27B1">
          <w:rPr>
            <w:sz w:val="24"/>
            <w:szCs w:val="24"/>
            <w:rPrChange w:id="6011" w:author="Tre" w:date="2012-11-19T09:04:00Z">
              <w:rPr>
                <w:color w:val="0000FF"/>
                <w:u w:val="single"/>
              </w:rPr>
            </w:rPrChange>
          </w:rPr>
          <w:lastRenderedPageBreak/>
          <w:delText>(Rule Breaker)</w:delText>
        </w:r>
        <w:r w:rsidRPr="00EE27B1" w:rsidDel="009F5790">
          <w:rPr>
            <w:i/>
            <w:sz w:val="24"/>
            <w:szCs w:val="24"/>
            <w:rPrChange w:id="6012" w:author="Tre" w:date="2012-11-19T09:04:00Z">
              <w:rPr>
                <w:i/>
                <w:color w:val="0000FF"/>
                <w:u w:val="single"/>
              </w:rPr>
            </w:rPrChange>
          </w:rPr>
          <w:fldChar w:fldCharType="begin"/>
        </w:r>
        <w:r w:rsidRPr="00EE27B1">
          <w:rPr>
            <w:i/>
            <w:sz w:val="24"/>
            <w:szCs w:val="24"/>
            <w:rPrChange w:id="6013" w:author="Tre" w:date="2012-11-19T09:04:00Z">
              <w:rPr>
                <w:i/>
                <w:color w:val="0000FF"/>
                <w:u w:val="single"/>
              </w:rPr>
            </w:rPrChange>
          </w:rPr>
          <w:delInstrText xml:space="preserve"> MERGEFIELD Rule_Breaker_Description </w:delInstrText>
        </w:r>
        <w:r w:rsidRPr="00EE27B1" w:rsidDel="009F5790">
          <w:rPr>
            <w:i/>
            <w:sz w:val="24"/>
            <w:szCs w:val="24"/>
            <w:rPrChange w:id="6014" w:author="Tre" w:date="2012-11-19T09:04:00Z">
              <w:rPr>
                <w:i/>
                <w:color w:val="0000FF"/>
                <w:u w:val="single"/>
              </w:rPr>
            </w:rPrChange>
          </w:rPr>
          <w:fldChar w:fldCharType="separate"/>
        </w:r>
        <w:r w:rsidRPr="00EE27B1">
          <w:rPr>
            <w:i/>
            <w:noProof/>
            <w:sz w:val="24"/>
            <w:szCs w:val="24"/>
            <w:rPrChange w:id="6015" w:author="Tre" w:date="2012-11-19T09:04:00Z">
              <w:rPr>
                <w:i/>
                <w:noProof/>
                <w:color w:val="0000FF"/>
                <w:u w:val="single"/>
              </w:rPr>
            </w:rPrChange>
          </w:rPr>
          <w:delText>Learn about the future of an object, place, or person by touching it.</w:delText>
        </w:r>
        <w:r w:rsidRPr="00EE27B1" w:rsidDel="009F5790">
          <w:rPr>
            <w:i/>
            <w:sz w:val="24"/>
            <w:szCs w:val="24"/>
            <w:rPrChange w:id="6016" w:author="Tre" w:date="2012-11-19T09:04:00Z">
              <w:rPr>
                <w:i/>
                <w:color w:val="0000FF"/>
                <w:u w:val="single"/>
              </w:rPr>
            </w:rPrChange>
          </w:rPr>
          <w:fldChar w:fldCharType="end"/>
        </w:r>
        <w:r w:rsidRPr="00EE27B1">
          <w:rPr>
            <w:sz w:val="24"/>
            <w:szCs w:val="24"/>
            <w:rPrChange w:id="6017" w:author="Tre" w:date="2012-11-19T09:04:00Z">
              <w:rPr>
                <w:color w:val="0000FF"/>
                <w:u w:val="single"/>
              </w:rPr>
            </w:rPrChange>
          </w:rPr>
          <w:delText xml:space="preserve"> </w:delText>
        </w:r>
        <w:r w:rsidRPr="00EE27B1" w:rsidDel="009F5790">
          <w:rPr>
            <w:sz w:val="24"/>
            <w:szCs w:val="24"/>
            <w:rPrChange w:id="6018" w:author="Tre" w:date="2012-11-19T09:04:00Z">
              <w:rPr>
                <w:color w:val="0000FF"/>
                <w:u w:val="single"/>
              </w:rPr>
            </w:rPrChange>
          </w:rPr>
          <w:fldChar w:fldCharType="begin"/>
        </w:r>
        <w:r w:rsidRPr="00EE27B1">
          <w:rPr>
            <w:sz w:val="24"/>
            <w:szCs w:val="24"/>
            <w:rPrChange w:id="6019" w:author="Tre" w:date="2012-11-19T09:04:00Z">
              <w:rPr>
                <w:color w:val="0000FF"/>
                <w:u w:val="single"/>
              </w:rPr>
            </w:rPrChange>
          </w:rPr>
          <w:delInstrText xml:space="preserve"> NEXT  \* MERGEFORMAT </w:delInstrText>
        </w:r>
        <w:r w:rsidRPr="00EE27B1" w:rsidDel="009F5790">
          <w:rPr>
            <w:sz w:val="24"/>
            <w:szCs w:val="24"/>
            <w:rPrChange w:id="6020" w:author="Tre" w:date="2012-11-19T09:04:00Z">
              <w:rPr>
                <w:color w:val="0000FF"/>
                <w:u w:val="single"/>
              </w:rPr>
            </w:rPrChange>
          </w:rPr>
          <w:fldChar w:fldCharType="end"/>
        </w:r>
      </w:del>
    </w:p>
    <w:p w:rsidR="001F7E3F" w:rsidRPr="00880A1F" w:rsidRDefault="001F7E3F">
      <w:pPr>
        <w:pStyle w:val="MatrixSuperfluous"/>
        <w:rPr>
          <w:del w:id="6021" w:author="frontdesk" w:date="2012-11-16T12:37:00Z"/>
          <w:sz w:val="24"/>
          <w:szCs w:val="24"/>
          <w:rPrChange w:id="6022" w:author="Tre" w:date="2012-11-19T09:04:00Z">
            <w:rPr>
              <w:del w:id="6023" w:author="frontdesk" w:date="2012-11-16T12:37:00Z"/>
            </w:rPr>
          </w:rPrChange>
        </w:rPr>
      </w:pPr>
    </w:p>
    <w:p w:rsidR="001F7E3F" w:rsidRPr="00880A1F" w:rsidRDefault="00EE27B1">
      <w:pPr>
        <w:pStyle w:val="MatrixSuperfluous"/>
        <w:rPr>
          <w:del w:id="6024" w:author="frontdesk" w:date="2012-11-16T12:37:00Z"/>
          <w:sz w:val="24"/>
          <w:szCs w:val="24"/>
          <w:rPrChange w:id="6025" w:author="Tre" w:date="2012-11-19T09:04:00Z">
            <w:rPr>
              <w:del w:id="6026" w:author="frontdesk" w:date="2012-11-16T12:37:00Z"/>
            </w:rPr>
          </w:rPrChange>
        </w:rPr>
      </w:pPr>
      <w:del w:id="6027" w:author="frontdesk" w:date="2012-11-16T12:37:00Z">
        <w:r w:rsidRPr="00EE27B1">
          <w:rPr>
            <w:sz w:val="24"/>
            <w:szCs w:val="24"/>
            <w:rPrChange w:id="6028" w:author="Tre" w:date="2012-11-19T09:04:00Z">
              <w:rPr>
                <w:color w:val="0000FF"/>
                <w:u w:val="single"/>
              </w:rPr>
            </w:rPrChange>
          </w:rPr>
          <w:delText>Matrix Feat “</w:delText>
        </w:r>
        <w:r w:rsidRPr="00EE27B1" w:rsidDel="009F5790">
          <w:rPr>
            <w:i/>
            <w:sz w:val="24"/>
            <w:szCs w:val="24"/>
            <w:rPrChange w:id="6029" w:author="Tre" w:date="2012-11-19T09:04:00Z">
              <w:rPr>
                <w:i/>
                <w:color w:val="0000FF"/>
                <w:u w:val="single"/>
              </w:rPr>
            </w:rPrChange>
          </w:rPr>
          <w:fldChar w:fldCharType="begin"/>
        </w:r>
        <w:r w:rsidRPr="00EE27B1">
          <w:rPr>
            <w:i/>
            <w:sz w:val="24"/>
            <w:szCs w:val="24"/>
            <w:rPrChange w:id="6030" w:author="Tre" w:date="2012-11-19T09:04:00Z">
              <w:rPr>
                <w:i/>
                <w:color w:val="0000FF"/>
                <w:u w:val="single"/>
              </w:rPr>
            </w:rPrChange>
          </w:rPr>
          <w:delInstrText xml:space="preserve"> MERGEFIELD Skill </w:delInstrText>
        </w:r>
        <w:r w:rsidRPr="00EE27B1" w:rsidDel="009F5790">
          <w:rPr>
            <w:i/>
            <w:sz w:val="24"/>
            <w:szCs w:val="24"/>
            <w:rPrChange w:id="6031" w:author="Tre" w:date="2012-11-19T09:04:00Z">
              <w:rPr>
                <w:i/>
                <w:color w:val="0000FF"/>
                <w:u w:val="single"/>
              </w:rPr>
            </w:rPrChange>
          </w:rPr>
          <w:fldChar w:fldCharType="separate"/>
        </w:r>
        <w:r w:rsidRPr="00EE27B1">
          <w:rPr>
            <w:i/>
            <w:noProof/>
            <w:sz w:val="24"/>
            <w:szCs w:val="24"/>
            <w:rPrChange w:id="6032" w:author="Tre" w:date="2012-11-19T09:04:00Z">
              <w:rPr>
                <w:i/>
                <w:noProof/>
                <w:color w:val="0000FF"/>
                <w:u w:val="single"/>
              </w:rPr>
            </w:rPrChange>
          </w:rPr>
          <w:delText>Shapeshifting</w:delText>
        </w:r>
        <w:r w:rsidRPr="00EE27B1" w:rsidDel="009F5790">
          <w:rPr>
            <w:i/>
            <w:sz w:val="24"/>
            <w:szCs w:val="24"/>
            <w:rPrChange w:id="6033" w:author="Tre" w:date="2012-11-19T09:04:00Z">
              <w:rPr>
                <w:i/>
                <w:color w:val="0000FF"/>
                <w:u w:val="single"/>
              </w:rPr>
            </w:rPrChange>
          </w:rPr>
          <w:fldChar w:fldCharType="end"/>
        </w:r>
        <w:r w:rsidRPr="00EE27B1">
          <w:rPr>
            <w:sz w:val="24"/>
            <w:szCs w:val="24"/>
            <w:rPrChange w:id="6034" w:author="Tre" w:date="2012-11-19T09:04:00Z">
              <w:rPr>
                <w:color w:val="0000FF"/>
                <w:u w:val="single"/>
              </w:rPr>
            </w:rPrChange>
          </w:rPr>
          <w:delText>” – [Cyberzen]</w:delText>
        </w:r>
      </w:del>
    </w:p>
    <w:p w:rsidR="001F7E3F" w:rsidRPr="00880A1F" w:rsidRDefault="00EE27B1">
      <w:pPr>
        <w:pStyle w:val="MatrixSuperfluous"/>
        <w:rPr>
          <w:del w:id="6035" w:author="frontdesk" w:date="2012-11-16T12:37:00Z"/>
          <w:sz w:val="24"/>
          <w:szCs w:val="24"/>
          <w:rPrChange w:id="6036" w:author="Tre" w:date="2012-11-19T09:04:00Z">
            <w:rPr>
              <w:del w:id="6037" w:author="frontdesk" w:date="2012-11-16T12:37:00Z"/>
            </w:rPr>
          </w:rPrChange>
        </w:rPr>
      </w:pPr>
      <w:del w:id="6038" w:author="frontdesk" w:date="2012-11-16T12:37:00Z">
        <w:r w:rsidRPr="00EE27B1">
          <w:rPr>
            <w:sz w:val="24"/>
            <w:szCs w:val="24"/>
            <w:rPrChange w:id="6039" w:author="Tre" w:date="2012-11-19T09:04:00Z">
              <w:rPr>
                <w:color w:val="0000FF"/>
                <w:u w:val="single"/>
              </w:rPr>
            </w:rPrChange>
          </w:rPr>
          <w:delText xml:space="preserve">(Rule Bender) </w:delText>
        </w:r>
        <w:r w:rsidRPr="00EE27B1" w:rsidDel="009F5790">
          <w:rPr>
            <w:i/>
            <w:sz w:val="24"/>
            <w:szCs w:val="24"/>
            <w:rPrChange w:id="6040" w:author="Tre" w:date="2012-11-19T09:04:00Z">
              <w:rPr>
                <w:i/>
                <w:color w:val="0000FF"/>
                <w:u w:val="single"/>
              </w:rPr>
            </w:rPrChange>
          </w:rPr>
          <w:fldChar w:fldCharType="begin"/>
        </w:r>
        <w:r w:rsidRPr="00EE27B1">
          <w:rPr>
            <w:i/>
            <w:sz w:val="24"/>
            <w:szCs w:val="24"/>
            <w:rPrChange w:id="6041" w:author="Tre" w:date="2012-11-19T09:04:00Z">
              <w:rPr>
                <w:i/>
                <w:color w:val="0000FF"/>
                <w:u w:val="single"/>
              </w:rPr>
            </w:rPrChange>
          </w:rPr>
          <w:delInstrText xml:space="preserve"> MERGEFIELD Rule_Bender_Description </w:delInstrText>
        </w:r>
        <w:r w:rsidRPr="00EE27B1" w:rsidDel="009F5790">
          <w:rPr>
            <w:i/>
            <w:sz w:val="24"/>
            <w:szCs w:val="24"/>
            <w:rPrChange w:id="6042" w:author="Tre" w:date="2012-11-19T09:04:00Z">
              <w:rPr>
                <w:i/>
                <w:color w:val="0000FF"/>
                <w:u w:val="single"/>
              </w:rPr>
            </w:rPrChange>
          </w:rPr>
          <w:fldChar w:fldCharType="separate"/>
        </w:r>
        <w:r w:rsidRPr="00EE27B1">
          <w:rPr>
            <w:i/>
            <w:noProof/>
            <w:sz w:val="24"/>
            <w:szCs w:val="24"/>
            <w:rPrChange w:id="6043" w:author="Tre" w:date="2012-11-19T09:04:00Z">
              <w:rPr>
                <w:i/>
                <w:noProof/>
                <w:color w:val="0000FF"/>
                <w:u w:val="single"/>
              </w:rPr>
            </w:rPrChange>
          </w:rPr>
          <w:delText>Character can turn into an animal of their choice if they see it while they are shifting.</w:delText>
        </w:r>
        <w:r w:rsidRPr="00EE27B1" w:rsidDel="009F5790">
          <w:rPr>
            <w:i/>
            <w:sz w:val="24"/>
            <w:szCs w:val="24"/>
            <w:rPrChange w:id="6044" w:author="Tre" w:date="2012-11-19T09:04:00Z">
              <w:rPr>
                <w:i/>
                <w:color w:val="0000FF"/>
                <w:u w:val="single"/>
              </w:rPr>
            </w:rPrChange>
          </w:rPr>
          <w:fldChar w:fldCharType="end"/>
        </w:r>
      </w:del>
    </w:p>
    <w:p w:rsidR="001F7E3F" w:rsidRPr="00880A1F" w:rsidRDefault="00EE27B1">
      <w:pPr>
        <w:pStyle w:val="MatrixSuperfluous"/>
        <w:rPr>
          <w:del w:id="6045" w:author="frontdesk" w:date="2012-11-16T12:37:00Z"/>
          <w:sz w:val="24"/>
          <w:szCs w:val="24"/>
          <w:rPrChange w:id="6046" w:author="Tre" w:date="2012-11-19T09:04:00Z">
            <w:rPr>
              <w:del w:id="6047" w:author="frontdesk" w:date="2012-11-16T12:37:00Z"/>
            </w:rPr>
          </w:rPrChange>
        </w:rPr>
      </w:pPr>
      <w:del w:id="6048" w:author="frontdesk" w:date="2012-11-16T12:37:00Z">
        <w:r w:rsidRPr="00EE27B1">
          <w:rPr>
            <w:sz w:val="24"/>
            <w:szCs w:val="24"/>
            <w:rPrChange w:id="6049" w:author="Tre" w:date="2012-11-19T09:04:00Z">
              <w:rPr>
                <w:color w:val="0000FF"/>
                <w:u w:val="single"/>
              </w:rPr>
            </w:rPrChange>
          </w:rPr>
          <w:delText>(Rule Breaker)</w:delText>
        </w:r>
        <w:r w:rsidRPr="00EE27B1" w:rsidDel="009F5790">
          <w:rPr>
            <w:i/>
            <w:sz w:val="24"/>
            <w:szCs w:val="24"/>
            <w:rPrChange w:id="6050" w:author="Tre" w:date="2012-11-19T09:04:00Z">
              <w:rPr>
                <w:i/>
                <w:color w:val="0000FF"/>
                <w:u w:val="single"/>
              </w:rPr>
            </w:rPrChange>
          </w:rPr>
          <w:fldChar w:fldCharType="begin"/>
        </w:r>
        <w:r w:rsidRPr="00EE27B1">
          <w:rPr>
            <w:i/>
            <w:sz w:val="24"/>
            <w:szCs w:val="24"/>
            <w:rPrChange w:id="6051" w:author="Tre" w:date="2012-11-19T09:04:00Z">
              <w:rPr>
                <w:i/>
                <w:color w:val="0000FF"/>
                <w:u w:val="single"/>
              </w:rPr>
            </w:rPrChange>
          </w:rPr>
          <w:delInstrText xml:space="preserve"> MERGEFIELD Rule_Breaker_Description </w:delInstrText>
        </w:r>
        <w:r w:rsidRPr="00EE27B1" w:rsidDel="009F5790">
          <w:rPr>
            <w:i/>
            <w:sz w:val="24"/>
            <w:szCs w:val="24"/>
            <w:rPrChange w:id="6052" w:author="Tre" w:date="2012-11-19T09:04:00Z">
              <w:rPr>
                <w:i/>
                <w:color w:val="0000FF"/>
                <w:u w:val="single"/>
              </w:rPr>
            </w:rPrChange>
          </w:rPr>
          <w:fldChar w:fldCharType="separate"/>
        </w:r>
        <w:r w:rsidRPr="00EE27B1">
          <w:rPr>
            <w:i/>
            <w:noProof/>
            <w:sz w:val="24"/>
            <w:szCs w:val="24"/>
            <w:rPrChange w:id="6053" w:author="Tre" w:date="2012-11-19T09:04:00Z">
              <w:rPr>
                <w:i/>
                <w:noProof/>
                <w:color w:val="0000FF"/>
                <w:u w:val="single"/>
              </w:rPr>
            </w:rPrChange>
          </w:rPr>
          <w:delText>Character can shapeshift into any animal it has ever seen before, even without the animal present while the character is shifting.</w:delText>
        </w:r>
        <w:r w:rsidRPr="00EE27B1" w:rsidDel="009F5790">
          <w:rPr>
            <w:i/>
            <w:sz w:val="24"/>
            <w:szCs w:val="24"/>
            <w:rPrChange w:id="6054" w:author="Tre" w:date="2012-11-19T09:04:00Z">
              <w:rPr>
                <w:i/>
                <w:color w:val="0000FF"/>
                <w:u w:val="single"/>
              </w:rPr>
            </w:rPrChange>
          </w:rPr>
          <w:fldChar w:fldCharType="end"/>
        </w:r>
        <w:r w:rsidRPr="00EE27B1">
          <w:rPr>
            <w:sz w:val="24"/>
            <w:szCs w:val="24"/>
            <w:rPrChange w:id="6055" w:author="Tre" w:date="2012-11-19T09:04:00Z">
              <w:rPr>
                <w:color w:val="0000FF"/>
                <w:u w:val="single"/>
              </w:rPr>
            </w:rPrChange>
          </w:rPr>
          <w:delText xml:space="preserve"> </w:delText>
        </w:r>
        <w:r w:rsidRPr="00EE27B1" w:rsidDel="009F5790">
          <w:rPr>
            <w:sz w:val="24"/>
            <w:szCs w:val="24"/>
            <w:rPrChange w:id="6056" w:author="Tre" w:date="2012-11-19T09:04:00Z">
              <w:rPr>
                <w:color w:val="0000FF"/>
                <w:u w:val="single"/>
              </w:rPr>
            </w:rPrChange>
          </w:rPr>
          <w:fldChar w:fldCharType="begin"/>
        </w:r>
        <w:r w:rsidRPr="00EE27B1">
          <w:rPr>
            <w:sz w:val="24"/>
            <w:szCs w:val="24"/>
            <w:rPrChange w:id="6057" w:author="Tre" w:date="2012-11-19T09:04:00Z">
              <w:rPr>
                <w:color w:val="0000FF"/>
                <w:u w:val="single"/>
              </w:rPr>
            </w:rPrChange>
          </w:rPr>
          <w:delInstrText xml:space="preserve"> NEXT  \* MERGEFORMAT </w:delInstrText>
        </w:r>
        <w:r w:rsidRPr="00EE27B1" w:rsidDel="009F5790">
          <w:rPr>
            <w:sz w:val="24"/>
            <w:szCs w:val="24"/>
            <w:rPrChange w:id="6058" w:author="Tre" w:date="2012-11-19T09:04:00Z">
              <w:rPr>
                <w:color w:val="0000FF"/>
                <w:u w:val="single"/>
              </w:rPr>
            </w:rPrChange>
          </w:rPr>
          <w:fldChar w:fldCharType="end"/>
        </w:r>
      </w:del>
    </w:p>
    <w:p w:rsidR="001F7E3F" w:rsidRPr="00880A1F" w:rsidRDefault="001F7E3F">
      <w:pPr>
        <w:pStyle w:val="MatrixSuperfluous"/>
        <w:rPr>
          <w:del w:id="6059" w:author="frontdesk" w:date="2012-11-16T12:37:00Z"/>
          <w:sz w:val="24"/>
          <w:szCs w:val="24"/>
          <w:rPrChange w:id="6060" w:author="Tre" w:date="2012-11-19T09:04:00Z">
            <w:rPr>
              <w:del w:id="6061" w:author="frontdesk" w:date="2012-11-16T12:37:00Z"/>
            </w:rPr>
          </w:rPrChange>
        </w:rPr>
      </w:pPr>
    </w:p>
    <w:p w:rsidR="001F7E3F" w:rsidRPr="00880A1F" w:rsidRDefault="00EE27B1">
      <w:pPr>
        <w:pStyle w:val="MatrixSuperfluous"/>
        <w:rPr>
          <w:del w:id="6062" w:author="frontdesk" w:date="2012-11-16T12:37:00Z"/>
          <w:sz w:val="24"/>
          <w:szCs w:val="24"/>
          <w:rPrChange w:id="6063" w:author="Tre" w:date="2012-11-19T09:04:00Z">
            <w:rPr>
              <w:del w:id="6064" w:author="frontdesk" w:date="2012-11-16T12:37:00Z"/>
            </w:rPr>
          </w:rPrChange>
        </w:rPr>
      </w:pPr>
      <w:del w:id="6065" w:author="frontdesk" w:date="2012-11-16T12:37:00Z">
        <w:r w:rsidRPr="00EE27B1">
          <w:rPr>
            <w:sz w:val="24"/>
            <w:szCs w:val="24"/>
            <w:rPrChange w:id="6066" w:author="Tre" w:date="2012-11-19T09:04:00Z">
              <w:rPr>
                <w:color w:val="0000FF"/>
                <w:u w:val="single"/>
              </w:rPr>
            </w:rPrChange>
          </w:rPr>
          <w:delText>Matrix Feat “</w:delText>
        </w:r>
        <w:r w:rsidRPr="00EE27B1" w:rsidDel="009F5790">
          <w:rPr>
            <w:i/>
            <w:sz w:val="24"/>
            <w:szCs w:val="24"/>
            <w:rPrChange w:id="6067" w:author="Tre" w:date="2012-11-19T09:04:00Z">
              <w:rPr>
                <w:i/>
                <w:color w:val="0000FF"/>
                <w:u w:val="single"/>
              </w:rPr>
            </w:rPrChange>
          </w:rPr>
          <w:fldChar w:fldCharType="begin"/>
        </w:r>
        <w:r w:rsidRPr="00EE27B1">
          <w:rPr>
            <w:i/>
            <w:sz w:val="24"/>
            <w:szCs w:val="24"/>
            <w:rPrChange w:id="6068" w:author="Tre" w:date="2012-11-19T09:04:00Z">
              <w:rPr>
                <w:i/>
                <w:color w:val="0000FF"/>
                <w:u w:val="single"/>
              </w:rPr>
            </w:rPrChange>
          </w:rPr>
          <w:delInstrText xml:space="preserve"> MERGEFIELD Skill </w:delInstrText>
        </w:r>
        <w:r w:rsidRPr="00EE27B1" w:rsidDel="009F5790">
          <w:rPr>
            <w:i/>
            <w:sz w:val="24"/>
            <w:szCs w:val="24"/>
            <w:rPrChange w:id="6069" w:author="Tre" w:date="2012-11-19T09:04:00Z">
              <w:rPr>
                <w:i/>
                <w:color w:val="0000FF"/>
                <w:u w:val="single"/>
              </w:rPr>
            </w:rPrChange>
          </w:rPr>
          <w:fldChar w:fldCharType="separate"/>
        </w:r>
        <w:r w:rsidRPr="00EE27B1">
          <w:rPr>
            <w:i/>
            <w:noProof/>
            <w:sz w:val="24"/>
            <w:szCs w:val="24"/>
            <w:rPrChange w:id="6070" w:author="Tre" w:date="2012-11-19T09:04:00Z">
              <w:rPr>
                <w:i/>
                <w:noProof/>
                <w:color w:val="0000FF"/>
                <w:u w:val="single"/>
              </w:rPr>
            </w:rPrChange>
          </w:rPr>
          <w:delText>Sonic Blast</w:delText>
        </w:r>
        <w:r w:rsidRPr="00EE27B1" w:rsidDel="009F5790">
          <w:rPr>
            <w:i/>
            <w:sz w:val="24"/>
            <w:szCs w:val="24"/>
            <w:rPrChange w:id="6071" w:author="Tre" w:date="2012-11-19T09:04:00Z">
              <w:rPr>
                <w:i/>
                <w:color w:val="0000FF"/>
                <w:u w:val="single"/>
              </w:rPr>
            </w:rPrChange>
          </w:rPr>
          <w:fldChar w:fldCharType="end"/>
        </w:r>
        <w:r w:rsidRPr="00EE27B1">
          <w:rPr>
            <w:sz w:val="24"/>
            <w:szCs w:val="24"/>
            <w:rPrChange w:id="6072" w:author="Tre" w:date="2012-11-19T09:04:00Z">
              <w:rPr>
                <w:color w:val="0000FF"/>
                <w:u w:val="single"/>
              </w:rPr>
            </w:rPrChange>
          </w:rPr>
          <w:delText>” – [Cyberzen]</w:delText>
        </w:r>
      </w:del>
    </w:p>
    <w:p w:rsidR="001F7E3F" w:rsidRPr="00880A1F" w:rsidRDefault="00EE27B1">
      <w:pPr>
        <w:pStyle w:val="MatrixSuperfluous"/>
        <w:rPr>
          <w:del w:id="6073" w:author="frontdesk" w:date="2012-11-16T12:37:00Z"/>
          <w:sz w:val="24"/>
          <w:szCs w:val="24"/>
          <w:rPrChange w:id="6074" w:author="Tre" w:date="2012-11-19T09:04:00Z">
            <w:rPr>
              <w:del w:id="6075" w:author="frontdesk" w:date="2012-11-16T12:37:00Z"/>
            </w:rPr>
          </w:rPrChange>
        </w:rPr>
      </w:pPr>
      <w:del w:id="6076" w:author="frontdesk" w:date="2012-11-16T12:37:00Z">
        <w:r w:rsidRPr="00EE27B1">
          <w:rPr>
            <w:sz w:val="24"/>
            <w:szCs w:val="24"/>
            <w:rPrChange w:id="6077" w:author="Tre" w:date="2012-11-19T09:04:00Z">
              <w:rPr>
                <w:color w:val="0000FF"/>
                <w:u w:val="single"/>
              </w:rPr>
            </w:rPrChange>
          </w:rPr>
          <w:delText xml:space="preserve">(Rule Bender) </w:delText>
        </w:r>
        <w:r w:rsidRPr="00EE27B1" w:rsidDel="009F5790">
          <w:rPr>
            <w:i/>
            <w:sz w:val="24"/>
            <w:szCs w:val="24"/>
            <w:rPrChange w:id="6078" w:author="Tre" w:date="2012-11-19T09:04:00Z">
              <w:rPr>
                <w:i/>
                <w:color w:val="0000FF"/>
                <w:u w:val="single"/>
              </w:rPr>
            </w:rPrChange>
          </w:rPr>
          <w:fldChar w:fldCharType="begin"/>
        </w:r>
        <w:r w:rsidRPr="00EE27B1">
          <w:rPr>
            <w:i/>
            <w:sz w:val="24"/>
            <w:szCs w:val="24"/>
            <w:rPrChange w:id="6079" w:author="Tre" w:date="2012-11-19T09:04:00Z">
              <w:rPr>
                <w:i/>
                <w:color w:val="0000FF"/>
                <w:u w:val="single"/>
              </w:rPr>
            </w:rPrChange>
          </w:rPr>
          <w:delInstrText xml:space="preserve"> MERGEFIELD Rule_Bender_Description </w:delInstrText>
        </w:r>
        <w:r w:rsidRPr="00EE27B1" w:rsidDel="009F5790">
          <w:rPr>
            <w:i/>
            <w:sz w:val="24"/>
            <w:szCs w:val="24"/>
            <w:rPrChange w:id="6080" w:author="Tre" w:date="2012-11-19T09:04:00Z">
              <w:rPr>
                <w:i/>
                <w:color w:val="0000FF"/>
                <w:u w:val="single"/>
              </w:rPr>
            </w:rPrChange>
          </w:rPr>
          <w:fldChar w:fldCharType="separate"/>
        </w:r>
        <w:r w:rsidRPr="00EE27B1">
          <w:rPr>
            <w:i/>
            <w:noProof/>
            <w:sz w:val="24"/>
            <w:szCs w:val="24"/>
            <w:rPrChange w:id="6081" w:author="Tre" w:date="2012-11-19T09:04:00Z">
              <w:rPr>
                <w:i/>
                <w:noProof/>
                <w:color w:val="0000FF"/>
                <w:u w:val="single"/>
              </w:rPr>
            </w:rPrChange>
          </w:rPr>
          <w:delText>Create a sonic blast that can shatter brittle materials like glass. It can also damage human eardrums.</w:delText>
        </w:r>
        <w:r w:rsidRPr="00EE27B1" w:rsidDel="009F5790">
          <w:rPr>
            <w:i/>
            <w:sz w:val="24"/>
            <w:szCs w:val="24"/>
            <w:rPrChange w:id="6082" w:author="Tre" w:date="2012-11-19T09:04:00Z">
              <w:rPr>
                <w:i/>
                <w:color w:val="0000FF"/>
                <w:u w:val="single"/>
              </w:rPr>
            </w:rPrChange>
          </w:rPr>
          <w:fldChar w:fldCharType="end"/>
        </w:r>
      </w:del>
    </w:p>
    <w:p w:rsidR="001F7E3F" w:rsidRPr="00880A1F" w:rsidRDefault="00EE27B1">
      <w:pPr>
        <w:pStyle w:val="MatrixSuperfluous"/>
        <w:rPr>
          <w:del w:id="6083" w:author="frontdesk" w:date="2012-11-16T12:37:00Z"/>
          <w:sz w:val="24"/>
          <w:szCs w:val="24"/>
          <w:rPrChange w:id="6084" w:author="Tre" w:date="2012-11-19T09:04:00Z">
            <w:rPr>
              <w:del w:id="6085" w:author="frontdesk" w:date="2012-11-16T12:37:00Z"/>
            </w:rPr>
          </w:rPrChange>
        </w:rPr>
      </w:pPr>
      <w:del w:id="6086" w:author="frontdesk" w:date="2012-11-16T12:37:00Z">
        <w:r w:rsidRPr="00EE27B1">
          <w:rPr>
            <w:sz w:val="24"/>
            <w:szCs w:val="24"/>
            <w:rPrChange w:id="6087" w:author="Tre" w:date="2012-11-19T09:04:00Z">
              <w:rPr>
                <w:color w:val="0000FF"/>
                <w:u w:val="single"/>
              </w:rPr>
            </w:rPrChange>
          </w:rPr>
          <w:delText>(Rule Breaker)</w:delText>
        </w:r>
        <w:r w:rsidRPr="00EE27B1" w:rsidDel="009F5790">
          <w:rPr>
            <w:i/>
            <w:sz w:val="24"/>
            <w:szCs w:val="24"/>
            <w:rPrChange w:id="6088" w:author="Tre" w:date="2012-11-19T09:04:00Z">
              <w:rPr>
                <w:i/>
                <w:color w:val="0000FF"/>
                <w:u w:val="single"/>
              </w:rPr>
            </w:rPrChange>
          </w:rPr>
          <w:fldChar w:fldCharType="begin"/>
        </w:r>
        <w:r w:rsidRPr="00EE27B1">
          <w:rPr>
            <w:i/>
            <w:sz w:val="24"/>
            <w:szCs w:val="24"/>
            <w:rPrChange w:id="6089" w:author="Tre" w:date="2012-11-19T09:04:00Z">
              <w:rPr>
                <w:i/>
                <w:color w:val="0000FF"/>
                <w:u w:val="single"/>
              </w:rPr>
            </w:rPrChange>
          </w:rPr>
          <w:delInstrText xml:space="preserve"> MERGEFIELD Rule_Breaker_Description </w:delInstrText>
        </w:r>
        <w:r w:rsidRPr="00EE27B1" w:rsidDel="009F5790">
          <w:rPr>
            <w:i/>
            <w:sz w:val="24"/>
            <w:szCs w:val="24"/>
            <w:rPrChange w:id="6090" w:author="Tre" w:date="2012-11-19T09:04:00Z">
              <w:rPr>
                <w:i/>
                <w:color w:val="0000FF"/>
                <w:u w:val="single"/>
              </w:rPr>
            </w:rPrChange>
          </w:rPr>
          <w:fldChar w:fldCharType="separate"/>
        </w:r>
        <w:r w:rsidRPr="00EE27B1">
          <w:rPr>
            <w:i/>
            <w:noProof/>
            <w:sz w:val="24"/>
            <w:szCs w:val="24"/>
            <w:rPrChange w:id="6091" w:author="Tre" w:date="2012-11-19T09:04:00Z">
              <w:rPr>
                <w:i/>
                <w:noProof/>
                <w:color w:val="0000FF"/>
                <w:u w:val="single"/>
              </w:rPr>
            </w:rPrChange>
          </w:rPr>
          <w:delText>Character can use their sonic blast to blow back people or objects along with actually breaking or shattering things. I imagine a situation like Banshee from X-Men were a character could use the sonic blast to lift them up in the air and be propelled in t</w:delText>
        </w:r>
        <w:r w:rsidRPr="00EE27B1" w:rsidDel="009F5790">
          <w:rPr>
            <w:i/>
            <w:sz w:val="24"/>
            <w:szCs w:val="24"/>
            <w:rPrChange w:id="6092" w:author="Tre" w:date="2012-11-19T09:04:00Z">
              <w:rPr>
                <w:i/>
                <w:color w:val="0000FF"/>
                <w:u w:val="single"/>
              </w:rPr>
            </w:rPrChange>
          </w:rPr>
          <w:fldChar w:fldCharType="end"/>
        </w:r>
        <w:r w:rsidRPr="00EE27B1">
          <w:rPr>
            <w:sz w:val="24"/>
            <w:szCs w:val="24"/>
            <w:rPrChange w:id="6093" w:author="Tre" w:date="2012-11-19T09:04:00Z">
              <w:rPr>
                <w:color w:val="0000FF"/>
                <w:u w:val="single"/>
              </w:rPr>
            </w:rPrChange>
          </w:rPr>
          <w:delText xml:space="preserve"> </w:delText>
        </w:r>
        <w:r w:rsidRPr="00EE27B1" w:rsidDel="009F5790">
          <w:rPr>
            <w:sz w:val="24"/>
            <w:szCs w:val="24"/>
            <w:rPrChange w:id="6094" w:author="Tre" w:date="2012-11-19T09:04:00Z">
              <w:rPr>
                <w:color w:val="0000FF"/>
                <w:u w:val="single"/>
              </w:rPr>
            </w:rPrChange>
          </w:rPr>
          <w:fldChar w:fldCharType="begin"/>
        </w:r>
        <w:r w:rsidRPr="00EE27B1">
          <w:rPr>
            <w:sz w:val="24"/>
            <w:szCs w:val="24"/>
            <w:rPrChange w:id="6095" w:author="Tre" w:date="2012-11-19T09:04:00Z">
              <w:rPr>
                <w:color w:val="0000FF"/>
                <w:u w:val="single"/>
              </w:rPr>
            </w:rPrChange>
          </w:rPr>
          <w:delInstrText xml:space="preserve"> NEXT  \* MERGEFORMAT </w:delInstrText>
        </w:r>
        <w:r w:rsidRPr="00EE27B1" w:rsidDel="009F5790">
          <w:rPr>
            <w:sz w:val="24"/>
            <w:szCs w:val="24"/>
            <w:rPrChange w:id="6096" w:author="Tre" w:date="2012-11-19T09:04:00Z">
              <w:rPr>
                <w:color w:val="0000FF"/>
                <w:u w:val="single"/>
              </w:rPr>
            </w:rPrChange>
          </w:rPr>
          <w:fldChar w:fldCharType="end"/>
        </w:r>
      </w:del>
    </w:p>
    <w:p w:rsidR="001F7E3F" w:rsidRPr="00880A1F" w:rsidRDefault="001F7E3F">
      <w:pPr>
        <w:pStyle w:val="MatrixSuperfluous"/>
        <w:rPr>
          <w:del w:id="6097" w:author="frontdesk" w:date="2012-11-16T12:37:00Z"/>
          <w:sz w:val="24"/>
          <w:szCs w:val="24"/>
          <w:rPrChange w:id="6098" w:author="Tre" w:date="2012-11-19T09:04:00Z">
            <w:rPr>
              <w:del w:id="6099" w:author="frontdesk" w:date="2012-11-16T12:37:00Z"/>
            </w:rPr>
          </w:rPrChange>
        </w:rPr>
      </w:pPr>
    </w:p>
    <w:p w:rsidR="001F7E3F" w:rsidRPr="00880A1F" w:rsidRDefault="00EE27B1">
      <w:pPr>
        <w:pStyle w:val="MatrixSuperfluous"/>
        <w:rPr>
          <w:del w:id="6100" w:author="frontdesk" w:date="2012-11-16T12:37:00Z"/>
          <w:sz w:val="24"/>
          <w:szCs w:val="24"/>
          <w:rPrChange w:id="6101" w:author="Tre" w:date="2012-11-19T09:04:00Z">
            <w:rPr>
              <w:del w:id="6102" w:author="frontdesk" w:date="2012-11-16T12:37:00Z"/>
            </w:rPr>
          </w:rPrChange>
        </w:rPr>
      </w:pPr>
      <w:del w:id="6103" w:author="frontdesk" w:date="2012-11-16T12:37:00Z">
        <w:r w:rsidRPr="00EE27B1">
          <w:rPr>
            <w:sz w:val="24"/>
            <w:szCs w:val="24"/>
            <w:rPrChange w:id="6104" w:author="Tre" w:date="2012-11-19T09:04:00Z">
              <w:rPr>
                <w:color w:val="0000FF"/>
                <w:u w:val="single"/>
              </w:rPr>
            </w:rPrChange>
          </w:rPr>
          <w:delText>Matrix Feat “</w:delText>
        </w:r>
        <w:r w:rsidRPr="00EE27B1" w:rsidDel="009F5790">
          <w:rPr>
            <w:i/>
            <w:sz w:val="24"/>
            <w:szCs w:val="24"/>
            <w:rPrChange w:id="6105" w:author="Tre" w:date="2012-11-19T09:04:00Z">
              <w:rPr>
                <w:i/>
                <w:color w:val="0000FF"/>
                <w:u w:val="single"/>
              </w:rPr>
            </w:rPrChange>
          </w:rPr>
          <w:fldChar w:fldCharType="begin"/>
        </w:r>
        <w:r w:rsidRPr="00EE27B1">
          <w:rPr>
            <w:i/>
            <w:sz w:val="24"/>
            <w:szCs w:val="24"/>
            <w:rPrChange w:id="6106" w:author="Tre" w:date="2012-11-19T09:04:00Z">
              <w:rPr>
                <w:i/>
                <w:color w:val="0000FF"/>
                <w:u w:val="single"/>
              </w:rPr>
            </w:rPrChange>
          </w:rPr>
          <w:delInstrText xml:space="preserve"> MERGEFIELD Skill </w:delInstrText>
        </w:r>
        <w:r w:rsidRPr="00EE27B1" w:rsidDel="009F5790">
          <w:rPr>
            <w:i/>
            <w:sz w:val="24"/>
            <w:szCs w:val="24"/>
            <w:rPrChange w:id="6107" w:author="Tre" w:date="2012-11-19T09:04:00Z">
              <w:rPr>
                <w:i/>
                <w:color w:val="0000FF"/>
                <w:u w:val="single"/>
              </w:rPr>
            </w:rPrChange>
          </w:rPr>
          <w:fldChar w:fldCharType="separate"/>
        </w:r>
        <w:r w:rsidRPr="00EE27B1">
          <w:rPr>
            <w:i/>
            <w:noProof/>
            <w:sz w:val="24"/>
            <w:szCs w:val="24"/>
            <w:rPrChange w:id="6108" w:author="Tre" w:date="2012-11-19T09:04:00Z">
              <w:rPr>
                <w:i/>
                <w:noProof/>
                <w:color w:val="0000FF"/>
                <w:u w:val="single"/>
              </w:rPr>
            </w:rPrChange>
          </w:rPr>
          <w:delText>Spatial Manipulation (Spatiokinesis)</w:delText>
        </w:r>
        <w:r w:rsidRPr="00EE27B1" w:rsidDel="009F5790">
          <w:rPr>
            <w:i/>
            <w:sz w:val="24"/>
            <w:szCs w:val="24"/>
            <w:rPrChange w:id="6109" w:author="Tre" w:date="2012-11-19T09:04:00Z">
              <w:rPr>
                <w:i/>
                <w:color w:val="0000FF"/>
                <w:u w:val="single"/>
              </w:rPr>
            </w:rPrChange>
          </w:rPr>
          <w:fldChar w:fldCharType="end"/>
        </w:r>
        <w:r w:rsidRPr="00EE27B1">
          <w:rPr>
            <w:sz w:val="24"/>
            <w:szCs w:val="24"/>
            <w:rPrChange w:id="6110" w:author="Tre" w:date="2012-11-19T09:04:00Z">
              <w:rPr>
                <w:color w:val="0000FF"/>
                <w:u w:val="single"/>
              </w:rPr>
            </w:rPrChange>
          </w:rPr>
          <w:delText>” – [Cyberzen]</w:delText>
        </w:r>
      </w:del>
    </w:p>
    <w:p w:rsidR="001F7E3F" w:rsidRPr="00880A1F" w:rsidRDefault="00EE27B1">
      <w:pPr>
        <w:pStyle w:val="MatrixSuperfluous"/>
        <w:rPr>
          <w:del w:id="6111" w:author="frontdesk" w:date="2012-11-16T12:37:00Z"/>
          <w:sz w:val="24"/>
          <w:szCs w:val="24"/>
          <w:rPrChange w:id="6112" w:author="Tre" w:date="2012-11-19T09:04:00Z">
            <w:rPr>
              <w:del w:id="6113" w:author="frontdesk" w:date="2012-11-16T12:37:00Z"/>
            </w:rPr>
          </w:rPrChange>
        </w:rPr>
      </w:pPr>
      <w:del w:id="6114" w:author="frontdesk" w:date="2012-11-16T12:37:00Z">
        <w:r w:rsidRPr="00EE27B1">
          <w:rPr>
            <w:sz w:val="24"/>
            <w:szCs w:val="24"/>
            <w:rPrChange w:id="6115" w:author="Tre" w:date="2012-11-19T09:04:00Z">
              <w:rPr>
                <w:color w:val="0000FF"/>
                <w:u w:val="single"/>
              </w:rPr>
            </w:rPrChange>
          </w:rPr>
          <w:delText xml:space="preserve">(Rule Bender) </w:delText>
        </w:r>
        <w:r w:rsidRPr="00EE27B1" w:rsidDel="009F5790">
          <w:rPr>
            <w:i/>
            <w:sz w:val="24"/>
            <w:szCs w:val="24"/>
            <w:rPrChange w:id="6116" w:author="Tre" w:date="2012-11-19T09:04:00Z">
              <w:rPr>
                <w:i/>
                <w:color w:val="0000FF"/>
                <w:u w:val="single"/>
              </w:rPr>
            </w:rPrChange>
          </w:rPr>
          <w:fldChar w:fldCharType="begin"/>
        </w:r>
        <w:r w:rsidRPr="00EE27B1">
          <w:rPr>
            <w:i/>
            <w:sz w:val="24"/>
            <w:szCs w:val="24"/>
            <w:rPrChange w:id="6117" w:author="Tre" w:date="2012-11-19T09:04:00Z">
              <w:rPr>
                <w:i/>
                <w:color w:val="0000FF"/>
                <w:u w:val="single"/>
              </w:rPr>
            </w:rPrChange>
          </w:rPr>
          <w:delInstrText xml:space="preserve"> MERGEFIELD Rule_Bender_Description </w:delInstrText>
        </w:r>
        <w:r w:rsidRPr="00EE27B1" w:rsidDel="009F5790">
          <w:rPr>
            <w:i/>
            <w:sz w:val="24"/>
            <w:szCs w:val="24"/>
            <w:rPrChange w:id="6118" w:author="Tre" w:date="2012-11-19T09:04:00Z">
              <w:rPr>
                <w:i/>
                <w:color w:val="0000FF"/>
                <w:u w:val="single"/>
              </w:rPr>
            </w:rPrChange>
          </w:rPr>
          <w:fldChar w:fldCharType="separate"/>
        </w:r>
        <w:r w:rsidRPr="00EE27B1">
          <w:rPr>
            <w:i/>
            <w:noProof/>
            <w:sz w:val="24"/>
            <w:szCs w:val="24"/>
            <w:rPrChange w:id="6119" w:author="Tre" w:date="2012-11-19T09:04:00Z">
              <w:rPr>
                <w:i/>
                <w:noProof/>
                <w:color w:val="0000FF"/>
                <w:u w:val="single"/>
              </w:rPr>
            </w:rPrChange>
          </w:rPr>
          <w:delText>Character can design an area in the matrix that allows them to control its entire reality. This area does not change until it is destroyed or reformatted.</w:delText>
        </w:r>
        <w:r w:rsidRPr="00EE27B1" w:rsidDel="009F5790">
          <w:rPr>
            <w:i/>
            <w:sz w:val="24"/>
            <w:szCs w:val="24"/>
            <w:rPrChange w:id="6120" w:author="Tre" w:date="2012-11-19T09:04:00Z">
              <w:rPr>
                <w:i/>
                <w:color w:val="0000FF"/>
                <w:u w:val="single"/>
              </w:rPr>
            </w:rPrChange>
          </w:rPr>
          <w:fldChar w:fldCharType="end"/>
        </w:r>
      </w:del>
    </w:p>
    <w:p w:rsidR="001F7E3F" w:rsidRPr="00880A1F" w:rsidRDefault="00EE27B1">
      <w:pPr>
        <w:pStyle w:val="MatrixSuperfluous"/>
        <w:rPr>
          <w:del w:id="6121" w:author="frontdesk" w:date="2012-11-16T12:37:00Z"/>
          <w:sz w:val="24"/>
          <w:szCs w:val="24"/>
          <w:rPrChange w:id="6122" w:author="Tre" w:date="2012-11-19T09:04:00Z">
            <w:rPr>
              <w:del w:id="6123" w:author="frontdesk" w:date="2012-11-16T12:37:00Z"/>
            </w:rPr>
          </w:rPrChange>
        </w:rPr>
      </w:pPr>
      <w:del w:id="6124" w:author="frontdesk" w:date="2012-11-16T12:37:00Z">
        <w:r w:rsidRPr="00EE27B1">
          <w:rPr>
            <w:sz w:val="24"/>
            <w:szCs w:val="24"/>
            <w:rPrChange w:id="6125" w:author="Tre" w:date="2012-11-19T09:04:00Z">
              <w:rPr>
                <w:color w:val="0000FF"/>
                <w:u w:val="single"/>
              </w:rPr>
            </w:rPrChange>
          </w:rPr>
          <w:delText>(Rule Breaker)</w:delText>
        </w:r>
        <w:r w:rsidRPr="00EE27B1" w:rsidDel="009F5790">
          <w:rPr>
            <w:i/>
            <w:sz w:val="24"/>
            <w:szCs w:val="24"/>
            <w:rPrChange w:id="6126" w:author="Tre" w:date="2012-11-19T09:04:00Z">
              <w:rPr>
                <w:i/>
                <w:color w:val="0000FF"/>
                <w:u w:val="single"/>
              </w:rPr>
            </w:rPrChange>
          </w:rPr>
          <w:fldChar w:fldCharType="begin"/>
        </w:r>
        <w:r w:rsidRPr="00EE27B1">
          <w:rPr>
            <w:i/>
            <w:sz w:val="24"/>
            <w:szCs w:val="24"/>
            <w:rPrChange w:id="6127" w:author="Tre" w:date="2012-11-19T09:04:00Z">
              <w:rPr>
                <w:i/>
                <w:color w:val="0000FF"/>
                <w:u w:val="single"/>
              </w:rPr>
            </w:rPrChange>
          </w:rPr>
          <w:delInstrText xml:space="preserve"> MERGEFIELD Rule_Breaker_Description </w:delInstrText>
        </w:r>
        <w:r w:rsidRPr="00EE27B1" w:rsidDel="009F5790">
          <w:rPr>
            <w:i/>
            <w:sz w:val="24"/>
            <w:szCs w:val="24"/>
            <w:rPrChange w:id="6128" w:author="Tre" w:date="2012-11-19T09:04:00Z">
              <w:rPr>
                <w:i/>
                <w:color w:val="0000FF"/>
                <w:u w:val="single"/>
              </w:rPr>
            </w:rPrChange>
          </w:rPr>
          <w:fldChar w:fldCharType="separate"/>
        </w:r>
        <w:r w:rsidRPr="00EE27B1">
          <w:rPr>
            <w:i/>
            <w:noProof/>
            <w:sz w:val="24"/>
            <w:szCs w:val="24"/>
            <w:rPrChange w:id="6129" w:author="Tre" w:date="2012-11-19T09:04:00Z">
              <w:rPr>
                <w:i/>
                <w:noProof/>
                <w:color w:val="0000FF"/>
                <w:u w:val="single"/>
              </w:rPr>
            </w:rPrChange>
          </w:rPr>
          <w:delText>Character can manipulate the spatial reality of their immediate area, wherever that is. ( …Users can warp, bend, flip, crush, control and otherwise manipulate all physical aspects space within area of ones choosing. It allows only to ability to manipulate</w:delText>
        </w:r>
        <w:r w:rsidRPr="00EE27B1" w:rsidDel="009F5790">
          <w:rPr>
            <w:i/>
            <w:sz w:val="24"/>
            <w:szCs w:val="24"/>
            <w:rPrChange w:id="6130" w:author="Tre" w:date="2012-11-19T09:04:00Z">
              <w:rPr>
                <w:i/>
                <w:color w:val="0000FF"/>
                <w:u w:val="single"/>
              </w:rPr>
            </w:rPrChange>
          </w:rPr>
          <w:fldChar w:fldCharType="end"/>
        </w:r>
        <w:r w:rsidRPr="00EE27B1">
          <w:rPr>
            <w:sz w:val="24"/>
            <w:szCs w:val="24"/>
            <w:rPrChange w:id="6131" w:author="Tre" w:date="2012-11-19T09:04:00Z">
              <w:rPr>
                <w:color w:val="0000FF"/>
                <w:u w:val="single"/>
              </w:rPr>
            </w:rPrChange>
          </w:rPr>
          <w:delText xml:space="preserve"> </w:delText>
        </w:r>
        <w:r w:rsidRPr="00EE27B1" w:rsidDel="009F5790">
          <w:rPr>
            <w:sz w:val="24"/>
            <w:szCs w:val="24"/>
            <w:rPrChange w:id="6132" w:author="Tre" w:date="2012-11-19T09:04:00Z">
              <w:rPr>
                <w:color w:val="0000FF"/>
                <w:u w:val="single"/>
              </w:rPr>
            </w:rPrChange>
          </w:rPr>
          <w:fldChar w:fldCharType="begin"/>
        </w:r>
        <w:r w:rsidRPr="00EE27B1">
          <w:rPr>
            <w:sz w:val="24"/>
            <w:szCs w:val="24"/>
            <w:rPrChange w:id="6133" w:author="Tre" w:date="2012-11-19T09:04:00Z">
              <w:rPr>
                <w:color w:val="0000FF"/>
                <w:u w:val="single"/>
              </w:rPr>
            </w:rPrChange>
          </w:rPr>
          <w:delInstrText xml:space="preserve"> NEXT  \* MERGEFORMAT </w:delInstrText>
        </w:r>
        <w:r w:rsidRPr="00EE27B1" w:rsidDel="009F5790">
          <w:rPr>
            <w:sz w:val="24"/>
            <w:szCs w:val="24"/>
            <w:rPrChange w:id="6134" w:author="Tre" w:date="2012-11-19T09:04:00Z">
              <w:rPr>
                <w:color w:val="0000FF"/>
                <w:u w:val="single"/>
              </w:rPr>
            </w:rPrChange>
          </w:rPr>
          <w:fldChar w:fldCharType="end"/>
        </w:r>
      </w:del>
    </w:p>
    <w:p w:rsidR="001F7E3F" w:rsidRPr="00880A1F" w:rsidRDefault="001F7E3F">
      <w:pPr>
        <w:pStyle w:val="MatrixSuperfluous"/>
        <w:rPr>
          <w:del w:id="6135" w:author="frontdesk" w:date="2012-11-16T12:37:00Z"/>
          <w:sz w:val="24"/>
          <w:szCs w:val="24"/>
          <w:rPrChange w:id="6136" w:author="Tre" w:date="2012-11-19T09:04:00Z">
            <w:rPr>
              <w:del w:id="6137" w:author="frontdesk" w:date="2012-11-16T12:37:00Z"/>
            </w:rPr>
          </w:rPrChange>
        </w:rPr>
      </w:pPr>
    </w:p>
    <w:p w:rsidR="001F7E3F" w:rsidRPr="00880A1F" w:rsidRDefault="00EE27B1">
      <w:pPr>
        <w:pStyle w:val="MatrixSuperfluous"/>
        <w:rPr>
          <w:del w:id="6138" w:author="frontdesk" w:date="2012-11-16T12:37:00Z"/>
          <w:sz w:val="24"/>
          <w:szCs w:val="24"/>
          <w:rPrChange w:id="6139" w:author="Tre" w:date="2012-11-19T09:04:00Z">
            <w:rPr>
              <w:del w:id="6140" w:author="frontdesk" w:date="2012-11-16T12:37:00Z"/>
            </w:rPr>
          </w:rPrChange>
        </w:rPr>
      </w:pPr>
      <w:del w:id="6141" w:author="frontdesk" w:date="2012-11-16T12:37:00Z">
        <w:r w:rsidRPr="00EE27B1">
          <w:rPr>
            <w:sz w:val="24"/>
            <w:szCs w:val="24"/>
            <w:rPrChange w:id="6142" w:author="Tre" w:date="2012-11-19T09:04:00Z">
              <w:rPr>
                <w:color w:val="0000FF"/>
                <w:u w:val="single"/>
              </w:rPr>
            </w:rPrChange>
          </w:rPr>
          <w:delText>Matrix Feat “</w:delText>
        </w:r>
        <w:r w:rsidRPr="00EE27B1" w:rsidDel="009F5790">
          <w:rPr>
            <w:i/>
            <w:sz w:val="24"/>
            <w:szCs w:val="24"/>
            <w:rPrChange w:id="6143" w:author="Tre" w:date="2012-11-19T09:04:00Z">
              <w:rPr>
                <w:i/>
                <w:color w:val="0000FF"/>
                <w:u w:val="single"/>
              </w:rPr>
            </w:rPrChange>
          </w:rPr>
          <w:fldChar w:fldCharType="begin"/>
        </w:r>
        <w:r w:rsidRPr="00EE27B1">
          <w:rPr>
            <w:i/>
            <w:sz w:val="24"/>
            <w:szCs w:val="24"/>
            <w:rPrChange w:id="6144" w:author="Tre" w:date="2012-11-19T09:04:00Z">
              <w:rPr>
                <w:i/>
                <w:color w:val="0000FF"/>
                <w:u w:val="single"/>
              </w:rPr>
            </w:rPrChange>
          </w:rPr>
          <w:delInstrText xml:space="preserve"> MERGEFIELD Skill </w:delInstrText>
        </w:r>
        <w:r w:rsidRPr="00EE27B1" w:rsidDel="009F5790">
          <w:rPr>
            <w:i/>
            <w:sz w:val="24"/>
            <w:szCs w:val="24"/>
            <w:rPrChange w:id="6145" w:author="Tre" w:date="2012-11-19T09:04:00Z">
              <w:rPr>
                <w:i/>
                <w:color w:val="0000FF"/>
                <w:u w:val="single"/>
              </w:rPr>
            </w:rPrChange>
          </w:rPr>
          <w:fldChar w:fldCharType="separate"/>
        </w:r>
        <w:r w:rsidRPr="00EE27B1">
          <w:rPr>
            <w:i/>
            <w:noProof/>
            <w:sz w:val="24"/>
            <w:szCs w:val="24"/>
            <w:rPrChange w:id="6146" w:author="Tre" w:date="2012-11-19T09:04:00Z">
              <w:rPr>
                <w:i/>
                <w:noProof/>
                <w:color w:val="0000FF"/>
                <w:u w:val="single"/>
              </w:rPr>
            </w:rPrChange>
          </w:rPr>
          <w:delText>Telekinesis</w:delText>
        </w:r>
        <w:r w:rsidRPr="00EE27B1" w:rsidDel="009F5790">
          <w:rPr>
            <w:i/>
            <w:sz w:val="24"/>
            <w:szCs w:val="24"/>
            <w:rPrChange w:id="6147" w:author="Tre" w:date="2012-11-19T09:04:00Z">
              <w:rPr>
                <w:i/>
                <w:color w:val="0000FF"/>
                <w:u w:val="single"/>
              </w:rPr>
            </w:rPrChange>
          </w:rPr>
          <w:fldChar w:fldCharType="end"/>
        </w:r>
        <w:r w:rsidRPr="00EE27B1">
          <w:rPr>
            <w:sz w:val="24"/>
            <w:szCs w:val="24"/>
            <w:rPrChange w:id="6148" w:author="Tre" w:date="2012-11-19T09:04:00Z">
              <w:rPr>
                <w:color w:val="0000FF"/>
                <w:u w:val="single"/>
              </w:rPr>
            </w:rPrChange>
          </w:rPr>
          <w:delText>” – [Cyberzen]</w:delText>
        </w:r>
      </w:del>
    </w:p>
    <w:p w:rsidR="001F7E3F" w:rsidRPr="00880A1F" w:rsidRDefault="00EE27B1">
      <w:pPr>
        <w:pStyle w:val="MatrixSuperfluous"/>
        <w:rPr>
          <w:del w:id="6149" w:author="frontdesk" w:date="2012-11-16T12:37:00Z"/>
          <w:sz w:val="24"/>
          <w:szCs w:val="24"/>
          <w:rPrChange w:id="6150" w:author="Tre" w:date="2012-11-19T09:04:00Z">
            <w:rPr>
              <w:del w:id="6151" w:author="frontdesk" w:date="2012-11-16T12:37:00Z"/>
            </w:rPr>
          </w:rPrChange>
        </w:rPr>
      </w:pPr>
      <w:del w:id="6152" w:author="frontdesk" w:date="2012-11-16T12:37:00Z">
        <w:r w:rsidRPr="00EE27B1">
          <w:rPr>
            <w:sz w:val="24"/>
            <w:szCs w:val="24"/>
            <w:rPrChange w:id="6153" w:author="Tre" w:date="2012-11-19T09:04:00Z">
              <w:rPr>
                <w:color w:val="0000FF"/>
                <w:u w:val="single"/>
              </w:rPr>
            </w:rPrChange>
          </w:rPr>
          <w:delText xml:space="preserve">(Rule Bender) </w:delText>
        </w:r>
        <w:r w:rsidRPr="00EE27B1" w:rsidDel="009F5790">
          <w:rPr>
            <w:i/>
            <w:sz w:val="24"/>
            <w:szCs w:val="24"/>
            <w:rPrChange w:id="6154" w:author="Tre" w:date="2012-11-19T09:04:00Z">
              <w:rPr>
                <w:i/>
                <w:color w:val="0000FF"/>
                <w:u w:val="single"/>
              </w:rPr>
            </w:rPrChange>
          </w:rPr>
          <w:fldChar w:fldCharType="begin"/>
        </w:r>
        <w:r w:rsidRPr="00EE27B1">
          <w:rPr>
            <w:i/>
            <w:sz w:val="24"/>
            <w:szCs w:val="24"/>
            <w:rPrChange w:id="6155" w:author="Tre" w:date="2012-11-19T09:04:00Z">
              <w:rPr>
                <w:i/>
                <w:color w:val="0000FF"/>
                <w:u w:val="single"/>
              </w:rPr>
            </w:rPrChange>
          </w:rPr>
          <w:delInstrText xml:space="preserve"> MERGEFIELD Rule_Bender_Description </w:delInstrText>
        </w:r>
        <w:r w:rsidRPr="00EE27B1" w:rsidDel="009F5790">
          <w:rPr>
            <w:i/>
            <w:sz w:val="24"/>
            <w:szCs w:val="24"/>
            <w:rPrChange w:id="6156" w:author="Tre" w:date="2012-11-19T09:04:00Z">
              <w:rPr>
                <w:i/>
                <w:color w:val="0000FF"/>
                <w:u w:val="single"/>
              </w:rPr>
            </w:rPrChange>
          </w:rPr>
          <w:fldChar w:fldCharType="separate"/>
        </w:r>
        <w:r w:rsidRPr="00EE27B1">
          <w:rPr>
            <w:i/>
            <w:noProof/>
            <w:sz w:val="24"/>
            <w:szCs w:val="24"/>
            <w:rPrChange w:id="6157" w:author="Tre" w:date="2012-11-19T09:04:00Z">
              <w:rPr>
                <w:i/>
                <w:noProof/>
                <w:color w:val="0000FF"/>
                <w:u w:val="single"/>
              </w:rPr>
            </w:rPrChange>
          </w:rPr>
          <w:delText>Character has the ability to lift objects up to their weight if they focus on it. They must see the object or know it exist. For example the character could focus on the inside of a lock and make it open.</w:delText>
        </w:r>
        <w:r w:rsidRPr="00EE27B1" w:rsidDel="009F5790">
          <w:rPr>
            <w:i/>
            <w:sz w:val="24"/>
            <w:szCs w:val="24"/>
            <w:rPrChange w:id="6158" w:author="Tre" w:date="2012-11-19T09:04:00Z">
              <w:rPr>
                <w:i/>
                <w:color w:val="0000FF"/>
                <w:u w:val="single"/>
              </w:rPr>
            </w:rPrChange>
          </w:rPr>
          <w:fldChar w:fldCharType="end"/>
        </w:r>
      </w:del>
    </w:p>
    <w:p w:rsidR="001F7E3F" w:rsidRPr="00880A1F" w:rsidRDefault="00EE27B1">
      <w:pPr>
        <w:pStyle w:val="MatrixSuperfluous"/>
        <w:rPr>
          <w:del w:id="6159" w:author="frontdesk" w:date="2012-11-16T12:37:00Z"/>
          <w:sz w:val="24"/>
          <w:szCs w:val="24"/>
          <w:rPrChange w:id="6160" w:author="Tre" w:date="2012-11-19T09:04:00Z">
            <w:rPr>
              <w:del w:id="6161" w:author="frontdesk" w:date="2012-11-16T12:37:00Z"/>
            </w:rPr>
          </w:rPrChange>
        </w:rPr>
      </w:pPr>
      <w:del w:id="6162" w:author="frontdesk" w:date="2012-11-16T12:37:00Z">
        <w:r w:rsidRPr="00EE27B1">
          <w:rPr>
            <w:sz w:val="24"/>
            <w:szCs w:val="24"/>
            <w:rPrChange w:id="6163" w:author="Tre" w:date="2012-11-19T09:04:00Z">
              <w:rPr>
                <w:color w:val="0000FF"/>
                <w:u w:val="single"/>
              </w:rPr>
            </w:rPrChange>
          </w:rPr>
          <w:delText>(Rule Breaker)</w:delText>
        </w:r>
        <w:r w:rsidRPr="00EE27B1" w:rsidDel="009F5790">
          <w:rPr>
            <w:i/>
            <w:sz w:val="24"/>
            <w:szCs w:val="24"/>
            <w:rPrChange w:id="6164" w:author="Tre" w:date="2012-11-19T09:04:00Z">
              <w:rPr>
                <w:i/>
                <w:color w:val="0000FF"/>
                <w:u w:val="single"/>
              </w:rPr>
            </w:rPrChange>
          </w:rPr>
          <w:fldChar w:fldCharType="begin"/>
        </w:r>
        <w:r w:rsidRPr="00EE27B1">
          <w:rPr>
            <w:i/>
            <w:sz w:val="24"/>
            <w:szCs w:val="24"/>
            <w:rPrChange w:id="6165" w:author="Tre" w:date="2012-11-19T09:04:00Z">
              <w:rPr>
                <w:i/>
                <w:color w:val="0000FF"/>
                <w:u w:val="single"/>
              </w:rPr>
            </w:rPrChange>
          </w:rPr>
          <w:delInstrText xml:space="preserve"> MERGEFIELD Rule_Breaker_Description </w:delInstrText>
        </w:r>
        <w:r w:rsidRPr="00EE27B1" w:rsidDel="009F5790">
          <w:rPr>
            <w:i/>
            <w:sz w:val="24"/>
            <w:szCs w:val="24"/>
            <w:rPrChange w:id="6166" w:author="Tre" w:date="2012-11-19T09:04:00Z">
              <w:rPr>
                <w:i/>
                <w:color w:val="0000FF"/>
                <w:u w:val="single"/>
              </w:rPr>
            </w:rPrChange>
          </w:rPr>
          <w:fldChar w:fldCharType="separate"/>
        </w:r>
        <w:r w:rsidRPr="00EE27B1">
          <w:rPr>
            <w:i/>
            <w:noProof/>
            <w:sz w:val="24"/>
            <w:szCs w:val="24"/>
            <w:rPrChange w:id="6167" w:author="Tre" w:date="2012-11-19T09:04:00Z">
              <w:rPr>
                <w:i/>
                <w:noProof/>
                <w:color w:val="0000FF"/>
                <w:u w:val="single"/>
              </w:rPr>
            </w:rPrChange>
          </w:rPr>
          <w:delText>Character has the ability to lift objects that weigh more than them. They can use their minds to lift or move these objects.</w:delText>
        </w:r>
        <w:r w:rsidRPr="00EE27B1" w:rsidDel="009F5790">
          <w:rPr>
            <w:i/>
            <w:sz w:val="24"/>
            <w:szCs w:val="24"/>
            <w:rPrChange w:id="6168" w:author="Tre" w:date="2012-11-19T09:04:00Z">
              <w:rPr>
                <w:i/>
                <w:color w:val="0000FF"/>
                <w:u w:val="single"/>
              </w:rPr>
            </w:rPrChange>
          </w:rPr>
          <w:fldChar w:fldCharType="end"/>
        </w:r>
        <w:r w:rsidRPr="00EE27B1">
          <w:rPr>
            <w:sz w:val="24"/>
            <w:szCs w:val="24"/>
            <w:rPrChange w:id="6169" w:author="Tre" w:date="2012-11-19T09:04:00Z">
              <w:rPr>
                <w:color w:val="0000FF"/>
                <w:u w:val="single"/>
              </w:rPr>
            </w:rPrChange>
          </w:rPr>
          <w:delText xml:space="preserve"> </w:delText>
        </w:r>
        <w:r w:rsidRPr="00EE27B1" w:rsidDel="009F5790">
          <w:rPr>
            <w:sz w:val="24"/>
            <w:szCs w:val="24"/>
            <w:rPrChange w:id="6170" w:author="Tre" w:date="2012-11-19T09:04:00Z">
              <w:rPr>
                <w:color w:val="0000FF"/>
                <w:u w:val="single"/>
              </w:rPr>
            </w:rPrChange>
          </w:rPr>
          <w:fldChar w:fldCharType="begin"/>
        </w:r>
        <w:r w:rsidRPr="00EE27B1">
          <w:rPr>
            <w:sz w:val="24"/>
            <w:szCs w:val="24"/>
            <w:rPrChange w:id="6171" w:author="Tre" w:date="2012-11-19T09:04:00Z">
              <w:rPr>
                <w:color w:val="0000FF"/>
                <w:u w:val="single"/>
              </w:rPr>
            </w:rPrChange>
          </w:rPr>
          <w:delInstrText xml:space="preserve"> NEXT  \* MERGEFORMAT </w:delInstrText>
        </w:r>
        <w:r w:rsidRPr="00EE27B1" w:rsidDel="009F5790">
          <w:rPr>
            <w:sz w:val="24"/>
            <w:szCs w:val="24"/>
            <w:rPrChange w:id="6172" w:author="Tre" w:date="2012-11-19T09:04:00Z">
              <w:rPr>
                <w:color w:val="0000FF"/>
                <w:u w:val="single"/>
              </w:rPr>
            </w:rPrChange>
          </w:rPr>
          <w:fldChar w:fldCharType="end"/>
        </w:r>
      </w:del>
    </w:p>
    <w:p w:rsidR="001F7E3F" w:rsidRPr="00880A1F" w:rsidRDefault="001F7E3F">
      <w:pPr>
        <w:pStyle w:val="MatrixSuperfluous"/>
        <w:rPr>
          <w:del w:id="6173" w:author="frontdesk" w:date="2012-11-16T12:37:00Z"/>
          <w:sz w:val="24"/>
          <w:szCs w:val="24"/>
          <w:rPrChange w:id="6174" w:author="Tre" w:date="2012-11-19T09:04:00Z">
            <w:rPr>
              <w:del w:id="6175" w:author="frontdesk" w:date="2012-11-16T12:37:00Z"/>
            </w:rPr>
          </w:rPrChange>
        </w:rPr>
      </w:pPr>
    </w:p>
    <w:p w:rsidR="001F7E3F" w:rsidRPr="00880A1F" w:rsidRDefault="00EE27B1">
      <w:pPr>
        <w:pStyle w:val="MatrixSuperfluous"/>
        <w:rPr>
          <w:del w:id="6176" w:author="frontdesk" w:date="2012-11-16T12:37:00Z"/>
          <w:sz w:val="24"/>
          <w:szCs w:val="24"/>
          <w:rPrChange w:id="6177" w:author="Tre" w:date="2012-11-19T09:04:00Z">
            <w:rPr>
              <w:del w:id="6178" w:author="frontdesk" w:date="2012-11-16T12:37:00Z"/>
            </w:rPr>
          </w:rPrChange>
        </w:rPr>
      </w:pPr>
      <w:del w:id="6179" w:author="frontdesk" w:date="2012-11-16T12:37:00Z">
        <w:r w:rsidRPr="00EE27B1">
          <w:rPr>
            <w:sz w:val="24"/>
            <w:szCs w:val="24"/>
            <w:rPrChange w:id="6180" w:author="Tre" w:date="2012-11-19T09:04:00Z">
              <w:rPr>
                <w:color w:val="0000FF"/>
                <w:u w:val="single"/>
              </w:rPr>
            </w:rPrChange>
          </w:rPr>
          <w:delText>Matrix Feat “</w:delText>
        </w:r>
        <w:r w:rsidRPr="00EE27B1" w:rsidDel="009F5790">
          <w:rPr>
            <w:i/>
            <w:sz w:val="24"/>
            <w:szCs w:val="24"/>
            <w:rPrChange w:id="6181" w:author="Tre" w:date="2012-11-19T09:04:00Z">
              <w:rPr>
                <w:i/>
                <w:color w:val="0000FF"/>
                <w:u w:val="single"/>
              </w:rPr>
            </w:rPrChange>
          </w:rPr>
          <w:fldChar w:fldCharType="begin"/>
        </w:r>
        <w:r w:rsidRPr="00EE27B1">
          <w:rPr>
            <w:i/>
            <w:sz w:val="24"/>
            <w:szCs w:val="24"/>
            <w:rPrChange w:id="6182" w:author="Tre" w:date="2012-11-19T09:04:00Z">
              <w:rPr>
                <w:i/>
                <w:color w:val="0000FF"/>
                <w:u w:val="single"/>
              </w:rPr>
            </w:rPrChange>
          </w:rPr>
          <w:delInstrText xml:space="preserve"> MERGEFIELD Skill </w:delInstrText>
        </w:r>
        <w:r w:rsidRPr="00EE27B1" w:rsidDel="009F5790">
          <w:rPr>
            <w:i/>
            <w:sz w:val="24"/>
            <w:szCs w:val="24"/>
            <w:rPrChange w:id="6183" w:author="Tre" w:date="2012-11-19T09:04:00Z">
              <w:rPr>
                <w:i/>
                <w:color w:val="0000FF"/>
                <w:u w:val="single"/>
              </w:rPr>
            </w:rPrChange>
          </w:rPr>
          <w:fldChar w:fldCharType="separate"/>
        </w:r>
        <w:r w:rsidRPr="00EE27B1">
          <w:rPr>
            <w:i/>
            <w:noProof/>
            <w:sz w:val="24"/>
            <w:szCs w:val="24"/>
            <w:rPrChange w:id="6184" w:author="Tre" w:date="2012-11-19T09:04:00Z">
              <w:rPr>
                <w:i/>
                <w:noProof/>
                <w:color w:val="0000FF"/>
                <w:u w:val="single"/>
              </w:rPr>
            </w:rPrChange>
          </w:rPr>
          <w:delText>Telepathy</w:delText>
        </w:r>
        <w:r w:rsidRPr="00EE27B1" w:rsidDel="009F5790">
          <w:rPr>
            <w:i/>
            <w:sz w:val="24"/>
            <w:szCs w:val="24"/>
            <w:rPrChange w:id="6185" w:author="Tre" w:date="2012-11-19T09:04:00Z">
              <w:rPr>
                <w:i/>
                <w:color w:val="0000FF"/>
                <w:u w:val="single"/>
              </w:rPr>
            </w:rPrChange>
          </w:rPr>
          <w:fldChar w:fldCharType="end"/>
        </w:r>
        <w:r w:rsidRPr="00EE27B1">
          <w:rPr>
            <w:sz w:val="24"/>
            <w:szCs w:val="24"/>
            <w:rPrChange w:id="6186" w:author="Tre" w:date="2012-11-19T09:04:00Z">
              <w:rPr>
                <w:color w:val="0000FF"/>
                <w:u w:val="single"/>
              </w:rPr>
            </w:rPrChange>
          </w:rPr>
          <w:delText>” – [Cyberzen]</w:delText>
        </w:r>
      </w:del>
    </w:p>
    <w:p w:rsidR="001F7E3F" w:rsidRPr="00880A1F" w:rsidRDefault="00EE27B1">
      <w:pPr>
        <w:pStyle w:val="MatrixSuperfluous"/>
        <w:rPr>
          <w:del w:id="6187" w:author="frontdesk" w:date="2012-11-16T12:37:00Z"/>
          <w:sz w:val="24"/>
          <w:szCs w:val="24"/>
          <w:rPrChange w:id="6188" w:author="Tre" w:date="2012-11-19T09:04:00Z">
            <w:rPr>
              <w:del w:id="6189" w:author="frontdesk" w:date="2012-11-16T12:37:00Z"/>
            </w:rPr>
          </w:rPrChange>
        </w:rPr>
      </w:pPr>
      <w:del w:id="6190" w:author="frontdesk" w:date="2012-11-16T12:37:00Z">
        <w:r w:rsidRPr="00EE27B1">
          <w:rPr>
            <w:sz w:val="24"/>
            <w:szCs w:val="24"/>
            <w:rPrChange w:id="6191" w:author="Tre" w:date="2012-11-19T09:04:00Z">
              <w:rPr>
                <w:color w:val="0000FF"/>
                <w:u w:val="single"/>
              </w:rPr>
            </w:rPrChange>
          </w:rPr>
          <w:delText xml:space="preserve">(Rule Bender) </w:delText>
        </w:r>
        <w:r w:rsidRPr="00EE27B1" w:rsidDel="009F5790">
          <w:rPr>
            <w:i/>
            <w:sz w:val="24"/>
            <w:szCs w:val="24"/>
            <w:rPrChange w:id="6192" w:author="Tre" w:date="2012-11-19T09:04:00Z">
              <w:rPr>
                <w:i/>
                <w:color w:val="0000FF"/>
                <w:u w:val="single"/>
              </w:rPr>
            </w:rPrChange>
          </w:rPr>
          <w:fldChar w:fldCharType="begin"/>
        </w:r>
        <w:r w:rsidRPr="00EE27B1">
          <w:rPr>
            <w:i/>
            <w:sz w:val="24"/>
            <w:szCs w:val="24"/>
            <w:rPrChange w:id="6193" w:author="Tre" w:date="2012-11-19T09:04:00Z">
              <w:rPr>
                <w:i/>
                <w:color w:val="0000FF"/>
                <w:u w:val="single"/>
              </w:rPr>
            </w:rPrChange>
          </w:rPr>
          <w:delInstrText xml:space="preserve"> MERGEFIELD Rule_Bender_Description </w:delInstrText>
        </w:r>
        <w:r w:rsidRPr="00EE27B1" w:rsidDel="009F5790">
          <w:rPr>
            <w:i/>
            <w:sz w:val="24"/>
            <w:szCs w:val="24"/>
            <w:rPrChange w:id="6194" w:author="Tre" w:date="2012-11-19T09:04:00Z">
              <w:rPr>
                <w:i/>
                <w:color w:val="0000FF"/>
                <w:u w:val="single"/>
              </w:rPr>
            </w:rPrChange>
          </w:rPr>
          <w:fldChar w:fldCharType="separate"/>
        </w:r>
        <w:r w:rsidRPr="00EE27B1">
          <w:rPr>
            <w:i/>
            <w:noProof/>
            <w:sz w:val="24"/>
            <w:szCs w:val="24"/>
            <w:rPrChange w:id="6195" w:author="Tre" w:date="2012-11-19T09:04:00Z">
              <w:rPr>
                <w:i/>
                <w:noProof/>
                <w:color w:val="0000FF"/>
                <w:u w:val="single"/>
              </w:rPr>
            </w:rPrChange>
          </w:rPr>
          <w:delText>Character can read surface thoughts of other RSI’s. If the person actively resist having their mind read it makes the roll more difficult for the players. People can notice when someone is reading their thoughts. It feels like someone is holding your head</w:delText>
        </w:r>
        <w:r w:rsidRPr="00EE27B1" w:rsidDel="009F5790">
          <w:rPr>
            <w:i/>
            <w:sz w:val="24"/>
            <w:szCs w:val="24"/>
            <w:rPrChange w:id="6196" w:author="Tre" w:date="2012-11-19T09:04:00Z">
              <w:rPr>
                <w:i/>
                <w:color w:val="0000FF"/>
                <w:u w:val="single"/>
              </w:rPr>
            </w:rPrChange>
          </w:rPr>
          <w:fldChar w:fldCharType="end"/>
        </w:r>
      </w:del>
    </w:p>
    <w:p w:rsidR="001F7E3F" w:rsidRPr="00880A1F" w:rsidRDefault="00EE27B1">
      <w:pPr>
        <w:pStyle w:val="MatrixSuperfluous"/>
        <w:rPr>
          <w:del w:id="6197" w:author="frontdesk" w:date="2012-11-16T12:37:00Z"/>
          <w:sz w:val="24"/>
          <w:szCs w:val="24"/>
          <w:rPrChange w:id="6198" w:author="Tre" w:date="2012-11-19T09:04:00Z">
            <w:rPr>
              <w:del w:id="6199" w:author="frontdesk" w:date="2012-11-16T12:37:00Z"/>
            </w:rPr>
          </w:rPrChange>
        </w:rPr>
      </w:pPr>
      <w:del w:id="6200" w:author="frontdesk" w:date="2012-11-16T12:37:00Z">
        <w:r w:rsidRPr="00EE27B1">
          <w:rPr>
            <w:sz w:val="24"/>
            <w:szCs w:val="24"/>
            <w:rPrChange w:id="6201" w:author="Tre" w:date="2012-11-19T09:04:00Z">
              <w:rPr>
                <w:color w:val="0000FF"/>
                <w:u w:val="single"/>
              </w:rPr>
            </w:rPrChange>
          </w:rPr>
          <w:delText>(Rule Breaker)</w:delText>
        </w:r>
        <w:r w:rsidRPr="00EE27B1" w:rsidDel="009F5790">
          <w:rPr>
            <w:i/>
            <w:sz w:val="24"/>
            <w:szCs w:val="24"/>
            <w:rPrChange w:id="6202" w:author="Tre" w:date="2012-11-19T09:04:00Z">
              <w:rPr>
                <w:i/>
                <w:color w:val="0000FF"/>
                <w:u w:val="single"/>
              </w:rPr>
            </w:rPrChange>
          </w:rPr>
          <w:fldChar w:fldCharType="begin"/>
        </w:r>
        <w:r w:rsidRPr="00EE27B1">
          <w:rPr>
            <w:i/>
            <w:sz w:val="24"/>
            <w:szCs w:val="24"/>
            <w:rPrChange w:id="6203" w:author="Tre" w:date="2012-11-19T09:04:00Z">
              <w:rPr>
                <w:i/>
                <w:color w:val="0000FF"/>
                <w:u w:val="single"/>
              </w:rPr>
            </w:rPrChange>
          </w:rPr>
          <w:delInstrText xml:space="preserve"> MERGEFIELD Rule_Breaker_Description </w:delInstrText>
        </w:r>
        <w:r w:rsidRPr="00EE27B1" w:rsidDel="009F5790">
          <w:rPr>
            <w:i/>
            <w:sz w:val="24"/>
            <w:szCs w:val="24"/>
            <w:rPrChange w:id="6204" w:author="Tre" w:date="2012-11-19T09:04:00Z">
              <w:rPr>
                <w:i/>
                <w:color w:val="0000FF"/>
                <w:u w:val="single"/>
              </w:rPr>
            </w:rPrChange>
          </w:rPr>
          <w:fldChar w:fldCharType="separate"/>
        </w:r>
        <w:r w:rsidRPr="00EE27B1">
          <w:rPr>
            <w:i/>
            <w:noProof/>
            <w:sz w:val="24"/>
            <w:szCs w:val="24"/>
            <w:rPrChange w:id="6205" w:author="Tre" w:date="2012-11-19T09:04:00Z">
              <w:rPr>
                <w:i/>
                <w:noProof/>
                <w:color w:val="0000FF"/>
                <w:u w:val="single"/>
              </w:rPr>
            </w:rPrChange>
          </w:rPr>
          <w:delText>Characters can read any thoughts that the RSIs have. Even the person tries to hide a thought or memory they will be able unearth it with a little time and focus. This is limited to as many RSIs as their Matrix Feat.</w:delText>
        </w:r>
        <w:r w:rsidRPr="00EE27B1" w:rsidDel="009F5790">
          <w:rPr>
            <w:i/>
            <w:sz w:val="24"/>
            <w:szCs w:val="24"/>
            <w:rPrChange w:id="6206" w:author="Tre" w:date="2012-11-19T09:04:00Z">
              <w:rPr>
                <w:i/>
                <w:color w:val="0000FF"/>
                <w:u w:val="single"/>
              </w:rPr>
            </w:rPrChange>
          </w:rPr>
          <w:fldChar w:fldCharType="end"/>
        </w:r>
        <w:r w:rsidRPr="00EE27B1">
          <w:rPr>
            <w:sz w:val="24"/>
            <w:szCs w:val="24"/>
            <w:rPrChange w:id="6207" w:author="Tre" w:date="2012-11-19T09:04:00Z">
              <w:rPr>
                <w:color w:val="0000FF"/>
                <w:u w:val="single"/>
              </w:rPr>
            </w:rPrChange>
          </w:rPr>
          <w:delText xml:space="preserve"> </w:delText>
        </w:r>
        <w:r w:rsidRPr="00EE27B1" w:rsidDel="009F5790">
          <w:rPr>
            <w:sz w:val="24"/>
            <w:szCs w:val="24"/>
            <w:rPrChange w:id="6208" w:author="Tre" w:date="2012-11-19T09:04:00Z">
              <w:rPr>
                <w:color w:val="0000FF"/>
                <w:u w:val="single"/>
              </w:rPr>
            </w:rPrChange>
          </w:rPr>
          <w:fldChar w:fldCharType="begin"/>
        </w:r>
        <w:r w:rsidRPr="00EE27B1">
          <w:rPr>
            <w:sz w:val="24"/>
            <w:szCs w:val="24"/>
            <w:rPrChange w:id="6209" w:author="Tre" w:date="2012-11-19T09:04:00Z">
              <w:rPr>
                <w:color w:val="0000FF"/>
                <w:u w:val="single"/>
              </w:rPr>
            </w:rPrChange>
          </w:rPr>
          <w:delInstrText xml:space="preserve"> NEXT  \* MERGEFORMAT </w:delInstrText>
        </w:r>
        <w:r w:rsidRPr="00EE27B1" w:rsidDel="009F5790">
          <w:rPr>
            <w:sz w:val="24"/>
            <w:szCs w:val="24"/>
            <w:rPrChange w:id="6210" w:author="Tre" w:date="2012-11-19T09:04:00Z">
              <w:rPr>
                <w:color w:val="0000FF"/>
                <w:u w:val="single"/>
              </w:rPr>
            </w:rPrChange>
          </w:rPr>
          <w:fldChar w:fldCharType="end"/>
        </w:r>
      </w:del>
    </w:p>
    <w:p w:rsidR="001F7E3F" w:rsidRPr="00880A1F" w:rsidRDefault="001F7E3F">
      <w:pPr>
        <w:pStyle w:val="MatrixSuperfluous"/>
        <w:rPr>
          <w:del w:id="6211" w:author="frontdesk" w:date="2012-11-16T12:37:00Z"/>
          <w:sz w:val="24"/>
          <w:szCs w:val="24"/>
          <w:rPrChange w:id="6212" w:author="Tre" w:date="2012-11-19T09:04:00Z">
            <w:rPr>
              <w:del w:id="6213" w:author="frontdesk" w:date="2012-11-16T12:37:00Z"/>
            </w:rPr>
          </w:rPrChange>
        </w:rPr>
      </w:pPr>
    </w:p>
    <w:p w:rsidR="001F7E3F" w:rsidRPr="00880A1F" w:rsidRDefault="00EE27B1">
      <w:pPr>
        <w:pStyle w:val="MatrixSuperfluous"/>
        <w:rPr>
          <w:del w:id="6214" w:author="frontdesk" w:date="2012-11-16T12:37:00Z"/>
          <w:sz w:val="24"/>
          <w:szCs w:val="24"/>
          <w:rPrChange w:id="6215" w:author="Tre" w:date="2012-11-19T09:04:00Z">
            <w:rPr>
              <w:del w:id="6216" w:author="frontdesk" w:date="2012-11-16T12:37:00Z"/>
            </w:rPr>
          </w:rPrChange>
        </w:rPr>
      </w:pPr>
      <w:del w:id="6217" w:author="frontdesk" w:date="2012-11-16T12:37:00Z">
        <w:r w:rsidRPr="00EE27B1">
          <w:rPr>
            <w:sz w:val="24"/>
            <w:szCs w:val="24"/>
            <w:rPrChange w:id="6218" w:author="Tre" w:date="2012-11-19T09:04:00Z">
              <w:rPr>
                <w:color w:val="0000FF"/>
                <w:u w:val="single"/>
              </w:rPr>
            </w:rPrChange>
          </w:rPr>
          <w:delText>Matrix Feat “</w:delText>
        </w:r>
        <w:r w:rsidRPr="00EE27B1" w:rsidDel="009F5790">
          <w:rPr>
            <w:i/>
            <w:sz w:val="24"/>
            <w:szCs w:val="24"/>
            <w:rPrChange w:id="6219" w:author="Tre" w:date="2012-11-19T09:04:00Z">
              <w:rPr>
                <w:i/>
                <w:color w:val="0000FF"/>
                <w:u w:val="single"/>
              </w:rPr>
            </w:rPrChange>
          </w:rPr>
          <w:fldChar w:fldCharType="begin"/>
        </w:r>
        <w:r w:rsidRPr="00EE27B1">
          <w:rPr>
            <w:i/>
            <w:sz w:val="24"/>
            <w:szCs w:val="24"/>
            <w:rPrChange w:id="6220" w:author="Tre" w:date="2012-11-19T09:04:00Z">
              <w:rPr>
                <w:i/>
                <w:color w:val="0000FF"/>
                <w:u w:val="single"/>
              </w:rPr>
            </w:rPrChange>
          </w:rPr>
          <w:delInstrText xml:space="preserve"> MERGEFIELD Skill </w:delInstrText>
        </w:r>
        <w:r w:rsidRPr="00EE27B1" w:rsidDel="009F5790">
          <w:rPr>
            <w:i/>
            <w:sz w:val="24"/>
            <w:szCs w:val="24"/>
            <w:rPrChange w:id="6221" w:author="Tre" w:date="2012-11-19T09:04:00Z">
              <w:rPr>
                <w:i/>
                <w:color w:val="0000FF"/>
                <w:u w:val="single"/>
              </w:rPr>
            </w:rPrChange>
          </w:rPr>
          <w:fldChar w:fldCharType="separate"/>
        </w:r>
        <w:r w:rsidRPr="00EE27B1">
          <w:rPr>
            <w:i/>
            <w:noProof/>
            <w:sz w:val="24"/>
            <w:szCs w:val="24"/>
            <w:rPrChange w:id="6222" w:author="Tre" w:date="2012-11-19T09:04:00Z">
              <w:rPr>
                <w:i/>
                <w:noProof/>
                <w:color w:val="0000FF"/>
                <w:u w:val="single"/>
              </w:rPr>
            </w:rPrChange>
          </w:rPr>
          <w:delText>Teleportation</w:delText>
        </w:r>
        <w:r w:rsidRPr="00EE27B1" w:rsidDel="009F5790">
          <w:rPr>
            <w:i/>
            <w:sz w:val="24"/>
            <w:szCs w:val="24"/>
            <w:rPrChange w:id="6223" w:author="Tre" w:date="2012-11-19T09:04:00Z">
              <w:rPr>
                <w:i/>
                <w:color w:val="0000FF"/>
                <w:u w:val="single"/>
              </w:rPr>
            </w:rPrChange>
          </w:rPr>
          <w:fldChar w:fldCharType="end"/>
        </w:r>
        <w:r w:rsidRPr="00EE27B1">
          <w:rPr>
            <w:sz w:val="24"/>
            <w:szCs w:val="24"/>
            <w:rPrChange w:id="6224" w:author="Tre" w:date="2012-11-19T09:04:00Z">
              <w:rPr>
                <w:color w:val="0000FF"/>
                <w:u w:val="single"/>
              </w:rPr>
            </w:rPrChange>
          </w:rPr>
          <w:delText>” – [Cyberzen]</w:delText>
        </w:r>
      </w:del>
    </w:p>
    <w:p w:rsidR="001F7E3F" w:rsidRPr="00880A1F" w:rsidRDefault="00EE27B1">
      <w:pPr>
        <w:pStyle w:val="MatrixSuperfluous"/>
        <w:rPr>
          <w:del w:id="6225" w:author="frontdesk" w:date="2012-11-16T12:37:00Z"/>
          <w:sz w:val="24"/>
          <w:szCs w:val="24"/>
          <w:rPrChange w:id="6226" w:author="Tre" w:date="2012-11-19T09:04:00Z">
            <w:rPr>
              <w:del w:id="6227" w:author="frontdesk" w:date="2012-11-16T12:37:00Z"/>
            </w:rPr>
          </w:rPrChange>
        </w:rPr>
      </w:pPr>
      <w:del w:id="6228" w:author="frontdesk" w:date="2012-11-16T12:37:00Z">
        <w:r w:rsidRPr="00EE27B1">
          <w:rPr>
            <w:sz w:val="24"/>
            <w:szCs w:val="24"/>
            <w:rPrChange w:id="6229" w:author="Tre" w:date="2012-11-19T09:04:00Z">
              <w:rPr>
                <w:color w:val="0000FF"/>
                <w:u w:val="single"/>
              </w:rPr>
            </w:rPrChange>
          </w:rPr>
          <w:delText xml:space="preserve">(Rule Bender) </w:delText>
        </w:r>
        <w:r w:rsidRPr="00EE27B1" w:rsidDel="009F5790">
          <w:rPr>
            <w:i/>
            <w:sz w:val="24"/>
            <w:szCs w:val="24"/>
            <w:rPrChange w:id="6230" w:author="Tre" w:date="2012-11-19T09:04:00Z">
              <w:rPr>
                <w:i/>
                <w:color w:val="0000FF"/>
                <w:u w:val="single"/>
              </w:rPr>
            </w:rPrChange>
          </w:rPr>
          <w:fldChar w:fldCharType="begin"/>
        </w:r>
        <w:r w:rsidRPr="00EE27B1">
          <w:rPr>
            <w:i/>
            <w:sz w:val="24"/>
            <w:szCs w:val="24"/>
            <w:rPrChange w:id="6231" w:author="Tre" w:date="2012-11-19T09:04:00Z">
              <w:rPr>
                <w:i/>
                <w:color w:val="0000FF"/>
                <w:u w:val="single"/>
              </w:rPr>
            </w:rPrChange>
          </w:rPr>
          <w:delInstrText xml:space="preserve"> MERGEFIELD Rule_Bender_Description </w:delInstrText>
        </w:r>
        <w:r w:rsidRPr="00EE27B1" w:rsidDel="009F5790">
          <w:rPr>
            <w:i/>
            <w:sz w:val="24"/>
            <w:szCs w:val="24"/>
            <w:rPrChange w:id="6232" w:author="Tre" w:date="2012-11-19T09:04:00Z">
              <w:rPr>
                <w:i/>
                <w:color w:val="0000FF"/>
                <w:u w:val="single"/>
              </w:rPr>
            </w:rPrChange>
          </w:rPr>
          <w:fldChar w:fldCharType="separate"/>
        </w:r>
        <w:r w:rsidRPr="00EE27B1">
          <w:rPr>
            <w:i/>
            <w:noProof/>
            <w:sz w:val="24"/>
            <w:szCs w:val="24"/>
            <w:rPrChange w:id="6233" w:author="Tre" w:date="2012-11-19T09:04:00Z">
              <w:rPr>
                <w:i/>
                <w:noProof/>
                <w:color w:val="0000FF"/>
                <w:u w:val="single"/>
              </w:rPr>
            </w:rPrChange>
          </w:rPr>
          <w:delText>Character can teleport very limited distances. Basically if they can see it they can teleport there.</w:delText>
        </w:r>
        <w:r w:rsidRPr="00EE27B1" w:rsidDel="009F5790">
          <w:rPr>
            <w:i/>
            <w:sz w:val="24"/>
            <w:szCs w:val="24"/>
            <w:rPrChange w:id="6234" w:author="Tre" w:date="2012-11-19T09:04:00Z">
              <w:rPr>
                <w:i/>
                <w:color w:val="0000FF"/>
                <w:u w:val="single"/>
              </w:rPr>
            </w:rPrChange>
          </w:rPr>
          <w:fldChar w:fldCharType="end"/>
        </w:r>
      </w:del>
    </w:p>
    <w:p w:rsidR="001F7E3F" w:rsidRPr="00880A1F" w:rsidRDefault="00EE27B1">
      <w:pPr>
        <w:pStyle w:val="MatrixSuperfluous"/>
        <w:rPr>
          <w:del w:id="6235" w:author="frontdesk" w:date="2012-11-16T12:37:00Z"/>
          <w:sz w:val="24"/>
          <w:szCs w:val="24"/>
          <w:rPrChange w:id="6236" w:author="Tre" w:date="2012-11-19T09:04:00Z">
            <w:rPr>
              <w:del w:id="6237" w:author="frontdesk" w:date="2012-11-16T12:37:00Z"/>
            </w:rPr>
          </w:rPrChange>
        </w:rPr>
      </w:pPr>
      <w:del w:id="6238" w:author="frontdesk" w:date="2012-11-16T12:37:00Z">
        <w:r w:rsidRPr="00EE27B1">
          <w:rPr>
            <w:sz w:val="24"/>
            <w:szCs w:val="24"/>
            <w:rPrChange w:id="6239" w:author="Tre" w:date="2012-11-19T09:04:00Z">
              <w:rPr>
                <w:color w:val="0000FF"/>
                <w:u w:val="single"/>
              </w:rPr>
            </w:rPrChange>
          </w:rPr>
          <w:delText>(Rule Breaker)</w:delText>
        </w:r>
        <w:r w:rsidRPr="00EE27B1" w:rsidDel="009F5790">
          <w:rPr>
            <w:i/>
            <w:sz w:val="24"/>
            <w:szCs w:val="24"/>
            <w:rPrChange w:id="6240" w:author="Tre" w:date="2012-11-19T09:04:00Z">
              <w:rPr>
                <w:i/>
                <w:color w:val="0000FF"/>
                <w:u w:val="single"/>
              </w:rPr>
            </w:rPrChange>
          </w:rPr>
          <w:fldChar w:fldCharType="begin"/>
        </w:r>
        <w:r w:rsidRPr="00EE27B1">
          <w:rPr>
            <w:i/>
            <w:sz w:val="24"/>
            <w:szCs w:val="24"/>
            <w:rPrChange w:id="6241" w:author="Tre" w:date="2012-11-19T09:04:00Z">
              <w:rPr>
                <w:i/>
                <w:color w:val="0000FF"/>
                <w:u w:val="single"/>
              </w:rPr>
            </w:rPrChange>
          </w:rPr>
          <w:delInstrText xml:space="preserve"> MERGEFIELD Rule_Breaker_Description </w:delInstrText>
        </w:r>
        <w:r w:rsidRPr="00EE27B1" w:rsidDel="009F5790">
          <w:rPr>
            <w:i/>
            <w:sz w:val="24"/>
            <w:szCs w:val="24"/>
            <w:rPrChange w:id="6242" w:author="Tre" w:date="2012-11-19T09:04:00Z">
              <w:rPr>
                <w:i/>
                <w:color w:val="0000FF"/>
                <w:u w:val="single"/>
              </w:rPr>
            </w:rPrChange>
          </w:rPr>
          <w:fldChar w:fldCharType="separate"/>
        </w:r>
        <w:r w:rsidRPr="00EE27B1">
          <w:rPr>
            <w:i/>
            <w:noProof/>
            <w:sz w:val="24"/>
            <w:szCs w:val="24"/>
            <w:rPrChange w:id="6243" w:author="Tre" w:date="2012-11-19T09:04:00Z">
              <w:rPr>
                <w:i/>
                <w:noProof/>
                <w:color w:val="0000FF"/>
                <w:u w:val="single"/>
              </w:rPr>
            </w:rPrChange>
          </w:rPr>
          <w:delText>Can teleport to any destination in the Matrix.</w:delText>
        </w:r>
        <w:r w:rsidRPr="00EE27B1" w:rsidDel="009F5790">
          <w:rPr>
            <w:i/>
            <w:sz w:val="24"/>
            <w:szCs w:val="24"/>
            <w:rPrChange w:id="6244" w:author="Tre" w:date="2012-11-19T09:04:00Z">
              <w:rPr>
                <w:i/>
                <w:color w:val="0000FF"/>
                <w:u w:val="single"/>
              </w:rPr>
            </w:rPrChange>
          </w:rPr>
          <w:fldChar w:fldCharType="end"/>
        </w:r>
        <w:r w:rsidRPr="00EE27B1">
          <w:rPr>
            <w:sz w:val="24"/>
            <w:szCs w:val="24"/>
            <w:rPrChange w:id="6245" w:author="Tre" w:date="2012-11-19T09:04:00Z">
              <w:rPr>
                <w:color w:val="0000FF"/>
                <w:u w:val="single"/>
              </w:rPr>
            </w:rPrChange>
          </w:rPr>
          <w:delText xml:space="preserve"> </w:delText>
        </w:r>
        <w:r w:rsidRPr="00EE27B1" w:rsidDel="009F5790">
          <w:rPr>
            <w:sz w:val="24"/>
            <w:szCs w:val="24"/>
            <w:rPrChange w:id="6246" w:author="Tre" w:date="2012-11-19T09:04:00Z">
              <w:rPr>
                <w:color w:val="0000FF"/>
                <w:u w:val="single"/>
              </w:rPr>
            </w:rPrChange>
          </w:rPr>
          <w:fldChar w:fldCharType="begin"/>
        </w:r>
        <w:r w:rsidRPr="00EE27B1">
          <w:rPr>
            <w:sz w:val="24"/>
            <w:szCs w:val="24"/>
            <w:rPrChange w:id="6247" w:author="Tre" w:date="2012-11-19T09:04:00Z">
              <w:rPr>
                <w:color w:val="0000FF"/>
                <w:u w:val="single"/>
              </w:rPr>
            </w:rPrChange>
          </w:rPr>
          <w:delInstrText xml:space="preserve"> NEXT  \* MERGEFORMAT </w:delInstrText>
        </w:r>
        <w:r w:rsidRPr="00EE27B1" w:rsidDel="009F5790">
          <w:rPr>
            <w:sz w:val="24"/>
            <w:szCs w:val="24"/>
            <w:rPrChange w:id="6248" w:author="Tre" w:date="2012-11-19T09:04:00Z">
              <w:rPr>
                <w:color w:val="0000FF"/>
                <w:u w:val="single"/>
              </w:rPr>
            </w:rPrChange>
          </w:rPr>
          <w:fldChar w:fldCharType="end"/>
        </w:r>
      </w:del>
    </w:p>
    <w:p w:rsidR="001F7E3F" w:rsidRPr="00880A1F" w:rsidRDefault="001F7E3F">
      <w:pPr>
        <w:pStyle w:val="MatrixSuperfluous"/>
        <w:rPr>
          <w:del w:id="6249" w:author="frontdesk" w:date="2012-11-16T12:37:00Z"/>
          <w:sz w:val="24"/>
          <w:szCs w:val="24"/>
          <w:rPrChange w:id="6250" w:author="Tre" w:date="2012-11-19T09:04:00Z">
            <w:rPr>
              <w:del w:id="6251" w:author="frontdesk" w:date="2012-11-16T12:37:00Z"/>
            </w:rPr>
          </w:rPrChange>
        </w:rPr>
      </w:pPr>
    </w:p>
    <w:p w:rsidR="001F7E3F" w:rsidRPr="00880A1F" w:rsidRDefault="00EE27B1">
      <w:pPr>
        <w:pStyle w:val="MatrixSuperfluous"/>
        <w:rPr>
          <w:del w:id="6252" w:author="frontdesk" w:date="2012-11-16T12:37:00Z"/>
          <w:sz w:val="24"/>
          <w:szCs w:val="24"/>
          <w:rPrChange w:id="6253" w:author="Tre" w:date="2012-11-19T09:04:00Z">
            <w:rPr>
              <w:del w:id="6254" w:author="frontdesk" w:date="2012-11-16T12:37:00Z"/>
            </w:rPr>
          </w:rPrChange>
        </w:rPr>
      </w:pPr>
      <w:del w:id="6255" w:author="frontdesk" w:date="2012-11-16T12:37:00Z">
        <w:r w:rsidRPr="00EE27B1">
          <w:rPr>
            <w:sz w:val="24"/>
            <w:szCs w:val="24"/>
            <w:rPrChange w:id="6256" w:author="Tre" w:date="2012-11-19T09:04:00Z">
              <w:rPr>
                <w:color w:val="0000FF"/>
                <w:u w:val="single"/>
              </w:rPr>
            </w:rPrChange>
          </w:rPr>
          <w:delText>Matrix Feat “</w:delText>
        </w:r>
        <w:r w:rsidRPr="00EE27B1" w:rsidDel="009F5790">
          <w:rPr>
            <w:i/>
            <w:sz w:val="24"/>
            <w:szCs w:val="24"/>
            <w:rPrChange w:id="6257" w:author="Tre" w:date="2012-11-19T09:04:00Z">
              <w:rPr>
                <w:i/>
                <w:color w:val="0000FF"/>
                <w:u w:val="single"/>
              </w:rPr>
            </w:rPrChange>
          </w:rPr>
          <w:fldChar w:fldCharType="begin"/>
        </w:r>
        <w:r w:rsidRPr="00EE27B1">
          <w:rPr>
            <w:i/>
            <w:sz w:val="24"/>
            <w:szCs w:val="24"/>
            <w:rPrChange w:id="6258" w:author="Tre" w:date="2012-11-19T09:04:00Z">
              <w:rPr>
                <w:i/>
                <w:color w:val="0000FF"/>
                <w:u w:val="single"/>
              </w:rPr>
            </w:rPrChange>
          </w:rPr>
          <w:delInstrText xml:space="preserve"> MERGEFIELD Skill </w:delInstrText>
        </w:r>
        <w:r w:rsidRPr="00EE27B1" w:rsidDel="009F5790">
          <w:rPr>
            <w:i/>
            <w:sz w:val="24"/>
            <w:szCs w:val="24"/>
            <w:rPrChange w:id="6259" w:author="Tre" w:date="2012-11-19T09:04:00Z">
              <w:rPr>
                <w:i/>
                <w:color w:val="0000FF"/>
                <w:u w:val="single"/>
              </w:rPr>
            </w:rPrChange>
          </w:rPr>
          <w:fldChar w:fldCharType="separate"/>
        </w:r>
        <w:r w:rsidRPr="00EE27B1">
          <w:rPr>
            <w:i/>
            <w:noProof/>
            <w:sz w:val="24"/>
            <w:szCs w:val="24"/>
            <w:rPrChange w:id="6260" w:author="Tre" w:date="2012-11-19T09:04:00Z">
              <w:rPr>
                <w:i/>
                <w:noProof/>
                <w:color w:val="0000FF"/>
                <w:u w:val="single"/>
              </w:rPr>
            </w:rPrChange>
          </w:rPr>
          <w:delText>Time Slow</w:delText>
        </w:r>
        <w:r w:rsidRPr="00EE27B1" w:rsidDel="009F5790">
          <w:rPr>
            <w:i/>
            <w:sz w:val="24"/>
            <w:szCs w:val="24"/>
            <w:rPrChange w:id="6261" w:author="Tre" w:date="2012-11-19T09:04:00Z">
              <w:rPr>
                <w:i/>
                <w:color w:val="0000FF"/>
                <w:u w:val="single"/>
              </w:rPr>
            </w:rPrChange>
          </w:rPr>
          <w:fldChar w:fldCharType="end"/>
        </w:r>
        <w:r w:rsidRPr="00EE27B1">
          <w:rPr>
            <w:sz w:val="24"/>
            <w:szCs w:val="24"/>
            <w:rPrChange w:id="6262" w:author="Tre" w:date="2012-11-19T09:04:00Z">
              <w:rPr>
                <w:color w:val="0000FF"/>
                <w:u w:val="single"/>
              </w:rPr>
            </w:rPrChange>
          </w:rPr>
          <w:delText>” – [Cyberzen]</w:delText>
        </w:r>
      </w:del>
    </w:p>
    <w:p w:rsidR="001F7E3F" w:rsidRPr="00880A1F" w:rsidRDefault="00EE27B1">
      <w:pPr>
        <w:pStyle w:val="MatrixSuperfluous"/>
        <w:rPr>
          <w:del w:id="6263" w:author="frontdesk" w:date="2012-11-16T12:37:00Z"/>
          <w:sz w:val="24"/>
          <w:szCs w:val="24"/>
          <w:rPrChange w:id="6264" w:author="Tre" w:date="2012-11-19T09:04:00Z">
            <w:rPr>
              <w:del w:id="6265" w:author="frontdesk" w:date="2012-11-16T12:37:00Z"/>
            </w:rPr>
          </w:rPrChange>
        </w:rPr>
      </w:pPr>
      <w:del w:id="6266" w:author="frontdesk" w:date="2012-11-16T12:37:00Z">
        <w:r w:rsidRPr="00EE27B1">
          <w:rPr>
            <w:sz w:val="24"/>
            <w:szCs w:val="24"/>
            <w:rPrChange w:id="6267" w:author="Tre" w:date="2012-11-19T09:04:00Z">
              <w:rPr>
                <w:color w:val="0000FF"/>
                <w:u w:val="single"/>
              </w:rPr>
            </w:rPrChange>
          </w:rPr>
          <w:delText xml:space="preserve">(Rule Bender) </w:delText>
        </w:r>
        <w:r w:rsidRPr="00EE27B1" w:rsidDel="009F5790">
          <w:rPr>
            <w:i/>
            <w:sz w:val="24"/>
            <w:szCs w:val="24"/>
            <w:rPrChange w:id="6268" w:author="Tre" w:date="2012-11-19T09:04:00Z">
              <w:rPr>
                <w:i/>
                <w:color w:val="0000FF"/>
                <w:u w:val="single"/>
              </w:rPr>
            </w:rPrChange>
          </w:rPr>
          <w:fldChar w:fldCharType="begin"/>
        </w:r>
        <w:r w:rsidRPr="00EE27B1">
          <w:rPr>
            <w:i/>
            <w:sz w:val="24"/>
            <w:szCs w:val="24"/>
            <w:rPrChange w:id="6269" w:author="Tre" w:date="2012-11-19T09:04:00Z">
              <w:rPr>
                <w:i/>
                <w:color w:val="0000FF"/>
                <w:u w:val="single"/>
              </w:rPr>
            </w:rPrChange>
          </w:rPr>
          <w:delInstrText xml:space="preserve"> MERGEFIELD Rule_Bender_Description </w:delInstrText>
        </w:r>
        <w:r w:rsidRPr="00EE27B1" w:rsidDel="009F5790">
          <w:rPr>
            <w:i/>
            <w:sz w:val="24"/>
            <w:szCs w:val="24"/>
            <w:rPrChange w:id="6270" w:author="Tre" w:date="2012-11-19T09:04:00Z">
              <w:rPr>
                <w:i/>
                <w:color w:val="0000FF"/>
                <w:u w:val="single"/>
              </w:rPr>
            </w:rPrChange>
          </w:rPr>
          <w:fldChar w:fldCharType="separate"/>
        </w:r>
        <w:r w:rsidRPr="00EE27B1">
          <w:rPr>
            <w:i/>
            <w:noProof/>
            <w:sz w:val="24"/>
            <w:szCs w:val="24"/>
            <w:rPrChange w:id="6271" w:author="Tre" w:date="2012-11-19T09:04:00Z">
              <w:rPr>
                <w:i/>
                <w:noProof/>
                <w:color w:val="0000FF"/>
                <w:u w:val="single"/>
              </w:rPr>
            </w:rPrChange>
          </w:rPr>
          <w:delText>For limited periods the character can slow down one object or person in the area. Usually when the character is in combat or in danger they pick one object or person to slow down. The object is slowed down for everyone not just to the RSI with the Matrix</w:delText>
        </w:r>
        <w:r w:rsidRPr="00EE27B1" w:rsidDel="009F5790">
          <w:rPr>
            <w:i/>
            <w:sz w:val="24"/>
            <w:szCs w:val="24"/>
            <w:rPrChange w:id="6272" w:author="Tre" w:date="2012-11-19T09:04:00Z">
              <w:rPr>
                <w:i/>
                <w:color w:val="0000FF"/>
                <w:u w:val="single"/>
              </w:rPr>
            </w:rPrChange>
          </w:rPr>
          <w:fldChar w:fldCharType="end"/>
        </w:r>
      </w:del>
    </w:p>
    <w:p w:rsidR="001F7E3F" w:rsidRPr="00880A1F" w:rsidRDefault="00EE27B1">
      <w:pPr>
        <w:pStyle w:val="MatrixSuperfluous"/>
        <w:rPr>
          <w:del w:id="6273" w:author="frontdesk" w:date="2012-11-16T12:37:00Z"/>
          <w:sz w:val="24"/>
          <w:szCs w:val="24"/>
          <w:rPrChange w:id="6274" w:author="Tre" w:date="2012-11-19T09:04:00Z">
            <w:rPr>
              <w:del w:id="6275" w:author="frontdesk" w:date="2012-11-16T12:37:00Z"/>
            </w:rPr>
          </w:rPrChange>
        </w:rPr>
      </w:pPr>
      <w:del w:id="6276" w:author="frontdesk" w:date="2012-11-16T12:37:00Z">
        <w:r w:rsidRPr="00EE27B1">
          <w:rPr>
            <w:sz w:val="24"/>
            <w:szCs w:val="24"/>
            <w:rPrChange w:id="6277" w:author="Tre" w:date="2012-11-19T09:04:00Z">
              <w:rPr>
                <w:color w:val="0000FF"/>
                <w:u w:val="single"/>
              </w:rPr>
            </w:rPrChange>
          </w:rPr>
          <w:delText>(Rule Breaker)</w:delText>
        </w:r>
        <w:r w:rsidRPr="00EE27B1" w:rsidDel="009F5790">
          <w:rPr>
            <w:i/>
            <w:sz w:val="24"/>
            <w:szCs w:val="24"/>
            <w:rPrChange w:id="6278" w:author="Tre" w:date="2012-11-19T09:04:00Z">
              <w:rPr>
                <w:i/>
                <w:color w:val="0000FF"/>
                <w:u w:val="single"/>
              </w:rPr>
            </w:rPrChange>
          </w:rPr>
          <w:fldChar w:fldCharType="begin"/>
        </w:r>
        <w:r w:rsidRPr="00EE27B1">
          <w:rPr>
            <w:i/>
            <w:sz w:val="24"/>
            <w:szCs w:val="24"/>
            <w:rPrChange w:id="6279" w:author="Tre" w:date="2012-11-19T09:04:00Z">
              <w:rPr>
                <w:i/>
                <w:color w:val="0000FF"/>
                <w:u w:val="single"/>
              </w:rPr>
            </w:rPrChange>
          </w:rPr>
          <w:delInstrText xml:space="preserve"> MERGEFIELD Rule_Breaker_Description </w:delInstrText>
        </w:r>
        <w:r w:rsidRPr="00EE27B1" w:rsidDel="009F5790">
          <w:rPr>
            <w:i/>
            <w:sz w:val="24"/>
            <w:szCs w:val="24"/>
            <w:rPrChange w:id="6280" w:author="Tre" w:date="2012-11-19T09:04:00Z">
              <w:rPr>
                <w:i/>
                <w:color w:val="0000FF"/>
                <w:u w:val="single"/>
              </w:rPr>
            </w:rPrChange>
          </w:rPr>
          <w:fldChar w:fldCharType="separate"/>
        </w:r>
        <w:r w:rsidRPr="00EE27B1">
          <w:rPr>
            <w:i/>
            <w:noProof/>
            <w:sz w:val="24"/>
            <w:szCs w:val="24"/>
            <w:rPrChange w:id="6281" w:author="Tre" w:date="2012-11-19T09:04:00Z">
              <w:rPr>
                <w:i/>
                <w:noProof/>
                <w:color w:val="0000FF"/>
                <w:u w:val="single"/>
              </w:rPr>
            </w:rPrChange>
          </w:rPr>
          <w:delText>With the Gift, the character can slow down the actions of everyone else around them, making the player appear to move faster than everyone else.</w:delText>
        </w:r>
        <w:r w:rsidRPr="00EE27B1" w:rsidDel="009F5790">
          <w:rPr>
            <w:i/>
            <w:sz w:val="24"/>
            <w:szCs w:val="24"/>
            <w:rPrChange w:id="6282" w:author="Tre" w:date="2012-11-19T09:04:00Z">
              <w:rPr>
                <w:i/>
                <w:color w:val="0000FF"/>
                <w:u w:val="single"/>
              </w:rPr>
            </w:rPrChange>
          </w:rPr>
          <w:fldChar w:fldCharType="end"/>
        </w:r>
        <w:r w:rsidRPr="00EE27B1">
          <w:rPr>
            <w:sz w:val="24"/>
            <w:szCs w:val="24"/>
            <w:rPrChange w:id="6283" w:author="Tre" w:date="2012-11-19T09:04:00Z">
              <w:rPr>
                <w:color w:val="0000FF"/>
                <w:u w:val="single"/>
              </w:rPr>
            </w:rPrChange>
          </w:rPr>
          <w:delText xml:space="preserve"> </w:delText>
        </w:r>
        <w:r w:rsidRPr="00EE27B1" w:rsidDel="009F5790">
          <w:rPr>
            <w:sz w:val="24"/>
            <w:szCs w:val="24"/>
            <w:rPrChange w:id="6284" w:author="Tre" w:date="2012-11-19T09:04:00Z">
              <w:rPr>
                <w:color w:val="0000FF"/>
                <w:u w:val="single"/>
              </w:rPr>
            </w:rPrChange>
          </w:rPr>
          <w:fldChar w:fldCharType="begin"/>
        </w:r>
        <w:r w:rsidRPr="00EE27B1">
          <w:rPr>
            <w:sz w:val="24"/>
            <w:szCs w:val="24"/>
            <w:rPrChange w:id="6285" w:author="Tre" w:date="2012-11-19T09:04:00Z">
              <w:rPr>
                <w:color w:val="0000FF"/>
                <w:u w:val="single"/>
              </w:rPr>
            </w:rPrChange>
          </w:rPr>
          <w:delInstrText xml:space="preserve"> NEXT  \* MERGEFORMAT </w:delInstrText>
        </w:r>
        <w:r w:rsidRPr="00EE27B1" w:rsidDel="009F5790">
          <w:rPr>
            <w:sz w:val="24"/>
            <w:szCs w:val="24"/>
            <w:rPrChange w:id="6286" w:author="Tre" w:date="2012-11-19T09:04:00Z">
              <w:rPr>
                <w:color w:val="0000FF"/>
                <w:u w:val="single"/>
              </w:rPr>
            </w:rPrChange>
          </w:rPr>
          <w:fldChar w:fldCharType="end"/>
        </w:r>
      </w:del>
    </w:p>
    <w:p w:rsidR="001F7E3F" w:rsidRPr="00880A1F" w:rsidRDefault="001F7E3F">
      <w:pPr>
        <w:pStyle w:val="MatrixSuperfluous"/>
        <w:rPr>
          <w:del w:id="6287" w:author="frontdesk" w:date="2012-11-16T12:37:00Z"/>
          <w:sz w:val="24"/>
          <w:szCs w:val="24"/>
          <w:rPrChange w:id="6288" w:author="Tre" w:date="2012-11-19T09:04:00Z">
            <w:rPr>
              <w:del w:id="6289" w:author="frontdesk" w:date="2012-11-16T12:37:00Z"/>
            </w:rPr>
          </w:rPrChange>
        </w:rPr>
      </w:pPr>
    </w:p>
    <w:p w:rsidR="001F7E3F" w:rsidRPr="00880A1F" w:rsidRDefault="00EE27B1">
      <w:pPr>
        <w:pStyle w:val="MatrixSuperfluous"/>
        <w:rPr>
          <w:del w:id="6290" w:author="frontdesk" w:date="2012-11-16T12:37:00Z"/>
          <w:sz w:val="24"/>
          <w:szCs w:val="24"/>
          <w:rPrChange w:id="6291" w:author="Tre" w:date="2012-11-19T09:04:00Z">
            <w:rPr>
              <w:del w:id="6292" w:author="frontdesk" w:date="2012-11-16T12:37:00Z"/>
            </w:rPr>
          </w:rPrChange>
        </w:rPr>
      </w:pPr>
      <w:del w:id="6293" w:author="frontdesk" w:date="2012-11-16T12:37:00Z">
        <w:r w:rsidRPr="00EE27B1">
          <w:rPr>
            <w:sz w:val="24"/>
            <w:szCs w:val="24"/>
            <w:rPrChange w:id="6294" w:author="Tre" w:date="2012-11-19T09:04:00Z">
              <w:rPr>
                <w:color w:val="0000FF"/>
                <w:u w:val="single"/>
              </w:rPr>
            </w:rPrChange>
          </w:rPr>
          <w:delText>Matrix Feat “</w:delText>
        </w:r>
        <w:r w:rsidRPr="00EE27B1" w:rsidDel="009F5790">
          <w:rPr>
            <w:i/>
            <w:sz w:val="24"/>
            <w:szCs w:val="24"/>
            <w:rPrChange w:id="6295" w:author="Tre" w:date="2012-11-19T09:04:00Z">
              <w:rPr>
                <w:i/>
                <w:color w:val="0000FF"/>
                <w:u w:val="single"/>
              </w:rPr>
            </w:rPrChange>
          </w:rPr>
          <w:fldChar w:fldCharType="begin"/>
        </w:r>
        <w:r w:rsidRPr="00EE27B1">
          <w:rPr>
            <w:i/>
            <w:sz w:val="24"/>
            <w:szCs w:val="24"/>
            <w:rPrChange w:id="6296" w:author="Tre" w:date="2012-11-19T09:04:00Z">
              <w:rPr>
                <w:i/>
                <w:color w:val="0000FF"/>
                <w:u w:val="single"/>
              </w:rPr>
            </w:rPrChange>
          </w:rPr>
          <w:delInstrText xml:space="preserve"> MERGEFIELD Skill </w:delInstrText>
        </w:r>
        <w:r w:rsidRPr="00EE27B1" w:rsidDel="009F5790">
          <w:rPr>
            <w:i/>
            <w:sz w:val="24"/>
            <w:szCs w:val="24"/>
            <w:rPrChange w:id="6297" w:author="Tre" w:date="2012-11-19T09:04:00Z">
              <w:rPr>
                <w:i/>
                <w:color w:val="0000FF"/>
                <w:u w:val="single"/>
              </w:rPr>
            </w:rPrChange>
          </w:rPr>
          <w:fldChar w:fldCharType="separate"/>
        </w:r>
        <w:r w:rsidRPr="00EE27B1">
          <w:rPr>
            <w:i/>
            <w:noProof/>
            <w:sz w:val="24"/>
            <w:szCs w:val="24"/>
            <w:rPrChange w:id="6298" w:author="Tre" w:date="2012-11-19T09:04:00Z">
              <w:rPr>
                <w:i/>
                <w:noProof/>
                <w:color w:val="0000FF"/>
                <w:u w:val="single"/>
              </w:rPr>
            </w:rPrChange>
          </w:rPr>
          <w:delText>True Sight</w:delText>
        </w:r>
        <w:r w:rsidRPr="00EE27B1" w:rsidDel="009F5790">
          <w:rPr>
            <w:i/>
            <w:sz w:val="24"/>
            <w:szCs w:val="24"/>
            <w:rPrChange w:id="6299" w:author="Tre" w:date="2012-11-19T09:04:00Z">
              <w:rPr>
                <w:i/>
                <w:color w:val="0000FF"/>
                <w:u w:val="single"/>
              </w:rPr>
            </w:rPrChange>
          </w:rPr>
          <w:fldChar w:fldCharType="end"/>
        </w:r>
        <w:r w:rsidRPr="00EE27B1">
          <w:rPr>
            <w:sz w:val="24"/>
            <w:szCs w:val="24"/>
            <w:rPrChange w:id="6300" w:author="Tre" w:date="2012-11-19T09:04:00Z">
              <w:rPr>
                <w:color w:val="0000FF"/>
                <w:u w:val="single"/>
              </w:rPr>
            </w:rPrChange>
          </w:rPr>
          <w:delText>” – [Cyberzen]</w:delText>
        </w:r>
      </w:del>
    </w:p>
    <w:p w:rsidR="001F7E3F" w:rsidRPr="00880A1F" w:rsidRDefault="00EE27B1">
      <w:pPr>
        <w:pStyle w:val="MatrixSuperfluous"/>
        <w:rPr>
          <w:del w:id="6301" w:author="frontdesk" w:date="2012-11-16T12:37:00Z"/>
          <w:sz w:val="24"/>
          <w:szCs w:val="24"/>
          <w:rPrChange w:id="6302" w:author="Tre" w:date="2012-11-19T09:04:00Z">
            <w:rPr>
              <w:del w:id="6303" w:author="frontdesk" w:date="2012-11-16T12:37:00Z"/>
            </w:rPr>
          </w:rPrChange>
        </w:rPr>
      </w:pPr>
      <w:del w:id="6304" w:author="frontdesk" w:date="2012-11-16T12:37:00Z">
        <w:r w:rsidRPr="00EE27B1">
          <w:rPr>
            <w:sz w:val="24"/>
            <w:szCs w:val="24"/>
            <w:rPrChange w:id="6305" w:author="Tre" w:date="2012-11-19T09:04:00Z">
              <w:rPr>
                <w:color w:val="0000FF"/>
                <w:u w:val="single"/>
              </w:rPr>
            </w:rPrChange>
          </w:rPr>
          <w:lastRenderedPageBreak/>
          <w:delText xml:space="preserve">(Rule Bender) </w:delText>
        </w:r>
        <w:r w:rsidRPr="00EE27B1" w:rsidDel="009F5790">
          <w:rPr>
            <w:i/>
            <w:sz w:val="24"/>
            <w:szCs w:val="24"/>
            <w:rPrChange w:id="6306" w:author="Tre" w:date="2012-11-19T09:04:00Z">
              <w:rPr>
                <w:i/>
                <w:color w:val="0000FF"/>
                <w:u w:val="single"/>
              </w:rPr>
            </w:rPrChange>
          </w:rPr>
          <w:fldChar w:fldCharType="begin"/>
        </w:r>
        <w:r w:rsidRPr="00EE27B1">
          <w:rPr>
            <w:i/>
            <w:sz w:val="24"/>
            <w:szCs w:val="24"/>
            <w:rPrChange w:id="6307" w:author="Tre" w:date="2012-11-19T09:04:00Z">
              <w:rPr>
                <w:i/>
                <w:color w:val="0000FF"/>
                <w:u w:val="single"/>
              </w:rPr>
            </w:rPrChange>
          </w:rPr>
          <w:delInstrText xml:space="preserve"> MERGEFIELD Rule_Bender_Description </w:delInstrText>
        </w:r>
        <w:r w:rsidRPr="00EE27B1" w:rsidDel="009F5790">
          <w:rPr>
            <w:i/>
            <w:sz w:val="24"/>
            <w:szCs w:val="24"/>
            <w:rPrChange w:id="6308" w:author="Tre" w:date="2012-11-19T09:04:00Z">
              <w:rPr>
                <w:i/>
                <w:color w:val="0000FF"/>
                <w:u w:val="single"/>
              </w:rPr>
            </w:rPrChange>
          </w:rPr>
          <w:fldChar w:fldCharType="separate"/>
        </w:r>
        <w:r w:rsidRPr="00EE27B1">
          <w:rPr>
            <w:i/>
            <w:noProof/>
            <w:sz w:val="24"/>
            <w:szCs w:val="24"/>
            <w:rPrChange w:id="6309" w:author="Tre" w:date="2012-11-19T09:04:00Z">
              <w:rPr>
                <w:i/>
                <w:noProof/>
                <w:color w:val="0000FF"/>
                <w:u w:val="single"/>
              </w:rPr>
            </w:rPrChange>
          </w:rPr>
          <w:delText>The character can see random snippets of code. It is up to the GM as to what the character sees when they use this ability. It should be small things like information about and object or person. Use this to reveal some fact about the object or person.</w:delText>
        </w:r>
        <w:r w:rsidRPr="00EE27B1" w:rsidDel="009F5790">
          <w:rPr>
            <w:i/>
            <w:sz w:val="24"/>
            <w:szCs w:val="24"/>
            <w:rPrChange w:id="6310" w:author="Tre" w:date="2012-11-19T09:04:00Z">
              <w:rPr>
                <w:i/>
                <w:color w:val="0000FF"/>
                <w:u w:val="single"/>
              </w:rPr>
            </w:rPrChange>
          </w:rPr>
          <w:fldChar w:fldCharType="end"/>
        </w:r>
      </w:del>
    </w:p>
    <w:p w:rsidR="001F7E3F" w:rsidRPr="00880A1F" w:rsidRDefault="00EE27B1">
      <w:pPr>
        <w:pStyle w:val="MatrixSuperfluous"/>
        <w:rPr>
          <w:del w:id="6311" w:author="frontdesk" w:date="2012-11-16T12:37:00Z"/>
          <w:sz w:val="24"/>
          <w:szCs w:val="24"/>
          <w:rPrChange w:id="6312" w:author="Tre" w:date="2012-11-19T09:04:00Z">
            <w:rPr>
              <w:del w:id="6313" w:author="frontdesk" w:date="2012-11-16T12:37:00Z"/>
            </w:rPr>
          </w:rPrChange>
        </w:rPr>
      </w:pPr>
      <w:del w:id="6314" w:author="frontdesk" w:date="2012-11-16T12:37:00Z">
        <w:r w:rsidRPr="00EE27B1">
          <w:rPr>
            <w:sz w:val="24"/>
            <w:szCs w:val="24"/>
            <w:rPrChange w:id="6315" w:author="Tre" w:date="2012-11-19T09:04:00Z">
              <w:rPr>
                <w:color w:val="0000FF"/>
                <w:u w:val="single"/>
              </w:rPr>
            </w:rPrChange>
          </w:rPr>
          <w:delText>(Rule Breaker)</w:delText>
        </w:r>
        <w:r w:rsidRPr="00EE27B1" w:rsidDel="009F5790">
          <w:rPr>
            <w:i/>
            <w:sz w:val="24"/>
            <w:szCs w:val="24"/>
            <w:rPrChange w:id="6316" w:author="Tre" w:date="2012-11-19T09:04:00Z">
              <w:rPr>
                <w:i/>
                <w:color w:val="0000FF"/>
                <w:u w:val="single"/>
              </w:rPr>
            </w:rPrChange>
          </w:rPr>
          <w:fldChar w:fldCharType="begin"/>
        </w:r>
        <w:r w:rsidRPr="00EE27B1">
          <w:rPr>
            <w:i/>
            <w:sz w:val="24"/>
            <w:szCs w:val="24"/>
            <w:rPrChange w:id="6317" w:author="Tre" w:date="2012-11-19T09:04:00Z">
              <w:rPr>
                <w:i/>
                <w:color w:val="0000FF"/>
                <w:u w:val="single"/>
              </w:rPr>
            </w:rPrChange>
          </w:rPr>
          <w:delInstrText xml:space="preserve"> MERGEFIELD Rule_Breaker_Description </w:delInstrText>
        </w:r>
        <w:r w:rsidRPr="00EE27B1" w:rsidDel="009F5790">
          <w:rPr>
            <w:i/>
            <w:sz w:val="24"/>
            <w:szCs w:val="24"/>
            <w:rPrChange w:id="6318" w:author="Tre" w:date="2012-11-19T09:04:00Z">
              <w:rPr>
                <w:i/>
                <w:color w:val="0000FF"/>
                <w:u w:val="single"/>
              </w:rPr>
            </w:rPrChange>
          </w:rPr>
          <w:fldChar w:fldCharType="separate"/>
        </w:r>
        <w:r w:rsidRPr="00EE27B1">
          <w:rPr>
            <w:i/>
            <w:noProof/>
            <w:sz w:val="24"/>
            <w:szCs w:val="24"/>
            <w:rPrChange w:id="6319" w:author="Tre" w:date="2012-11-19T09:04:00Z">
              <w:rPr>
                <w:i/>
                <w:noProof/>
                <w:color w:val="0000FF"/>
                <w:u w:val="single"/>
              </w:rPr>
            </w:rPrChange>
          </w:rPr>
          <w:delText>With the Gift, the character can see all of the simulacrum as Matrix code from within the Matrix.</w:delText>
        </w:r>
        <w:r w:rsidRPr="00EE27B1" w:rsidDel="009F5790">
          <w:rPr>
            <w:i/>
            <w:sz w:val="24"/>
            <w:szCs w:val="24"/>
            <w:rPrChange w:id="6320" w:author="Tre" w:date="2012-11-19T09:04:00Z">
              <w:rPr>
                <w:i/>
                <w:color w:val="0000FF"/>
                <w:u w:val="single"/>
              </w:rPr>
            </w:rPrChange>
          </w:rPr>
          <w:fldChar w:fldCharType="end"/>
        </w:r>
        <w:r w:rsidRPr="00EE27B1">
          <w:rPr>
            <w:sz w:val="24"/>
            <w:szCs w:val="24"/>
            <w:rPrChange w:id="6321" w:author="Tre" w:date="2012-11-19T09:04:00Z">
              <w:rPr>
                <w:color w:val="0000FF"/>
                <w:u w:val="single"/>
              </w:rPr>
            </w:rPrChange>
          </w:rPr>
          <w:delText xml:space="preserve"> </w:delText>
        </w:r>
        <w:r w:rsidRPr="00EE27B1" w:rsidDel="009F5790">
          <w:rPr>
            <w:sz w:val="24"/>
            <w:szCs w:val="24"/>
            <w:rPrChange w:id="6322" w:author="Tre" w:date="2012-11-19T09:04:00Z">
              <w:rPr>
                <w:color w:val="0000FF"/>
                <w:u w:val="single"/>
              </w:rPr>
            </w:rPrChange>
          </w:rPr>
          <w:fldChar w:fldCharType="begin"/>
        </w:r>
        <w:r w:rsidRPr="00EE27B1">
          <w:rPr>
            <w:sz w:val="24"/>
            <w:szCs w:val="24"/>
            <w:rPrChange w:id="6323" w:author="Tre" w:date="2012-11-19T09:04:00Z">
              <w:rPr>
                <w:color w:val="0000FF"/>
                <w:u w:val="single"/>
              </w:rPr>
            </w:rPrChange>
          </w:rPr>
          <w:delInstrText xml:space="preserve"> NEXT  \* MERGEFORMAT </w:delInstrText>
        </w:r>
        <w:r w:rsidRPr="00EE27B1" w:rsidDel="009F5790">
          <w:rPr>
            <w:sz w:val="24"/>
            <w:szCs w:val="24"/>
            <w:rPrChange w:id="6324" w:author="Tre" w:date="2012-11-19T09:04:00Z">
              <w:rPr>
                <w:color w:val="0000FF"/>
                <w:u w:val="single"/>
              </w:rPr>
            </w:rPrChange>
          </w:rPr>
          <w:fldChar w:fldCharType="end"/>
        </w:r>
      </w:del>
    </w:p>
    <w:p w:rsidR="001F7E3F" w:rsidRPr="00880A1F" w:rsidRDefault="001F7E3F">
      <w:pPr>
        <w:pStyle w:val="MatrixSuperfluous"/>
        <w:rPr>
          <w:del w:id="6325" w:author="frontdesk" w:date="2012-11-16T12:37:00Z"/>
          <w:sz w:val="24"/>
          <w:szCs w:val="24"/>
          <w:rPrChange w:id="6326" w:author="Tre" w:date="2012-11-19T09:04:00Z">
            <w:rPr>
              <w:del w:id="6327" w:author="frontdesk" w:date="2012-11-16T12:37:00Z"/>
            </w:rPr>
          </w:rPrChange>
        </w:rPr>
      </w:pPr>
    </w:p>
    <w:p w:rsidR="001F7E3F" w:rsidRPr="00880A1F" w:rsidRDefault="00EE27B1">
      <w:pPr>
        <w:pStyle w:val="MatrixSuperfluous"/>
        <w:rPr>
          <w:del w:id="6328" w:author="frontdesk" w:date="2012-11-16T12:37:00Z"/>
          <w:sz w:val="24"/>
          <w:szCs w:val="24"/>
          <w:rPrChange w:id="6329" w:author="Tre" w:date="2012-11-19T09:04:00Z">
            <w:rPr>
              <w:del w:id="6330" w:author="frontdesk" w:date="2012-11-16T12:37:00Z"/>
            </w:rPr>
          </w:rPrChange>
        </w:rPr>
      </w:pPr>
      <w:del w:id="6331" w:author="frontdesk" w:date="2012-11-16T12:37:00Z">
        <w:r w:rsidRPr="00EE27B1">
          <w:rPr>
            <w:sz w:val="24"/>
            <w:szCs w:val="24"/>
            <w:rPrChange w:id="6332" w:author="Tre" w:date="2012-11-19T09:04:00Z">
              <w:rPr>
                <w:color w:val="0000FF"/>
                <w:u w:val="single"/>
              </w:rPr>
            </w:rPrChange>
          </w:rPr>
          <w:delText>Matrix Feat “</w:delText>
        </w:r>
        <w:r w:rsidRPr="00EE27B1" w:rsidDel="009F5790">
          <w:rPr>
            <w:i/>
            <w:sz w:val="24"/>
            <w:szCs w:val="24"/>
            <w:rPrChange w:id="6333" w:author="Tre" w:date="2012-11-19T09:04:00Z">
              <w:rPr>
                <w:i/>
                <w:color w:val="0000FF"/>
                <w:u w:val="single"/>
              </w:rPr>
            </w:rPrChange>
          </w:rPr>
          <w:fldChar w:fldCharType="begin"/>
        </w:r>
        <w:r w:rsidRPr="00EE27B1">
          <w:rPr>
            <w:i/>
            <w:sz w:val="24"/>
            <w:szCs w:val="24"/>
            <w:rPrChange w:id="6334" w:author="Tre" w:date="2012-11-19T09:04:00Z">
              <w:rPr>
                <w:i/>
                <w:color w:val="0000FF"/>
                <w:u w:val="single"/>
              </w:rPr>
            </w:rPrChange>
          </w:rPr>
          <w:delInstrText xml:space="preserve"> MERGEFIELD Skill </w:delInstrText>
        </w:r>
        <w:r w:rsidRPr="00EE27B1" w:rsidDel="009F5790">
          <w:rPr>
            <w:i/>
            <w:sz w:val="24"/>
            <w:szCs w:val="24"/>
            <w:rPrChange w:id="6335" w:author="Tre" w:date="2012-11-19T09:04:00Z">
              <w:rPr>
                <w:i/>
                <w:color w:val="0000FF"/>
                <w:u w:val="single"/>
              </w:rPr>
            </w:rPrChange>
          </w:rPr>
          <w:fldChar w:fldCharType="separate"/>
        </w:r>
        <w:r w:rsidRPr="00EE27B1">
          <w:rPr>
            <w:i/>
            <w:noProof/>
            <w:sz w:val="24"/>
            <w:szCs w:val="24"/>
            <w:rPrChange w:id="6336" w:author="Tre" w:date="2012-11-19T09:04:00Z">
              <w:rPr>
                <w:i/>
                <w:noProof/>
                <w:color w:val="0000FF"/>
                <w:u w:val="single"/>
              </w:rPr>
            </w:rPrChange>
          </w:rPr>
          <w:delText>Truth Sayer</w:delText>
        </w:r>
        <w:r w:rsidRPr="00EE27B1" w:rsidDel="009F5790">
          <w:rPr>
            <w:i/>
            <w:sz w:val="24"/>
            <w:szCs w:val="24"/>
            <w:rPrChange w:id="6337" w:author="Tre" w:date="2012-11-19T09:04:00Z">
              <w:rPr>
                <w:i/>
                <w:color w:val="0000FF"/>
                <w:u w:val="single"/>
              </w:rPr>
            </w:rPrChange>
          </w:rPr>
          <w:fldChar w:fldCharType="end"/>
        </w:r>
        <w:r w:rsidRPr="00EE27B1">
          <w:rPr>
            <w:sz w:val="24"/>
            <w:szCs w:val="24"/>
            <w:rPrChange w:id="6338" w:author="Tre" w:date="2012-11-19T09:04:00Z">
              <w:rPr>
                <w:color w:val="0000FF"/>
                <w:u w:val="single"/>
              </w:rPr>
            </w:rPrChange>
          </w:rPr>
          <w:delText>” – [Cyberzen]</w:delText>
        </w:r>
      </w:del>
    </w:p>
    <w:p w:rsidR="001F7E3F" w:rsidRPr="00880A1F" w:rsidRDefault="00EE27B1">
      <w:pPr>
        <w:pStyle w:val="MatrixSuperfluous"/>
        <w:rPr>
          <w:del w:id="6339" w:author="frontdesk" w:date="2012-11-16T12:37:00Z"/>
          <w:sz w:val="24"/>
          <w:szCs w:val="24"/>
          <w:rPrChange w:id="6340" w:author="Tre" w:date="2012-11-19T09:04:00Z">
            <w:rPr>
              <w:del w:id="6341" w:author="frontdesk" w:date="2012-11-16T12:37:00Z"/>
            </w:rPr>
          </w:rPrChange>
        </w:rPr>
      </w:pPr>
      <w:del w:id="6342" w:author="frontdesk" w:date="2012-11-16T12:37:00Z">
        <w:r w:rsidRPr="00EE27B1">
          <w:rPr>
            <w:sz w:val="24"/>
            <w:szCs w:val="24"/>
            <w:rPrChange w:id="6343" w:author="Tre" w:date="2012-11-19T09:04:00Z">
              <w:rPr>
                <w:color w:val="0000FF"/>
                <w:u w:val="single"/>
              </w:rPr>
            </w:rPrChange>
          </w:rPr>
          <w:delText xml:space="preserve">(Rule Bender) </w:delText>
        </w:r>
        <w:r w:rsidRPr="00EE27B1" w:rsidDel="009F5790">
          <w:rPr>
            <w:i/>
            <w:sz w:val="24"/>
            <w:szCs w:val="24"/>
            <w:rPrChange w:id="6344" w:author="Tre" w:date="2012-11-19T09:04:00Z">
              <w:rPr>
                <w:i/>
                <w:color w:val="0000FF"/>
                <w:u w:val="single"/>
              </w:rPr>
            </w:rPrChange>
          </w:rPr>
          <w:fldChar w:fldCharType="begin"/>
        </w:r>
        <w:r w:rsidRPr="00EE27B1">
          <w:rPr>
            <w:i/>
            <w:sz w:val="24"/>
            <w:szCs w:val="24"/>
            <w:rPrChange w:id="6345" w:author="Tre" w:date="2012-11-19T09:04:00Z">
              <w:rPr>
                <w:i/>
                <w:color w:val="0000FF"/>
                <w:u w:val="single"/>
              </w:rPr>
            </w:rPrChange>
          </w:rPr>
          <w:delInstrText xml:space="preserve"> MERGEFIELD Rule_Bender_Description </w:delInstrText>
        </w:r>
        <w:r w:rsidRPr="00EE27B1" w:rsidDel="009F5790">
          <w:rPr>
            <w:i/>
            <w:sz w:val="24"/>
            <w:szCs w:val="24"/>
            <w:rPrChange w:id="6346" w:author="Tre" w:date="2012-11-19T09:04:00Z">
              <w:rPr>
                <w:i/>
                <w:color w:val="0000FF"/>
                <w:u w:val="single"/>
              </w:rPr>
            </w:rPrChange>
          </w:rPr>
          <w:fldChar w:fldCharType="separate"/>
        </w:r>
        <w:r w:rsidRPr="00EE27B1">
          <w:rPr>
            <w:i/>
            <w:noProof/>
            <w:sz w:val="24"/>
            <w:szCs w:val="24"/>
            <w:rPrChange w:id="6347" w:author="Tre" w:date="2012-11-19T09:04:00Z">
              <w:rPr>
                <w:i/>
                <w:noProof/>
                <w:color w:val="0000FF"/>
                <w:u w:val="single"/>
              </w:rPr>
            </w:rPrChange>
          </w:rPr>
          <w:delText>Can tell when someone is lying about something, or when they think they are lying about something.</w:delText>
        </w:r>
        <w:r w:rsidRPr="00EE27B1" w:rsidDel="009F5790">
          <w:rPr>
            <w:i/>
            <w:sz w:val="24"/>
            <w:szCs w:val="24"/>
            <w:rPrChange w:id="6348" w:author="Tre" w:date="2012-11-19T09:04:00Z">
              <w:rPr>
                <w:i/>
                <w:color w:val="0000FF"/>
                <w:u w:val="single"/>
              </w:rPr>
            </w:rPrChange>
          </w:rPr>
          <w:fldChar w:fldCharType="end"/>
        </w:r>
      </w:del>
    </w:p>
    <w:p w:rsidR="001F7E3F" w:rsidRPr="00880A1F" w:rsidRDefault="00EE27B1">
      <w:pPr>
        <w:pStyle w:val="MatrixSuperfluous"/>
        <w:rPr>
          <w:del w:id="6349" w:author="frontdesk" w:date="2012-11-16T12:37:00Z"/>
          <w:sz w:val="24"/>
          <w:szCs w:val="24"/>
          <w:rPrChange w:id="6350" w:author="Tre" w:date="2012-11-19T09:04:00Z">
            <w:rPr>
              <w:del w:id="6351" w:author="frontdesk" w:date="2012-11-16T12:37:00Z"/>
            </w:rPr>
          </w:rPrChange>
        </w:rPr>
      </w:pPr>
      <w:del w:id="6352" w:author="frontdesk" w:date="2012-11-16T12:37:00Z">
        <w:r w:rsidRPr="00EE27B1">
          <w:rPr>
            <w:sz w:val="24"/>
            <w:szCs w:val="24"/>
            <w:rPrChange w:id="6353" w:author="Tre" w:date="2012-11-19T09:04:00Z">
              <w:rPr>
                <w:color w:val="0000FF"/>
                <w:u w:val="single"/>
              </w:rPr>
            </w:rPrChange>
          </w:rPr>
          <w:delText>(Rule Breaker)</w:delText>
        </w:r>
        <w:r w:rsidRPr="00EE27B1" w:rsidDel="009F5790">
          <w:rPr>
            <w:i/>
            <w:sz w:val="24"/>
            <w:szCs w:val="24"/>
            <w:rPrChange w:id="6354" w:author="Tre" w:date="2012-11-19T09:04:00Z">
              <w:rPr>
                <w:i/>
                <w:color w:val="0000FF"/>
                <w:u w:val="single"/>
              </w:rPr>
            </w:rPrChange>
          </w:rPr>
          <w:fldChar w:fldCharType="begin"/>
        </w:r>
        <w:r w:rsidRPr="00EE27B1">
          <w:rPr>
            <w:i/>
            <w:sz w:val="24"/>
            <w:szCs w:val="24"/>
            <w:rPrChange w:id="6355" w:author="Tre" w:date="2012-11-19T09:04:00Z">
              <w:rPr>
                <w:i/>
                <w:color w:val="0000FF"/>
                <w:u w:val="single"/>
              </w:rPr>
            </w:rPrChange>
          </w:rPr>
          <w:delInstrText xml:space="preserve"> MERGEFIELD Rule_Breaker_Description </w:delInstrText>
        </w:r>
        <w:r w:rsidRPr="00EE27B1" w:rsidDel="009F5790">
          <w:rPr>
            <w:i/>
            <w:sz w:val="24"/>
            <w:szCs w:val="24"/>
            <w:rPrChange w:id="6356" w:author="Tre" w:date="2012-11-19T09:04:00Z">
              <w:rPr>
                <w:i/>
                <w:color w:val="0000FF"/>
                <w:u w:val="single"/>
              </w:rPr>
            </w:rPrChange>
          </w:rPr>
          <w:fldChar w:fldCharType="separate"/>
        </w:r>
        <w:r w:rsidRPr="00EE27B1">
          <w:rPr>
            <w:i/>
            <w:noProof/>
            <w:sz w:val="24"/>
            <w:szCs w:val="24"/>
            <w:rPrChange w:id="6357" w:author="Tre" w:date="2012-11-19T09:04:00Z">
              <w:rPr>
                <w:i/>
                <w:noProof/>
                <w:color w:val="0000FF"/>
                <w:u w:val="single"/>
              </w:rPr>
            </w:rPrChange>
          </w:rPr>
          <w:delText>Character can force a RSI to only tell the truth as far as they know. They don’t feel compelled to talk, but anything they say is the truth and they don’t know why.</w:delText>
        </w:r>
        <w:r w:rsidRPr="00EE27B1" w:rsidDel="009F5790">
          <w:rPr>
            <w:i/>
            <w:sz w:val="24"/>
            <w:szCs w:val="24"/>
            <w:rPrChange w:id="6358" w:author="Tre" w:date="2012-11-19T09:04:00Z">
              <w:rPr>
                <w:i/>
                <w:color w:val="0000FF"/>
                <w:u w:val="single"/>
              </w:rPr>
            </w:rPrChange>
          </w:rPr>
          <w:fldChar w:fldCharType="end"/>
        </w:r>
        <w:r w:rsidRPr="00EE27B1">
          <w:rPr>
            <w:sz w:val="24"/>
            <w:szCs w:val="24"/>
            <w:rPrChange w:id="6359" w:author="Tre" w:date="2012-11-19T09:04:00Z">
              <w:rPr>
                <w:color w:val="0000FF"/>
                <w:u w:val="single"/>
              </w:rPr>
            </w:rPrChange>
          </w:rPr>
          <w:delText xml:space="preserve"> </w:delText>
        </w:r>
        <w:r w:rsidRPr="00EE27B1" w:rsidDel="009F5790">
          <w:rPr>
            <w:sz w:val="24"/>
            <w:szCs w:val="24"/>
            <w:rPrChange w:id="6360" w:author="Tre" w:date="2012-11-19T09:04:00Z">
              <w:rPr>
                <w:color w:val="0000FF"/>
                <w:u w:val="single"/>
              </w:rPr>
            </w:rPrChange>
          </w:rPr>
          <w:fldChar w:fldCharType="begin"/>
        </w:r>
        <w:r w:rsidRPr="00EE27B1">
          <w:rPr>
            <w:sz w:val="24"/>
            <w:szCs w:val="24"/>
            <w:rPrChange w:id="6361" w:author="Tre" w:date="2012-11-19T09:04:00Z">
              <w:rPr>
                <w:color w:val="0000FF"/>
                <w:u w:val="single"/>
              </w:rPr>
            </w:rPrChange>
          </w:rPr>
          <w:delInstrText xml:space="preserve"> NEXT  \* MERGEFORMAT </w:delInstrText>
        </w:r>
        <w:r w:rsidRPr="00EE27B1" w:rsidDel="009F5790">
          <w:rPr>
            <w:sz w:val="24"/>
            <w:szCs w:val="24"/>
            <w:rPrChange w:id="6362" w:author="Tre" w:date="2012-11-19T09:04:00Z">
              <w:rPr>
                <w:color w:val="0000FF"/>
                <w:u w:val="single"/>
              </w:rPr>
            </w:rPrChange>
          </w:rPr>
          <w:fldChar w:fldCharType="end"/>
        </w:r>
      </w:del>
    </w:p>
    <w:p w:rsidR="001F7E3F" w:rsidRPr="00880A1F" w:rsidRDefault="001F7E3F">
      <w:pPr>
        <w:pStyle w:val="MatrixSuperfluous"/>
        <w:rPr>
          <w:del w:id="6363" w:author="frontdesk" w:date="2012-11-16T12:37:00Z"/>
          <w:sz w:val="24"/>
          <w:szCs w:val="24"/>
          <w:rPrChange w:id="6364" w:author="Tre" w:date="2012-11-19T09:04:00Z">
            <w:rPr>
              <w:del w:id="6365" w:author="frontdesk" w:date="2012-11-16T12:37:00Z"/>
            </w:rPr>
          </w:rPrChange>
        </w:rPr>
      </w:pPr>
    </w:p>
    <w:p w:rsidR="001F7E3F" w:rsidRPr="00880A1F" w:rsidRDefault="00EE27B1">
      <w:pPr>
        <w:pStyle w:val="MatrixSuperfluous"/>
        <w:rPr>
          <w:del w:id="6366" w:author="frontdesk" w:date="2012-11-16T12:37:00Z"/>
          <w:sz w:val="24"/>
          <w:szCs w:val="24"/>
          <w:rPrChange w:id="6367" w:author="Tre" w:date="2012-11-19T09:04:00Z">
            <w:rPr>
              <w:del w:id="6368" w:author="frontdesk" w:date="2012-11-16T12:37:00Z"/>
            </w:rPr>
          </w:rPrChange>
        </w:rPr>
      </w:pPr>
      <w:del w:id="6369" w:author="frontdesk" w:date="2012-11-16T12:37:00Z">
        <w:r w:rsidRPr="00EE27B1">
          <w:rPr>
            <w:sz w:val="24"/>
            <w:szCs w:val="24"/>
            <w:rPrChange w:id="6370" w:author="Tre" w:date="2012-11-19T09:04:00Z">
              <w:rPr>
                <w:color w:val="0000FF"/>
                <w:u w:val="single"/>
              </w:rPr>
            </w:rPrChange>
          </w:rPr>
          <w:delText>Matrix Feat “</w:delText>
        </w:r>
        <w:r w:rsidRPr="00EE27B1" w:rsidDel="009F5790">
          <w:rPr>
            <w:i/>
            <w:sz w:val="24"/>
            <w:szCs w:val="24"/>
            <w:rPrChange w:id="6371" w:author="Tre" w:date="2012-11-19T09:04:00Z">
              <w:rPr>
                <w:i/>
                <w:color w:val="0000FF"/>
                <w:u w:val="single"/>
              </w:rPr>
            </w:rPrChange>
          </w:rPr>
          <w:fldChar w:fldCharType="begin"/>
        </w:r>
        <w:r w:rsidRPr="00EE27B1">
          <w:rPr>
            <w:i/>
            <w:sz w:val="24"/>
            <w:szCs w:val="24"/>
            <w:rPrChange w:id="6372" w:author="Tre" w:date="2012-11-19T09:04:00Z">
              <w:rPr>
                <w:i/>
                <w:color w:val="0000FF"/>
                <w:u w:val="single"/>
              </w:rPr>
            </w:rPrChange>
          </w:rPr>
          <w:delInstrText xml:space="preserve"> MERGEFIELD Skill </w:delInstrText>
        </w:r>
        <w:r w:rsidRPr="00EE27B1" w:rsidDel="009F5790">
          <w:rPr>
            <w:i/>
            <w:sz w:val="24"/>
            <w:szCs w:val="24"/>
            <w:rPrChange w:id="6373" w:author="Tre" w:date="2012-11-19T09:04:00Z">
              <w:rPr>
                <w:i/>
                <w:color w:val="0000FF"/>
                <w:u w:val="single"/>
              </w:rPr>
            </w:rPrChange>
          </w:rPr>
          <w:fldChar w:fldCharType="separate"/>
        </w:r>
        <w:r w:rsidRPr="00EE27B1">
          <w:rPr>
            <w:i/>
            <w:noProof/>
            <w:sz w:val="24"/>
            <w:szCs w:val="24"/>
            <w:rPrChange w:id="6374" w:author="Tre" w:date="2012-11-19T09:04:00Z">
              <w:rPr>
                <w:i/>
                <w:noProof/>
                <w:color w:val="0000FF"/>
                <w:u w:val="single"/>
              </w:rPr>
            </w:rPrChange>
          </w:rPr>
          <w:delText>Wall Crawling</w:delText>
        </w:r>
        <w:r w:rsidRPr="00EE27B1" w:rsidDel="009F5790">
          <w:rPr>
            <w:i/>
            <w:sz w:val="24"/>
            <w:szCs w:val="24"/>
            <w:rPrChange w:id="6375" w:author="Tre" w:date="2012-11-19T09:04:00Z">
              <w:rPr>
                <w:i/>
                <w:color w:val="0000FF"/>
                <w:u w:val="single"/>
              </w:rPr>
            </w:rPrChange>
          </w:rPr>
          <w:fldChar w:fldCharType="end"/>
        </w:r>
        <w:r w:rsidRPr="00EE27B1">
          <w:rPr>
            <w:sz w:val="24"/>
            <w:szCs w:val="24"/>
            <w:rPrChange w:id="6376" w:author="Tre" w:date="2012-11-19T09:04:00Z">
              <w:rPr>
                <w:color w:val="0000FF"/>
                <w:u w:val="single"/>
              </w:rPr>
            </w:rPrChange>
          </w:rPr>
          <w:delText>” – [Cyberzen]</w:delText>
        </w:r>
      </w:del>
    </w:p>
    <w:p w:rsidR="001F7E3F" w:rsidRPr="00880A1F" w:rsidRDefault="00EE27B1">
      <w:pPr>
        <w:pStyle w:val="MatrixSuperfluous"/>
        <w:rPr>
          <w:del w:id="6377" w:author="frontdesk" w:date="2012-11-16T12:37:00Z"/>
          <w:sz w:val="24"/>
          <w:szCs w:val="24"/>
          <w:rPrChange w:id="6378" w:author="Tre" w:date="2012-11-19T09:04:00Z">
            <w:rPr>
              <w:del w:id="6379" w:author="frontdesk" w:date="2012-11-16T12:37:00Z"/>
            </w:rPr>
          </w:rPrChange>
        </w:rPr>
      </w:pPr>
      <w:del w:id="6380" w:author="frontdesk" w:date="2012-11-16T12:37:00Z">
        <w:r w:rsidRPr="00EE27B1">
          <w:rPr>
            <w:sz w:val="24"/>
            <w:szCs w:val="24"/>
            <w:rPrChange w:id="6381" w:author="Tre" w:date="2012-11-19T09:04:00Z">
              <w:rPr>
                <w:color w:val="0000FF"/>
                <w:u w:val="single"/>
              </w:rPr>
            </w:rPrChange>
          </w:rPr>
          <w:delText xml:space="preserve">(Rule Bender) </w:delText>
        </w:r>
        <w:r w:rsidRPr="00EE27B1" w:rsidDel="009F5790">
          <w:rPr>
            <w:i/>
            <w:sz w:val="24"/>
            <w:szCs w:val="24"/>
            <w:rPrChange w:id="6382" w:author="Tre" w:date="2012-11-19T09:04:00Z">
              <w:rPr>
                <w:i/>
                <w:color w:val="0000FF"/>
                <w:u w:val="single"/>
              </w:rPr>
            </w:rPrChange>
          </w:rPr>
          <w:fldChar w:fldCharType="begin"/>
        </w:r>
        <w:r w:rsidRPr="00EE27B1">
          <w:rPr>
            <w:i/>
            <w:sz w:val="24"/>
            <w:szCs w:val="24"/>
            <w:rPrChange w:id="6383" w:author="Tre" w:date="2012-11-19T09:04:00Z">
              <w:rPr>
                <w:i/>
                <w:color w:val="0000FF"/>
                <w:u w:val="single"/>
              </w:rPr>
            </w:rPrChange>
          </w:rPr>
          <w:delInstrText xml:space="preserve"> MERGEFIELD Rule_Bender_Description </w:delInstrText>
        </w:r>
        <w:r w:rsidRPr="00EE27B1" w:rsidDel="009F5790">
          <w:rPr>
            <w:i/>
            <w:sz w:val="24"/>
            <w:szCs w:val="24"/>
            <w:rPrChange w:id="6384" w:author="Tre" w:date="2012-11-19T09:04:00Z">
              <w:rPr>
                <w:i/>
                <w:color w:val="0000FF"/>
                <w:u w:val="single"/>
              </w:rPr>
            </w:rPrChange>
          </w:rPr>
          <w:fldChar w:fldCharType="separate"/>
        </w:r>
        <w:r w:rsidRPr="00EE27B1">
          <w:rPr>
            <w:i/>
            <w:noProof/>
            <w:sz w:val="24"/>
            <w:szCs w:val="24"/>
            <w:rPrChange w:id="6385" w:author="Tre" w:date="2012-11-19T09:04:00Z">
              <w:rPr>
                <w:i/>
                <w:noProof/>
                <w:color w:val="0000FF"/>
                <w:u w:val="single"/>
              </w:rPr>
            </w:rPrChange>
          </w:rPr>
          <w:delText>cling to walls with hands and/or feet like a spider or climbing insect. If the surface is smooth or wet then crawling is more difficult. Much like fi the person was walking on ice. It is difficult to be completely upside down, the character must concentra</w:delText>
        </w:r>
        <w:r w:rsidRPr="00EE27B1" w:rsidDel="009F5790">
          <w:rPr>
            <w:i/>
            <w:sz w:val="24"/>
            <w:szCs w:val="24"/>
            <w:rPrChange w:id="6386" w:author="Tre" w:date="2012-11-19T09:04:00Z">
              <w:rPr>
                <w:i/>
                <w:color w:val="0000FF"/>
                <w:u w:val="single"/>
              </w:rPr>
            </w:rPrChange>
          </w:rPr>
          <w:fldChar w:fldCharType="end"/>
        </w:r>
      </w:del>
    </w:p>
    <w:p w:rsidR="001F7E3F" w:rsidRPr="00880A1F" w:rsidRDefault="00EE27B1">
      <w:pPr>
        <w:pStyle w:val="MatrixSuperfluous"/>
        <w:rPr>
          <w:del w:id="6387" w:author="frontdesk" w:date="2012-11-16T12:37:00Z"/>
          <w:sz w:val="24"/>
          <w:szCs w:val="24"/>
          <w:rPrChange w:id="6388" w:author="Tre" w:date="2012-11-19T09:04:00Z">
            <w:rPr>
              <w:del w:id="6389" w:author="frontdesk" w:date="2012-11-16T12:37:00Z"/>
            </w:rPr>
          </w:rPrChange>
        </w:rPr>
      </w:pPr>
      <w:del w:id="6390" w:author="frontdesk" w:date="2012-11-16T12:37:00Z">
        <w:r w:rsidRPr="00EE27B1">
          <w:rPr>
            <w:sz w:val="24"/>
            <w:szCs w:val="24"/>
            <w:rPrChange w:id="6391" w:author="Tre" w:date="2012-11-19T09:04:00Z">
              <w:rPr>
                <w:color w:val="0000FF"/>
                <w:u w:val="single"/>
              </w:rPr>
            </w:rPrChange>
          </w:rPr>
          <w:delText>(Rule Breaker)</w:delText>
        </w:r>
        <w:r w:rsidRPr="00EE27B1" w:rsidDel="009F5790">
          <w:rPr>
            <w:i/>
            <w:sz w:val="24"/>
            <w:szCs w:val="24"/>
            <w:rPrChange w:id="6392" w:author="Tre" w:date="2012-11-19T09:04:00Z">
              <w:rPr>
                <w:i/>
                <w:color w:val="0000FF"/>
                <w:u w:val="single"/>
              </w:rPr>
            </w:rPrChange>
          </w:rPr>
          <w:fldChar w:fldCharType="begin"/>
        </w:r>
        <w:r w:rsidRPr="00EE27B1">
          <w:rPr>
            <w:i/>
            <w:sz w:val="24"/>
            <w:szCs w:val="24"/>
            <w:rPrChange w:id="6393" w:author="Tre" w:date="2012-11-19T09:04:00Z">
              <w:rPr>
                <w:i/>
                <w:color w:val="0000FF"/>
                <w:u w:val="single"/>
              </w:rPr>
            </w:rPrChange>
          </w:rPr>
          <w:delInstrText xml:space="preserve"> MERGEFIELD Rule_Breaker_Description </w:delInstrText>
        </w:r>
        <w:r w:rsidRPr="00EE27B1" w:rsidDel="009F5790">
          <w:rPr>
            <w:i/>
            <w:sz w:val="24"/>
            <w:szCs w:val="24"/>
            <w:rPrChange w:id="6394" w:author="Tre" w:date="2012-11-19T09:04:00Z">
              <w:rPr>
                <w:i/>
                <w:color w:val="0000FF"/>
                <w:u w:val="single"/>
              </w:rPr>
            </w:rPrChange>
          </w:rPr>
          <w:fldChar w:fldCharType="separate"/>
        </w:r>
        <w:r w:rsidRPr="00EE27B1">
          <w:rPr>
            <w:i/>
            <w:noProof/>
            <w:sz w:val="24"/>
            <w:szCs w:val="24"/>
            <w:rPrChange w:id="6395" w:author="Tre" w:date="2012-11-19T09:04:00Z">
              <w:rPr>
                <w:i/>
                <w:noProof/>
                <w:color w:val="0000FF"/>
                <w:u w:val="single"/>
              </w:rPr>
            </w:rPrChange>
          </w:rPr>
          <w:delText>character can cling to ceilings and walls made of any material with any type of surface, slippery or not.</w:delText>
        </w:r>
        <w:r w:rsidRPr="00EE27B1" w:rsidDel="009F5790">
          <w:rPr>
            <w:i/>
            <w:sz w:val="24"/>
            <w:szCs w:val="24"/>
            <w:rPrChange w:id="6396" w:author="Tre" w:date="2012-11-19T09:04:00Z">
              <w:rPr>
                <w:i/>
                <w:color w:val="0000FF"/>
                <w:u w:val="single"/>
              </w:rPr>
            </w:rPrChange>
          </w:rPr>
          <w:fldChar w:fldCharType="end"/>
        </w:r>
        <w:r w:rsidRPr="00EE27B1">
          <w:rPr>
            <w:sz w:val="24"/>
            <w:szCs w:val="24"/>
            <w:rPrChange w:id="6397" w:author="Tre" w:date="2012-11-19T09:04:00Z">
              <w:rPr>
                <w:color w:val="0000FF"/>
                <w:u w:val="single"/>
              </w:rPr>
            </w:rPrChange>
          </w:rPr>
          <w:delText xml:space="preserve"> </w:delText>
        </w:r>
        <w:r w:rsidRPr="00EE27B1" w:rsidDel="009F5790">
          <w:rPr>
            <w:sz w:val="24"/>
            <w:szCs w:val="24"/>
            <w:rPrChange w:id="6398" w:author="Tre" w:date="2012-11-19T09:04:00Z">
              <w:rPr>
                <w:color w:val="0000FF"/>
                <w:u w:val="single"/>
              </w:rPr>
            </w:rPrChange>
          </w:rPr>
          <w:fldChar w:fldCharType="begin"/>
        </w:r>
        <w:r w:rsidRPr="00EE27B1">
          <w:rPr>
            <w:sz w:val="24"/>
            <w:szCs w:val="24"/>
            <w:rPrChange w:id="6399" w:author="Tre" w:date="2012-11-19T09:04:00Z">
              <w:rPr>
                <w:color w:val="0000FF"/>
                <w:u w:val="single"/>
              </w:rPr>
            </w:rPrChange>
          </w:rPr>
          <w:delInstrText xml:space="preserve"> NEXT  \* MERGEFORMAT </w:delInstrText>
        </w:r>
        <w:r w:rsidRPr="00EE27B1" w:rsidDel="009F5790">
          <w:rPr>
            <w:sz w:val="24"/>
            <w:szCs w:val="24"/>
            <w:rPrChange w:id="6400" w:author="Tre" w:date="2012-11-19T09:04:00Z">
              <w:rPr>
                <w:color w:val="0000FF"/>
                <w:u w:val="single"/>
              </w:rPr>
            </w:rPrChange>
          </w:rPr>
          <w:fldChar w:fldCharType="end"/>
        </w:r>
      </w:del>
    </w:p>
    <w:p w:rsidR="001F7E3F" w:rsidRPr="00880A1F" w:rsidRDefault="001F7E3F">
      <w:pPr>
        <w:pStyle w:val="MatrixSuperfluous"/>
        <w:rPr>
          <w:del w:id="6401" w:author="frontdesk" w:date="2012-11-16T12:37:00Z"/>
          <w:sz w:val="24"/>
          <w:szCs w:val="24"/>
          <w:rPrChange w:id="6402" w:author="Tre" w:date="2012-11-19T09:04:00Z">
            <w:rPr>
              <w:del w:id="6403" w:author="frontdesk" w:date="2012-11-16T12:37:00Z"/>
            </w:rPr>
          </w:rPrChange>
        </w:rPr>
      </w:pPr>
    </w:p>
    <w:p w:rsidR="001F7E3F" w:rsidRPr="00880A1F" w:rsidRDefault="00EE27B1">
      <w:pPr>
        <w:pStyle w:val="MatrixSuperfluous"/>
        <w:rPr>
          <w:del w:id="6404" w:author="frontdesk" w:date="2012-11-16T12:37:00Z"/>
          <w:sz w:val="24"/>
          <w:szCs w:val="24"/>
          <w:rPrChange w:id="6405" w:author="Tre" w:date="2012-11-19T09:04:00Z">
            <w:rPr>
              <w:del w:id="6406" w:author="frontdesk" w:date="2012-11-16T12:37:00Z"/>
            </w:rPr>
          </w:rPrChange>
        </w:rPr>
      </w:pPr>
      <w:del w:id="6407" w:author="frontdesk" w:date="2012-11-16T12:37:00Z">
        <w:r w:rsidRPr="00EE27B1">
          <w:rPr>
            <w:sz w:val="24"/>
            <w:szCs w:val="24"/>
            <w:rPrChange w:id="6408" w:author="Tre" w:date="2012-11-19T09:04:00Z">
              <w:rPr>
                <w:color w:val="0000FF"/>
                <w:u w:val="single"/>
              </w:rPr>
            </w:rPrChange>
          </w:rPr>
          <w:delText>Matrix Feat “</w:delText>
        </w:r>
        <w:r w:rsidRPr="00EE27B1" w:rsidDel="009F5790">
          <w:rPr>
            <w:i/>
            <w:sz w:val="24"/>
            <w:szCs w:val="24"/>
            <w:rPrChange w:id="6409" w:author="Tre" w:date="2012-11-19T09:04:00Z">
              <w:rPr>
                <w:i/>
                <w:color w:val="0000FF"/>
                <w:u w:val="single"/>
              </w:rPr>
            </w:rPrChange>
          </w:rPr>
          <w:fldChar w:fldCharType="begin"/>
        </w:r>
        <w:r w:rsidRPr="00EE27B1">
          <w:rPr>
            <w:i/>
            <w:sz w:val="24"/>
            <w:szCs w:val="24"/>
            <w:rPrChange w:id="6410" w:author="Tre" w:date="2012-11-19T09:04:00Z">
              <w:rPr>
                <w:i/>
                <w:color w:val="0000FF"/>
                <w:u w:val="single"/>
              </w:rPr>
            </w:rPrChange>
          </w:rPr>
          <w:delInstrText xml:space="preserve"> MERGEFIELD Skill </w:delInstrText>
        </w:r>
        <w:r w:rsidRPr="00EE27B1" w:rsidDel="009F5790">
          <w:rPr>
            <w:i/>
            <w:sz w:val="24"/>
            <w:szCs w:val="24"/>
            <w:rPrChange w:id="6411" w:author="Tre" w:date="2012-11-19T09:04:00Z">
              <w:rPr>
                <w:i/>
                <w:color w:val="0000FF"/>
                <w:u w:val="single"/>
              </w:rPr>
            </w:rPrChange>
          </w:rPr>
          <w:fldChar w:fldCharType="separate"/>
        </w:r>
        <w:r w:rsidRPr="00EE27B1">
          <w:rPr>
            <w:i/>
            <w:noProof/>
            <w:sz w:val="24"/>
            <w:szCs w:val="24"/>
            <w:rPrChange w:id="6412" w:author="Tre" w:date="2012-11-19T09:04:00Z">
              <w:rPr>
                <w:i/>
                <w:noProof/>
                <w:color w:val="0000FF"/>
                <w:u w:val="single"/>
              </w:rPr>
            </w:rPrChange>
          </w:rPr>
          <w:delText>X-Ray Vision</w:delText>
        </w:r>
        <w:r w:rsidRPr="00EE27B1" w:rsidDel="009F5790">
          <w:rPr>
            <w:i/>
            <w:sz w:val="24"/>
            <w:szCs w:val="24"/>
            <w:rPrChange w:id="6413" w:author="Tre" w:date="2012-11-19T09:04:00Z">
              <w:rPr>
                <w:i/>
                <w:color w:val="0000FF"/>
                <w:u w:val="single"/>
              </w:rPr>
            </w:rPrChange>
          </w:rPr>
          <w:fldChar w:fldCharType="end"/>
        </w:r>
        <w:r w:rsidRPr="00EE27B1">
          <w:rPr>
            <w:sz w:val="24"/>
            <w:szCs w:val="24"/>
            <w:rPrChange w:id="6414" w:author="Tre" w:date="2012-11-19T09:04:00Z">
              <w:rPr>
                <w:color w:val="0000FF"/>
                <w:u w:val="single"/>
              </w:rPr>
            </w:rPrChange>
          </w:rPr>
          <w:delText>” – [Cyberzen]</w:delText>
        </w:r>
      </w:del>
    </w:p>
    <w:p w:rsidR="001F7E3F" w:rsidRPr="00880A1F" w:rsidRDefault="00EE27B1">
      <w:pPr>
        <w:pStyle w:val="MatrixSuperfluous"/>
        <w:rPr>
          <w:del w:id="6415" w:author="frontdesk" w:date="2012-11-16T12:37:00Z"/>
          <w:sz w:val="24"/>
          <w:szCs w:val="24"/>
          <w:rPrChange w:id="6416" w:author="Tre" w:date="2012-11-19T09:04:00Z">
            <w:rPr>
              <w:del w:id="6417" w:author="frontdesk" w:date="2012-11-16T12:37:00Z"/>
            </w:rPr>
          </w:rPrChange>
        </w:rPr>
      </w:pPr>
      <w:del w:id="6418" w:author="frontdesk" w:date="2012-11-16T12:37:00Z">
        <w:r w:rsidRPr="00EE27B1">
          <w:rPr>
            <w:sz w:val="24"/>
            <w:szCs w:val="24"/>
            <w:rPrChange w:id="6419" w:author="Tre" w:date="2012-11-19T09:04:00Z">
              <w:rPr>
                <w:color w:val="0000FF"/>
                <w:u w:val="single"/>
              </w:rPr>
            </w:rPrChange>
          </w:rPr>
          <w:delText xml:space="preserve">(Rule Bender) </w:delText>
        </w:r>
        <w:r w:rsidRPr="00EE27B1" w:rsidDel="009F5790">
          <w:rPr>
            <w:i/>
            <w:sz w:val="24"/>
            <w:szCs w:val="24"/>
            <w:rPrChange w:id="6420" w:author="Tre" w:date="2012-11-19T09:04:00Z">
              <w:rPr>
                <w:i/>
                <w:color w:val="0000FF"/>
                <w:u w:val="single"/>
              </w:rPr>
            </w:rPrChange>
          </w:rPr>
          <w:fldChar w:fldCharType="begin"/>
        </w:r>
        <w:r w:rsidRPr="00EE27B1">
          <w:rPr>
            <w:i/>
            <w:sz w:val="24"/>
            <w:szCs w:val="24"/>
            <w:rPrChange w:id="6421" w:author="Tre" w:date="2012-11-19T09:04:00Z">
              <w:rPr>
                <w:i/>
                <w:color w:val="0000FF"/>
                <w:u w:val="single"/>
              </w:rPr>
            </w:rPrChange>
          </w:rPr>
          <w:delInstrText xml:space="preserve"> MERGEFIELD Rule_Bender_Description </w:delInstrText>
        </w:r>
        <w:r w:rsidRPr="00EE27B1" w:rsidDel="009F5790">
          <w:rPr>
            <w:i/>
            <w:sz w:val="24"/>
            <w:szCs w:val="24"/>
            <w:rPrChange w:id="6422" w:author="Tre" w:date="2012-11-19T09:04:00Z">
              <w:rPr>
                <w:i/>
                <w:color w:val="0000FF"/>
                <w:u w:val="single"/>
              </w:rPr>
            </w:rPrChange>
          </w:rPr>
          <w:fldChar w:fldCharType="separate"/>
        </w:r>
        <w:r w:rsidRPr="00EE27B1">
          <w:rPr>
            <w:i/>
            <w:noProof/>
            <w:sz w:val="24"/>
            <w:szCs w:val="24"/>
            <w:rPrChange w:id="6423" w:author="Tre" w:date="2012-11-19T09:04:00Z">
              <w:rPr>
                <w:i/>
                <w:noProof/>
                <w:color w:val="0000FF"/>
                <w:u w:val="single"/>
              </w:rPr>
            </w:rPrChange>
          </w:rPr>
          <w:delText>Not literally using X-Rays to see through objects. Character can see through thin walls and clothes as though they weren’t there.</w:delText>
        </w:r>
        <w:r w:rsidRPr="00EE27B1" w:rsidDel="009F5790">
          <w:rPr>
            <w:i/>
            <w:sz w:val="24"/>
            <w:szCs w:val="24"/>
            <w:rPrChange w:id="6424" w:author="Tre" w:date="2012-11-19T09:04:00Z">
              <w:rPr>
                <w:i/>
                <w:color w:val="0000FF"/>
                <w:u w:val="single"/>
              </w:rPr>
            </w:rPrChange>
          </w:rPr>
          <w:fldChar w:fldCharType="end"/>
        </w:r>
      </w:del>
    </w:p>
    <w:p w:rsidR="001F7E3F" w:rsidRPr="00880A1F" w:rsidRDefault="00EE27B1">
      <w:pPr>
        <w:pStyle w:val="MatrixSuperfluous"/>
        <w:rPr>
          <w:del w:id="6425" w:author="frontdesk" w:date="2012-11-16T12:37:00Z"/>
          <w:sz w:val="24"/>
          <w:szCs w:val="24"/>
          <w:rPrChange w:id="6426" w:author="Tre" w:date="2012-11-19T09:04:00Z">
            <w:rPr>
              <w:del w:id="6427" w:author="frontdesk" w:date="2012-11-16T12:37:00Z"/>
            </w:rPr>
          </w:rPrChange>
        </w:rPr>
      </w:pPr>
      <w:del w:id="6428" w:author="frontdesk" w:date="2012-11-16T12:37:00Z">
        <w:r w:rsidRPr="00EE27B1">
          <w:rPr>
            <w:sz w:val="24"/>
            <w:szCs w:val="24"/>
            <w:rPrChange w:id="6429" w:author="Tre" w:date="2012-11-19T09:04:00Z">
              <w:rPr>
                <w:color w:val="0000FF"/>
                <w:u w:val="single"/>
              </w:rPr>
            </w:rPrChange>
          </w:rPr>
          <w:delText>(Rule Breaker)</w:delText>
        </w:r>
        <w:r w:rsidRPr="00EE27B1" w:rsidDel="009F5790">
          <w:rPr>
            <w:i/>
            <w:sz w:val="24"/>
            <w:szCs w:val="24"/>
            <w:rPrChange w:id="6430" w:author="Tre" w:date="2012-11-19T09:04:00Z">
              <w:rPr>
                <w:i/>
                <w:color w:val="0000FF"/>
                <w:u w:val="single"/>
              </w:rPr>
            </w:rPrChange>
          </w:rPr>
          <w:fldChar w:fldCharType="begin"/>
        </w:r>
        <w:r w:rsidRPr="00EE27B1">
          <w:rPr>
            <w:i/>
            <w:sz w:val="24"/>
            <w:szCs w:val="24"/>
            <w:rPrChange w:id="6431" w:author="Tre" w:date="2012-11-19T09:04:00Z">
              <w:rPr>
                <w:i/>
                <w:color w:val="0000FF"/>
                <w:u w:val="single"/>
              </w:rPr>
            </w:rPrChange>
          </w:rPr>
          <w:delInstrText xml:space="preserve"> MERGEFIELD Rule_Breaker_Description </w:delInstrText>
        </w:r>
        <w:r w:rsidRPr="00EE27B1" w:rsidDel="009F5790">
          <w:rPr>
            <w:i/>
            <w:sz w:val="24"/>
            <w:szCs w:val="24"/>
            <w:rPrChange w:id="6432" w:author="Tre" w:date="2012-11-19T09:04:00Z">
              <w:rPr>
                <w:i/>
                <w:color w:val="0000FF"/>
                <w:u w:val="single"/>
              </w:rPr>
            </w:rPrChange>
          </w:rPr>
          <w:fldChar w:fldCharType="separate"/>
        </w:r>
        <w:r w:rsidRPr="00EE27B1">
          <w:rPr>
            <w:i/>
            <w:noProof/>
            <w:sz w:val="24"/>
            <w:szCs w:val="24"/>
            <w:rPrChange w:id="6433" w:author="Tre" w:date="2012-11-19T09:04:00Z">
              <w:rPr>
                <w:i/>
                <w:noProof/>
                <w:color w:val="0000FF"/>
                <w:u w:val="single"/>
              </w:rPr>
            </w:rPrChange>
          </w:rPr>
          <w:delText>Character can see through lead and thick concrete as though it were not there.</w:delText>
        </w:r>
        <w:r w:rsidRPr="00EE27B1" w:rsidDel="009F5790">
          <w:rPr>
            <w:i/>
            <w:sz w:val="24"/>
            <w:szCs w:val="24"/>
            <w:rPrChange w:id="6434" w:author="Tre" w:date="2012-11-19T09:04:00Z">
              <w:rPr>
                <w:i/>
                <w:color w:val="0000FF"/>
                <w:u w:val="single"/>
              </w:rPr>
            </w:rPrChange>
          </w:rPr>
          <w:fldChar w:fldCharType="end"/>
        </w:r>
        <w:r w:rsidRPr="00EE27B1">
          <w:rPr>
            <w:sz w:val="24"/>
            <w:szCs w:val="24"/>
            <w:rPrChange w:id="6435" w:author="Tre" w:date="2012-11-19T09:04:00Z">
              <w:rPr>
                <w:color w:val="0000FF"/>
                <w:u w:val="single"/>
              </w:rPr>
            </w:rPrChange>
          </w:rPr>
          <w:delText xml:space="preserve"> </w:delText>
        </w:r>
        <w:r w:rsidRPr="00EE27B1" w:rsidDel="009F5790">
          <w:rPr>
            <w:sz w:val="24"/>
            <w:szCs w:val="24"/>
            <w:rPrChange w:id="6436" w:author="Tre" w:date="2012-11-19T09:04:00Z">
              <w:rPr>
                <w:color w:val="0000FF"/>
                <w:u w:val="single"/>
              </w:rPr>
            </w:rPrChange>
          </w:rPr>
          <w:fldChar w:fldCharType="begin"/>
        </w:r>
        <w:r w:rsidRPr="00EE27B1">
          <w:rPr>
            <w:sz w:val="24"/>
            <w:szCs w:val="24"/>
            <w:rPrChange w:id="6437" w:author="Tre" w:date="2012-11-19T09:04:00Z">
              <w:rPr>
                <w:color w:val="0000FF"/>
                <w:u w:val="single"/>
              </w:rPr>
            </w:rPrChange>
          </w:rPr>
          <w:delInstrText xml:space="preserve"> NEXT  \* MERGEFORMAT </w:delInstrText>
        </w:r>
        <w:r w:rsidRPr="00EE27B1" w:rsidDel="009F5790">
          <w:rPr>
            <w:sz w:val="24"/>
            <w:szCs w:val="24"/>
            <w:rPrChange w:id="6438" w:author="Tre" w:date="2012-11-19T09:04:00Z">
              <w:rPr>
                <w:color w:val="0000FF"/>
                <w:u w:val="single"/>
              </w:rPr>
            </w:rPrChange>
          </w:rPr>
          <w:fldChar w:fldCharType="end"/>
        </w:r>
      </w:del>
    </w:p>
    <w:p w:rsidR="001F7E3F" w:rsidRPr="00880A1F" w:rsidRDefault="00EE27B1">
      <w:pPr>
        <w:pStyle w:val="MatrixSuperfluous"/>
        <w:rPr>
          <w:ins w:id="6439" w:author="frontdesk" w:date="2012-11-16T12:46:00Z"/>
          <w:del w:id="6440" w:author="Tre" w:date="2012-11-16T21:30:00Z"/>
          <w:sz w:val="24"/>
          <w:szCs w:val="24"/>
          <w:rPrChange w:id="6441" w:author="Tre" w:date="2012-11-19T09:04:00Z">
            <w:rPr>
              <w:ins w:id="6442" w:author="frontdesk" w:date="2012-11-16T12:46:00Z"/>
              <w:del w:id="6443" w:author="Tre" w:date="2012-11-16T21:30:00Z"/>
            </w:rPr>
          </w:rPrChange>
        </w:rPr>
      </w:pPr>
      <w:ins w:id="6444" w:author="frontdesk" w:date="2012-11-16T12:46:00Z">
        <w:del w:id="6445" w:author="Tre" w:date="2012-11-16T21:30:00Z">
          <w:r w:rsidRPr="00EE27B1">
            <w:rPr>
              <w:b/>
              <w:sz w:val="24"/>
              <w:szCs w:val="24"/>
              <w:rPrChange w:id="6446" w:author="Tre" w:date="2012-11-19T09:04:00Z">
                <w:rPr>
                  <w:b/>
                  <w:color w:val="0000FF"/>
                  <w:u w:val="single"/>
                </w:rPr>
              </w:rPrChange>
            </w:rPr>
            <w:delText>Matrix Feat</w:delText>
          </w:r>
          <w:r w:rsidRPr="00EE27B1">
            <w:rPr>
              <w:sz w:val="24"/>
              <w:szCs w:val="24"/>
              <w:rPrChange w:id="6447" w:author="Tre" w:date="2012-11-19T09:04:00Z">
                <w:rPr>
                  <w:color w:val="0000FF"/>
                  <w:u w:val="single"/>
                </w:rPr>
              </w:rPrChange>
            </w:rPr>
            <w:delText xml:space="preserve"> </w:delText>
          </w:r>
          <w:r w:rsidRPr="00EE27B1">
            <w:rPr>
              <w:b/>
              <w:sz w:val="24"/>
              <w:szCs w:val="24"/>
              <w:rPrChange w:id="6448" w:author="Tre" w:date="2012-11-19T09:04:00Z">
                <w:rPr>
                  <w:b/>
                  <w:color w:val="0000FF"/>
                  <w:u w:val="single"/>
                </w:rPr>
              </w:rPrChange>
            </w:rPr>
            <w:delText>“</w:delText>
          </w:r>
          <w:r w:rsidRPr="00EE27B1" w:rsidDel="00E404A2">
            <w:rPr>
              <w:b/>
              <w:i/>
              <w:sz w:val="24"/>
              <w:szCs w:val="24"/>
              <w:rPrChange w:id="6449" w:author="Tre" w:date="2012-11-19T09:04:00Z">
                <w:rPr>
                  <w:b/>
                  <w:i/>
                  <w:color w:val="0000FF"/>
                  <w:u w:val="single"/>
                </w:rPr>
              </w:rPrChange>
            </w:rPr>
            <w:fldChar w:fldCharType="begin"/>
          </w:r>
          <w:r w:rsidRPr="00EE27B1">
            <w:rPr>
              <w:b/>
              <w:i/>
              <w:sz w:val="24"/>
              <w:szCs w:val="24"/>
              <w:rPrChange w:id="6450" w:author="Tre" w:date="2012-11-19T09:04:00Z">
                <w:rPr>
                  <w:b/>
                  <w:i/>
                  <w:color w:val="0000FF"/>
                  <w:u w:val="single"/>
                </w:rPr>
              </w:rPrChange>
            </w:rPr>
            <w:delInstrText xml:space="preserve"> MERGEFIELD Skill </w:delInstrText>
          </w:r>
          <w:r w:rsidRPr="00EE27B1" w:rsidDel="00E404A2">
            <w:rPr>
              <w:b/>
              <w:i/>
              <w:sz w:val="24"/>
              <w:szCs w:val="24"/>
              <w:rPrChange w:id="6451" w:author="Tre" w:date="2012-11-19T09:04:00Z">
                <w:rPr>
                  <w:b/>
                  <w:i/>
                  <w:color w:val="0000FF"/>
                  <w:u w:val="single"/>
                </w:rPr>
              </w:rPrChange>
            </w:rPr>
            <w:fldChar w:fldCharType="separate"/>
          </w:r>
          <w:r w:rsidRPr="00EE27B1">
            <w:rPr>
              <w:b/>
              <w:i/>
              <w:noProof/>
              <w:sz w:val="24"/>
              <w:szCs w:val="24"/>
              <w:rPrChange w:id="6452" w:author="Tre" w:date="2012-11-19T09:04:00Z">
                <w:rPr>
                  <w:b/>
                  <w:i/>
                  <w:noProof/>
                  <w:color w:val="0000FF"/>
                  <w:u w:val="single"/>
                </w:rPr>
              </w:rPrChange>
            </w:rPr>
            <w:delText>Acute Hearing</w:delText>
          </w:r>
          <w:r w:rsidRPr="00EE27B1" w:rsidDel="00E404A2">
            <w:rPr>
              <w:b/>
              <w:i/>
              <w:sz w:val="24"/>
              <w:szCs w:val="24"/>
              <w:rPrChange w:id="6453" w:author="Tre" w:date="2012-11-19T09:04:00Z">
                <w:rPr>
                  <w:b/>
                  <w:i/>
                  <w:color w:val="0000FF"/>
                  <w:u w:val="single"/>
                </w:rPr>
              </w:rPrChange>
            </w:rPr>
            <w:fldChar w:fldCharType="end"/>
          </w:r>
          <w:r w:rsidRPr="00EE27B1">
            <w:rPr>
              <w:b/>
              <w:sz w:val="24"/>
              <w:szCs w:val="24"/>
              <w:rPrChange w:id="6454" w:author="Tre" w:date="2012-11-19T09:04:00Z">
                <w:rPr>
                  <w:b/>
                  <w:color w:val="0000FF"/>
                  <w:u w:val="single"/>
                </w:rPr>
              </w:rPrChange>
            </w:rPr>
            <w:delText>”</w:delText>
          </w:r>
          <w:r w:rsidRPr="00EE27B1">
            <w:rPr>
              <w:sz w:val="24"/>
              <w:szCs w:val="24"/>
              <w:rPrChange w:id="6455" w:author="Tre" w:date="2012-11-19T09:04:00Z">
                <w:rPr>
                  <w:color w:val="0000FF"/>
                  <w:u w:val="single"/>
                </w:rPr>
              </w:rPrChange>
            </w:rPr>
            <w:delText xml:space="preserve"> - [CyberZen]</w:delText>
          </w:r>
        </w:del>
      </w:ins>
    </w:p>
    <w:p w:rsidR="001F7E3F" w:rsidRPr="00880A1F" w:rsidRDefault="00EE27B1">
      <w:pPr>
        <w:pStyle w:val="MatrixSuperfluous"/>
        <w:rPr>
          <w:ins w:id="6456" w:author="frontdesk" w:date="2012-11-16T12:46:00Z"/>
          <w:del w:id="6457" w:author="Tre" w:date="2012-11-16T21:30:00Z"/>
          <w:sz w:val="24"/>
          <w:szCs w:val="24"/>
          <w:rPrChange w:id="6458" w:author="Tre" w:date="2012-11-19T09:04:00Z">
            <w:rPr>
              <w:ins w:id="6459" w:author="frontdesk" w:date="2012-11-16T12:46:00Z"/>
              <w:del w:id="6460" w:author="Tre" w:date="2012-11-16T21:30:00Z"/>
            </w:rPr>
          </w:rPrChange>
        </w:rPr>
      </w:pPr>
      <w:ins w:id="6461" w:author="frontdesk" w:date="2012-11-16T12:46:00Z">
        <w:del w:id="6462" w:author="Tre" w:date="2012-11-16T21:30:00Z">
          <w:r w:rsidRPr="00EE27B1">
            <w:rPr>
              <w:sz w:val="24"/>
              <w:szCs w:val="24"/>
              <w:rPrChange w:id="6463" w:author="Tre" w:date="2012-11-19T09:04:00Z">
                <w:rPr>
                  <w:color w:val="0000FF"/>
                  <w:u w:val="single"/>
                </w:rPr>
              </w:rPrChange>
            </w:rPr>
            <w:delText>Rule Bender Feat:</w:delText>
          </w:r>
          <w:r w:rsidRPr="00EE27B1">
            <w:rPr>
              <w:i/>
              <w:sz w:val="24"/>
              <w:szCs w:val="24"/>
              <w:rPrChange w:id="6464" w:author="Tre" w:date="2012-11-19T09:04:00Z">
                <w:rPr>
                  <w:i/>
                  <w:color w:val="0000FF"/>
                  <w:u w:val="single"/>
                </w:rPr>
              </w:rPrChange>
            </w:rPr>
            <w:delText xml:space="preserve"> </w:delText>
          </w:r>
          <w:r w:rsidRPr="00EE27B1" w:rsidDel="00E404A2">
            <w:rPr>
              <w:i/>
              <w:sz w:val="24"/>
              <w:szCs w:val="24"/>
              <w:rPrChange w:id="6465" w:author="Tre" w:date="2012-11-19T09:04:00Z">
                <w:rPr>
                  <w:i/>
                  <w:color w:val="0000FF"/>
                  <w:u w:val="single"/>
                </w:rPr>
              </w:rPrChange>
            </w:rPr>
            <w:fldChar w:fldCharType="begin"/>
          </w:r>
          <w:r w:rsidRPr="00EE27B1">
            <w:rPr>
              <w:i/>
              <w:sz w:val="24"/>
              <w:szCs w:val="24"/>
              <w:rPrChange w:id="6466" w:author="Tre" w:date="2012-11-19T09:04:00Z">
                <w:rPr>
                  <w:i/>
                  <w:color w:val="0000FF"/>
                  <w:u w:val="single"/>
                </w:rPr>
              </w:rPrChange>
            </w:rPr>
            <w:delInstrText xml:space="preserve"> MERGEFIELD Rule_Bender_Description </w:delInstrText>
          </w:r>
          <w:r w:rsidRPr="00EE27B1" w:rsidDel="00E404A2">
            <w:rPr>
              <w:i/>
              <w:sz w:val="24"/>
              <w:szCs w:val="24"/>
              <w:rPrChange w:id="6467" w:author="Tre" w:date="2012-11-19T09:04:00Z">
                <w:rPr>
                  <w:i/>
                  <w:color w:val="0000FF"/>
                  <w:u w:val="single"/>
                </w:rPr>
              </w:rPrChange>
            </w:rPr>
            <w:fldChar w:fldCharType="separate"/>
          </w:r>
          <w:r w:rsidRPr="00EE27B1">
            <w:rPr>
              <w:i/>
              <w:noProof/>
              <w:sz w:val="24"/>
              <w:szCs w:val="24"/>
              <w:rPrChange w:id="6468" w:author="Tre" w:date="2012-11-19T09:04:00Z">
                <w:rPr>
                  <w:i/>
                  <w:noProof/>
                  <w:color w:val="0000FF"/>
                  <w:u w:val="single"/>
                </w:rPr>
              </w:rPrChange>
            </w:rPr>
            <w:delText>Character can hear conversations that are happening far off as though they were next to them.</w:delText>
          </w:r>
          <w:r w:rsidRPr="00EE27B1" w:rsidDel="00E404A2">
            <w:rPr>
              <w:i/>
              <w:sz w:val="24"/>
              <w:szCs w:val="24"/>
              <w:rPrChange w:id="6469" w:author="Tre" w:date="2012-11-19T09:04:00Z">
                <w:rPr>
                  <w:i/>
                  <w:color w:val="0000FF"/>
                  <w:u w:val="single"/>
                </w:rPr>
              </w:rPrChange>
            </w:rPr>
            <w:fldChar w:fldCharType="end"/>
          </w:r>
        </w:del>
      </w:ins>
    </w:p>
    <w:p w:rsidR="001F7E3F" w:rsidRPr="00880A1F" w:rsidRDefault="00EE27B1">
      <w:pPr>
        <w:pStyle w:val="MatrixSuperfluous"/>
        <w:rPr>
          <w:ins w:id="6470" w:author="frontdesk" w:date="2012-11-16T12:46:00Z"/>
          <w:del w:id="6471" w:author="Tre" w:date="2012-11-16T21:30:00Z"/>
          <w:sz w:val="24"/>
          <w:szCs w:val="24"/>
          <w:rPrChange w:id="6472" w:author="Tre" w:date="2012-11-19T09:04:00Z">
            <w:rPr>
              <w:ins w:id="6473" w:author="frontdesk" w:date="2012-11-16T12:46:00Z"/>
              <w:del w:id="6474" w:author="Tre" w:date="2012-11-16T21:30:00Z"/>
            </w:rPr>
          </w:rPrChange>
        </w:rPr>
      </w:pPr>
      <w:ins w:id="6475" w:author="frontdesk" w:date="2012-11-16T12:46:00Z">
        <w:del w:id="6476" w:author="Tre" w:date="2012-11-16T21:30:00Z">
          <w:r w:rsidRPr="00EE27B1">
            <w:rPr>
              <w:sz w:val="24"/>
              <w:szCs w:val="24"/>
              <w:rPrChange w:id="6477" w:author="Tre" w:date="2012-11-19T09:04:00Z">
                <w:rPr>
                  <w:color w:val="0000FF"/>
                  <w:u w:val="single"/>
                </w:rPr>
              </w:rPrChange>
            </w:rPr>
            <w:delText xml:space="preserve">Rule Breaker Feat: </w:delText>
          </w:r>
          <w:r w:rsidRPr="00EE27B1" w:rsidDel="00E404A2">
            <w:rPr>
              <w:i/>
              <w:sz w:val="24"/>
              <w:szCs w:val="24"/>
              <w:rPrChange w:id="6478" w:author="Tre" w:date="2012-11-19T09:04:00Z">
                <w:rPr>
                  <w:i/>
                  <w:color w:val="0000FF"/>
                  <w:u w:val="single"/>
                </w:rPr>
              </w:rPrChange>
            </w:rPr>
            <w:fldChar w:fldCharType="begin"/>
          </w:r>
          <w:r w:rsidRPr="00EE27B1">
            <w:rPr>
              <w:i/>
              <w:sz w:val="24"/>
              <w:szCs w:val="24"/>
              <w:rPrChange w:id="6479" w:author="Tre" w:date="2012-11-19T09:04:00Z">
                <w:rPr>
                  <w:i/>
                  <w:color w:val="0000FF"/>
                  <w:u w:val="single"/>
                </w:rPr>
              </w:rPrChange>
            </w:rPr>
            <w:delInstrText xml:space="preserve"> MERGEFIELD Rule_Breaker_Description </w:delInstrText>
          </w:r>
          <w:r w:rsidRPr="00EE27B1" w:rsidDel="00E404A2">
            <w:rPr>
              <w:i/>
              <w:sz w:val="24"/>
              <w:szCs w:val="24"/>
              <w:rPrChange w:id="6480" w:author="Tre" w:date="2012-11-19T09:04:00Z">
                <w:rPr>
                  <w:i/>
                  <w:color w:val="0000FF"/>
                  <w:u w:val="single"/>
                </w:rPr>
              </w:rPrChange>
            </w:rPr>
            <w:fldChar w:fldCharType="separate"/>
          </w:r>
          <w:r w:rsidRPr="00EE27B1">
            <w:rPr>
              <w:i/>
              <w:noProof/>
              <w:sz w:val="24"/>
              <w:szCs w:val="24"/>
              <w:rPrChange w:id="6481" w:author="Tre" w:date="2012-11-19T09:04:00Z">
                <w:rPr>
                  <w:i/>
                  <w:noProof/>
                  <w:color w:val="0000FF"/>
                  <w:u w:val="single"/>
                </w:rPr>
              </w:rPrChange>
            </w:rPr>
            <w:delText>Character can hear other frequencies even those that are normally inaudible.</w:delText>
          </w:r>
          <w:r w:rsidRPr="00EE27B1" w:rsidDel="00E404A2">
            <w:rPr>
              <w:i/>
              <w:sz w:val="24"/>
              <w:szCs w:val="24"/>
              <w:rPrChange w:id="6482" w:author="Tre" w:date="2012-11-19T09:04:00Z">
                <w:rPr>
                  <w:i/>
                  <w:color w:val="0000FF"/>
                  <w:u w:val="single"/>
                </w:rPr>
              </w:rPrChange>
            </w:rPr>
            <w:fldChar w:fldCharType="end"/>
          </w:r>
          <w:r w:rsidRPr="00EE27B1" w:rsidDel="00E404A2">
            <w:rPr>
              <w:sz w:val="24"/>
              <w:szCs w:val="24"/>
              <w:rPrChange w:id="6483" w:author="Tre" w:date="2012-11-19T09:04:00Z">
                <w:rPr>
                  <w:color w:val="0000FF"/>
                  <w:u w:val="single"/>
                </w:rPr>
              </w:rPrChange>
            </w:rPr>
            <w:fldChar w:fldCharType="begin"/>
          </w:r>
          <w:r w:rsidRPr="00EE27B1">
            <w:rPr>
              <w:sz w:val="24"/>
              <w:szCs w:val="24"/>
              <w:rPrChange w:id="6484" w:author="Tre" w:date="2012-11-19T09:04:00Z">
                <w:rPr>
                  <w:color w:val="0000FF"/>
                  <w:u w:val="single"/>
                </w:rPr>
              </w:rPrChange>
            </w:rPr>
            <w:delInstrText xml:space="preserve"> NEXT  \* MERGEFORMAT </w:delInstrText>
          </w:r>
          <w:r w:rsidRPr="00EE27B1" w:rsidDel="00E404A2">
            <w:rPr>
              <w:sz w:val="24"/>
              <w:szCs w:val="24"/>
              <w:rPrChange w:id="6485" w:author="Tre" w:date="2012-11-19T09:04:00Z">
                <w:rPr>
                  <w:color w:val="0000FF"/>
                  <w:u w:val="single"/>
                </w:rPr>
              </w:rPrChange>
            </w:rPr>
            <w:fldChar w:fldCharType="end"/>
          </w:r>
        </w:del>
      </w:ins>
    </w:p>
    <w:p w:rsidR="001F7E3F" w:rsidRPr="00880A1F" w:rsidRDefault="001F7E3F">
      <w:pPr>
        <w:pStyle w:val="MatrixSuperfluous"/>
        <w:rPr>
          <w:ins w:id="6486" w:author="frontdesk" w:date="2012-11-16T12:46:00Z"/>
          <w:del w:id="6487" w:author="Tre" w:date="2012-11-16T21:30:00Z"/>
          <w:sz w:val="24"/>
          <w:szCs w:val="24"/>
          <w:rPrChange w:id="6488" w:author="Tre" w:date="2012-11-19T09:04:00Z">
            <w:rPr>
              <w:ins w:id="6489" w:author="frontdesk" w:date="2012-11-16T12:46:00Z"/>
              <w:del w:id="6490" w:author="Tre" w:date="2012-11-16T21:30:00Z"/>
            </w:rPr>
          </w:rPrChange>
        </w:rPr>
      </w:pPr>
    </w:p>
    <w:p w:rsidR="001F7E3F" w:rsidRPr="00880A1F" w:rsidRDefault="00EE27B1">
      <w:pPr>
        <w:pStyle w:val="MatrixSuperfluous"/>
        <w:rPr>
          <w:ins w:id="6491" w:author="frontdesk" w:date="2012-11-16T12:46:00Z"/>
          <w:del w:id="6492" w:author="Tre" w:date="2012-11-16T21:30:00Z"/>
          <w:sz w:val="24"/>
          <w:szCs w:val="24"/>
          <w:rPrChange w:id="6493" w:author="Tre" w:date="2012-11-19T09:04:00Z">
            <w:rPr>
              <w:ins w:id="6494" w:author="frontdesk" w:date="2012-11-16T12:46:00Z"/>
              <w:del w:id="6495" w:author="Tre" w:date="2012-11-16T21:30:00Z"/>
            </w:rPr>
          </w:rPrChange>
        </w:rPr>
      </w:pPr>
      <w:ins w:id="6496" w:author="frontdesk" w:date="2012-11-16T12:46:00Z">
        <w:del w:id="6497" w:author="Tre" w:date="2012-11-16T21:30:00Z">
          <w:r w:rsidRPr="00EE27B1">
            <w:rPr>
              <w:b/>
              <w:sz w:val="24"/>
              <w:szCs w:val="24"/>
              <w:rPrChange w:id="6498" w:author="Tre" w:date="2012-11-19T09:04:00Z">
                <w:rPr>
                  <w:b/>
                  <w:color w:val="0000FF"/>
                  <w:u w:val="single"/>
                </w:rPr>
              </w:rPrChange>
            </w:rPr>
            <w:delText>Matrix Feat</w:delText>
          </w:r>
          <w:r w:rsidRPr="00EE27B1">
            <w:rPr>
              <w:sz w:val="24"/>
              <w:szCs w:val="24"/>
              <w:rPrChange w:id="6499" w:author="Tre" w:date="2012-11-19T09:04:00Z">
                <w:rPr>
                  <w:color w:val="0000FF"/>
                  <w:u w:val="single"/>
                </w:rPr>
              </w:rPrChange>
            </w:rPr>
            <w:delText xml:space="preserve"> </w:delText>
          </w:r>
          <w:r w:rsidRPr="00EE27B1">
            <w:rPr>
              <w:b/>
              <w:sz w:val="24"/>
              <w:szCs w:val="24"/>
              <w:rPrChange w:id="6500" w:author="Tre" w:date="2012-11-19T09:04:00Z">
                <w:rPr>
                  <w:b/>
                  <w:color w:val="0000FF"/>
                  <w:u w:val="single"/>
                </w:rPr>
              </w:rPrChange>
            </w:rPr>
            <w:delText>“</w:delText>
          </w:r>
          <w:r w:rsidRPr="00EE27B1" w:rsidDel="00E404A2">
            <w:rPr>
              <w:b/>
              <w:i/>
              <w:sz w:val="24"/>
              <w:szCs w:val="24"/>
              <w:rPrChange w:id="6501" w:author="Tre" w:date="2012-11-19T09:04:00Z">
                <w:rPr>
                  <w:b/>
                  <w:i/>
                  <w:color w:val="0000FF"/>
                  <w:u w:val="single"/>
                </w:rPr>
              </w:rPrChange>
            </w:rPr>
            <w:fldChar w:fldCharType="begin"/>
          </w:r>
          <w:r w:rsidRPr="00EE27B1">
            <w:rPr>
              <w:b/>
              <w:i/>
              <w:sz w:val="24"/>
              <w:szCs w:val="24"/>
              <w:rPrChange w:id="6502" w:author="Tre" w:date="2012-11-19T09:04:00Z">
                <w:rPr>
                  <w:b/>
                  <w:i/>
                  <w:color w:val="0000FF"/>
                  <w:u w:val="single"/>
                </w:rPr>
              </w:rPrChange>
            </w:rPr>
            <w:delInstrText xml:space="preserve"> MERGEFIELD Skill </w:delInstrText>
          </w:r>
          <w:r w:rsidRPr="00EE27B1" w:rsidDel="00E404A2">
            <w:rPr>
              <w:b/>
              <w:i/>
              <w:sz w:val="24"/>
              <w:szCs w:val="24"/>
              <w:rPrChange w:id="6503" w:author="Tre" w:date="2012-11-19T09:04:00Z">
                <w:rPr>
                  <w:b/>
                  <w:i/>
                  <w:color w:val="0000FF"/>
                  <w:u w:val="single"/>
                </w:rPr>
              </w:rPrChange>
            </w:rPr>
            <w:fldChar w:fldCharType="separate"/>
          </w:r>
          <w:r w:rsidRPr="00EE27B1">
            <w:rPr>
              <w:b/>
              <w:i/>
              <w:noProof/>
              <w:sz w:val="24"/>
              <w:szCs w:val="24"/>
              <w:rPrChange w:id="6504" w:author="Tre" w:date="2012-11-19T09:04:00Z">
                <w:rPr>
                  <w:b/>
                  <w:i/>
                  <w:noProof/>
                  <w:color w:val="0000FF"/>
                  <w:u w:val="single"/>
                </w:rPr>
              </w:rPrChange>
            </w:rPr>
            <w:delText>Atmospheric Adaptation</w:delText>
          </w:r>
          <w:r w:rsidRPr="00EE27B1" w:rsidDel="00E404A2">
            <w:rPr>
              <w:b/>
              <w:i/>
              <w:sz w:val="24"/>
              <w:szCs w:val="24"/>
              <w:rPrChange w:id="6505" w:author="Tre" w:date="2012-11-19T09:04:00Z">
                <w:rPr>
                  <w:b/>
                  <w:i/>
                  <w:color w:val="0000FF"/>
                  <w:u w:val="single"/>
                </w:rPr>
              </w:rPrChange>
            </w:rPr>
            <w:fldChar w:fldCharType="end"/>
          </w:r>
          <w:r w:rsidRPr="00EE27B1">
            <w:rPr>
              <w:b/>
              <w:sz w:val="24"/>
              <w:szCs w:val="24"/>
              <w:rPrChange w:id="6506" w:author="Tre" w:date="2012-11-19T09:04:00Z">
                <w:rPr>
                  <w:b/>
                  <w:color w:val="0000FF"/>
                  <w:u w:val="single"/>
                </w:rPr>
              </w:rPrChange>
            </w:rPr>
            <w:delText>”</w:delText>
          </w:r>
          <w:r w:rsidRPr="00EE27B1">
            <w:rPr>
              <w:sz w:val="24"/>
              <w:szCs w:val="24"/>
              <w:rPrChange w:id="6507" w:author="Tre" w:date="2012-11-19T09:04:00Z">
                <w:rPr>
                  <w:color w:val="0000FF"/>
                  <w:u w:val="single"/>
                </w:rPr>
              </w:rPrChange>
            </w:rPr>
            <w:delText xml:space="preserve"> - [CyberZen]</w:delText>
          </w:r>
        </w:del>
      </w:ins>
    </w:p>
    <w:p w:rsidR="001F7E3F" w:rsidRPr="00880A1F" w:rsidRDefault="00EE27B1">
      <w:pPr>
        <w:pStyle w:val="MatrixSuperfluous"/>
        <w:rPr>
          <w:ins w:id="6508" w:author="frontdesk" w:date="2012-11-16T12:46:00Z"/>
          <w:del w:id="6509" w:author="Tre" w:date="2012-11-16T21:30:00Z"/>
          <w:sz w:val="24"/>
          <w:szCs w:val="24"/>
          <w:rPrChange w:id="6510" w:author="Tre" w:date="2012-11-19T09:04:00Z">
            <w:rPr>
              <w:ins w:id="6511" w:author="frontdesk" w:date="2012-11-16T12:46:00Z"/>
              <w:del w:id="6512" w:author="Tre" w:date="2012-11-16T21:30:00Z"/>
            </w:rPr>
          </w:rPrChange>
        </w:rPr>
      </w:pPr>
      <w:ins w:id="6513" w:author="frontdesk" w:date="2012-11-16T12:46:00Z">
        <w:del w:id="6514" w:author="Tre" w:date="2012-11-16T21:30:00Z">
          <w:r w:rsidRPr="00EE27B1">
            <w:rPr>
              <w:sz w:val="24"/>
              <w:szCs w:val="24"/>
              <w:rPrChange w:id="6515" w:author="Tre" w:date="2012-11-19T09:04:00Z">
                <w:rPr>
                  <w:color w:val="0000FF"/>
                  <w:u w:val="single"/>
                </w:rPr>
              </w:rPrChange>
            </w:rPr>
            <w:delText>Rule Bender Feat:</w:delText>
          </w:r>
          <w:r w:rsidRPr="00EE27B1">
            <w:rPr>
              <w:i/>
              <w:sz w:val="24"/>
              <w:szCs w:val="24"/>
              <w:rPrChange w:id="6516" w:author="Tre" w:date="2012-11-19T09:04:00Z">
                <w:rPr>
                  <w:i/>
                  <w:color w:val="0000FF"/>
                  <w:u w:val="single"/>
                </w:rPr>
              </w:rPrChange>
            </w:rPr>
            <w:delText xml:space="preserve"> </w:delText>
          </w:r>
          <w:r w:rsidRPr="00EE27B1" w:rsidDel="00E404A2">
            <w:rPr>
              <w:i/>
              <w:sz w:val="24"/>
              <w:szCs w:val="24"/>
              <w:rPrChange w:id="6517" w:author="Tre" w:date="2012-11-19T09:04:00Z">
                <w:rPr>
                  <w:i/>
                  <w:color w:val="0000FF"/>
                  <w:u w:val="single"/>
                </w:rPr>
              </w:rPrChange>
            </w:rPr>
            <w:fldChar w:fldCharType="begin"/>
          </w:r>
          <w:r w:rsidRPr="00EE27B1">
            <w:rPr>
              <w:i/>
              <w:sz w:val="24"/>
              <w:szCs w:val="24"/>
              <w:rPrChange w:id="6518" w:author="Tre" w:date="2012-11-19T09:04:00Z">
                <w:rPr>
                  <w:i/>
                  <w:color w:val="0000FF"/>
                  <w:u w:val="single"/>
                </w:rPr>
              </w:rPrChange>
            </w:rPr>
            <w:delInstrText xml:space="preserve"> MERGEFIELD Rule_Bender_Description </w:delInstrText>
          </w:r>
          <w:r w:rsidRPr="00EE27B1" w:rsidDel="00E404A2">
            <w:rPr>
              <w:i/>
              <w:sz w:val="24"/>
              <w:szCs w:val="24"/>
              <w:rPrChange w:id="6519" w:author="Tre" w:date="2012-11-19T09:04:00Z">
                <w:rPr>
                  <w:i/>
                  <w:color w:val="0000FF"/>
                  <w:u w:val="single"/>
                </w:rPr>
              </w:rPrChange>
            </w:rPr>
            <w:fldChar w:fldCharType="separate"/>
          </w:r>
          <w:r w:rsidRPr="00EE27B1">
            <w:rPr>
              <w:i/>
              <w:noProof/>
              <w:sz w:val="24"/>
              <w:szCs w:val="24"/>
              <w:rPrChange w:id="6520" w:author="Tre" w:date="2012-11-19T09:04:00Z">
                <w:rPr>
                  <w:i/>
                  <w:noProof/>
                  <w:color w:val="0000FF"/>
                  <w:u w:val="single"/>
                </w:rPr>
              </w:rPrChange>
            </w:rPr>
            <w:delText>Character can breathe in noxious gases without any adverse effects. Unable to breathe underwater or live without oxygen.</w:delText>
          </w:r>
          <w:r w:rsidRPr="00EE27B1" w:rsidDel="00E404A2">
            <w:rPr>
              <w:i/>
              <w:sz w:val="24"/>
              <w:szCs w:val="24"/>
              <w:rPrChange w:id="6521" w:author="Tre" w:date="2012-11-19T09:04:00Z">
                <w:rPr>
                  <w:i/>
                  <w:color w:val="0000FF"/>
                  <w:u w:val="single"/>
                </w:rPr>
              </w:rPrChange>
            </w:rPr>
            <w:fldChar w:fldCharType="end"/>
          </w:r>
        </w:del>
      </w:ins>
    </w:p>
    <w:p w:rsidR="001F7E3F" w:rsidRPr="00880A1F" w:rsidRDefault="00EE27B1">
      <w:pPr>
        <w:pStyle w:val="MatrixSuperfluous"/>
        <w:rPr>
          <w:ins w:id="6522" w:author="frontdesk" w:date="2012-11-16T12:46:00Z"/>
          <w:del w:id="6523" w:author="Tre" w:date="2012-11-16T21:30:00Z"/>
          <w:sz w:val="24"/>
          <w:szCs w:val="24"/>
          <w:rPrChange w:id="6524" w:author="Tre" w:date="2012-11-19T09:04:00Z">
            <w:rPr>
              <w:ins w:id="6525" w:author="frontdesk" w:date="2012-11-16T12:46:00Z"/>
              <w:del w:id="6526" w:author="Tre" w:date="2012-11-16T21:30:00Z"/>
            </w:rPr>
          </w:rPrChange>
        </w:rPr>
      </w:pPr>
      <w:ins w:id="6527" w:author="frontdesk" w:date="2012-11-16T12:46:00Z">
        <w:del w:id="6528" w:author="Tre" w:date="2012-11-16T21:30:00Z">
          <w:r w:rsidRPr="00EE27B1">
            <w:rPr>
              <w:sz w:val="24"/>
              <w:szCs w:val="24"/>
              <w:rPrChange w:id="6529" w:author="Tre" w:date="2012-11-19T09:04:00Z">
                <w:rPr>
                  <w:color w:val="0000FF"/>
                  <w:u w:val="single"/>
                </w:rPr>
              </w:rPrChange>
            </w:rPr>
            <w:delText xml:space="preserve">Rule Breaker Feat: </w:delText>
          </w:r>
          <w:r w:rsidRPr="00EE27B1" w:rsidDel="00E404A2">
            <w:rPr>
              <w:i/>
              <w:sz w:val="24"/>
              <w:szCs w:val="24"/>
              <w:rPrChange w:id="6530" w:author="Tre" w:date="2012-11-19T09:04:00Z">
                <w:rPr>
                  <w:i/>
                  <w:color w:val="0000FF"/>
                  <w:u w:val="single"/>
                </w:rPr>
              </w:rPrChange>
            </w:rPr>
            <w:fldChar w:fldCharType="begin"/>
          </w:r>
          <w:r w:rsidRPr="00EE27B1">
            <w:rPr>
              <w:i/>
              <w:sz w:val="24"/>
              <w:szCs w:val="24"/>
              <w:rPrChange w:id="6531" w:author="Tre" w:date="2012-11-19T09:04:00Z">
                <w:rPr>
                  <w:i/>
                  <w:color w:val="0000FF"/>
                  <w:u w:val="single"/>
                </w:rPr>
              </w:rPrChange>
            </w:rPr>
            <w:delInstrText xml:space="preserve"> MERGEFIELD Rule_Breaker_Description </w:delInstrText>
          </w:r>
          <w:r w:rsidRPr="00EE27B1" w:rsidDel="00E404A2">
            <w:rPr>
              <w:i/>
              <w:sz w:val="24"/>
              <w:szCs w:val="24"/>
              <w:rPrChange w:id="6532" w:author="Tre" w:date="2012-11-19T09:04:00Z">
                <w:rPr>
                  <w:i/>
                  <w:color w:val="0000FF"/>
                  <w:u w:val="single"/>
                </w:rPr>
              </w:rPrChange>
            </w:rPr>
            <w:fldChar w:fldCharType="separate"/>
          </w:r>
          <w:r w:rsidRPr="00EE27B1">
            <w:rPr>
              <w:i/>
              <w:noProof/>
              <w:sz w:val="24"/>
              <w:szCs w:val="24"/>
              <w:rPrChange w:id="6533" w:author="Tre" w:date="2012-11-19T09:04:00Z">
                <w:rPr>
                  <w:i/>
                  <w:noProof/>
                  <w:color w:val="0000FF"/>
                  <w:u w:val="single"/>
                </w:rPr>
              </w:rPrChange>
            </w:rPr>
            <w:delText>can breathe water, noxious fumes/gases, or go without oxygen.</w:delText>
          </w:r>
          <w:r w:rsidRPr="00EE27B1" w:rsidDel="00E404A2">
            <w:rPr>
              <w:i/>
              <w:sz w:val="24"/>
              <w:szCs w:val="24"/>
              <w:rPrChange w:id="6534" w:author="Tre" w:date="2012-11-19T09:04:00Z">
                <w:rPr>
                  <w:i/>
                  <w:color w:val="0000FF"/>
                  <w:u w:val="single"/>
                </w:rPr>
              </w:rPrChange>
            </w:rPr>
            <w:fldChar w:fldCharType="end"/>
          </w:r>
          <w:r w:rsidRPr="00EE27B1" w:rsidDel="00E404A2">
            <w:rPr>
              <w:sz w:val="24"/>
              <w:szCs w:val="24"/>
              <w:rPrChange w:id="6535" w:author="Tre" w:date="2012-11-19T09:04:00Z">
                <w:rPr>
                  <w:color w:val="0000FF"/>
                  <w:u w:val="single"/>
                </w:rPr>
              </w:rPrChange>
            </w:rPr>
            <w:fldChar w:fldCharType="begin"/>
          </w:r>
          <w:r w:rsidRPr="00EE27B1">
            <w:rPr>
              <w:sz w:val="24"/>
              <w:szCs w:val="24"/>
              <w:rPrChange w:id="6536" w:author="Tre" w:date="2012-11-19T09:04:00Z">
                <w:rPr>
                  <w:color w:val="0000FF"/>
                  <w:u w:val="single"/>
                </w:rPr>
              </w:rPrChange>
            </w:rPr>
            <w:delInstrText xml:space="preserve"> NEXT  \* MERGEFORMAT </w:delInstrText>
          </w:r>
          <w:r w:rsidRPr="00EE27B1" w:rsidDel="00E404A2">
            <w:rPr>
              <w:sz w:val="24"/>
              <w:szCs w:val="24"/>
              <w:rPrChange w:id="6537" w:author="Tre" w:date="2012-11-19T09:04:00Z">
                <w:rPr>
                  <w:color w:val="0000FF"/>
                  <w:u w:val="single"/>
                </w:rPr>
              </w:rPrChange>
            </w:rPr>
            <w:fldChar w:fldCharType="end"/>
          </w:r>
        </w:del>
      </w:ins>
    </w:p>
    <w:p w:rsidR="001F7E3F" w:rsidRPr="00880A1F" w:rsidRDefault="001F7E3F">
      <w:pPr>
        <w:pStyle w:val="MatrixSuperfluous"/>
        <w:rPr>
          <w:ins w:id="6538" w:author="frontdesk" w:date="2012-11-16T12:46:00Z"/>
          <w:del w:id="6539" w:author="Tre" w:date="2012-11-16T21:30:00Z"/>
          <w:sz w:val="24"/>
          <w:szCs w:val="24"/>
          <w:rPrChange w:id="6540" w:author="Tre" w:date="2012-11-19T09:04:00Z">
            <w:rPr>
              <w:ins w:id="6541" w:author="frontdesk" w:date="2012-11-16T12:46:00Z"/>
              <w:del w:id="6542" w:author="Tre" w:date="2012-11-16T21:30:00Z"/>
            </w:rPr>
          </w:rPrChange>
        </w:rPr>
      </w:pPr>
    </w:p>
    <w:p w:rsidR="001F7E3F" w:rsidRPr="00880A1F" w:rsidRDefault="00EE27B1">
      <w:pPr>
        <w:pStyle w:val="MatrixSuperfluous"/>
        <w:rPr>
          <w:ins w:id="6543" w:author="frontdesk" w:date="2012-11-16T12:46:00Z"/>
          <w:del w:id="6544" w:author="Tre" w:date="2012-11-16T21:30:00Z"/>
          <w:sz w:val="24"/>
          <w:szCs w:val="24"/>
          <w:rPrChange w:id="6545" w:author="Tre" w:date="2012-11-19T09:04:00Z">
            <w:rPr>
              <w:ins w:id="6546" w:author="frontdesk" w:date="2012-11-16T12:46:00Z"/>
              <w:del w:id="6547" w:author="Tre" w:date="2012-11-16T21:30:00Z"/>
            </w:rPr>
          </w:rPrChange>
        </w:rPr>
      </w:pPr>
      <w:ins w:id="6548" w:author="frontdesk" w:date="2012-11-16T12:46:00Z">
        <w:del w:id="6549" w:author="Tre" w:date="2012-11-16T21:30:00Z">
          <w:r w:rsidRPr="00EE27B1">
            <w:rPr>
              <w:b/>
              <w:sz w:val="24"/>
              <w:szCs w:val="24"/>
              <w:rPrChange w:id="6550" w:author="Tre" w:date="2012-11-19T09:04:00Z">
                <w:rPr>
                  <w:b/>
                  <w:color w:val="0000FF"/>
                  <w:u w:val="single"/>
                </w:rPr>
              </w:rPrChange>
            </w:rPr>
            <w:delText>Matrix Feat</w:delText>
          </w:r>
          <w:r w:rsidRPr="00EE27B1">
            <w:rPr>
              <w:sz w:val="24"/>
              <w:szCs w:val="24"/>
              <w:rPrChange w:id="6551" w:author="Tre" w:date="2012-11-19T09:04:00Z">
                <w:rPr>
                  <w:color w:val="0000FF"/>
                  <w:u w:val="single"/>
                </w:rPr>
              </w:rPrChange>
            </w:rPr>
            <w:delText xml:space="preserve"> </w:delText>
          </w:r>
          <w:r w:rsidRPr="00EE27B1">
            <w:rPr>
              <w:b/>
              <w:sz w:val="24"/>
              <w:szCs w:val="24"/>
              <w:rPrChange w:id="6552" w:author="Tre" w:date="2012-11-19T09:04:00Z">
                <w:rPr>
                  <w:b/>
                  <w:color w:val="0000FF"/>
                  <w:u w:val="single"/>
                </w:rPr>
              </w:rPrChange>
            </w:rPr>
            <w:delText>“</w:delText>
          </w:r>
          <w:r w:rsidRPr="00EE27B1" w:rsidDel="00E404A2">
            <w:rPr>
              <w:b/>
              <w:i/>
              <w:sz w:val="24"/>
              <w:szCs w:val="24"/>
              <w:rPrChange w:id="6553" w:author="Tre" w:date="2012-11-19T09:04:00Z">
                <w:rPr>
                  <w:b/>
                  <w:i/>
                  <w:color w:val="0000FF"/>
                  <w:u w:val="single"/>
                </w:rPr>
              </w:rPrChange>
            </w:rPr>
            <w:fldChar w:fldCharType="begin"/>
          </w:r>
          <w:r w:rsidRPr="00EE27B1">
            <w:rPr>
              <w:b/>
              <w:i/>
              <w:sz w:val="24"/>
              <w:szCs w:val="24"/>
              <w:rPrChange w:id="6554" w:author="Tre" w:date="2012-11-19T09:04:00Z">
                <w:rPr>
                  <w:b/>
                  <w:i/>
                  <w:color w:val="0000FF"/>
                  <w:u w:val="single"/>
                </w:rPr>
              </w:rPrChange>
            </w:rPr>
            <w:delInstrText xml:space="preserve"> MERGEFIELD Skill </w:delInstrText>
          </w:r>
          <w:r w:rsidRPr="00EE27B1" w:rsidDel="00E404A2">
            <w:rPr>
              <w:b/>
              <w:i/>
              <w:sz w:val="24"/>
              <w:szCs w:val="24"/>
              <w:rPrChange w:id="6555" w:author="Tre" w:date="2012-11-19T09:04:00Z">
                <w:rPr>
                  <w:b/>
                  <w:i/>
                  <w:color w:val="0000FF"/>
                  <w:u w:val="single"/>
                </w:rPr>
              </w:rPrChange>
            </w:rPr>
            <w:fldChar w:fldCharType="separate"/>
          </w:r>
          <w:r w:rsidRPr="00EE27B1">
            <w:rPr>
              <w:b/>
              <w:i/>
              <w:noProof/>
              <w:sz w:val="24"/>
              <w:szCs w:val="24"/>
              <w:rPrChange w:id="6556" w:author="Tre" w:date="2012-11-19T09:04:00Z">
                <w:rPr>
                  <w:b/>
                  <w:i/>
                  <w:noProof/>
                  <w:color w:val="0000FF"/>
                  <w:u w:val="single"/>
                </w:rPr>
              </w:rPrChange>
            </w:rPr>
            <w:delText>Blindness</w:delText>
          </w:r>
          <w:r w:rsidRPr="00EE27B1" w:rsidDel="00E404A2">
            <w:rPr>
              <w:b/>
              <w:i/>
              <w:sz w:val="24"/>
              <w:szCs w:val="24"/>
              <w:rPrChange w:id="6557" w:author="Tre" w:date="2012-11-19T09:04:00Z">
                <w:rPr>
                  <w:b/>
                  <w:i/>
                  <w:color w:val="0000FF"/>
                  <w:u w:val="single"/>
                </w:rPr>
              </w:rPrChange>
            </w:rPr>
            <w:fldChar w:fldCharType="end"/>
          </w:r>
          <w:r w:rsidRPr="00EE27B1">
            <w:rPr>
              <w:b/>
              <w:sz w:val="24"/>
              <w:szCs w:val="24"/>
              <w:rPrChange w:id="6558" w:author="Tre" w:date="2012-11-19T09:04:00Z">
                <w:rPr>
                  <w:b/>
                  <w:color w:val="0000FF"/>
                  <w:u w:val="single"/>
                </w:rPr>
              </w:rPrChange>
            </w:rPr>
            <w:delText>”</w:delText>
          </w:r>
          <w:r w:rsidRPr="00EE27B1">
            <w:rPr>
              <w:sz w:val="24"/>
              <w:szCs w:val="24"/>
              <w:rPrChange w:id="6559" w:author="Tre" w:date="2012-11-19T09:04:00Z">
                <w:rPr>
                  <w:color w:val="0000FF"/>
                  <w:u w:val="single"/>
                </w:rPr>
              </w:rPrChange>
            </w:rPr>
            <w:delText xml:space="preserve"> - [CyberZen]</w:delText>
          </w:r>
        </w:del>
      </w:ins>
    </w:p>
    <w:p w:rsidR="001F7E3F" w:rsidRPr="00880A1F" w:rsidRDefault="00EE27B1">
      <w:pPr>
        <w:pStyle w:val="MatrixSuperfluous"/>
        <w:rPr>
          <w:ins w:id="6560" w:author="frontdesk" w:date="2012-11-16T12:46:00Z"/>
          <w:del w:id="6561" w:author="Tre" w:date="2012-11-16T21:30:00Z"/>
          <w:sz w:val="24"/>
          <w:szCs w:val="24"/>
          <w:rPrChange w:id="6562" w:author="Tre" w:date="2012-11-19T09:04:00Z">
            <w:rPr>
              <w:ins w:id="6563" w:author="frontdesk" w:date="2012-11-16T12:46:00Z"/>
              <w:del w:id="6564" w:author="Tre" w:date="2012-11-16T21:30:00Z"/>
            </w:rPr>
          </w:rPrChange>
        </w:rPr>
      </w:pPr>
      <w:ins w:id="6565" w:author="frontdesk" w:date="2012-11-16T12:46:00Z">
        <w:del w:id="6566" w:author="Tre" w:date="2012-11-16T21:30:00Z">
          <w:r w:rsidRPr="00EE27B1">
            <w:rPr>
              <w:sz w:val="24"/>
              <w:szCs w:val="24"/>
              <w:rPrChange w:id="6567" w:author="Tre" w:date="2012-11-19T09:04:00Z">
                <w:rPr>
                  <w:color w:val="0000FF"/>
                  <w:u w:val="single"/>
                </w:rPr>
              </w:rPrChange>
            </w:rPr>
            <w:delText>Rule Bender Feat:</w:delText>
          </w:r>
          <w:r w:rsidRPr="00EE27B1">
            <w:rPr>
              <w:i/>
              <w:sz w:val="24"/>
              <w:szCs w:val="24"/>
              <w:rPrChange w:id="6568" w:author="Tre" w:date="2012-11-19T09:04:00Z">
                <w:rPr>
                  <w:i/>
                  <w:color w:val="0000FF"/>
                  <w:u w:val="single"/>
                </w:rPr>
              </w:rPrChange>
            </w:rPr>
            <w:delText xml:space="preserve"> </w:delText>
          </w:r>
          <w:r w:rsidRPr="00EE27B1" w:rsidDel="00E404A2">
            <w:rPr>
              <w:i/>
              <w:sz w:val="24"/>
              <w:szCs w:val="24"/>
              <w:rPrChange w:id="6569" w:author="Tre" w:date="2012-11-19T09:04:00Z">
                <w:rPr>
                  <w:i/>
                  <w:color w:val="0000FF"/>
                  <w:u w:val="single"/>
                </w:rPr>
              </w:rPrChange>
            </w:rPr>
            <w:fldChar w:fldCharType="begin"/>
          </w:r>
          <w:r w:rsidRPr="00EE27B1">
            <w:rPr>
              <w:i/>
              <w:sz w:val="24"/>
              <w:szCs w:val="24"/>
              <w:rPrChange w:id="6570" w:author="Tre" w:date="2012-11-19T09:04:00Z">
                <w:rPr>
                  <w:i/>
                  <w:color w:val="0000FF"/>
                  <w:u w:val="single"/>
                </w:rPr>
              </w:rPrChange>
            </w:rPr>
            <w:delInstrText xml:space="preserve"> MERGEFIELD Rule_Bender_Description </w:delInstrText>
          </w:r>
          <w:r w:rsidRPr="00EE27B1" w:rsidDel="00E404A2">
            <w:rPr>
              <w:i/>
              <w:sz w:val="24"/>
              <w:szCs w:val="24"/>
              <w:rPrChange w:id="6571" w:author="Tre" w:date="2012-11-19T09:04:00Z">
                <w:rPr>
                  <w:i/>
                  <w:color w:val="0000FF"/>
                  <w:u w:val="single"/>
                </w:rPr>
              </w:rPrChange>
            </w:rPr>
            <w:fldChar w:fldCharType="separate"/>
          </w:r>
          <w:r w:rsidRPr="00EE27B1">
            <w:rPr>
              <w:i/>
              <w:noProof/>
              <w:sz w:val="24"/>
              <w:szCs w:val="24"/>
              <w:rPrChange w:id="6572" w:author="Tre" w:date="2012-11-19T09:04:00Z">
                <w:rPr>
                  <w:i/>
                  <w:noProof/>
                  <w:color w:val="0000FF"/>
                  <w:u w:val="single"/>
                </w:rPr>
              </w:rPrChange>
            </w:rPr>
            <w:delText>Make a number of bluepill RSIs equal to their Matrix Feat rating blind. They must be able to touch the RSI.</w:delText>
          </w:r>
          <w:r w:rsidRPr="00EE27B1" w:rsidDel="00E404A2">
            <w:rPr>
              <w:i/>
              <w:sz w:val="24"/>
              <w:szCs w:val="24"/>
              <w:rPrChange w:id="6573" w:author="Tre" w:date="2012-11-19T09:04:00Z">
                <w:rPr>
                  <w:i/>
                  <w:color w:val="0000FF"/>
                  <w:u w:val="single"/>
                </w:rPr>
              </w:rPrChange>
            </w:rPr>
            <w:fldChar w:fldCharType="end"/>
          </w:r>
        </w:del>
      </w:ins>
    </w:p>
    <w:p w:rsidR="001F7E3F" w:rsidRPr="00880A1F" w:rsidRDefault="00EE27B1">
      <w:pPr>
        <w:pStyle w:val="MatrixSuperfluous"/>
        <w:rPr>
          <w:ins w:id="6574" w:author="frontdesk" w:date="2012-11-16T12:46:00Z"/>
          <w:del w:id="6575" w:author="Tre" w:date="2012-11-16T21:30:00Z"/>
          <w:sz w:val="24"/>
          <w:szCs w:val="24"/>
          <w:rPrChange w:id="6576" w:author="Tre" w:date="2012-11-19T09:04:00Z">
            <w:rPr>
              <w:ins w:id="6577" w:author="frontdesk" w:date="2012-11-16T12:46:00Z"/>
              <w:del w:id="6578" w:author="Tre" w:date="2012-11-16T21:30:00Z"/>
            </w:rPr>
          </w:rPrChange>
        </w:rPr>
      </w:pPr>
      <w:ins w:id="6579" w:author="frontdesk" w:date="2012-11-16T12:46:00Z">
        <w:del w:id="6580" w:author="Tre" w:date="2012-11-16T21:30:00Z">
          <w:r w:rsidRPr="00EE27B1">
            <w:rPr>
              <w:sz w:val="24"/>
              <w:szCs w:val="24"/>
              <w:rPrChange w:id="6581" w:author="Tre" w:date="2012-11-19T09:04:00Z">
                <w:rPr>
                  <w:color w:val="0000FF"/>
                  <w:u w:val="single"/>
                </w:rPr>
              </w:rPrChange>
            </w:rPr>
            <w:delText xml:space="preserve">Rule Breaker Feat: </w:delText>
          </w:r>
          <w:r w:rsidRPr="00EE27B1" w:rsidDel="00E404A2">
            <w:rPr>
              <w:i/>
              <w:sz w:val="24"/>
              <w:szCs w:val="24"/>
              <w:rPrChange w:id="6582" w:author="Tre" w:date="2012-11-19T09:04:00Z">
                <w:rPr>
                  <w:i/>
                  <w:color w:val="0000FF"/>
                  <w:u w:val="single"/>
                </w:rPr>
              </w:rPrChange>
            </w:rPr>
            <w:fldChar w:fldCharType="begin"/>
          </w:r>
          <w:r w:rsidRPr="00EE27B1">
            <w:rPr>
              <w:i/>
              <w:sz w:val="24"/>
              <w:szCs w:val="24"/>
              <w:rPrChange w:id="6583" w:author="Tre" w:date="2012-11-19T09:04:00Z">
                <w:rPr>
                  <w:i/>
                  <w:color w:val="0000FF"/>
                  <w:u w:val="single"/>
                </w:rPr>
              </w:rPrChange>
            </w:rPr>
            <w:delInstrText xml:space="preserve"> MERGEFIELD Rule_Breaker_Description </w:delInstrText>
          </w:r>
          <w:r w:rsidRPr="00EE27B1" w:rsidDel="00E404A2">
            <w:rPr>
              <w:i/>
              <w:sz w:val="24"/>
              <w:szCs w:val="24"/>
              <w:rPrChange w:id="6584" w:author="Tre" w:date="2012-11-19T09:04:00Z">
                <w:rPr>
                  <w:i/>
                  <w:color w:val="0000FF"/>
                  <w:u w:val="single"/>
                </w:rPr>
              </w:rPrChange>
            </w:rPr>
            <w:fldChar w:fldCharType="separate"/>
          </w:r>
          <w:r w:rsidRPr="00EE27B1">
            <w:rPr>
              <w:i/>
              <w:noProof/>
              <w:sz w:val="24"/>
              <w:szCs w:val="24"/>
              <w:rPrChange w:id="6585" w:author="Tre" w:date="2012-11-19T09:04:00Z">
                <w:rPr>
                  <w:i/>
                  <w:noProof/>
                  <w:color w:val="0000FF"/>
                  <w:u w:val="single"/>
                </w:rPr>
              </w:rPrChange>
            </w:rPr>
            <w:delText>Make a redpill RSI that has been unplugged from the Matrix blind. This effect last as long as the character concentrates.</w:delText>
          </w:r>
          <w:r w:rsidRPr="00EE27B1" w:rsidDel="00E404A2">
            <w:rPr>
              <w:i/>
              <w:sz w:val="24"/>
              <w:szCs w:val="24"/>
              <w:rPrChange w:id="6586" w:author="Tre" w:date="2012-11-19T09:04:00Z">
                <w:rPr>
                  <w:i/>
                  <w:color w:val="0000FF"/>
                  <w:u w:val="single"/>
                </w:rPr>
              </w:rPrChange>
            </w:rPr>
            <w:fldChar w:fldCharType="end"/>
          </w:r>
          <w:r w:rsidRPr="00EE27B1" w:rsidDel="00E404A2">
            <w:rPr>
              <w:sz w:val="24"/>
              <w:szCs w:val="24"/>
              <w:rPrChange w:id="6587" w:author="Tre" w:date="2012-11-19T09:04:00Z">
                <w:rPr>
                  <w:color w:val="0000FF"/>
                  <w:u w:val="single"/>
                </w:rPr>
              </w:rPrChange>
            </w:rPr>
            <w:fldChar w:fldCharType="begin"/>
          </w:r>
          <w:r w:rsidRPr="00EE27B1">
            <w:rPr>
              <w:sz w:val="24"/>
              <w:szCs w:val="24"/>
              <w:rPrChange w:id="6588" w:author="Tre" w:date="2012-11-19T09:04:00Z">
                <w:rPr>
                  <w:color w:val="0000FF"/>
                  <w:u w:val="single"/>
                </w:rPr>
              </w:rPrChange>
            </w:rPr>
            <w:delInstrText xml:space="preserve"> NEXT  \* MERGEFORMAT </w:delInstrText>
          </w:r>
          <w:r w:rsidRPr="00EE27B1" w:rsidDel="00E404A2">
            <w:rPr>
              <w:sz w:val="24"/>
              <w:szCs w:val="24"/>
              <w:rPrChange w:id="6589" w:author="Tre" w:date="2012-11-19T09:04:00Z">
                <w:rPr>
                  <w:color w:val="0000FF"/>
                  <w:u w:val="single"/>
                </w:rPr>
              </w:rPrChange>
            </w:rPr>
            <w:fldChar w:fldCharType="end"/>
          </w:r>
        </w:del>
      </w:ins>
    </w:p>
    <w:p w:rsidR="001F7E3F" w:rsidRPr="00880A1F" w:rsidRDefault="001F7E3F">
      <w:pPr>
        <w:pStyle w:val="MatrixSuperfluous"/>
        <w:rPr>
          <w:ins w:id="6590" w:author="frontdesk" w:date="2012-11-16T12:46:00Z"/>
          <w:del w:id="6591" w:author="Tre" w:date="2012-11-16T21:30:00Z"/>
          <w:sz w:val="24"/>
          <w:szCs w:val="24"/>
          <w:rPrChange w:id="6592" w:author="Tre" w:date="2012-11-19T09:04:00Z">
            <w:rPr>
              <w:ins w:id="6593" w:author="frontdesk" w:date="2012-11-16T12:46:00Z"/>
              <w:del w:id="6594" w:author="Tre" w:date="2012-11-16T21:30:00Z"/>
            </w:rPr>
          </w:rPrChange>
        </w:rPr>
      </w:pPr>
    </w:p>
    <w:p w:rsidR="001F7E3F" w:rsidRPr="00880A1F" w:rsidRDefault="00EE27B1">
      <w:pPr>
        <w:pStyle w:val="MatrixSuperfluous"/>
        <w:rPr>
          <w:ins w:id="6595" w:author="frontdesk" w:date="2012-11-16T12:46:00Z"/>
          <w:del w:id="6596" w:author="Tre" w:date="2012-11-16T21:30:00Z"/>
          <w:sz w:val="24"/>
          <w:szCs w:val="24"/>
          <w:rPrChange w:id="6597" w:author="Tre" w:date="2012-11-19T09:04:00Z">
            <w:rPr>
              <w:ins w:id="6598" w:author="frontdesk" w:date="2012-11-16T12:46:00Z"/>
              <w:del w:id="6599" w:author="Tre" w:date="2012-11-16T21:30:00Z"/>
            </w:rPr>
          </w:rPrChange>
        </w:rPr>
      </w:pPr>
      <w:ins w:id="6600" w:author="frontdesk" w:date="2012-11-16T12:46:00Z">
        <w:del w:id="6601" w:author="Tre" w:date="2012-11-16T21:30:00Z">
          <w:r w:rsidRPr="00EE27B1">
            <w:rPr>
              <w:b/>
              <w:sz w:val="24"/>
              <w:szCs w:val="24"/>
              <w:rPrChange w:id="6602" w:author="Tre" w:date="2012-11-19T09:04:00Z">
                <w:rPr>
                  <w:b/>
                  <w:color w:val="0000FF"/>
                  <w:u w:val="single"/>
                </w:rPr>
              </w:rPrChange>
            </w:rPr>
            <w:delText>Matrix Feat</w:delText>
          </w:r>
          <w:r w:rsidRPr="00EE27B1">
            <w:rPr>
              <w:sz w:val="24"/>
              <w:szCs w:val="24"/>
              <w:rPrChange w:id="6603" w:author="Tre" w:date="2012-11-19T09:04:00Z">
                <w:rPr>
                  <w:color w:val="0000FF"/>
                  <w:u w:val="single"/>
                </w:rPr>
              </w:rPrChange>
            </w:rPr>
            <w:delText xml:space="preserve"> </w:delText>
          </w:r>
          <w:r w:rsidRPr="00EE27B1">
            <w:rPr>
              <w:b/>
              <w:sz w:val="24"/>
              <w:szCs w:val="24"/>
              <w:rPrChange w:id="6604" w:author="Tre" w:date="2012-11-19T09:04:00Z">
                <w:rPr>
                  <w:b/>
                  <w:color w:val="0000FF"/>
                  <w:u w:val="single"/>
                </w:rPr>
              </w:rPrChange>
            </w:rPr>
            <w:delText>“</w:delText>
          </w:r>
          <w:r w:rsidRPr="00EE27B1" w:rsidDel="00E404A2">
            <w:rPr>
              <w:b/>
              <w:i/>
              <w:sz w:val="24"/>
              <w:szCs w:val="24"/>
              <w:rPrChange w:id="6605" w:author="Tre" w:date="2012-11-19T09:04:00Z">
                <w:rPr>
                  <w:b/>
                  <w:i/>
                  <w:color w:val="0000FF"/>
                  <w:u w:val="single"/>
                </w:rPr>
              </w:rPrChange>
            </w:rPr>
            <w:fldChar w:fldCharType="begin"/>
          </w:r>
          <w:r w:rsidRPr="00EE27B1">
            <w:rPr>
              <w:b/>
              <w:i/>
              <w:sz w:val="24"/>
              <w:szCs w:val="24"/>
              <w:rPrChange w:id="6606" w:author="Tre" w:date="2012-11-19T09:04:00Z">
                <w:rPr>
                  <w:b/>
                  <w:i/>
                  <w:color w:val="0000FF"/>
                  <w:u w:val="single"/>
                </w:rPr>
              </w:rPrChange>
            </w:rPr>
            <w:delInstrText xml:space="preserve"> MERGEFIELD Skill </w:delInstrText>
          </w:r>
          <w:r w:rsidRPr="00EE27B1" w:rsidDel="00E404A2">
            <w:rPr>
              <w:b/>
              <w:i/>
              <w:sz w:val="24"/>
              <w:szCs w:val="24"/>
              <w:rPrChange w:id="6607" w:author="Tre" w:date="2012-11-19T09:04:00Z">
                <w:rPr>
                  <w:b/>
                  <w:i/>
                  <w:color w:val="0000FF"/>
                  <w:u w:val="single"/>
                </w:rPr>
              </w:rPrChange>
            </w:rPr>
            <w:fldChar w:fldCharType="separate"/>
          </w:r>
          <w:r w:rsidRPr="00EE27B1">
            <w:rPr>
              <w:b/>
              <w:i/>
              <w:noProof/>
              <w:sz w:val="24"/>
              <w:szCs w:val="24"/>
              <w:rPrChange w:id="6608" w:author="Tre" w:date="2012-11-19T09:04:00Z">
                <w:rPr>
                  <w:b/>
                  <w:i/>
                  <w:noProof/>
                  <w:color w:val="0000FF"/>
                  <w:u w:val="single"/>
                </w:rPr>
              </w:rPrChange>
            </w:rPr>
            <w:delText>Change Material</w:delText>
          </w:r>
          <w:r w:rsidRPr="00EE27B1" w:rsidDel="00E404A2">
            <w:rPr>
              <w:b/>
              <w:i/>
              <w:sz w:val="24"/>
              <w:szCs w:val="24"/>
              <w:rPrChange w:id="6609" w:author="Tre" w:date="2012-11-19T09:04:00Z">
                <w:rPr>
                  <w:b/>
                  <w:i/>
                  <w:color w:val="0000FF"/>
                  <w:u w:val="single"/>
                </w:rPr>
              </w:rPrChange>
            </w:rPr>
            <w:fldChar w:fldCharType="end"/>
          </w:r>
          <w:r w:rsidRPr="00EE27B1">
            <w:rPr>
              <w:b/>
              <w:sz w:val="24"/>
              <w:szCs w:val="24"/>
              <w:rPrChange w:id="6610" w:author="Tre" w:date="2012-11-19T09:04:00Z">
                <w:rPr>
                  <w:b/>
                  <w:color w:val="0000FF"/>
                  <w:u w:val="single"/>
                </w:rPr>
              </w:rPrChange>
            </w:rPr>
            <w:delText>”</w:delText>
          </w:r>
          <w:r w:rsidRPr="00EE27B1">
            <w:rPr>
              <w:sz w:val="24"/>
              <w:szCs w:val="24"/>
              <w:rPrChange w:id="6611" w:author="Tre" w:date="2012-11-19T09:04:00Z">
                <w:rPr>
                  <w:color w:val="0000FF"/>
                  <w:u w:val="single"/>
                </w:rPr>
              </w:rPrChange>
            </w:rPr>
            <w:delText xml:space="preserve"> - [CyberZen]</w:delText>
          </w:r>
        </w:del>
      </w:ins>
    </w:p>
    <w:p w:rsidR="001F7E3F" w:rsidRPr="00880A1F" w:rsidRDefault="00EE27B1">
      <w:pPr>
        <w:pStyle w:val="MatrixSuperfluous"/>
        <w:rPr>
          <w:ins w:id="6612" w:author="frontdesk" w:date="2012-11-16T12:46:00Z"/>
          <w:del w:id="6613" w:author="Tre" w:date="2012-11-16T21:30:00Z"/>
          <w:sz w:val="24"/>
          <w:szCs w:val="24"/>
          <w:rPrChange w:id="6614" w:author="Tre" w:date="2012-11-19T09:04:00Z">
            <w:rPr>
              <w:ins w:id="6615" w:author="frontdesk" w:date="2012-11-16T12:46:00Z"/>
              <w:del w:id="6616" w:author="Tre" w:date="2012-11-16T21:30:00Z"/>
            </w:rPr>
          </w:rPrChange>
        </w:rPr>
      </w:pPr>
      <w:ins w:id="6617" w:author="frontdesk" w:date="2012-11-16T12:46:00Z">
        <w:del w:id="6618" w:author="Tre" w:date="2012-11-16T21:30:00Z">
          <w:r w:rsidRPr="00EE27B1">
            <w:rPr>
              <w:sz w:val="24"/>
              <w:szCs w:val="24"/>
              <w:rPrChange w:id="6619" w:author="Tre" w:date="2012-11-19T09:04:00Z">
                <w:rPr>
                  <w:color w:val="0000FF"/>
                  <w:u w:val="single"/>
                </w:rPr>
              </w:rPrChange>
            </w:rPr>
            <w:delText>Rule Bender Feat:</w:delText>
          </w:r>
          <w:r w:rsidRPr="00EE27B1">
            <w:rPr>
              <w:i/>
              <w:sz w:val="24"/>
              <w:szCs w:val="24"/>
              <w:rPrChange w:id="6620" w:author="Tre" w:date="2012-11-19T09:04:00Z">
                <w:rPr>
                  <w:i/>
                  <w:color w:val="0000FF"/>
                  <w:u w:val="single"/>
                </w:rPr>
              </w:rPrChange>
            </w:rPr>
            <w:delText xml:space="preserve"> </w:delText>
          </w:r>
          <w:r w:rsidRPr="00EE27B1" w:rsidDel="00E404A2">
            <w:rPr>
              <w:i/>
              <w:sz w:val="24"/>
              <w:szCs w:val="24"/>
              <w:rPrChange w:id="6621" w:author="Tre" w:date="2012-11-19T09:04:00Z">
                <w:rPr>
                  <w:i/>
                  <w:color w:val="0000FF"/>
                  <w:u w:val="single"/>
                </w:rPr>
              </w:rPrChange>
            </w:rPr>
            <w:fldChar w:fldCharType="begin"/>
          </w:r>
          <w:r w:rsidRPr="00EE27B1">
            <w:rPr>
              <w:i/>
              <w:sz w:val="24"/>
              <w:szCs w:val="24"/>
              <w:rPrChange w:id="6622" w:author="Tre" w:date="2012-11-19T09:04:00Z">
                <w:rPr>
                  <w:i/>
                  <w:color w:val="0000FF"/>
                  <w:u w:val="single"/>
                </w:rPr>
              </w:rPrChange>
            </w:rPr>
            <w:delInstrText xml:space="preserve"> MERGEFIELD Rule_Bender_Description </w:delInstrText>
          </w:r>
          <w:r w:rsidRPr="00EE27B1" w:rsidDel="00E404A2">
            <w:rPr>
              <w:i/>
              <w:sz w:val="24"/>
              <w:szCs w:val="24"/>
              <w:rPrChange w:id="6623" w:author="Tre" w:date="2012-11-19T09:04:00Z">
                <w:rPr>
                  <w:i/>
                  <w:color w:val="0000FF"/>
                  <w:u w:val="single"/>
                </w:rPr>
              </w:rPrChange>
            </w:rPr>
            <w:fldChar w:fldCharType="separate"/>
          </w:r>
          <w:r w:rsidRPr="00EE27B1">
            <w:rPr>
              <w:i/>
              <w:noProof/>
              <w:sz w:val="24"/>
              <w:szCs w:val="24"/>
              <w:rPrChange w:id="6624" w:author="Tre" w:date="2012-11-19T09:04:00Z">
                <w:rPr>
                  <w:i/>
                  <w:noProof/>
                  <w:color w:val="0000FF"/>
                  <w:u w:val="single"/>
                </w:rPr>
              </w:rPrChange>
            </w:rPr>
            <w:delText>The character has the ability to change the weight, size, and or the color of items temporarily. The items retains its shape and possibly function depending on how it is altered (GM Discretion).</w:delText>
          </w:r>
          <w:r w:rsidRPr="00EE27B1" w:rsidDel="00E404A2">
            <w:rPr>
              <w:i/>
              <w:sz w:val="24"/>
              <w:szCs w:val="24"/>
              <w:rPrChange w:id="6625" w:author="Tre" w:date="2012-11-19T09:04:00Z">
                <w:rPr>
                  <w:i/>
                  <w:color w:val="0000FF"/>
                  <w:u w:val="single"/>
                </w:rPr>
              </w:rPrChange>
            </w:rPr>
            <w:fldChar w:fldCharType="end"/>
          </w:r>
        </w:del>
      </w:ins>
    </w:p>
    <w:p w:rsidR="001F7E3F" w:rsidRPr="00880A1F" w:rsidRDefault="00EE27B1">
      <w:pPr>
        <w:pStyle w:val="MatrixSuperfluous"/>
        <w:rPr>
          <w:ins w:id="6626" w:author="frontdesk" w:date="2012-11-16T12:46:00Z"/>
          <w:del w:id="6627" w:author="Tre" w:date="2012-11-16T21:30:00Z"/>
          <w:sz w:val="24"/>
          <w:szCs w:val="24"/>
          <w:rPrChange w:id="6628" w:author="Tre" w:date="2012-11-19T09:04:00Z">
            <w:rPr>
              <w:ins w:id="6629" w:author="frontdesk" w:date="2012-11-16T12:46:00Z"/>
              <w:del w:id="6630" w:author="Tre" w:date="2012-11-16T21:30:00Z"/>
            </w:rPr>
          </w:rPrChange>
        </w:rPr>
      </w:pPr>
      <w:ins w:id="6631" w:author="frontdesk" w:date="2012-11-16T12:46:00Z">
        <w:del w:id="6632" w:author="Tre" w:date="2012-11-16T21:30:00Z">
          <w:r w:rsidRPr="00EE27B1">
            <w:rPr>
              <w:sz w:val="24"/>
              <w:szCs w:val="24"/>
              <w:rPrChange w:id="6633" w:author="Tre" w:date="2012-11-19T09:04:00Z">
                <w:rPr>
                  <w:color w:val="0000FF"/>
                  <w:u w:val="single"/>
                </w:rPr>
              </w:rPrChange>
            </w:rPr>
            <w:delText xml:space="preserve">Rule Breaker Feat: </w:delText>
          </w:r>
          <w:r w:rsidRPr="00EE27B1" w:rsidDel="00E404A2">
            <w:rPr>
              <w:i/>
              <w:sz w:val="24"/>
              <w:szCs w:val="24"/>
              <w:rPrChange w:id="6634" w:author="Tre" w:date="2012-11-19T09:04:00Z">
                <w:rPr>
                  <w:i/>
                  <w:color w:val="0000FF"/>
                  <w:u w:val="single"/>
                </w:rPr>
              </w:rPrChange>
            </w:rPr>
            <w:fldChar w:fldCharType="begin"/>
          </w:r>
          <w:r w:rsidRPr="00EE27B1">
            <w:rPr>
              <w:i/>
              <w:sz w:val="24"/>
              <w:szCs w:val="24"/>
              <w:rPrChange w:id="6635" w:author="Tre" w:date="2012-11-19T09:04:00Z">
                <w:rPr>
                  <w:i/>
                  <w:color w:val="0000FF"/>
                  <w:u w:val="single"/>
                </w:rPr>
              </w:rPrChange>
            </w:rPr>
            <w:delInstrText xml:space="preserve"> MERGEFIELD Rule_Breaker_Description </w:delInstrText>
          </w:r>
          <w:r w:rsidRPr="00EE27B1" w:rsidDel="00E404A2">
            <w:rPr>
              <w:i/>
              <w:sz w:val="24"/>
              <w:szCs w:val="24"/>
              <w:rPrChange w:id="6636" w:author="Tre" w:date="2012-11-19T09:04:00Z">
                <w:rPr>
                  <w:i/>
                  <w:color w:val="0000FF"/>
                  <w:u w:val="single"/>
                </w:rPr>
              </w:rPrChange>
            </w:rPr>
            <w:fldChar w:fldCharType="separate"/>
          </w:r>
          <w:r w:rsidRPr="00EE27B1">
            <w:rPr>
              <w:i/>
              <w:noProof/>
              <w:sz w:val="24"/>
              <w:szCs w:val="24"/>
              <w:rPrChange w:id="6637" w:author="Tre" w:date="2012-11-19T09:04:00Z">
                <w:rPr>
                  <w:i/>
                  <w:noProof/>
                  <w:color w:val="0000FF"/>
                  <w:u w:val="single"/>
                </w:rPr>
              </w:rPrChange>
            </w:rPr>
            <w:delText>With the Gift, the character has the ability to change objects in the Matrix, i.e.,changing a gun to butter, concrete to water, water to wine, etc. The items retains its shape and possibly function depending on how it is altered (GM Discretion)</w:delText>
          </w:r>
          <w:r w:rsidRPr="00EE27B1" w:rsidDel="00E404A2">
            <w:rPr>
              <w:i/>
              <w:sz w:val="24"/>
              <w:szCs w:val="24"/>
              <w:rPrChange w:id="6638" w:author="Tre" w:date="2012-11-19T09:04:00Z">
                <w:rPr>
                  <w:i/>
                  <w:color w:val="0000FF"/>
                  <w:u w:val="single"/>
                </w:rPr>
              </w:rPrChange>
            </w:rPr>
            <w:fldChar w:fldCharType="end"/>
          </w:r>
          <w:r w:rsidRPr="00EE27B1" w:rsidDel="00E404A2">
            <w:rPr>
              <w:sz w:val="24"/>
              <w:szCs w:val="24"/>
              <w:rPrChange w:id="6639" w:author="Tre" w:date="2012-11-19T09:04:00Z">
                <w:rPr>
                  <w:color w:val="0000FF"/>
                  <w:u w:val="single"/>
                </w:rPr>
              </w:rPrChange>
            </w:rPr>
            <w:fldChar w:fldCharType="begin"/>
          </w:r>
          <w:r w:rsidRPr="00EE27B1">
            <w:rPr>
              <w:sz w:val="24"/>
              <w:szCs w:val="24"/>
              <w:rPrChange w:id="6640" w:author="Tre" w:date="2012-11-19T09:04:00Z">
                <w:rPr>
                  <w:color w:val="0000FF"/>
                  <w:u w:val="single"/>
                </w:rPr>
              </w:rPrChange>
            </w:rPr>
            <w:delInstrText xml:space="preserve"> NEXT  \* MERGEFORMAT </w:delInstrText>
          </w:r>
          <w:r w:rsidRPr="00EE27B1" w:rsidDel="00E404A2">
            <w:rPr>
              <w:sz w:val="24"/>
              <w:szCs w:val="24"/>
              <w:rPrChange w:id="6641" w:author="Tre" w:date="2012-11-19T09:04:00Z">
                <w:rPr>
                  <w:color w:val="0000FF"/>
                  <w:u w:val="single"/>
                </w:rPr>
              </w:rPrChange>
            </w:rPr>
            <w:fldChar w:fldCharType="end"/>
          </w:r>
        </w:del>
      </w:ins>
    </w:p>
    <w:p w:rsidR="001F7E3F" w:rsidRPr="00880A1F" w:rsidRDefault="001F7E3F">
      <w:pPr>
        <w:pStyle w:val="MatrixSuperfluous"/>
        <w:rPr>
          <w:ins w:id="6642" w:author="frontdesk" w:date="2012-11-16T12:46:00Z"/>
          <w:del w:id="6643" w:author="Tre" w:date="2012-11-16T21:30:00Z"/>
          <w:sz w:val="24"/>
          <w:szCs w:val="24"/>
          <w:rPrChange w:id="6644" w:author="Tre" w:date="2012-11-19T09:04:00Z">
            <w:rPr>
              <w:ins w:id="6645" w:author="frontdesk" w:date="2012-11-16T12:46:00Z"/>
              <w:del w:id="6646" w:author="Tre" w:date="2012-11-16T21:30:00Z"/>
            </w:rPr>
          </w:rPrChange>
        </w:rPr>
      </w:pPr>
    </w:p>
    <w:p w:rsidR="001F7E3F" w:rsidRPr="00880A1F" w:rsidRDefault="00EE27B1">
      <w:pPr>
        <w:pStyle w:val="MatrixSuperfluous"/>
        <w:rPr>
          <w:ins w:id="6647" w:author="frontdesk" w:date="2012-11-16T12:46:00Z"/>
          <w:del w:id="6648" w:author="Tre" w:date="2012-11-16T21:30:00Z"/>
          <w:sz w:val="24"/>
          <w:szCs w:val="24"/>
          <w:rPrChange w:id="6649" w:author="Tre" w:date="2012-11-19T09:04:00Z">
            <w:rPr>
              <w:ins w:id="6650" w:author="frontdesk" w:date="2012-11-16T12:46:00Z"/>
              <w:del w:id="6651" w:author="Tre" w:date="2012-11-16T21:30:00Z"/>
            </w:rPr>
          </w:rPrChange>
        </w:rPr>
      </w:pPr>
      <w:ins w:id="6652" w:author="frontdesk" w:date="2012-11-16T12:46:00Z">
        <w:del w:id="6653" w:author="Tre" w:date="2012-11-16T21:30:00Z">
          <w:r w:rsidRPr="00EE27B1">
            <w:rPr>
              <w:b/>
              <w:sz w:val="24"/>
              <w:szCs w:val="24"/>
              <w:rPrChange w:id="6654" w:author="Tre" w:date="2012-11-19T09:04:00Z">
                <w:rPr>
                  <w:b/>
                  <w:color w:val="0000FF"/>
                  <w:u w:val="single"/>
                </w:rPr>
              </w:rPrChange>
            </w:rPr>
            <w:delText>Matrix Feat</w:delText>
          </w:r>
          <w:r w:rsidRPr="00EE27B1">
            <w:rPr>
              <w:sz w:val="24"/>
              <w:szCs w:val="24"/>
              <w:rPrChange w:id="6655" w:author="Tre" w:date="2012-11-19T09:04:00Z">
                <w:rPr>
                  <w:color w:val="0000FF"/>
                  <w:u w:val="single"/>
                </w:rPr>
              </w:rPrChange>
            </w:rPr>
            <w:delText xml:space="preserve"> </w:delText>
          </w:r>
          <w:r w:rsidRPr="00EE27B1">
            <w:rPr>
              <w:b/>
              <w:sz w:val="24"/>
              <w:szCs w:val="24"/>
              <w:rPrChange w:id="6656" w:author="Tre" w:date="2012-11-19T09:04:00Z">
                <w:rPr>
                  <w:b/>
                  <w:color w:val="0000FF"/>
                  <w:u w:val="single"/>
                </w:rPr>
              </w:rPrChange>
            </w:rPr>
            <w:delText>“</w:delText>
          </w:r>
          <w:r w:rsidRPr="00EE27B1" w:rsidDel="00E404A2">
            <w:rPr>
              <w:b/>
              <w:i/>
              <w:sz w:val="24"/>
              <w:szCs w:val="24"/>
              <w:rPrChange w:id="6657" w:author="Tre" w:date="2012-11-19T09:04:00Z">
                <w:rPr>
                  <w:b/>
                  <w:i/>
                  <w:color w:val="0000FF"/>
                  <w:u w:val="single"/>
                </w:rPr>
              </w:rPrChange>
            </w:rPr>
            <w:fldChar w:fldCharType="begin"/>
          </w:r>
          <w:r w:rsidRPr="00EE27B1">
            <w:rPr>
              <w:b/>
              <w:i/>
              <w:sz w:val="24"/>
              <w:szCs w:val="24"/>
              <w:rPrChange w:id="6658" w:author="Tre" w:date="2012-11-19T09:04:00Z">
                <w:rPr>
                  <w:b/>
                  <w:i/>
                  <w:color w:val="0000FF"/>
                  <w:u w:val="single"/>
                </w:rPr>
              </w:rPrChange>
            </w:rPr>
            <w:delInstrText xml:space="preserve"> MERGEFIELD Skill </w:delInstrText>
          </w:r>
          <w:r w:rsidRPr="00EE27B1" w:rsidDel="00E404A2">
            <w:rPr>
              <w:b/>
              <w:i/>
              <w:sz w:val="24"/>
              <w:szCs w:val="24"/>
              <w:rPrChange w:id="6659" w:author="Tre" w:date="2012-11-19T09:04:00Z">
                <w:rPr>
                  <w:b/>
                  <w:i/>
                  <w:color w:val="0000FF"/>
                  <w:u w:val="single"/>
                </w:rPr>
              </w:rPrChange>
            </w:rPr>
            <w:fldChar w:fldCharType="separate"/>
          </w:r>
          <w:r w:rsidRPr="00EE27B1">
            <w:rPr>
              <w:b/>
              <w:i/>
              <w:noProof/>
              <w:sz w:val="24"/>
              <w:szCs w:val="24"/>
              <w:rPrChange w:id="6660" w:author="Tre" w:date="2012-11-19T09:04:00Z">
                <w:rPr>
                  <w:b/>
                  <w:i/>
                  <w:noProof/>
                  <w:color w:val="0000FF"/>
                  <w:u w:val="single"/>
                </w:rPr>
              </w:rPrChange>
            </w:rPr>
            <w:delText>Control Animal(s)</w:delText>
          </w:r>
          <w:r w:rsidRPr="00EE27B1" w:rsidDel="00E404A2">
            <w:rPr>
              <w:b/>
              <w:i/>
              <w:sz w:val="24"/>
              <w:szCs w:val="24"/>
              <w:rPrChange w:id="6661" w:author="Tre" w:date="2012-11-19T09:04:00Z">
                <w:rPr>
                  <w:b/>
                  <w:i/>
                  <w:color w:val="0000FF"/>
                  <w:u w:val="single"/>
                </w:rPr>
              </w:rPrChange>
            </w:rPr>
            <w:fldChar w:fldCharType="end"/>
          </w:r>
          <w:r w:rsidRPr="00EE27B1">
            <w:rPr>
              <w:b/>
              <w:sz w:val="24"/>
              <w:szCs w:val="24"/>
              <w:rPrChange w:id="6662" w:author="Tre" w:date="2012-11-19T09:04:00Z">
                <w:rPr>
                  <w:b/>
                  <w:color w:val="0000FF"/>
                  <w:u w:val="single"/>
                </w:rPr>
              </w:rPrChange>
            </w:rPr>
            <w:delText>”</w:delText>
          </w:r>
          <w:r w:rsidRPr="00EE27B1">
            <w:rPr>
              <w:sz w:val="24"/>
              <w:szCs w:val="24"/>
              <w:rPrChange w:id="6663" w:author="Tre" w:date="2012-11-19T09:04:00Z">
                <w:rPr>
                  <w:color w:val="0000FF"/>
                  <w:u w:val="single"/>
                </w:rPr>
              </w:rPrChange>
            </w:rPr>
            <w:delText xml:space="preserve"> - [CyberZen]</w:delText>
          </w:r>
        </w:del>
      </w:ins>
    </w:p>
    <w:p w:rsidR="001F7E3F" w:rsidRPr="00880A1F" w:rsidRDefault="00EE27B1">
      <w:pPr>
        <w:pStyle w:val="MatrixSuperfluous"/>
        <w:rPr>
          <w:ins w:id="6664" w:author="frontdesk" w:date="2012-11-16T12:46:00Z"/>
          <w:del w:id="6665" w:author="Tre" w:date="2012-11-16T21:30:00Z"/>
          <w:sz w:val="24"/>
          <w:szCs w:val="24"/>
          <w:rPrChange w:id="6666" w:author="Tre" w:date="2012-11-19T09:04:00Z">
            <w:rPr>
              <w:ins w:id="6667" w:author="frontdesk" w:date="2012-11-16T12:46:00Z"/>
              <w:del w:id="6668" w:author="Tre" w:date="2012-11-16T21:30:00Z"/>
            </w:rPr>
          </w:rPrChange>
        </w:rPr>
      </w:pPr>
      <w:ins w:id="6669" w:author="frontdesk" w:date="2012-11-16T12:46:00Z">
        <w:del w:id="6670" w:author="Tre" w:date="2012-11-16T21:30:00Z">
          <w:r w:rsidRPr="00EE27B1">
            <w:rPr>
              <w:sz w:val="24"/>
              <w:szCs w:val="24"/>
              <w:rPrChange w:id="6671" w:author="Tre" w:date="2012-11-19T09:04:00Z">
                <w:rPr>
                  <w:color w:val="0000FF"/>
                  <w:u w:val="single"/>
                </w:rPr>
              </w:rPrChange>
            </w:rPr>
            <w:lastRenderedPageBreak/>
            <w:delText>Rule Bender Feat:</w:delText>
          </w:r>
          <w:r w:rsidRPr="00EE27B1">
            <w:rPr>
              <w:i/>
              <w:sz w:val="24"/>
              <w:szCs w:val="24"/>
              <w:rPrChange w:id="6672" w:author="Tre" w:date="2012-11-19T09:04:00Z">
                <w:rPr>
                  <w:i/>
                  <w:color w:val="0000FF"/>
                  <w:u w:val="single"/>
                </w:rPr>
              </w:rPrChange>
            </w:rPr>
            <w:delText xml:space="preserve"> </w:delText>
          </w:r>
          <w:r w:rsidRPr="00EE27B1" w:rsidDel="00E404A2">
            <w:rPr>
              <w:i/>
              <w:sz w:val="24"/>
              <w:szCs w:val="24"/>
              <w:rPrChange w:id="6673" w:author="Tre" w:date="2012-11-19T09:04:00Z">
                <w:rPr>
                  <w:i/>
                  <w:color w:val="0000FF"/>
                  <w:u w:val="single"/>
                </w:rPr>
              </w:rPrChange>
            </w:rPr>
            <w:fldChar w:fldCharType="begin"/>
          </w:r>
          <w:r w:rsidRPr="00EE27B1">
            <w:rPr>
              <w:i/>
              <w:sz w:val="24"/>
              <w:szCs w:val="24"/>
              <w:rPrChange w:id="6674" w:author="Tre" w:date="2012-11-19T09:04:00Z">
                <w:rPr>
                  <w:i/>
                  <w:color w:val="0000FF"/>
                  <w:u w:val="single"/>
                </w:rPr>
              </w:rPrChange>
            </w:rPr>
            <w:delInstrText xml:space="preserve"> MERGEFIELD Rule_Bender_Description </w:delInstrText>
          </w:r>
          <w:r w:rsidRPr="00EE27B1" w:rsidDel="00E404A2">
            <w:rPr>
              <w:i/>
              <w:sz w:val="24"/>
              <w:szCs w:val="24"/>
              <w:rPrChange w:id="6675" w:author="Tre" w:date="2012-11-19T09:04:00Z">
                <w:rPr>
                  <w:i/>
                  <w:color w:val="0000FF"/>
                  <w:u w:val="single"/>
                </w:rPr>
              </w:rPrChange>
            </w:rPr>
            <w:fldChar w:fldCharType="separate"/>
          </w:r>
          <w:r w:rsidRPr="00EE27B1">
            <w:rPr>
              <w:i/>
              <w:noProof/>
              <w:sz w:val="24"/>
              <w:szCs w:val="24"/>
              <w:rPrChange w:id="6676" w:author="Tre" w:date="2012-11-19T09:04:00Z">
                <w:rPr>
                  <w:i/>
                  <w:noProof/>
                  <w:color w:val="0000FF"/>
                  <w:u w:val="single"/>
                </w:rPr>
              </w:rPrChange>
            </w:rPr>
            <w:delText>The character has the ability to lock gazes with an animal and make that particular animal follow his commands as long as he concentrates on it.</w:delText>
          </w:r>
          <w:r w:rsidRPr="00EE27B1" w:rsidDel="00E404A2">
            <w:rPr>
              <w:i/>
              <w:sz w:val="24"/>
              <w:szCs w:val="24"/>
              <w:rPrChange w:id="6677" w:author="Tre" w:date="2012-11-19T09:04:00Z">
                <w:rPr>
                  <w:i/>
                  <w:color w:val="0000FF"/>
                  <w:u w:val="single"/>
                </w:rPr>
              </w:rPrChange>
            </w:rPr>
            <w:fldChar w:fldCharType="end"/>
          </w:r>
        </w:del>
      </w:ins>
    </w:p>
    <w:p w:rsidR="001F7E3F" w:rsidRPr="00880A1F" w:rsidRDefault="00EE27B1">
      <w:pPr>
        <w:pStyle w:val="MatrixSuperfluous"/>
        <w:rPr>
          <w:ins w:id="6678" w:author="frontdesk" w:date="2012-11-16T12:46:00Z"/>
          <w:del w:id="6679" w:author="Tre" w:date="2012-11-16T21:30:00Z"/>
          <w:sz w:val="24"/>
          <w:szCs w:val="24"/>
          <w:rPrChange w:id="6680" w:author="Tre" w:date="2012-11-19T09:04:00Z">
            <w:rPr>
              <w:ins w:id="6681" w:author="frontdesk" w:date="2012-11-16T12:46:00Z"/>
              <w:del w:id="6682" w:author="Tre" w:date="2012-11-16T21:30:00Z"/>
            </w:rPr>
          </w:rPrChange>
        </w:rPr>
      </w:pPr>
      <w:ins w:id="6683" w:author="frontdesk" w:date="2012-11-16T12:46:00Z">
        <w:del w:id="6684" w:author="Tre" w:date="2012-11-16T21:30:00Z">
          <w:r w:rsidRPr="00EE27B1">
            <w:rPr>
              <w:sz w:val="24"/>
              <w:szCs w:val="24"/>
              <w:rPrChange w:id="6685" w:author="Tre" w:date="2012-11-19T09:04:00Z">
                <w:rPr>
                  <w:color w:val="0000FF"/>
                  <w:u w:val="single"/>
                </w:rPr>
              </w:rPrChange>
            </w:rPr>
            <w:delText xml:space="preserve">Rule Breaker Feat: </w:delText>
          </w:r>
          <w:r w:rsidRPr="00EE27B1" w:rsidDel="00E404A2">
            <w:rPr>
              <w:i/>
              <w:sz w:val="24"/>
              <w:szCs w:val="24"/>
              <w:rPrChange w:id="6686" w:author="Tre" w:date="2012-11-19T09:04:00Z">
                <w:rPr>
                  <w:i/>
                  <w:color w:val="0000FF"/>
                  <w:u w:val="single"/>
                </w:rPr>
              </w:rPrChange>
            </w:rPr>
            <w:fldChar w:fldCharType="begin"/>
          </w:r>
          <w:r w:rsidRPr="00EE27B1">
            <w:rPr>
              <w:i/>
              <w:sz w:val="24"/>
              <w:szCs w:val="24"/>
              <w:rPrChange w:id="6687" w:author="Tre" w:date="2012-11-19T09:04:00Z">
                <w:rPr>
                  <w:i/>
                  <w:color w:val="0000FF"/>
                  <w:u w:val="single"/>
                </w:rPr>
              </w:rPrChange>
            </w:rPr>
            <w:delInstrText xml:space="preserve"> MERGEFIELD Rule_Breaker_Description </w:delInstrText>
          </w:r>
          <w:r w:rsidRPr="00EE27B1" w:rsidDel="00E404A2">
            <w:rPr>
              <w:i/>
              <w:sz w:val="24"/>
              <w:szCs w:val="24"/>
              <w:rPrChange w:id="6688" w:author="Tre" w:date="2012-11-19T09:04:00Z">
                <w:rPr>
                  <w:i/>
                  <w:color w:val="0000FF"/>
                  <w:u w:val="single"/>
                </w:rPr>
              </w:rPrChange>
            </w:rPr>
            <w:fldChar w:fldCharType="separate"/>
          </w:r>
          <w:r w:rsidRPr="00EE27B1">
            <w:rPr>
              <w:i/>
              <w:noProof/>
              <w:sz w:val="24"/>
              <w:szCs w:val="24"/>
              <w:rPrChange w:id="6689" w:author="Tre" w:date="2012-11-19T09:04:00Z">
                <w:rPr>
                  <w:i/>
                  <w:noProof/>
                  <w:color w:val="0000FF"/>
                  <w:u w:val="single"/>
                </w:rPr>
              </w:rPrChange>
            </w:rPr>
            <w:delText>character can control more than one animal at a time. They are limited by their Matrix Feat rating.</w:delText>
          </w:r>
          <w:r w:rsidRPr="00EE27B1" w:rsidDel="00E404A2">
            <w:rPr>
              <w:i/>
              <w:sz w:val="24"/>
              <w:szCs w:val="24"/>
              <w:rPrChange w:id="6690" w:author="Tre" w:date="2012-11-19T09:04:00Z">
                <w:rPr>
                  <w:i/>
                  <w:color w:val="0000FF"/>
                  <w:u w:val="single"/>
                </w:rPr>
              </w:rPrChange>
            </w:rPr>
            <w:fldChar w:fldCharType="end"/>
          </w:r>
          <w:r w:rsidRPr="00EE27B1" w:rsidDel="00E404A2">
            <w:rPr>
              <w:sz w:val="24"/>
              <w:szCs w:val="24"/>
              <w:rPrChange w:id="6691" w:author="Tre" w:date="2012-11-19T09:04:00Z">
                <w:rPr>
                  <w:color w:val="0000FF"/>
                  <w:u w:val="single"/>
                </w:rPr>
              </w:rPrChange>
            </w:rPr>
            <w:fldChar w:fldCharType="begin"/>
          </w:r>
          <w:r w:rsidRPr="00EE27B1">
            <w:rPr>
              <w:sz w:val="24"/>
              <w:szCs w:val="24"/>
              <w:rPrChange w:id="6692" w:author="Tre" w:date="2012-11-19T09:04:00Z">
                <w:rPr>
                  <w:color w:val="0000FF"/>
                  <w:u w:val="single"/>
                </w:rPr>
              </w:rPrChange>
            </w:rPr>
            <w:delInstrText xml:space="preserve"> NEXT  \* MERGEFORMAT </w:delInstrText>
          </w:r>
          <w:r w:rsidRPr="00EE27B1" w:rsidDel="00E404A2">
            <w:rPr>
              <w:sz w:val="24"/>
              <w:szCs w:val="24"/>
              <w:rPrChange w:id="6693" w:author="Tre" w:date="2012-11-19T09:04:00Z">
                <w:rPr>
                  <w:color w:val="0000FF"/>
                  <w:u w:val="single"/>
                </w:rPr>
              </w:rPrChange>
            </w:rPr>
            <w:fldChar w:fldCharType="end"/>
          </w:r>
        </w:del>
      </w:ins>
    </w:p>
    <w:p w:rsidR="001F7E3F" w:rsidRPr="00880A1F" w:rsidRDefault="001F7E3F">
      <w:pPr>
        <w:pStyle w:val="MatrixSuperfluous"/>
        <w:rPr>
          <w:ins w:id="6694" w:author="frontdesk" w:date="2012-11-16T12:46:00Z"/>
          <w:del w:id="6695" w:author="Tre" w:date="2012-11-16T21:30:00Z"/>
          <w:sz w:val="24"/>
          <w:szCs w:val="24"/>
          <w:rPrChange w:id="6696" w:author="Tre" w:date="2012-11-19T09:04:00Z">
            <w:rPr>
              <w:ins w:id="6697" w:author="frontdesk" w:date="2012-11-16T12:46:00Z"/>
              <w:del w:id="6698" w:author="Tre" w:date="2012-11-16T21:30:00Z"/>
            </w:rPr>
          </w:rPrChange>
        </w:rPr>
      </w:pPr>
    </w:p>
    <w:p w:rsidR="001F7E3F" w:rsidRPr="00880A1F" w:rsidRDefault="00EE27B1">
      <w:pPr>
        <w:pStyle w:val="MatrixSuperfluous"/>
        <w:rPr>
          <w:ins w:id="6699" w:author="frontdesk" w:date="2012-11-16T12:46:00Z"/>
          <w:del w:id="6700" w:author="Tre" w:date="2012-11-16T21:30:00Z"/>
          <w:sz w:val="24"/>
          <w:szCs w:val="24"/>
          <w:rPrChange w:id="6701" w:author="Tre" w:date="2012-11-19T09:04:00Z">
            <w:rPr>
              <w:ins w:id="6702" w:author="frontdesk" w:date="2012-11-16T12:46:00Z"/>
              <w:del w:id="6703" w:author="Tre" w:date="2012-11-16T21:30:00Z"/>
            </w:rPr>
          </w:rPrChange>
        </w:rPr>
      </w:pPr>
      <w:ins w:id="6704" w:author="frontdesk" w:date="2012-11-16T12:46:00Z">
        <w:del w:id="6705" w:author="Tre" w:date="2012-11-16T21:30:00Z">
          <w:r w:rsidRPr="00EE27B1">
            <w:rPr>
              <w:b/>
              <w:sz w:val="24"/>
              <w:szCs w:val="24"/>
              <w:rPrChange w:id="6706" w:author="Tre" w:date="2012-11-19T09:04:00Z">
                <w:rPr>
                  <w:b/>
                  <w:color w:val="0000FF"/>
                  <w:u w:val="single"/>
                </w:rPr>
              </w:rPrChange>
            </w:rPr>
            <w:delText>Matrix Feat</w:delText>
          </w:r>
          <w:r w:rsidRPr="00EE27B1">
            <w:rPr>
              <w:sz w:val="24"/>
              <w:szCs w:val="24"/>
              <w:rPrChange w:id="6707" w:author="Tre" w:date="2012-11-19T09:04:00Z">
                <w:rPr>
                  <w:color w:val="0000FF"/>
                  <w:u w:val="single"/>
                </w:rPr>
              </w:rPrChange>
            </w:rPr>
            <w:delText xml:space="preserve"> </w:delText>
          </w:r>
          <w:r w:rsidRPr="00EE27B1">
            <w:rPr>
              <w:b/>
              <w:sz w:val="24"/>
              <w:szCs w:val="24"/>
              <w:rPrChange w:id="6708" w:author="Tre" w:date="2012-11-19T09:04:00Z">
                <w:rPr>
                  <w:b/>
                  <w:color w:val="0000FF"/>
                  <w:u w:val="single"/>
                </w:rPr>
              </w:rPrChange>
            </w:rPr>
            <w:delText>“</w:delText>
          </w:r>
          <w:r w:rsidRPr="00EE27B1" w:rsidDel="00E404A2">
            <w:rPr>
              <w:b/>
              <w:i/>
              <w:sz w:val="24"/>
              <w:szCs w:val="24"/>
              <w:rPrChange w:id="6709" w:author="Tre" w:date="2012-11-19T09:04:00Z">
                <w:rPr>
                  <w:b/>
                  <w:i/>
                  <w:color w:val="0000FF"/>
                  <w:u w:val="single"/>
                </w:rPr>
              </w:rPrChange>
            </w:rPr>
            <w:fldChar w:fldCharType="begin"/>
          </w:r>
          <w:r w:rsidRPr="00EE27B1">
            <w:rPr>
              <w:b/>
              <w:i/>
              <w:sz w:val="24"/>
              <w:szCs w:val="24"/>
              <w:rPrChange w:id="6710" w:author="Tre" w:date="2012-11-19T09:04:00Z">
                <w:rPr>
                  <w:b/>
                  <w:i/>
                  <w:color w:val="0000FF"/>
                  <w:u w:val="single"/>
                </w:rPr>
              </w:rPrChange>
            </w:rPr>
            <w:delInstrText xml:space="preserve"> MERGEFIELD Skill </w:delInstrText>
          </w:r>
          <w:r w:rsidRPr="00EE27B1" w:rsidDel="00E404A2">
            <w:rPr>
              <w:b/>
              <w:i/>
              <w:sz w:val="24"/>
              <w:szCs w:val="24"/>
              <w:rPrChange w:id="6711" w:author="Tre" w:date="2012-11-19T09:04:00Z">
                <w:rPr>
                  <w:b/>
                  <w:i/>
                  <w:color w:val="0000FF"/>
                  <w:u w:val="single"/>
                </w:rPr>
              </w:rPrChange>
            </w:rPr>
            <w:fldChar w:fldCharType="separate"/>
          </w:r>
          <w:r w:rsidRPr="00EE27B1">
            <w:rPr>
              <w:b/>
              <w:i/>
              <w:noProof/>
              <w:sz w:val="24"/>
              <w:szCs w:val="24"/>
              <w:rPrChange w:id="6712" w:author="Tre" w:date="2012-11-19T09:04:00Z">
                <w:rPr>
                  <w:b/>
                  <w:i/>
                  <w:noProof/>
                  <w:color w:val="0000FF"/>
                  <w:u w:val="single"/>
                </w:rPr>
              </w:rPrChange>
            </w:rPr>
            <w:delText>Control Gravity</w:delText>
          </w:r>
          <w:r w:rsidRPr="00EE27B1" w:rsidDel="00E404A2">
            <w:rPr>
              <w:b/>
              <w:i/>
              <w:sz w:val="24"/>
              <w:szCs w:val="24"/>
              <w:rPrChange w:id="6713" w:author="Tre" w:date="2012-11-19T09:04:00Z">
                <w:rPr>
                  <w:b/>
                  <w:i/>
                  <w:color w:val="0000FF"/>
                  <w:u w:val="single"/>
                </w:rPr>
              </w:rPrChange>
            </w:rPr>
            <w:fldChar w:fldCharType="end"/>
          </w:r>
          <w:r w:rsidRPr="00EE27B1">
            <w:rPr>
              <w:b/>
              <w:sz w:val="24"/>
              <w:szCs w:val="24"/>
              <w:rPrChange w:id="6714" w:author="Tre" w:date="2012-11-19T09:04:00Z">
                <w:rPr>
                  <w:b/>
                  <w:color w:val="0000FF"/>
                  <w:u w:val="single"/>
                </w:rPr>
              </w:rPrChange>
            </w:rPr>
            <w:delText>”</w:delText>
          </w:r>
          <w:r w:rsidRPr="00EE27B1">
            <w:rPr>
              <w:sz w:val="24"/>
              <w:szCs w:val="24"/>
              <w:rPrChange w:id="6715" w:author="Tre" w:date="2012-11-19T09:04:00Z">
                <w:rPr>
                  <w:color w:val="0000FF"/>
                  <w:u w:val="single"/>
                </w:rPr>
              </w:rPrChange>
            </w:rPr>
            <w:delText xml:space="preserve"> - [CyberZen]</w:delText>
          </w:r>
        </w:del>
      </w:ins>
    </w:p>
    <w:p w:rsidR="001F7E3F" w:rsidRPr="00880A1F" w:rsidRDefault="00EE27B1">
      <w:pPr>
        <w:pStyle w:val="MatrixSuperfluous"/>
        <w:rPr>
          <w:ins w:id="6716" w:author="frontdesk" w:date="2012-11-16T12:46:00Z"/>
          <w:del w:id="6717" w:author="Tre" w:date="2012-11-16T21:30:00Z"/>
          <w:sz w:val="24"/>
          <w:szCs w:val="24"/>
          <w:rPrChange w:id="6718" w:author="Tre" w:date="2012-11-19T09:04:00Z">
            <w:rPr>
              <w:ins w:id="6719" w:author="frontdesk" w:date="2012-11-16T12:46:00Z"/>
              <w:del w:id="6720" w:author="Tre" w:date="2012-11-16T21:30:00Z"/>
            </w:rPr>
          </w:rPrChange>
        </w:rPr>
      </w:pPr>
      <w:ins w:id="6721" w:author="frontdesk" w:date="2012-11-16T12:46:00Z">
        <w:del w:id="6722" w:author="Tre" w:date="2012-11-16T21:30:00Z">
          <w:r w:rsidRPr="00EE27B1">
            <w:rPr>
              <w:sz w:val="24"/>
              <w:szCs w:val="24"/>
              <w:rPrChange w:id="6723" w:author="Tre" w:date="2012-11-19T09:04:00Z">
                <w:rPr>
                  <w:color w:val="0000FF"/>
                  <w:u w:val="single"/>
                </w:rPr>
              </w:rPrChange>
            </w:rPr>
            <w:delText>Rule Bender Feat:</w:delText>
          </w:r>
          <w:r w:rsidRPr="00EE27B1">
            <w:rPr>
              <w:i/>
              <w:sz w:val="24"/>
              <w:szCs w:val="24"/>
              <w:rPrChange w:id="6724" w:author="Tre" w:date="2012-11-19T09:04:00Z">
                <w:rPr>
                  <w:i/>
                  <w:color w:val="0000FF"/>
                  <w:u w:val="single"/>
                </w:rPr>
              </w:rPrChange>
            </w:rPr>
            <w:delText xml:space="preserve"> </w:delText>
          </w:r>
          <w:r w:rsidRPr="00EE27B1" w:rsidDel="00E404A2">
            <w:rPr>
              <w:i/>
              <w:sz w:val="24"/>
              <w:szCs w:val="24"/>
              <w:rPrChange w:id="6725" w:author="Tre" w:date="2012-11-19T09:04:00Z">
                <w:rPr>
                  <w:i/>
                  <w:color w:val="0000FF"/>
                  <w:u w:val="single"/>
                </w:rPr>
              </w:rPrChange>
            </w:rPr>
            <w:fldChar w:fldCharType="begin"/>
          </w:r>
          <w:r w:rsidRPr="00EE27B1">
            <w:rPr>
              <w:i/>
              <w:sz w:val="24"/>
              <w:szCs w:val="24"/>
              <w:rPrChange w:id="6726" w:author="Tre" w:date="2012-11-19T09:04:00Z">
                <w:rPr>
                  <w:i/>
                  <w:color w:val="0000FF"/>
                  <w:u w:val="single"/>
                </w:rPr>
              </w:rPrChange>
            </w:rPr>
            <w:delInstrText xml:space="preserve"> MERGEFIELD Rule_Bender_Description </w:delInstrText>
          </w:r>
          <w:r w:rsidRPr="00EE27B1" w:rsidDel="00E404A2">
            <w:rPr>
              <w:i/>
              <w:sz w:val="24"/>
              <w:szCs w:val="24"/>
              <w:rPrChange w:id="6727" w:author="Tre" w:date="2012-11-19T09:04:00Z">
                <w:rPr>
                  <w:i/>
                  <w:color w:val="0000FF"/>
                  <w:u w:val="single"/>
                </w:rPr>
              </w:rPrChange>
            </w:rPr>
            <w:fldChar w:fldCharType="separate"/>
          </w:r>
          <w:r w:rsidRPr="00EE27B1">
            <w:rPr>
              <w:i/>
              <w:noProof/>
              <w:sz w:val="24"/>
              <w:szCs w:val="24"/>
              <w:rPrChange w:id="6728" w:author="Tre" w:date="2012-11-19T09:04:00Z">
                <w:rPr>
                  <w:i/>
                  <w:noProof/>
                  <w:color w:val="0000FF"/>
                  <w:u w:val="single"/>
                </w:rPr>
              </w:rPrChange>
            </w:rPr>
            <w:delText>Character can make control how gravity works, increasing or decreasing it, on one person or object they can see or touch.</w:delText>
          </w:r>
          <w:r w:rsidRPr="00EE27B1" w:rsidDel="00E404A2">
            <w:rPr>
              <w:i/>
              <w:sz w:val="24"/>
              <w:szCs w:val="24"/>
              <w:rPrChange w:id="6729" w:author="Tre" w:date="2012-11-19T09:04:00Z">
                <w:rPr>
                  <w:i/>
                  <w:color w:val="0000FF"/>
                  <w:u w:val="single"/>
                </w:rPr>
              </w:rPrChange>
            </w:rPr>
            <w:fldChar w:fldCharType="end"/>
          </w:r>
        </w:del>
      </w:ins>
    </w:p>
    <w:p w:rsidR="001F7E3F" w:rsidRPr="00880A1F" w:rsidRDefault="00EE27B1">
      <w:pPr>
        <w:pStyle w:val="MatrixSuperfluous"/>
        <w:rPr>
          <w:ins w:id="6730" w:author="frontdesk" w:date="2012-11-16T12:46:00Z"/>
          <w:del w:id="6731" w:author="Tre" w:date="2012-11-16T21:30:00Z"/>
          <w:sz w:val="24"/>
          <w:szCs w:val="24"/>
          <w:rPrChange w:id="6732" w:author="Tre" w:date="2012-11-19T09:04:00Z">
            <w:rPr>
              <w:ins w:id="6733" w:author="frontdesk" w:date="2012-11-16T12:46:00Z"/>
              <w:del w:id="6734" w:author="Tre" w:date="2012-11-16T21:30:00Z"/>
            </w:rPr>
          </w:rPrChange>
        </w:rPr>
      </w:pPr>
      <w:ins w:id="6735" w:author="frontdesk" w:date="2012-11-16T12:46:00Z">
        <w:del w:id="6736" w:author="Tre" w:date="2012-11-16T21:30:00Z">
          <w:r w:rsidRPr="00EE27B1">
            <w:rPr>
              <w:sz w:val="24"/>
              <w:szCs w:val="24"/>
              <w:rPrChange w:id="6737" w:author="Tre" w:date="2012-11-19T09:04:00Z">
                <w:rPr>
                  <w:color w:val="0000FF"/>
                  <w:u w:val="single"/>
                </w:rPr>
              </w:rPrChange>
            </w:rPr>
            <w:delText xml:space="preserve">Rule Breaker Feat: </w:delText>
          </w:r>
          <w:r w:rsidRPr="00EE27B1" w:rsidDel="00E404A2">
            <w:rPr>
              <w:i/>
              <w:sz w:val="24"/>
              <w:szCs w:val="24"/>
              <w:rPrChange w:id="6738" w:author="Tre" w:date="2012-11-19T09:04:00Z">
                <w:rPr>
                  <w:i/>
                  <w:color w:val="0000FF"/>
                  <w:u w:val="single"/>
                </w:rPr>
              </w:rPrChange>
            </w:rPr>
            <w:fldChar w:fldCharType="begin"/>
          </w:r>
          <w:r w:rsidRPr="00EE27B1">
            <w:rPr>
              <w:i/>
              <w:sz w:val="24"/>
              <w:szCs w:val="24"/>
              <w:rPrChange w:id="6739" w:author="Tre" w:date="2012-11-19T09:04:00Z">
                <w:rPr>
                  <w:i/>
                  <w:color w:val="0000FF"/>
                  <w:u w:val="single"/>
                </w:rPr>
              </w:rPrChange>
            </w:rPr>
            <w:delInstrText xml:space="preserve"> MERGEFIELD Rule_Breaker_Description </w:delInstrText>
          </w:r>
          <w:r w:rsidRPr="00EE27B1" w:rsidDel="00E404A2">
            <w:rPr>
              <w:i/>
              <w:sz w:val="24"/>
              <w:szCs w:val="24"/>
              <w:rPrChange w:id="6740" w:author="Tre" w:date="2012-11-19T09:04:00Z">
                <w:rPr>
                  <w:i/>
                  <w:color w:val="0000FF"/>
                  <w:u w:val="single"/>
                </w:rPr>
              </w:rPrChange>
            </w:rPr>
            <w:fldChar w:fldCharType="separate"/>
          </w:r>
          <w:r w:rsidRPr="00EE27B1">
            <w:rPr>
              <w:i/>
              <w:noProof/>
              <w:sz w:val="24"/>
              <w:szCs w:val="24"/>
              <w:rPrChange w:id="6741" w:author="Tre" w:date="2012-11-19T09:04:00Z">
                <w:rPr>
                  <w:i/>
                  <w:noProof/>
                  <w:color w:val="0000FF"/>
                  <w:u w:val="single"/>
                </w:rPr>
              </w:rPrChange>
            </w:rPr>
            <w:delText>Character can control gravity in an area that they can see. They would be able to control how gravity affects objects or people in an area around the character.</w:delText>
          </w:r>
          <w:r w:rsidRPr="00EE27B1" w:rsidDel="00E404A2">
            <w:rPr>
              <w:i/>
              <w:sz w:val="24"/>
              <w:szCs w:val="24"/>
              <w:rPrChange w:id="6742" w:author="Tre" w:date="2012-11-19T09:04:00Z">
                <w:rPr>
                  <w:i/>
                  <w:color w:val="0000FF"/>
                  <w:u w:val="single"/>
                </w:rPr>
              </w:rPrChange>
            </w:rPr>
            <w:fldChar w:fldCharType="end"/>
          </w:r>
          <w:r w:rsidRPr="00EE27B1" w:rsidDel="00E404A2">
            <w:rPr>
              <w:sz w:val="24"/>
              <w:szCs w:val="24"/>
              <w:rPrChange w:id="6743" w:author="Tre" w:date="2012-11-19T09:04:00Z">
                <w:rPr>
                  <w:color w:val="0000FF"/>
                  <w:u w:val="single"/>
                </w:rPr>
              </w:rPrChange>
            </w:rPr>
            <w:fldChar w:fldCharType="begin"/>
          </w:r>
          <w:r w:rsidRPr="00EE27B1">
            <w:rPr>
              <w:sz w:val="24"/>
              <w:szCs w:val="24"/>
              <w:rPrChange w:id="6744" w:author="Tre" w:date="2012-11-19T09:04:00Z">
                <w:rPr>
                  <w:color w:val="0000FF"/>
                  <w:u w:val="single"/>
                </w:rPr>
              </w:rPrChange>
            </w:rPr>
            <w:delInstrText xml:space="preserve"> NEXT  \* MERGEFORMAT </w:delInstrText>
          </w:r>
          <w:r w:rsidRPr="00EE27B1" w:rsidDel="00E404A2">
            <w:rPr>
              <w:sz w:val="24"/>
              <w:szCs w:val="24"/>
              <w:rPrChange w:id="6745" w:author="Tre" w:date="2012-11-19T09:04:00Z">
                <w:rPr>
                  <w:color w:val="0000FF"/>
                  <w:u w:val="single"/>
                </w:rPr>
              </w:rPrChange>
            </w:rPr>
            <w:fldChar w:fldCharType="end"/>
          </w:r>
        </w:del>
      </w:ins>
    </w:p>
    <w:p w:rsidR="001F7E3F" w:rsidRPr="00880A1F" w:rsidRDefault="001F7E3F">
      <w:pPr>
        <w:pStyle w:val="MatrixSuperfluous"/>
        <w:rPr>
          <w:ins w:id="6746" w:author="frontdesk" w:date="2012-11-16T12:46:00Z"/>
          <w:del w:id="6747" w:author="Tre" w:date="2012-11-16T21:30:00Z"/>
          <w:sz w:val="24"/>
          <w:szCs w:val="24"/>
          <w:rPrChange w:id="6748" w:author="Tre" w:date="2012-11-19T09:04:00Z">
            <w:rPr>
              <w:ins w:id="6749" w:author="frontdesk" w:date="2012-11-16T12:46:00Z"/>
              <w:del w:id="6750" w:author="Tre" w:date="2012-11-16T21:30:00Z"/>
            </w:rPr>
          </w:rPrChange>
        </w:rPr>
      </w:pPr>
    </w:p>
    <w:p w:rsidR="001F7E3F" w:rsidRPr="00880A1F" w:rsidRDefault="00EE27B1">
      <w:pPr>
        <w:pStyle w:val="MatrixSuperfluous"/>
        <w:rPr>
          <w:ins w:id="6751" w:author="frontdesk" w:date="2012-11-16T12:46:00Z"/>
          <w:del w:id="6752" w:author="Tre" w:date="2012-11-16T21:30:00Z"/>
          <w:sz w:val="24"/>
          <w:szCs w:val="24"/>
          <w:rPrChange w:id="6753" w:author="Tre" w:date="2012-11-19T09:04:00Z">
            <w:rPr>
              <w:ins w:id="6754" w:author="frontdesk" w:date="2012-11-16T12:46:00Z"/>
              <w:del w:id="6755" w:author="Tre" w:date="2012-11-16T21:30:00Z"/>
            </w:rPr>
          </w:rPrChange>
        </w:rPr>
      </w:pPr>
      <w:ins w:id="6756" w:author="frontdesk" w:date="2012-11-16T12:46:00Z">
        <w:del w:id="6757" w:author="Tre" w:date="2012-11-16T21:30:00Z">
          <w:r w:rsidRPr="00EE27B1">
            <w:rPr>
              <w:b/>
              <w:sz w:val="24"/>
              <w:szCs w:val="24"/>
              <w:rPrChange w:id="6758" w:author="Tre" w:date="2012-11-19T09:04:00Z">
                <w:rPr>
                  <w:b/>
                  <w:color w:val="0000FF"/>
                  <w:u w:val="single"/>
                </w:rPr>
              </w:rPrChange>
            </w:rPr>
            <w:delText>Matrix Feat</w:delText>
          </w:r>
          <w:r w:rsidRPr="00EE27B1">
            <w:rPr>
              <w:sz w:val="24"/>
              <w:szCs w:val="24"/>
              <w:rPrChange w:id="6759" w:author="Tre" w:date="2012-11-19T09:04:00Z">
                <w:rPr>
                  <w:color w:val="0000FF"/>
                  <w:u w:val="single"/>
                </w:rPr>
              </w:rPrChange>
            </w:rPr>
            <w:delText xml:space="preserve"> </w:delText>
          </w:r>
          <w:r w:rsidRPr="00EE27B1">
            <w:rPr>
              <w:b/>
              <w:sz w:val="24"/>
              <w:szCs w:val="24"/>
              <w:rPrChange w:id="6760" w:author="Tre" w:date="2012-11-19T09:04:00Z">
                <w:rPr>
                  <w:b/>
                  <w:color w:val="0000FF"/>
                  <w:u w:val="single"/>
                </w:rPr>
              </w:rPrChange>
            </w:rPr>
            <w:delText>“</w:delText>
          </w:r>
          <w:r w:rsidRPr="00EE27B1" w:rsidDel="00E404A2">
            <w:rPr>
              <w:b/>
              <w:i/>
              <w:sz w:val="24"/>
              <w:szCs w:val="24"/>
              <w:rPrChange w:id="6761" w:author="Tre" w:date="2012-11-19T09:04:00Z">
                <w:rPr>
                  <w:b/>
                  <w:i/>
                  <w:color w:val="0000FF"/>
                  <w:u w:val="single"/>
                </w:rPr>
              </w:rPrChange>
            </w:rPr>
            <w:fldChar w:fldCharType="begin"/>
          </w:r>
          <w:r w:rsidRPr="00EE27B1">
            <w:rPr>
              <w:b/>
              <w:i/>
              <w:sz w:val="24"/>
              <w:szCs w:val="24"/>
              <w:rPrChange w:id="6762" w:author="Tre" w:date="2012-11-19T09:04:00Z">
                <w:rPr>
                  <w:b/>
                  <w:i/>
                  <w:color w:val="0000FF"/>
                  <w:u w:val="single"/>
                </w:rPr>
              </w:rPrChange>
            </w:rPr>
            <w:delInstrText xml:space="preserve"> MERGEFIELD Skill </w:delInstrText>
          </w:r>
          <w:r w:rsidRPr="00EE27B1" w:rsidDel="00E404A2">
            <w:rPr>
              <w:b/>
              <w:i/>
              <w:sz w:val="24"/>
              <w:szCs w:val="24"/>
              <w:rPrChange w:id="6763" w:author="Tre" w:date="2012-11-19T09:04:00Z">
                <w:rPr>
                  <w:b/>
                  <w:i/>
                  <w:color w:val="0000FF"/>
                  <w:u w:val="single"/>
                </w:rPr>
              </w:rPrChange>
            </w:rPr>
            <w:fldChar w:fldCharType="separate"/>
          </w:r>
          <w:r w:rsidRPr="00EE27B1">
            <w:rPr>
              <w:b/>
              <w:i/>
              <w:noProof/>
              <w:sz w:val="24"/>
              <w:szCs w:val="24"/>
              <w:rPrChange w:id="6764" w:author="Tre" w:date="2012-11-19T09:04:00Z">
                <w:rPr>
                  <w:b/>
                  <w:i/>
                  <w:noProof/>
                  <w:color w:val="0000FF"/>
                  <w:u w:val="single"/>
                </w:rPr>
              </w:rPrChange>
            </w:rPr>
            <w:delText>Control Plant(s)</w:delText>
          </w:r>
          <w:r w:rsidRPr="00EE27B1" w:rsidDel="00E404A2">
            <w:rPr>
              <w:b/>
              <w:i/>
              <w:sz w:val="24"/>
              <w:szCs w:val="24"/>
              <w:rPrChange w:id="6765" w:author="Tre" w:date="2012-11-19T09:04:00Z">
                <w:rPr>
                  <w:b/>
                  <w:i/>
                  <w:color w:val="0000FF"/>
                  <w:u w:val="single"/>
                </w:rPr>
              </w:rPrChange>
            </w:rPr>
            <w:fldChar w:fldCharType="end"/>
          </w:r>
          <w:r w:rsidRPr="00EE27B1">
            <w:rPr>
              <w:b/>
              <w:sz w:val="24"/>
              <w:szCs w:val="24"/>
              <w:rPrChange w:id="6766" w:author="Tre" w:date="2012-11-19T09:04:00Z">
                <w:rPr>
                  <w:b/>
                  <w:color w:val="0000FF"/>
                  <w:u w:val="single"/>
                </w:rPr>
              </w:rPrChange>
            </w:rPr>
            <w:delText>”</w:delText>
          </w:r>
          <w:r w:rsidRPr="00EE27B1">
            <w:rPr>
              <w:sz w:val="24"/>
              <w:szCs w:val="24"/>
              <w:rPrChange w:id="6767" w:author="Tre" w:date="2012-11-19T09:04:00Z">
                <w:rPr>
                  <w:color w:val="0000FF"/>
                  <w:u w:val="single"/>
                </w:rPr>
              </w:rPrChange>
            </w:rPr>
            <w:delText xml:space="preserve"> - [CyberZen]</w:delText>
          </w:r>
        </w:del>
      </w:ins>
    </w:p>
    <w:p w:rsidR="001F7E3F" w:rsidRPr="00880A1F" w:rsidRDefault="00EE27B1">
      <w:pPr>
        <w:pStyle w:val="MatrixSuperfluous"/>
        <w:rPr>
          <w:ins w:id="6768" w:author="frontdesk" w:date="2012-11-16T12:46:00Z"/>
          <w:del w:id="6769" w:author="Tre" w:date="2012-11-16T21:30:00Z"/>
          <w:sz w:val="24"/>
          <w:szCs w:val="24"/>
          <w:rPrChange w:id="6770" w:author="Tre" w:date="2012-11-19T09:04:00Z">
            <w:rPr>
              <w:ins w:id="6771" w:author="frontdesk" w:date="2012-11-16T12:46:00Z"/>
              <w:del w:id="6772" w:author="Tre" w:date="2012-11-16T21:30:00Z"/>
            </w:rPr>
          </w:rPrChange>
        </w:rPr>
      </w:pPr>
      <w:ins w:id="6773" w:author="frontdesk" w:date="2012-11-16T12:46:00Z">
        <w:del w:id="6774" w:author="Tre" w:date="2012-11-16T21:30:00Z">
          <w:r w:rsidRPr="00EE27B1">
            <w:rPr>
              <w:sz w:val="24"/>
              <w:szCs w:val="24"/>
              <w:rPrChange w:id="6775" w:author="Tre" w:date="2012-11-19T09:04:00Z">
                <w:rPr>
                  <w:color w:val="0000FF"/>
                  <w:u w:val="single"/>
                </w:rPr>
              </w:rPrChange>
            </w:rPr>
            <w:delText>Rule Bender Feat:</w:delText>
          </w:r>
          <w:r w:rsidRPr="00EE27B1">
            <w:rPr>
              <w:i/>
              <w:sz w:val="24"/>
              <w:szCs w:val="24"/>
              <w:rPrChange w:id="6776" w:author="Tre" w:date="2012-11-19T09:04:00Z">
                <w:rPr>
                  <w:i/>
                  <w:color w:val="0000FF"/>
                  <w:u w:val="single"/>
                </w:rPr>
              </w:rPrChange>
            </w:rPr>
            <w:delText xml:space="preserve"> </w:delText>
          </w:r>
          <w:r w:rsidRPr="00EE27B1" w:rsidDel="00E404A2">
            <w:rPr>
              <w:i/>
              <w:sz w:val="24"/>
              <w:szCs w:val="24"/>
              <w:rPrChange w:id="6777" w:author="Tre" w:date="2012-11-19T09:04:00Z">
                <w:rPr>
                  <w:i/>
                  <w:color w:val="0000FF"/>
                  <w:u w:val="single"/>
                </w:rPr>
              </w:rPrChange>
            </w:rPr>
            <w:fldChar w:fldCharType="begin"/>
          </w:r>
          <w:r w:rsidRPr="00EE27B1">
            <w:rPr>
              <w:i/>
              <w:sz w:val="24"/>
              <w:szCs w:val="24"/>
              <w:rPrChange w:id="6778" w:author="Tre" w:date="2012-11-19T09:04:00Z">
                <w:rPr>
                  <w:i/>
                  <w:color w:val="0000FF"/>
                  <w:u w:val="single"/>
                </w:rPr>
              </w:rPrChange>
            </w:rPr>
            <w:delInstrText xml:space="preserve"> MERGEFIELD Rule_Bender_Description </w:delInstrText>
          </w:r>
          <w:r w:rsidRPr="00EE27B1" w:rsidDel="00E404A2">
            <w:rPr>
              <w:i/>
              <w:sz w:val="24"/>
              <w:szCs w:val="24"/>
              <w:rPrChange w:id="6779" w:author="Tre" w:date="2012-11-19T09:04:00Z">
                <w:rPr>
                  <w:i/>
                  <w:color w:val="0000FF"/>
                  <w:u w:val="single"/>
                </w:rPr>
              </w:rPrChange>
            </w:rPr>
            <w:fldChar w:fldCharType="separate"/>
          </w:r>
          <w:r w:rsidRPr="00EE27B1">
            <w:rPr>
              <w:i/>
              <w:noProof/>
              <w:sz w:val="24"/>
              <w:szCs w:val="24"/>
              <w:rPrChange w:id="6780" w:author="Tre" w:date="2012-11-19T09:04:00Z">
                <w:rPr>
                  <w:i/>
                  <w:noProof/>
                  <w:color w:val="0000FF"/>
                  <w:u w:val="single"/>
                </w:rPr>
              </w:rPrChange>
            </w:rPr>
            <w:delText>Character can touch a plant and make it grow, or move a certain direction. Think of the plant reaching towards the sun, but the character can make that happen rapidly.</w:delText>
          </w:r>
          <w:r w:rsidRPr="00EE27B1" w:rsidDel="00E404A2">
            <w:rPr>
              <w:i/>
              <w:sz w:val="24"/>
              <w:szCs w:val="24"/>
              <w:rPrChange w:id="6781" w:author="Tre" w:date="2012-11-19T09:04:00Z">
                <w:rPr>
                  <w:i/>
                  <w:color w:val="0000FF"/>
                  <w:u w:val="single"/>
                </w:rPr>
              </w:rPrChange>
            </w:rPr>
            <w:fldChar w:fldCharType="end"/>
          </w:r>
        </w:del>
      </w:ins>
    </w:p>
    <w:p w:rsidR="001F7E3F" w:rsidRPr="00880A1F" w:rsidRDefault="00EE27B1">
      <w:pPr>
        <w:pStyle w:val="MatrixSuperfluous"/>
        <w:rPr>
          <w:ins w:id="6782" w:author="frontdesk" w:date="2012-11-16T12:46:00Z"/>
          <w:del w:id="6783" w:author="Tre" w:date="2012-11-16T21:30:00Z"/>
          <w:sz w:val="24"/>
          <w:szCs w:val="24"/>
          <w:rPrChange w:id="6784" w:author="Tre" w:date="2012-11-19T09:04:00Z">
            <w:rPr>
              <w:ins w:id="6785" w:author="frontdesk" w:date="2012-11-16T12:46:00Z"/>
              <w:del w:id="6786" w:author="Tre" w:date="2012-11-16T21:30:00Z"/>
            </w:rPr>
          </w:rPrChange>
        </w:rPr>
      </w:pPr>
      <w:ins w:id="6787" w:author="frontdesk" w:date="2012-11-16T12:46:00Z">
        <w:del w:id="6788" w:author="Tre" w:date="2012-11-16T21:30:00Z">
          <w:r w:rsidRPr="00EE27B1">
            <w:rPr>
              <w:sz w:val="24"/>
              <w:szCs w:val="24"/>
              <w:rPrChange w:id="6789" w:author="Tre" w:date="2012-11-19T09:04:00Z">
                <w:rPr>
                  <w:color w:val="0000FF"/>
                  <w:u w:val="single"/>
                </w:rPr>
              </w:rPrChange>
            </w:rPr>
            <w:delText xml:space="preserve">Rule Breaker Feat: </w:delText>
          </w:r>
          <w:r w:rsidRPr="00EE27B1" w:rsidDel="00E404A2">
            <w:rPr>
              <w:i/>
              <w:sz w:val="24"/>
              <w:szCs w:val="24"/>
              <w:rPrChange w:id="6790" w:author="Tre" w:date="2012-11-19T09:04:00Z">
                <w:rPr>
                  <w:i/>
                  <w:color w:val="0000FF"/>
                  <w:u w:val="single"/>
                </w:rPr>
              </w:rPrChange>
            </w:rPr>
            <w:fldChar w:fldCharType="begin"/>
          </w:r>
          <w:r w:rsidRPr="00EE27B1">
            <w:rPr>
              <w:i/>
              <w:sz w:val="24"/>
              <w:szCs w:val="24"/>
              <w:rPrChange w:id="6791" w:author="Tre" w:date="2012-11-19T09:04:00Z">
                <w:rPr>
                  <w:i/>
                  <w:color w:val="0000FF"/>
                  <w:u w:val="single"/>
                </w:rPr>
              </w:rPrChange>
            </w:rPr>
            <w:delInstrText xml:space="preserve"> MERGEFIELD Rule_Breaker_Description </w:delInstrText>
          </w:r>
          <w:r w:rsidRPr="00EE27B1" w:rsidDel="00E404A2">
            <w:rPr>
              <w:i/>
              <w:sz w:val="24"/>
              <w:szCs w:val="24"/>
              <w:rPrChange w:id="6792" w:author="Tre" w:date="2012-11-19T09:04:00Z">
                <w:rPr>
                  <w:i/>
                  <w:color w:val="0000FF"/>
                  <w:u w:val="single"/>
                </w:rPr>
              </w:rPrChange>
            </w:rPr>
            <w:fldChar w:fldCharType="separate"/>
          </w:r>
          <w:r w:rsidRPr="00EE27B1">
            <w:rPr>
              <w:i/>
              <w:noProof/>
              <w:sz w:val="24"/>
              <w:szCs w:val="24"/>
              <w:rPrChange w:id="6793" w:author="Tre" w:date="2012-11-19T09:04:00Z">
                <w:rPr>
                  <w:i/>
                  <w:noProof/>
                  <w:color w:val="0000FF"/>
                  <w:u w:val="single"/>
                </w:rPr>
              </w:rPrChange>
            </w:rPr>
            <w:delText>Character can make the plant grow or wither at will. They do this by focusing on the plant(s). GM discretion as to whether the character could affect an entire acre or farm of crops.</w:delText>
          </w:r>
          <w:r w:rsidRPr="00EE27B1" w:rsidDel="00E404A2">
            <w:rPr>
              <w:i/>
              <w:sz w:val="24"/>
              <w:szCs w:val="24"/>
              <w:rPrChange w:id="6794" w:author="Tre" w:date="2012-11-19T09:04:00Z">
                <w:rPr>
                  <w:i/>
                  <w:color w:val="0000FF"/>
                  <w:u w:val="single"/>
                </w:rPr>
              </w:rPrChange>
            </w:rPr>
            <w:fldChar w:fldCharType="end"/>
          </w:r>
          <w:r w:rsidRPr="00EE27B1" w:rsidDel="00E404A2">
            <w:rPr>
              <w:sz w:val="24"/>
              <w:szCs w:val="24"/>
              <w:rPrChange w:id="6795" w:author="Tre" w:date="2012-11-19T09:04:00Z">
                <w:rPr>
                  <w:color w:val="0000FF"/>
                  <w:u w:val="single"/>
                </w:rPr>
              </w:rPrChange>
            </w:rPr>
            <w:fldChar w:fldCharType="begin"/>
          </w:r>
          <w:r w:rsidRPr="00EE27B1">
            <w:rPr>
              <w:sz w:val="24"/>
              <w:szCs w:val="24"/>
              <w:rPrChange w:id="6796" w:author="Tre" w:date="2012-11-19T09:04:00Z">
                <w:rPr>
                  <w:color w:val="0000FF"/>
                  <w:u w:val="single"/>
                </w:rPr>
              </w:rPrChange>
            </w:rPr>
            <w:delInstrText xml:space="preserve"> NEXT  \* MERGEFORMAT </w:delInstrText>
          </w:r>
          <w:r w:rsidRPr="00EE27B1" w:rsidDel="00E404A2">
            <w:rPr>
              <w:sz w:val="24"/>
              <w:szCs w:val="24"/>
              <w:rPrChange w:id="6797" w:author="Tre" w:date="2012-11-19T09:04:00Z">
                <w:rPr>
                  <w:color w:val="0000FF"/>
                  <w:u w:val="single"/>
                </w:rPr>
              </w:rPrChange>
            </w:rPr>
            <w:fldChar w:fldCharType="end"/>
          </w:r>
        </w:del>
      </w:ins>
    </w:p>
    <w:p w:rsidR="001F7E3F" w:rsidRPr="00880A1F" w:rsidRDefault="001F7E3F">
      <w:pPr>
        <w:pStyle w:val="MatrixSuperfluous"/>
        <w:rPr>
          <w:ins w:id="6798" w:author="frontdesk" w:date="2012-11-16T12:46:00Z"/>
          <w:del w:id="6799" w:author="Tre" w:date="2012-11-16T21:30:00Z"/>
          <w:sz w:val="24"/>
          <w:szCs w:val="24"/>
          <w:rPrChange w:id="6800" w:author="Tre" w:date="2012-11-19T09:04:00Z">
            <w:rPr>
              <w:ins w:id="6801" w:author="frontdesk" w:date="2012-11-16T12:46:00Z"/>
              <w:del w:id="6802" w:author="Tre" w:date="2012-11-16T21:30:00Z"/>
            </w:rPr>
          </w:rPrChange>
        </w:rPr>
      </w:pPr>
    </w:p>
    <w:p w:rsidR="001F7E3F" w:rsidRPr="00880A1F" w:rsidRDefault="00EE27B1">
      <w:pPr>
        <w:pStyle w:val="MatrixSuperfluous"/>
        <w:rPr>
          <w:ins w:id="6803" w:author="frontdesk" w:date="2012-11-16T12:46:00Z"/>
          <w:del w:id="6804" w:author="Tre" w:date="2012-11-16T21:30:00Z"/>
          <w:sz w:val="24"/>
          <w:szCs w:val="24"/>
          <w:rPrChange w:id="6805" w:author="Tre" w:date="2012-11-19T09:04:00Z">
            <w:rPr>
              <w:ins w:id="6806" w:author="frontdesk" w:date="2012-11-16T12:46:00Z"/>
              <w:del w:id="6807" w:author="Tre" w:date="2012-11-16T21:30:00Z"/>
            </w:rPr>
          </w:rPrChange>
        </w:rPr>
      </w:pPr>
      <w:ins w:id="6808" w:author="frontdesk" w:date="2012-11-16T12:46:00Z">
        <w:del w:id="6809" w:author="Tre" w:date="2012-11-16T21:30:00Z">
          <w:r w:rsidRPr="00EE27B1">
            <w:rPr>
              <w:b/>
              <w:sz w:val="24"/>
              <w:szCs w:val="24"/>
              <w:rPrChange w:id="6810" w:author="Tre" w:date="2012-11-19T09:04:00Z">
                <w:rPr>
                  <w:b/>
                  <w:color w:val="0000FF"/>
                  <w:u w:val="single"/>
                </w:rPr>
              </w:rPrChange>
            </w:rPr>
            <w:delText>Matrix Feat</w:delText>
          </w:r>
          <w:r w:rsidRPr="00EE27B1">
            <w:rPr>
              <w:sz w:val="24"/>
              <w:szCs w:val="24"/>
              <w:rPrChange w:id="6811" w:author="Tre" w:date="2012-11-19T09:04:00Z">
                <w:rPr>
                  <w:color w:val="0000FF"/>
                  <w:u w:val="single"/>
                </w:rPr>
              </w:rPrChange>
            </w:rPr>
            <w:delText xml:space="preserve"> </w:delText>
          </w:r>
          <w:r w:rsidRPr="00EE27B1">
            <w:rPr>
              <w:b/>
              <w:sz w:val="24"/>
              <w:szCs w:val="24"/>
              <w:rPrChange w:id="6812" w:author="Tre" w:date="2012-11-19T09:04:00Z">
                <w:rPr>
                  <w:b/>
                  <w:color w:val="0000FF"/>
                  <w:u w:val="single"/>
                </w:rPr>
              </w:rPrChange>
            </w:rPr>
            <w:delText>“</w:delText>
          </w:r>
          <w:r w:rsidRPr="00EE27B1" w:rsidDel="00E404A2">
            <w:rPr>
              <w:b/>
              <w:i/>
              <w:sz w:val="24"/>
              <w:szCs w:val="24"/>
              <w:rPrChange w:id="6813" w:author="Tre" w:date="2012-11-19T09:04:00Z">
                <w:rPr>
                  <w:b/>
                  <w:i/>
                  <w:color w:val="0000FF"/>
                  <w:u w:val="single"/>
                </w:rPr>
              </w:rPrChange>
            </w:rPr>
            <w:fldChar w:fldCharType="begin"/>
          </w:r>
          <w:r w:rsidRPr="00EE27B1">
            <w:rPr>
              <w:b/>
              <w:i/>
              <w:sz w:val="24"/>
              <w:szCs w:val="24"/>
              <w:rPrChange w:id="6814" w:author="Tre" w:date="2012-11-19T09:04:00Z">
                <w:rPr>
                  <w:b/>
                  <w:i/>
                  <w:color w:val="0000FF"/>
                  <w:u w:val="single"/>
                </w:rPr>
              </w:rPrChange>
            </w:rPr>
            <w:delInstrText xml:space="preserve"> MERGEFIELD Skill </w:delInstrText>
          </w:r>
          <w:r w:rsidRPr="00EE27B1" w:rsidDel="00E404A2">
            <w:rPr>
              <w:b/>
              <w:i/>
              <w:sz w:val="24"/>
              <w:szCs w:val="24"/>
              <w:rPrChange w:id="6815" w:author="Tre" w:date="2012-11-19T09:04:00Z">
                <w:rPr>
                  <w:b/>
                  <w:i/>
                  <w:color w:val="0000FF"/>
                  <w:u w:val="single"/>
                </w:rPr>
              </w:rPrChange>
            </w:rPr>
            <w:fldChar w:fldCharType="separate"/>
          </w:r>
          <w:r w:rsidRPr="00EE27B1">
            <w:rPr>
              <w:b/>
              <w:i/>
              <w:noProof/>
              <w:sz w:val="24"/>
              <w:szCs w:val="24"/>
              <w:rPrChange w:id="6816" w:author="Tre" w:date="2012-11-19T09:04:00Z">
                <w:rPr>
                  <w:b/>
                  <w:i/>
                  <w:noProof/>
                  <w:color w:val="0000FF"/>
                  <w:u w:val="single"/>
                </w:rPr>
              </w:rPrChange>
            </w:rPr>
            <w:delText>Control Weather</w:delText>
          </w:r>
          <w:r w:rsidRPr="00EE27B1" w:rsidDel="00E404A2">
            <w:rPr>
              <w:b/>
              <w:i/>
              <w:sz w:val="24"/>
              <w:szCs w:val="24"/>
              <w:rPrChange w:id="6817" w:author="Tre" w:date="2012-11-19T09:04:00Z">
                <w:rPr>
                  <w:b/>
                  <w:i/>
                  <w:color w:val="0000FF"/>
                  <w:u w:val="single"/>
                </w:rPr>
              </w:rPrChange>
            </w:rPr>
            <w:fldChar w:fldCharType="end"/>
          </w:r>
          <w:r w:rsidRPr="00EE27B1">
            <w:rPr>
              <w:b/>
              <w:sz w:val="24"/>
              <w:szCs w:val="24"/>
              <w:rPrChange w:id="6818" w:author="Tre" w:date="2012-11-19T09:04:00Z">
                <w:rPr>
                  <w:b/>
                  <w:color w:val="0000FF"/>
                  <w:u w:val="single"/>
                </w:rPr>
              </w:rPrChange>
            </w:rPr>
            <w:delText>”</w:delText>
          </w:r>
          <w:r w:rsidRPr="00EE27B1">
            <w:rPr>
              <w:sz w:val="24"/>
              <w:szCs w:val="24"/>
              <w:rPrChange w:id="6819" w:author="Tre" w:date="2012-11-19T09:04:00Z">
                <w:rPr>
                  <w:color w:val="0000FF"/>
                  <w:u w:val="single"/>
                </w:rPr>
              </w:rPrChange>
            </w:rPr>
            <w:delText xml:space="preserve"> - [CyberZen]</w:delText>
          </w:r>
        </w:del>
      </w:ins>
    </w:p>
    <w:p w:rsidR="001F7E3F" w:rsidRPr="00880A1F" w:rsidRDefault="00EE27B1">
      <w:pPr>
        <w:pStyle w:val="MatrixSuperfluous"/>
        <w:rPr>
          <w:ins w:id="6820" w:author="frontdesk" w:date="2012-11-16T12:46:00Z"/>
          <w:del w:id="6821" w:author="Tre" w:date="2012-11-16T21:30:00Z"/>
          <w:sz w:val="24"/>
          <w:szCs w:val="24"/>
          <w:rPrChange w:id="6822" w:author="Tre" w:date="2012-11-19T09:04:00Z">
            <w:rPr>
              <w:ins w:id="6823" w:author="frontdesk" w:date="2012-11-16T12:46:00Z"/>
              <w:del w:id="6824" w:author="Tre" w:date="2012-11-16T21:30:00Z"/>
            </w:rPr>
          </w:rPrChange>
        </w:rPr>
      </w:pPr>
      <w:ins w:id="6825" w:author="frontdesk" w:date="2012-11-16T12:46:00Z">
        <w:del w:id="6826" w:author="Tre" w:date="2012-11-16T21:30:00Z">
          <w:r w:rsidRPr="00EE27B1">
            <w:rPr>
              <w:sz w:val="24"/>
              <w:szCs w:val="24"/>
              <w:rPrChange w:id="6827" w:author="Tre" w:date="2012-11-19T09:04:00Z">
                <w:rPr>
                  <w:color w:val="0000FF"/>
                  <w:u w:val="single"/>
                </w:rPr>
              </w:rPrChange>
            </w:rPr>
            <w:delText>Rule Bender Feat:</w:delText>
          </w:r>
          <w:r w:rsidRPr="00EE27B1">
            <w:rPr>
              <w:i/>
              <w:sz w:val="24"/>
              <w:szCs w:val="24"/>
              <w:rPrChange w:id="6828" w:author="Tre" w:date="2012-11-19T09:04:00Z">
                <w:rPr>
                  <w:i/>
                  <w:color w:val="0000FF"/>
                  <w:u w:val="single"/>
                </w:rPr>
              </w:rPrChange>
            </w:rPr>
            <w:delText xml:space="preserve"> </w:delText>
          </w:r>
          <w:r w:rsidRPr="00EE27B1" w:rsidDel="00E404A2">
            <w:rPr>
              <w:i/>
              <w:sz w:val="24"/>
              <w:szCs w:val="24"/>
              <w:rPrChange w:id="6829" w:author="Tre" w:date="2012-11-19T09:04:00Z">
                <w:rPr>
                  <w:i/>
                  <w:color w:val="0000FF"/>
                  <w:u w:val="single"/>
                </w:rPr>
              </w:rPrChange>
            </w:rPr>
            <w:fldChar w:fldCharType="begin"/>
          </w:r>
          <w:r w:rsidRPr="00EE27B1">
            <w:rPr>
              <w:i/>
              <w:sz w:val="24"/>
              <w:szCs w:val="24"/>
              <w:rPrChange w:id="6830" w:author="Tre" w:date="2012-11-19T09:04:00Z">
                <w:rPr>
                  <w:i/>
                  <w:color w:val="0000FF"/>
                  <w:u w:val="single"/>
                </w:rPr>
              </w:rPrChange>
            </w:rPr>
            <w:delInstrText xml:space="preserve"> MERGEFIELD Rule_Bender_Description </w:delInstrText>
          </w:r>
          <w:r w:rsidRPr="00EE27B1" w:rsidDel="00E404A2">
            <w:rPr>
              <w:i/>
              <w:sz w:val="24"/>
              <w:szCs w:val="24"/>
              <w:rPrChange w:id="6831" w:author="Tre" w:date="2012-11-19T09:04:00Z">
                <w:rPr>
                  <w:i/>
                  <w:color w:val="0000FF"/>
                  <w:u w:val="single"/>
                </w:rPr>
              </w:rPrChange>
            </w:rPr>
            <w:fldChar w:fldCharType="separate"/>
          </w:r>
          <w:r w:rsidRPr="00EE27B1">
            <w:rPr>
              <w:i/>
              <w:noProof/>
              <w:sz w:val="24"/>
              <w:szCs w:val="24"/>
              <w:rPrChange w:id="6832" w:author="Tre" w:date="2012-11-19T09:04:00Z">
                <w:rPr>
                  <w:i/>
                  <w:noProof/>
                  <w:color w:val="0000FF"/>
                  <w:u w:val="single"/>
                </w:rPr>
              </w:rPrChange>
            </w:rPr>
            <w:delText>Make a rain storm on a sunny day. The more extreme the weather change to harder it is. Creating clouds in an office building is very difficult too.</w:delText>
          </w:r>
          <w:r w:rsidRPr="00EE27B1" w:rsidDel="00E404A2">
            <w:rPr>
              <w:i/>
              <w:sz w:val="24"/>
              <w:szCs w:val="24"/>
              <w:rPrChange w:id="6833" w:author="Tre" w:date="2012-11-19T09:04:00Z">
                <w:rPr>
                  <w:i/>
                  <w:color w:val="0000FF"/>
                  <w:u w:val="single"/>
                </w:rPr>
              </w:rPrChange>
            </w:rPr>
            <w:fldChar w:fldCharType="end"/>
          </w:r>
        </w:del>
      </w:ins>
    </w:p>
    <w:p w:rsidR="001F7E3F" w:rsidRPr="00880A1F" w:rsidRDefault="00EE27B1">
      <w:pPr>
        <w:pStyle w:val="MatrixSuperfluous"/>
        <w:rPr>
          <w:ins w:id="6834" w:author="frontdesk" w:date="2012-11-16T12:46:00Z"/>
          <w:del w:id="6835" w:author="Tre" w:date="2012-11-16T21:30:00Z"/>
          <w:sz w:val="24"/>
          <w:szCs w:val="24"/>
          <w:rPrChange w:id="6836" w:author="Tre" w:date="2012-11-19T09:04:00Z">
            <w:rPr>
              <w:ins w:id="6837" w:author="frontdesk" w:date="2012-11-16T12:46:00Z"/>
              <w:del w:id="6838" w:author="Tre" w:date="2012-11-16T21:30:00Z"/>
            </w:rPr>
          </w:rPrChange>
        </w:rPr>
      </w:pPr>
      <w:ins w:id="6839" w:author="frontdesk" w:date="2012-11-16T12:46:00Z">
        <w:del w:id="6840" w:author="Tre" w:date="2012-11-16T21:30:00Z">
          <w:r w:rsidRPr="00EE27B1">
            <w:rPr>
              <w:sz w:val="24"/>
              <w:szCs w:val="24"/>
              <w:rPrChange w:id="6841" w:author="Tre" w:date="2012-11-19T09:04:00Z">
                <w:rPr>
                  <w:color w:val="0000FF"/>
                  <w:u w:val="single"/>
                </w:rPr>
              </w:rPrChange>
            </w:rPr>
            <w:delText xml:space="preserve">Rule Breaker Feat: </w:delText>
          </w:r>
          <w:r w:rsidRPr="00EE27B1" w:rsidDel="00E404A2">
            <w:rPr>
              <w:i/>
              <w:sz w:val="24"/>
              <w:szCs w:val="24"/>
              <w:rPrChange w:id="6842" w:author="Tre" w:date="2012-11-19T09:04:00Z">
                <w:rPr>
                  <w:i/>
                  <w:color w:val="0000FF"/>
                  <w:u w:val="single"/>
                </w:rPr>
              </w:rPrChange>
            </w:rPr>
            <w:fldChar w:fldCharType="begin"/>
          </w:r>
          <w:r w:rsidRPr="00EE27B1">
            <w:rPr>
              <w:i/>
              <w:sz w:val="24"/>
              <w:szCs w:val="24"/>
              <w:rPrChange w:id="6843" w:author="Tre" w:date="2012-11-19T09:04:00Z">
                <w:rPr>
                  <w:i/>
                  <w:color w:val="0000FF"/>
                  <w:u w:val="single"/>
                </w:rPr>
              </w:rPrChange>
            </w:rPr>
            <w:delInstrText xml:space="preserve"> MERGEFIELD Rule_Breaker_Description </w:delInstrText>
          </w:r>
          <w:r w:rsidRPr="00EE27B1" w:rsidDel="00E404A2">
            <w:rPr>
              <w:i/>
              <w:sz w:val="24"/>
              <w:szCs w:val="24"/>
              <w:rPrChange w:id="6844" w:author="Tre" w:date="2012-11-19T09:04:00Z">
                <w:rPr>
                  <w:i/>
                  <w:color w:val="0000FF"/>
                  <w:u w:val="single"/>
                </w:rPr>
              </w:rPrChange>
            </w:rPr>
            <w:fldChar w:fldCharType="separate"/>
          </w:r>
          <w:r w:rsidRPr="00EE27B1">
            <w:rPr>
              <w:i/>
              <w:noProof/>
              <w:sz w:val="24"/>
              <w:szCs w:val="24"/>
              <w:rPrChange w:id="6845" w:author="Tre" w:date="2012-11-19T09:04:00Z">
                <w:rPr>
                  <w:i/>
                  <w:noProof/>
                  <w:color w:val="0000FF"/>
                  <w:u w:val="single"/>
                </w:rPr>
              </w:rPrChange>
            </w:rPr>
            <w:delText>Without changing the entire weather pattern the person can call lightning to strike in an spot of their choosing. Or the character could call a tornado spiral on a calm day with no other winds around at the same time.</w:delText>
          </w:r>
          <w:r w:rsidRPr="00EE27B1" w:rsidDel="00E404A2">
            <w:rPr>
              <w:i/>
              <w:sz w:val="24"/>
              <w:szCs w:val="24"/>
              <w:rPrChange w:id="6846" w:author="Tre" w:date="2012-11-19T09:04:00Z">
                <w:rPr>
                  <w:i/>
                  <w:color w:val="0000FF"/>
                  <w:u w:val="single"/>
                </w:rPr>
              </w:rPrChange>
            </w:rPr>
            <w:fldChar w:fldCharType="end"/>
          </w:r>
          <w:r w:rsidRPr="00EE27B1" w:rsidDel="00E404A2">
            <w:rPr>
              <w:sz w:val="24"/>
              <w:szCs w:val="24"/>
              <w:rPrChange w:id="6847" w:author="Tre" w:date="2012-11-19T09:04:00Z">
                <w:rPr>
                  <w:color w:val="0000FF"/>
                  <w:u w:val="single"/>
                </w:rPr>
              </w:rPrChange>
            </w:rPr>
            <w:fldChar w:fldCharType="begin"/>
          </w:r>
          <w:r w:rsidRPr="00EE27B1">
            <w:rPr>
              <w:sz w:val="24"/>
              <w:szCs w:val="24"/>
              <w:rPrChange w:id="6848" w:author="Tre" w:date="2012-11-19T09:04:00Z">
                <w:rPr>
                  <w:color w:val="0000FF"/>
                  <w:u w:val="single"/>
                </w:rPr>
              </w:rPrChange>
            </w:rPr>
            <w:delInstrText xml:space="preserve"> NEXT  \* MERGEFORMAT </w:delInstrText>
          </w:r>
          <w:r w:rsidRPr="00EE27B1" w:rsidDel="00E404A2">
            <w:rPr>
              <w:sz w:val="24"/>
              <w:szCs w:val="24"/>
              <w:rPrChange w:id="6849" w:author="Tre" w:date="2012-11-19T09:04:00Z">
                <w:rPr>
                  <w:color w:val="0000FF"/>
                  <w:u w:val="single"/>
                </w:rPr>
              </w:rPrChange>
            </w:rPr>
            <w:fldChar w:fldCharType="end"/>
          </w:r>
        </w:del>
      </w:ins>
    </w:p>
    <w:p w:rsidR="001F7E3F" w:rsidRPr="00880A1F" w:rsidRDefault="001F7E3F">
      <w:pPr>
        <w:pStyle w:val="MatrixSuperfluous"/>
        <w:rPr>
          <w:ins w:id="6850" w:author="frontdesk" w:date="2012-11-16T12:46:00Z"/>
          <w:del w:id="6851" w:author="Tre" w:date="2012-11-16T21:30:00Z"/>
          <w:sz w:val="24"/>
          <w:szCs w:val="24"/>
          <w:rPrChange w:id="6852" w:author="Tre" w:date="2012-11-19T09:04:00Z">
            <w:rPr>
              <w:ins w:id="6853" w:author="frontdesk" w:date="2012-11-16T12:46:00Z"/>
              <w:del w:id="6854" w:author="Tre" w:date="2012-11-16T21:30:00Z"/>
            </w:rPr>
          </w:rPrChange>
        </w:rPr>
      </w:pPr>
    </w:p>
    <w:p w:rsidR="001F7E3F" w:rsidRPr="00880A1F" w:rsidRDefault="00EE27B1">
      <w:pPr>
        <w:pStyle w:val="MatrixSuperfluous"/>
        <w:rPr>
          <w:ins w:id="6855" w:author="frontdesk" w:date="2012-11-16T12:46:00Z"/>
          <w:del w:id="6856" w:author="Tre" w:date="2012-11-16T21:30:00Z"/>
          <w:sz w:val="24"/>
          <w:szCs w:val="24"/>
          <w:rPrChange w:id="6857" w:author="Tre" w:date="2012-11-19T09:04:00Z">
            <w:rPr>
              <w:ins w:id="6858" w:author="frontdesk" w:date="2012-11-16T12:46:00Z"/>
              <w:del w:id="6859" w:author="Tre" w:date="2012-11-16T21:30:00Z"/>
            </w:rPr>
          </w:rPrChange>
        </w:rPr>
      </w:pPr>
      <w:ins w:id="6860" w:author="frontdesk" w:date="2012-11-16T12:46:00Z">
        <w:del w:id="6861" w:author="Tre" w:date="2012-11-16T21:30:00Z">
          <w:r w:rsidRPr="00EE27B1">
            <w:rPr>
              <w:b/>
              <w:sz w:val="24"/>
              <w:szCs w:val="24"/>
              <w:rPrChange w:id="6862" w:author="Tre" w:date="2012-11-19T09:04:00Z">
                <w:rPr>
                  <w:b/>
                  <w:color w:val="0000FF"/>
                  <w:u w:val="single"/>
                </w:rPr>
              </w:rPrChange>
            </w:rPr>
            <w:delText>Matrix Feat</w:delText>
          </w:r>
          <w:r w:rsidRPr="00EE27B1">
            <w:rPr>
              <w:sz w:val="24"/>
              <w:szCs w:val="24"/>
              <w:rPrChange w:id="6863" w:author="Tre" w:date="2012-11-19T09:04:00Z">
                <w:rPr>
                  <w:color w:val="0000FF"/>
                  <w:u w:val="single"/>
                </w:rPr>
              </w:rPrChange>
            </w:rPr>
            <w:delText xml:space="preserve"> </w:delText>
          </w:r>
          <w:r w:rsidRPr="00EE27B1">
            <w:rPr>
              <w:b/>
              <w:sz w:val="24"/>
              <w:szCs w:val="24"/>
              <w:rPrChange w:id="6864" w:author="Tre" w:date="2012-11-19T09:04:00Z">
                <w:rPr>
                  <w:b/>
                  <w:color w:val="0000FF"/>
                  <w:u w:val="single"/>
                </w:rPr>
              </w:rPrChange>
            </w:rPr>
            <w:delText>“</w:delText>
          </w:r>
          <w:r w:rsidRPr="00EE27B1" w:rsidDel="00E404A2">
            <w:rPr>
              <w:b/>
              <w:i/>
              <w:sz w:val="24"/>
              <w:szCs w:val="24"/>
              <w:rPrChange w:id="6865" w:author="Tre" w:date="2012-11-19T09:04:00Z">
                <w:rPr>
                  <w:b/>
                  <w:i/>
                  <w:color w:val="0000FF"/>
                  <w:u w:val="single"/>
                </w:rPr>
              </w:rPrChange>
            </w:rPr>
            <w:fldChar w:fldCharType="begin"/>
          </w:r>
          <w:r w:rsidRPr="00EE27B1">
            <w:rPr>
              <w:b/>
              <w:i/>
              <w:sz w:val="24"/>
              <w:szCs w:val="24"/>
              <w:rPrChange w:id="6866" w:author="Tre" w:date="2012-11-19T09:04:00Z">
                <w:rPr>
                  <w:b/>
                  <w:i/>
                  <w:color w:val="0000FF"/>
                  <w:u w:val="single"/>
                </w:rPr>
              </w:rPrChange>
            </w:rPr>
            <w:delInstrText xml:space="preserve"> MERGEFIELD Skill </w:delInstrText>
          </w:r>
          <w:r w:rsidRPr="00EE27B1" w:rsidDel="00E404A2">
            <w:rPr>
              <w:b/>
              <w:i/>
              <w:sz w:val="24"/>
              <w:szCs w:val="24"/>
              <w:rPrChange w:id="6867" w:author="Tre" w:date="2012-11-19T09:04:00Z">
                <w:rPr>
                  <w:b/>
                  <w:i/>
                  <w:color w:val="0000FF"/>
                  <w:u w:val="single"/>
                </w:rPr>
              </w:rPrChange>
            </w:rPr>
            <w:fldChar w:fldCharType="separate"/>
          </w:r>
          <w:r w:rsidRPr="00EE27B1">
            <w:rPr>
              <w:b/>
              <w:i/>
              <w:noProof/>
              <w:sz w:val="24"/>
              <w:szCs w:val="24"/>
              <w:rPrChange w:id="6868" w:author="Tre" w:date="2012-11-19T09:04:00Z">
                <w:rPr>
                  <w:b/>
                  <w:i/>
                  <w:noProof/>
                  <w:color w:val="0000FF"/>
                  <w:u w:val="single"/>
                </w:rPr>
              </w:rPrChange>
            </w:rPr>
            <w:delText>Create Simple Objects</w:delText>
          </w:r>
          <w:r w:rsidRPr="00EE27B1" w:rsidDel="00E404A2">
            <w:rPr>
              <w:b/>
              <w:i/>
              <w:sz w:val="24"/>
              <w:szCs w:val="24"/>
              <w:rPrChange w:id="6869" w:author="Tre" w:date="2012-11-19T09:04:00Z">
                <w:rPr>
                  <w:b/>
                  <w:i/>
                  <w:color w:val="0000FF"/>
                  <w:u w:val="single"/>
                </w:rPr>
              </w:rPrChange>
            </w:rPr>
            <w:fldChar w:fldCharType="end"/>
          </w:r>
          <w:r w:rsidRPr="00EE27B1">
            <w:rPr>
              <w:b/>
              <w:sz w:val="24"/>
              <w:szCs w:val="24"/>
              <w:rPrChange w:id="6870" w:author="Tre" w:date="2012-11-19T09:04:00Z">
                <w:rPr>
                  <w:b/>
                  <w:color w:val="0000FF"/>
                  <w:u w:val="single"/>
                </w:rPr>
              </w:rPrChange>
            </w:rPr>
            <w:delText>”</w:delText>
          </w:r>
          <w:r w:rsidRPr="00EE27B1">
            <w:rPr>
              <w:sz w:val="24"/>
              <w:szCs w:val="24"/>
              <w:rPrChange w:id="6871" w:author="Tre" w:date="2012-11-19T09:04:00Z">
                <w:rPr>
                  <w:color w:val="0000FF"/>
                  <w:u w:val="single"/>
                </w:rPr>
              </w:rPrChange>
            </w:rPr>
            <w:delText xml:space="preserve"> - [CyberZen]</w:delText>
          </w:r>
        </w:del>
      </w:ins>
    </w:p>
    <w:p w:rsidR="001F7E3F" w:rsidRPr="00880A1F" w:rsidRDefault="00EE27B1">
      <w:pPr>
        <w:pStyle w:val="MatrixSuperfluous"/>
        <w:rPr>
          <w:ins w:id="6872" w:author="frontdesk" w:date="2012-11-16T12:46:00Z"/>
          <w:del w:id="6873" w:author="Tre" w:date="2012-11-16T21:30:00Z"/>
          <w:sz w:val="24"/>
          <w:szCs w:val="24"/>
          <w:rPrChange w:id="6874" w:author="Tre" w:date="2012-11-19T09:04:00Z">
            <w:rPr>
              <w:ins w:id="6875" w:author="frontdesk" w:date="2012-11-16T12:46:00Z"/>
              <w:del w:id="6876" w:author="Tre" w:date="2012-11-16T21:30:00Z"/>
            </w:rPr>
          </w:rPrChange>
        </w:rPr>
      </w:pPr>
      <w:ins w:id="6877" w:author="frontdesk" w:date="2012-11-16T12:46:00Z">
        <w:del w:id="6878" w:author="Tre" w:date="2012-11-16T21:30:00Z">
          <w:r w:rsidRPr="00EE27B1">
            <w:rPr>
              <w:sz w:val="24"/>
              <w:szCs w:val="24"/>
              <w:rPrChange w:id="6879" w:author="Tre" w:date="2012-11-19T09:04:00Z">
                <w:rPr>
                  <w:color w:val="0000FF"/>
                  <w:u w:val="single"/>
                </w:rPr>
              </w:rPrChange>
            </w:rPr>
            <w:delText>Rule Bender Feat:</w:delText>
          </w:r>
          <w:r w:rsidRPr="00EE27B1">
            <w:rPr>
              <w:i/>
              <w:sz w:val="24"/>
              <w:szCs w:val="24"/>
              <w:rPrChange w:id="6880" w:author="Tre" w:date="2012-11-19T09:04:00Z">
                <w:rPr>
                  <w:i/>
                  <w:color w:val="0000FF"/>
                  <w:u w:val="single"/>
                </w:rPr>
              </w:rPrChange>
            </w:rPr>
            <w:delText xml:space="preserve"> </w:delText>
          </w:r>
          <w:r w:rsidRPr="00EE27B1" w:rsidDel="00E404A2">
            <w:rPr>
              <w:i/>
              <w:sz w:val="24"/>
              <w:szCs w:val="24"/>
              <w:rPrChange w:id="6881" w:author="Tre" w:date="2012-11-19T09:04:00Z">
                <w:rPr>
                  <w:i/>
                  <w:color w:val="0000FF"/>
                  <w:u w:val="single"/>
                </w:rPr>
              </w:rPrChange>
            </w:rPr>
            <w:fldChar w:fldCharType="begin"/>
          </w:r>
          <w:r w:rsidRPr="00EE27B1">
            <w:rPr>
              <w:i/>
              <w:sz w:val="24"/>
              <w:szCs w:val="24"/>
              <w:rPrChange w:id="6882" w:author="Tre" w:date="2012-11-19T09:04:00Z">
                <w:rPr>
                  <w:i/>
                  <w:color w:val="0000FF"/>
                  <w:u w:val="single"/>
                </w:rPr>
              </w:rPrChange>
            </w:rPr>
            <w:delInstrText xml:space="preserve"> MERGEFIELD Rule_Bender_Description </w:delInstrText>
          </w:r>
          <w:r w:rsidRPr="00EE27B1" w:rsidDel="00E404A2">
            <w:rPr>
              <w:i/>
              <w:sz w:val="24"/>
              <w:szCs w:val="24"/>
              <w:rPrChange w:id="6883" w:author="Tre" w:date="2012-11-19T09:04:00Z">
                <w:rPr>
                  <w:i/>
                  <w:color w:val="0000FF"/>
                  <w:u w:val="single"/>
                </w:rPr>
              </w:rPrChange>
            </w:rPr>
            <w:fldChar w:fldCharType="separate"/>
          </w:r>
          <w:r w:rsidRPr="00EE27B1">
            <w:rPr>
              <w:i/>
              <w:noProof/>
              <w:sz w:val="24"/>
              <w:szCs w:val="24"/>
              <w:rPrChange w:id="6884" w:author="Tre" w:date="2012-11-19T09:04:00Z">
                <w:rPr>
                  <w:i/>
                  <w:noProof/>
                  <w:color w:val="0000FF"/>
                  <w:u w:val="single"/>
                </w:rPr>
              </w:rPrChange>
            </w:rPr>
            <w:delText>The Character can restore simple objects that have been destroyed. For example the character can restore a burnt candle to its original state.</w:delText>
          </w:r>
          <w:r w:rsidRPr="00EE27B1" w:rsidDel="00E404A2">
            <w:rPr>
              <w:i/>
              <w:sz w:val="24"/>
              <w:szCs w:val="24"/>
              <w:rPrChange w:id="6885" w:author="Tre" w:date="2012-11-19T09:04:00Z">
                <w:rPr>
                  <w:i/>
                  <w:color w:val="0000FF"/>
                  <w:u w:val="single"/>
                </w:rPr>
              </w:rPrChange>
            </w:rPr>
            <w:fldChar w:fldCharType="end"/>
          </w:r>
        </w:del>
      </w:ins>
    </w:p>
    <w:p w:rsidR="001F7E3F" w:rsidRPr="00880A1F" w:rsidRDefault="00EE27B1">
      <w:pPr>
        <w:pStyle w:val="MatrixSuperfluous"/>
        <w:rPr>
          <w:ins w:id="6886" w:author="frontdesk" w:date="2012-11-16T12:46:00Z"/>
          <w:del w:id="6887" w:author="Tre" w:date="2012-11-16T21:30:00Z"/>
          <w:sz w:val="24"/>
          <w:szCs w:val="24"/>
          <w:rPrChange w:id="6888" w:author="Tre" w:date="2012-11-19T09:04:00Z">
            <w:rPr>
              <w:ins w:id="6889" w:author="frontdesk" w:date="2012-11-16T12:46:00Z"/>
              <w:del w:id="6890" w:author="Tre" w:date="2012-11-16T21:30:00Z"/>
            </w:rPr>
          </w:rPrChange>
        </w:rPr>
      </w:pPr>
      <w:ins w:id="6891" w:author="frontdesk" w:date="2012-11-16T12:46:00Z">
        <w:del w:id="6892" w:author="Tre" w:date="2012-11-16T21:30:00Z">
          <w:r w:rsidRPr="00EE27B1">
            <w:rPr>
              <w:sz w:val="24"/>
              <w:szCs w:val="24"/>
              <w:rPrChange w:id="6893" w:author="Tre" w:date="2012-11-19T09:04:00Z">
                <w:rPr>
                  <w:color w:val="0000FF"/>
                  <w:u w:val="single"/>
                </w:rPr>
              </w:rPrChange>
            </w:rPr>
            <w:delText xml:space="preserve">Rule Breaker Feat: </w:delText>
          </w:r>
          <w:r w:rsidRPr="00EE27B1" w:rsidDel="00E404A2">
            <w:rPr>
              <w:i/>
              <w:sz w:val="24"/>
              <w:szCs w:val="24"/>
              <w:rPrChange w:id="6894" w:author="Tre" w:date="2012-11-19T09:04:00Z">
                <w:rPr>
                  <w:i/>
                  <w:color w:val="0000FF"/>
                  <w:u w:val="single"/>
                </w:rPr>
              </w:rPrChange>
            </w:rPr>
            <w:fldChar w:fldCharType="begin"/>
          </w:r>
          <w:r w:rsidRPr="00EE27B1">
            <w:rPr>
              <w:i/>
              <w:sz w:val="24"/>
              <w:szCs w:val="24"/>
              <w:rPrChange w:id="6895" w:author="Tre" w:date="2012-11-19T09:04:00Z">
                <w:rPr>
                  <w:i/>
                  <w:color w:val="0000FF"/>
                  <w:u w:val="single"/>
                </w:rPr>
              </w:rPrChange>
            </w:rPr>
            <w:delInstrText xml:space="preserve"> MERGEFIELD Rule_Breaker_Description </w:delInstrText>
          </w:r>
          <w:r w:rsidRPr="00EE27B1" w:rsidDel="00E404A2">
            <w:rPr>
              <w:i/>
              <w:sz w:val="24"/>
              <w:szCs w:val="24"/>
              <w:rPrChange w:id="6896" w:author="Tre" w:date="2012-11-19T09:04:00Z">
                <w:rPr>
                  <w:i/>
                  <w:color w:val="0000FF"/>
                  <w:u w:val="single"/>
                </w:rPr>
              </w:rPrChange>
            </w:rPr>
            <w:fldChar w:fldCharType="separate"/>
          </w:r>
          <w:r w:rsidRPr="00EE27B1">
            <w:rPr>
              <w:i/>
              <w:noProof/>
              <w:sz w:val="24"/>
              <w:szCs w:val="24"/>
              <w:rPrChange w:id="6897" w:author="Tre" w:date="2012-11-19T09:04:00Z">
                <w:rPr>
                  <w:i/>
                  <w:noProof/>
                  <w:color w:val="0000FF"/>
                  <w:u w:val="single"/>
                </w:rPr>
              </w:rPrChange>
            </w:rPr>
            <w:delText>With the Gift, the character has the ability to make small simple objects from nothing. Simple objects don't have any moving parts.</w:delText>
          </w:r>
          <w:r w:rsidRPr="00EE27B1" w:rsidDel="00E404A2">
            <w:rPr>
              <w:i/>
              <w:sz w:val="24"/>
              <w:szCs w:val="24"/>
              <w:rPrChange w:id="6898" w:author="Tre" w:date="2012-11-19T09:04:00Z">
                <w:rPr>
                  <w:i/>
                  <w:color w:val="0000FF"/>
                  <w:u w:val="single"/>
                </w:rPr>
              </w:rPrChange>
            </w:rPr>
            <w:fldChar w:fldCharType="end"/>
          </w:r>
          <w:r w:rsidRPr="00EE27B1" w:rsidDel="00E404A2">
            <w:rPr>
              <w:sz w:val="24"/>
              <w:szCs w:val="24"/>
              <w:rPrChange w:id="6899" w:author="Tre" w:date="2012-11-19T09:04:00Z">
                <w:rPr>
                  <w:color w:val="0000FF"/>
                  <w:u w:val="single"/>
                </w:rPr>
              </w:rPrChange>
            </w:rPr>
            <w:fldChar w:fldCharType="begin"/>
          </w:r>
          <w:r w:rsidRPr="00EE27B1">
            <w:rPr>
              <w:sz w:val="24"/>
              <w:szCs w:val="24"/>
              <w:rPrChange w:id="6900" w:author="Tre" w:date="2012-11-19T09:04:00Z">
                <w:rPr>
                  <w:color w:val="0000FF"/>
                  <w:u w:val="single"/>
                </w:rPr>
              </w:rPrChange>
            </w:rPr>
            <w:delInstrText xml:space="preserve"> NEXT  \* MERGEFORMAT </w:delInstrText>
          </w:r>
          <w:r w:rsidRPr="00EE27B1" w:rsidDel="00E404A2">
            <w:rPr>
              <w:sz w:val="24"/>
              <w:szCs w:val="24"/>
              <w:rPrChange w:id="6901" w:author="Tre" w:date="2012-11-19T09:04:00Z">
                <w:rPr>
                  <w:color w:val="0000FF"/>
                  <w:u w:val="single"/>
                </w:rPr>
              </w:rPrChange>
            </w:rPr>
            <w:fldChar w:fldCharType="end"/>
          </w:r>
        </w:del>
      </w:ins>
    </w:p>
    <w:p w:rsidR="001F7E3F" w:rsidRPr="00880A1F" w:rsidRDefault="001F7E3F">
      <w:pPr>
        <w:pStyle w:val="MatrixSuperfluous"/>
        <w:rPr>
          <w:ins w:id="6902" w:author="frontdesk" w:date="2012-11-16T12:46:00Z"/>
          <w:del w:id="6903" w:author="Tre" w:date="2012-11-16T21:30:00Z"/>
          <w:sz w:val="24"/>
          <w:szCs w:val="24"/>
          <w:rPrChange w:id="6904" w:author="Tre" w:date="2012-11-19T09:04:00Z">
            <w:rPr>
              <w:ins w:id="6905" w:author="frontdesk" w:date="2012-11-16T12:46:00Z"/>
              <w:del w:id="6906" w:author="Tre" w:date="2012-11-16T21:30:00Z"/>
            </w:rPr>
          </w:rPrChange>
        </w:rPr>
      </w:pPr>
    </w:p>
    <w:p w:rsidR="001F7E3F" w:rsidRPr="00880A1F" w:rsidRDefault="00EE27B1">
      <w:pPr>
        <w:pStyle w:val="MatrixSuperfluous"/>
        <w:rPr>
          <w:ins w:id="6907" w:author="frontdesk" w:date="2012-11-16T12:46:00Z"/>
          <w:del w:id="6908" w:author="Tre" w:date="2012-11-16T21:30:00Z"/>
          <w:sz w:val="24"/>
          <w:szCs w:val="24"/>
          <w:rPrChange w:id="6909" w:author="Tre" w:date="2012-11-19T09:04:00Z">
            <w:rPr>
              <w:ins w:id="6910" w:author="frontdesk" w:date="2012-11-16T12:46:00Z"/>
              <w:del w:id="6911" w:author="Tre" w:date="2012-11-16T21:30:00Z"/>
            </w:rPr>
          </w:rPrChange>
        </w:rPr>
      </w:pPr>
      <w:ins w:id="6912" w:author="frontdesk" w:date="2012-11-16T12:46:00Z">
        <w:del w:id="6913" w:author="Tre" w:date="2012-11-16T21:30:00Z">
          <w:r w:rsidRPr="00EE27B1">
            <w:rPr>
              <w:b/>
              <w:sz w:val="24"/>
              <w:szCs w:val="24"/>
              <w:rPrChange w:id="6914" w:author="Tre" w:date="2012-11-19T09:04:00Z">
                <w:rPr>
                  <w:b/>
                  <w:color w:val="0000FF"/>
                  <w:u w:val="single"/>
                </w:rPr>
              </w:rPrChange>
            </w:rPr>
            <w:delText>Matrix Feat</w:delText>
          </w:r>
          <w:r w:rsidRPr="00EE27B1">
            <w:rPr>
              <w:sz w:val="24"/>
              <w:szCs w:val="24"/>
              <w:rPrChange w:id="6915" w:author="Tre" w:date="2012-11-19T09:04:00Z">
                <w:rPr>
                  <w:color w:val="0000FF"/>
                  <w:u w:val="single"/>
                </w:rPr>
              </w:rPrChange>
            </w:rPr>
            <w:delText xml:space="preserve"> </w:delText>
          </w:r>
          <w:r w:rsidRPr="00EE27B1">
            <w:rPr>
              <w:b/>
              <w:sz w:val="24"/>
              <w:szCs w:val="24"/>
              <w:rPrChange w:id="6916" w:author="Tre" w:date="2012-11-19T09:04:00Z">
                <w:rPr>
                  <w:b/>
                  <w:color w:val="0000FF"/>
                  <w:u w:val="single"/>
                </w:rPr>
              </w:rPrChange>
            </w:rPr>
            <w:delText>“</w:delText>
          </w:r>
          <w:r w:rsidRPr="00EE27B1" w:rsidDel="00E404A2">
            <w:rPr>
              <w:b/>
              <w:i/>
              <w:sz w:val="24"/>
              <w:szCs w:val="24"/>
              <w:rPrChange w:id="6917" w:author="Tre" w:date="2012-11-19T09:04:00Z">
                <w:rPr>
                  <w:b/>
                  <w:i/>
                  <w:color w:val="0000FF"/>
                  <w:u w:val="single"/>
                </w:rPr>
              </w:rPrChange>
            </w:rPr>
            <w:fldChar w:fldCharType="begin"/>
          </w:r>
          <w:r w:rsidRPr="00EE27B1">
            <w:rPr>
              <w:b/>
              <w:i/>
              <w:sz w:val="24"/>
              <w:szCs w:val="24"/>
              <w:rPrChange w:id="6918" w:author="Tre" w:date="2012-11-19T09:04:00Z">
                <w:rPr>
                  <w:b/>
                  <w:i/>
                  <w:color w:val="0000FF"/>
                  <w:u w:val="single"/>
                </w:rPr>
              </w:rPrChange>
            </w:rPr>
            <w:delInstrText xml:space="preserve"> MERGEFIELD Skill </w:delInstrText>
          </w:r>
          <w:r w:rsidRPr="00EE27B1" w:rsidDel="00E404A2">
            <w:rPr>
              <w:b/>
              <w:i/>
              <w:sz w:val="24"/>
              <w:szCs w:val="24"/>
              <w:rPrChange w:id="6919" w:author="Tre" w:date="2012-11-19T09:04:00Z">
                <w:rPr>
                  <w:b/>
                  <w:i/>
                  <w:color w:val="0000FF"/>
                  <w:u w:val="single"/>
                </w:rPr>
              </w:rPrChange>
            </w:rPr>
            <w:fldChar w:fldCharType="separate"/>
          </w:r>
          <w:r w:rsidRPr="00EE27B1">
            <w:rPr>
              <w:b/>
              <w:i/>
              <w:noProof/>
              <w:sz w:val="24"/>
              <w:szCs w:val="24"/>
              <w:rPrChange w:id="6920" w:author="Tre" w:date="2012-11-19T09:04:00Z">
                <w:rPr>
                  <w:b/>
                  <w:i/>
                  <w:noProof/>
                  <w:color w:val="0000FF"/>
                  <w:u w:val="single"/>
                </w:rPr>
              </w:rPrChange>
            </w:rPr>
            <w:delText>Disguise</w:delText>
          </w:r>
          <w:r w:rsidRPr="00EE27B1" w:rsidDel="00E404A2">
            <w:rPr>
              <w:b/>
              <w:i/>
              <w:sz w:val="24"/>
              <w:szCs w:val="24"/>
              <w:rPrChange w:id="6921" w:author="Tre" w:date="2012-11-19T09:04:00Z">
                <w:rPr>
                  <w:b/>
                  <w:i/>
                  <w:color w:val="0000FF"/>
                  <w:u w:val="single"/>
                </w:rPr>
              </w:rPrChange>
            </w:rPr>
            <w:fldChar w:fldCharType="end"/>
          </w:r>
          <w:r w:rsidRPr="00EE27B1">
            <w:rPr>
              <w:b/>
              <w:sz w:val="24"/>
              <w:szCs w:val="24"/>
              <w:rPrChange w:id="6922" w:author="Tre" w:date="2012-11-19T09:04:00Z">
                <w:rPr>
                  <w:b/>
                  <w:color w:val="0000FF"/>
                  <w:u w:val="single"/>
                </w:rPr>
              </w:rPrChange>
            </w:rPr>
            <w:delText>”</w:delText>
          </w:r>
          <w:r w:rsidRPr="00EE27B1">
            <w:rPr>
              <w:sz w:val="24"/>
              <w:szCs w:val="24"/>
              <w:rPrChange w:id="6923" w:author="Tre" w:date="2012-11-19T09:04:00Z">
                <w:rPr>
                  <w:color w:val="0000FF"/>
                  <w:u w:val="single"/>
                </w:rPr>
              </w:rPrChange>
            </w:rPr>
            <w:delText xml:space="preserve"> - [CyberZen]</w:delText>
          </w:r>
        </w:del>
      </w:ins>
    </w:p>
    <w:p w:rsidR="001F7E3F" w:rsidRPr="00880A1F" w:rsidRDefault="00EE27B1">
      <w:pPr>
        <w:pStyle w:val="MatrixSuperfluous"/>
        <w:rPr>
          <w:ins w:id="6924" w:author="frontdesk" w:date="2012-11-16T12:46:00Z"/>
          <w:del w:id="6925" w:author="Tre" w:date="2012-11-16T21:30:00Z"/>
          <w:sz w:val="24"/>
          <w:szCs w:val="24"/>
          <w:rPrChange w:id="6926" w:author="Tre" w:date="2012-11-19T09:04:00Z">
            <w:rPr>
              <w:ins w:id="6927" w:author="frontdesk" w:date="2012-11-16T12:46:00Z"/>
              <w:del w:id="6928" w:author="Tre" w:date="2012-11-16T21:30:00Z"/>
            </w:rPr>
          </w:rPrChange>
        </w:rPr>
      </w:pPr>
      <w:ins w:id="6929" w:author="frontdesk" w:date="2012-11-16T12:46:00Z">
        <w:del w:id="6930" w:author="Tre" w:date="2012-11-16T21:30:00Z">
          <w:r w:rsidRPr="00EE27B1">
            <w:rPr>
              <w:sz w:val="24"/>
              <w:szCs w:val="24"/>
              <w:rPrChange w:id="6931" w:author="Tre" w:date="2012-11-19T09:04:00Z">
                <w:rPr>
                  <w:color w:val="0000FF"/>
                  <w:u w:val="single"/>
                </w:rPr>
              </w:rPrChange>
            </w:rPr>
            <w:delText>Rule Bender Feat:</w:delText>
          </w:r>
          <w:r w:rsidRPr="00EE27B1">
            <w:rPr>
              <w:i/>
              <w:sz w:val="24"/>
              <w:szCs w:val="24"/>
              <w:rPrChange w:id="6932" w:author="Tre" w:date="2012-11-19T09:04:00Z">
                <w:rPr>
                  <w:i/>
                  <w:color w:val="0000FF"/>
                  <w:u w:val="single"/>
                </w:rPr>
              </w:rPrChange>
            </w:rPr>
            <w:delText xml:space="preserve"> </w:delText>
          </w:r>
          <w:r w:rsidRPr="00EE27B1" w:rsidDel="00E404A2">
            <w:rPr>
              <w:i/>
              <w:sz w:val="24"/>
              <w:szCs w:val="24"/>
              <w:rPrChange w:id="6933" w:author="Tre" w:date="2012-11-19T09:04:00Z">
                <w:rPr>
                  <w:i/>
                  <w:color w:val="0000FF"/>
                  <w:u w:val="single"/>
                </w:rPr>
              </w:rPrChange>
            </w:rPr>
            <w:fldChar w:fldCharType="begin"/>
          </w:r>
          <w:r w:rsidRPr="00EE27B1">
            <w:rPr>
              <w:i/>
              <w:sz w:val="24"/>
              <w:szCs w:val="24"/>
              <w:rPrChange w:id="6934" w:author="Tre" w:date="2012-11-19T09:04:00Z">
                <w:rPr>
                  <w:i/>
                  <w:color w:val="0000FF"/>
                  <w:u w:val="single"/>
                </w:rPr>
              </w:rPrChange>
            </w:rPr>
            <w:delInstrText xml:space="preserve"> MERGEFIELD Rule_Bender_Description </w:delInstrText>
          </w:r>
          <w:r w:rsidRPr="00EE27B1" w:rsidDel="00E404A2">
            <w:rPr>
              <w:i/>
              <w:sz w:val="24"/>
              <w:szCs w:val="24"/>
              <w:rPrChange w:id="6935" w:author="Tre" w:date="2012-11-19T09:04:00Z">
                <w:rPr>
                  <w:i/>
                  <w:color w:val="0000FF"/>
                  <w:u w:val="single"/>
                </w:rPr>
              </w:rPrChange>
            </w:rPr>
            <w:fldChar w:fldCharType="separate"/>
          </w:r>
          <w:r w:rsidRPr="00EE27B1">
            <w:rPr>
              <w:i/>
              <w:noProof/>
              <w:sz w:val="24"/>
              <w:szCs w:val="24"/>
              <w:rPrChange w:id="6936" w:author="Tre" w:date="2012-11-19T09:04:00Z">
                <w:rPr>
                  <w:i/>
                  <w:noProof/>
                  <w:color w:val="0000FF"/>
                  <w:u w:val="single"/>
                </w:rPr>
              </w:rPrChange>
            </w:rPr>
            <w:delText>A player can disguise herself to agents and other people within the Matrix. RSI's don’t see the character as she is, but rather as she would like to be seen.</w:delText>
          </w:r>
          <w:r w:rsidRPr="00EE27B1" w:rsidDel="00E404A2">
            <w:rPr>
              <w:i/>
              <w:sz w:val="24"/>
              <w:szCs w:val="24"/>
              <w:rPrChange w:id="6937" w:author="Tre" w:date="2012-11-19T09:04:00Z">
                <w:rPr>
                  <w:i/>
                  <w:color w:val="0000FF"/>
                  <w:u w:val="single"/>
                </w:rPr>
              </w:rPrChange>
            </w:rPr>
            <w:fldChar w:fldCharType="end"/>
          </w:r>
        </w:del>
      </w:ins>
    </w:p>
    <w:p w:rsidR="001F7E3F" w:rsidRPr="00880A1F" w:rsidRDefault="00EE27B1">
      <w:pPr>
        <w:pStyle w:val="MatrixSuperfluous"/>
        <w:rPr>
          <w:ins w:id="6938" w:author="frontdesk" w:date="2012-11-16T12:46:00Z"/>
          <w:del w:id="6939" w:author="Tre" w:date="2012-11-16T21:30:00Z"/>
          <w:sz w:val="24"/>
          <w:szCs w:val="24"/>
          <w:rPrChange w:id="6940" w:author="Tre" w:date="2012-11-19T09:04:00Z">
            <w:rPr>
              <w:ins w:id="6941" w:author="frontdesk" w:date="2012-11-16T12:46:00Z"/>
              <w:del w:id="6942" w:author="Tre" w:date="2012-11-16T21:30:00Z"/>
            </w:rPr>
          </w:rPrChange>
        </w:rPr>
      </w:pPr>
      <w:ins w:id="6943" w:author="frontdesk" w:date="2012-11-16T12:46:00Z">
        <w:del w:id="6944" w:author="Tre" w:date="2012-11-16T21:30:00Z">
          <w:r w:rsidRPr="00EE27B1">
            <w:rPr>
              <w:sz w:val="24"/>
              <w:szCs w:val="24"/>
              <w:rPrChange w:id="6945" w:author="Tre" w:date="2012-11-19T09:04:00Z">
                <w:rPr>
                  <w:color w:val="0000FF"/>
                  <w:u w:val="single"/>
                </w:rPr>
              </w:rPrChange>
            </w:rPr>
            <w:delText xml:space="preserve">Rule Breaker Feat: </w:delText>
          </w:r>
          <w:r w:rsidRPr="00EE27B1" w:rsidDel="00E404A2">
            <w:rPr>
              <w:i/>
              <w:sz w:val="24"/>
              <w:szCs w:val="24"/>
              <w:rPrChange w:id="6946" w:author="Tre" w:date="2012-11-19T09:04:00Z">
                <w:rPr>
                  <w:i/>
                  <w:color w:val="0000FF"/>
                  <w:u w:val="single"/>
                </w:rPr>
              </w:rPrChange>
            </w:rPr>
            <w:fldChar w:fldCharType="begin"/>
          </w:r>
          <w:r w:rsidRPr="00EE27B1">
            <w:rPr>
              <w:i/>
              <w:sz w:val="24"/>
              <w:szCs w:val="24"/>
              <w:rPrChange w:id="6947" w:author="Tre" w:date="2012-11-19T09:04:00Z">
                <w:rPr>
                  <w:i/>
                  <w:color w:val="0000FF"/>
                  <w:u w:val="single"/>
                </w:rPr>
              </w:rPrChange>
            </w:rPr>
            <w:delInstrText xml:space="preserve"> MERGEFIELD Rule_Breaker_Description </w:delInstrText>
          </w:r>
          <w:r w:rsidRPr="00EE27B1" w:rsidDel="00E404A2">
            <w:rPr>
              <w:i/>
              <w:sz w:val="24"/>
              <w:szCs w:val="24"/>
              <w:rPrChange w:id="6948" w:author="Tre" w:date="2012-11-19T09:04:00Z">
                <w:rPr>
                  <w:i/>
                  <w:color w:val="0000FF"/>
                  <w:u w:val="single"/>
                </w:rPr>
              </w:rPrChange>
            </w:rPr>
            <w:fldChar w:fldCharType="separate"/>
          </w:r>
          <w:r w:rsidRPr="00EE27B1">
            <w:rPr>
              <w:i/>
              <w:noProof/>
              <w:sz w:val="24"/>
              <w:szCs w:val="24"/>
              <w:rPrChange w:id="6949" w:author="Tre" w:date="2012-11-19T09:04:00Z">
                <w:rPr>
                  <w:i/>
                  <w:noProof/>
                  <w:color w:val="0000FF"/>
                  <w:u w:val="single"/>
                </w:rPr>
              </w:rPrChange>
            </w:rPr>
            <w:delText>Player can change size and weight as much as possible. Alter appendages like wither or remove a leg. Grow a lost appendage back to normal state. Color and hair can disappear. Mimic someone specifically down to the DNA. Undiscernible from the original. Mus</w:delText>
          </w:r>
          <w:r w:rsidRPr="00EE27B1" w:rsidDel="00E404A2">
            <w:rPr>
              <w:i/>
              <w:sz w:val="24"/>
              <w:szCs w:val="24"/>
              <w:rPrChange w:id="6950" w:author="Tre" w:date="2012-11-19T09:04:00Z">
                <w:rPr>
                  <w:i/>
                  <w:color w:val="0000FF"/>
                  <w:u w:val="single"/>
                </w:rPr>
              </w:rPrChange>
            </w:rPr>
            <w:fldChar w:fldCharType="end"/>
          </w:r>
          <w:r w:rsidRPr="00EE27B1" w:rsidDel="00E404A2">
            <w:rPr>
              <w:sz w:val="24"/>
              <w:szCs w:val="24"/>
              <w:rPrChange w:id="6951" w:author="Tre" w:date="2012-11-19T09:04:00Z">
                <w:rPr>
                  <w:color w:val="0000FF"/>
                  <w:u w:val="single"/>
                </w:rPr>
              </w:rPrChange>
            </w:rPr>
            <w:fldChar w:fldCharType="begin"/>
          </w:r>
          <w:r w:rsidRPr="00EE27B1">
            <w:rPr>
              <w:sz w:val="24"/>
              <w:szCs w:val="24"/>
              <w:rPrChange w:id="6952" w:author="Tre" w:date="2012-11-19T09:04:00Z">
                <w:rPr>
                  <w:color w:val="0000FF"/>
                  <w:u w:val="single"/>
                </w:rPr>
              </w:rPrChange>
            </w:rPr>
            <w:delInstrText xml:space="preserve"> NEXT  \* MERGEFORMAT </w:delInstrText>
          </w:r>
          <w:r w:rsidRPr="00EE27B1" w:rsidDel="00E404A2">
            <w:rPr>
              <w:sz w:val="24"/>
              <w:szCs w:val="24"/>
              <w:rPrChange w:id="6953" w:author="Tre" w:date="2012-11-19T09:04:00Z">
                <w:rPr>
                  <w:color w:val="0000FF"/>
                  <w:u w:val="single"/>
                </w:rPr>
              </w:rPrChange>
            </w:rPr>
            <w:fldChar w:fldCharType="end"/>
          </w:r>
        </w:del>
      </w:ins>
    </w:p>
    <w:p w:rsidR="001F7E3F" w:rsidRPr="00880A1F" w:rsidRDefault="001F7E3F">
      <w:pPr>
        <w:pStyle w:val="MatrixSuperfluous"/>
        <w:rPr>
          <w:ins w:id="6954" w:author="frontdesk" w:date="2012-11-16T12:46:00Z"/>
          <w:del w:id="6955" w:author="Tre" w:date="2012-11-16T21:30:00Z"/>
          <w:sz w:val="24"/>
          <w:szCs w:val="24"/>
          <w:rPrChange w:id="6956" w:author="Tre" w:date="2012-11-19T09:04:00Z">
            <w:rPr>
              <w:ins w:id="6957" w:author="frontdesk" w:date="2012-11-16T12:46:00Z"/>
              <w:del w:id="6958" w:author="Tre" w:date="2012-11-16T21:30:00Z"/>
            </w:rPr>
          </w:rPrChange>
        </w:rPr>
      </w:pPr>
    </w:p>
    <w:p w:rsidR="001F7E3F" w:rsidRPr="00880A1F" w:rsidRDefault="00EE27B1">
      <w:pPr>
        <w:pStyle w:val="MatrixSuperfluous"/>
        <w:rPr>
          <w:ins w:id="6959" w:author="frontdesk" w:date="2012-11-16T12:46:00Z"/>
          <w:del w:id="6960" w:author="Tre" w:date="2012-11-16T21:30:00Z"/>
          <w:sz w:val="24"/>
          <w:szCs w:val="24"/>
          <w:rPrChange w:id="6961" w:author="Tre" w:date="2012-11-19T09:04:00Z">
            <w:rPr>
              <w:ins w:id="6962" w:author="frontdesk" w:date="2012-11-16T12:46:00Z"/>
              <w:del w:id="6963" w:author="Tre" w:date="2012-11-16T21:30:00Z"/>
            </w:rPr>
          </w:rPrChange>
        </w:rPr>
      </w:pPr>
      <w:ins w:id="6964" w:author="frontdesk" w:date="2012-11-16T12:46:00Z">
        <w:del w:id="6965" w:author="Tre" w:date="2012-11-16T21:30:00Z">
          <w:r w:rsidRPr="00EE27B1">
            <w:rPr>
              <w:b/>
              <w:sz w:val="24"/>
              <w:szCs w:val="24"/>
              <w:rPrChange w:id="6966" w:author="Tre" w:date="2012-11-19T09:04:00Z">
                <w:rPr>
                  <w:b/>
                  <w:color w:val="0000FF"/>
                  <w:u w:val="single"/>
                </w:rPr>
              </w:rPrChange>
            </w:rPr>
            <w:delText>Matrix Feat</w:delText>
          </w:r>
          <w:r w:rsidRPr="00EE27B1">
            <w:rPr>
              <w:sz w:val="24"/>
              <w:szCs w:val="24"/>
              <w:rPrChange w:id="6967" w:author="Tre" w:date="2012-11-19T09:04:00Z">
                <w:rPr>
                  <w:color w:val="0000FF"/>
                  <w:u w:val="single"/>
                </w:rPr>
              </w:rPrChange>
            </w:rPr>
            <w:delText xml:space="preserve"> </w:delText>
          </w:r>
          <w:r w:rsidRPr="00EE27B1">
            <w:rPr>
              <w:b/>
              <w:sz w:val="24"/>
              <w:szCs w:val="24"/>
              <w:rPrChange w:id="6968" w:author="Tre" w:date="2012-11-19T09:04:00Z">
                <w:rPr>
                  <w:b/>
                  <w:color w:val="0000FF"/>
                  <w:u w:val="single"/>
                </w:rPr>
              </w:rPrChange>
            </w:rPr>
            <w:delText>“</w:delText>
          </w:r>
          <w:r w:rsidRPr="00EE27B1" w:rsidDel="00E404A2">
            <w:rPr>
              <w:b/>
              <w:i/>
              <w:sz w:val="24"/>
              <w:szCs w:val="24"/>
              <w:rPrChange w:id="6969" w:author="Tre" w:date="2012-11-19T09:04:00Z">
                <w:rPr>
                  <w:b/>
                  <w:i/>
                  <w:color w:val="0000FF"/>
                  <w:u w:val="single"/>
                </w:rPr>
              </w:rPrChange>
            </w:rPr>
            <w:fldChar w:fldCharType="begin"/>
          </w:r>
          <w:r w:rsidRPr="00EE27B1">
            <w:rPr>
              <w:b/>
              <w:i/>
              <w:sz w:val="24"/>
              <w:szCs w:val="24"/>
              <w:rPrChange w:id="6970" w:author="Tre" w:date="2012-11-19T09:04:00Z">
                <w:rPr>
                  <w:b/>
                  <w:i/>
                  <w:color w:val="0000FF"/>
                  <w:u w:val="single"/>
                </w:rPr>
              </w:rPrChange>
            </w:rPr>
            <w:delInstrText xml:space="preserve"> MERGEFIELD Skill </w:delInstrText>
          </w:r>
          <w:r w:rsidRPr="00EE27B1" w:rsidDel="00E404A2">
            <w:rPr>
              <w:b/>
              <w:i/>
              <w:sz w:val="24"/>
              <w:szCs w:val="24"/>
              <w:rPrChange w:id="6971" w:author="Tre" w:date="2012-11-19T09:04:00Z">
                <w:rPr>
                  <w:b/>
                  <w:i/>
                  <w:color w:val="0000FF"/>
                  <w:u w:val="single"/>
                </w:rPr>
              </w:rPrChange>
            </w:rPr>
            <w:fldChar w:fldCharType="separate"/>
          </w:r>
          <w:r w:rsidRPr="00EE27B1">
            <w:rPr>
              <w:b/>
              <w:i/>
              <w:noProof/>
              <w:sz w:val="24"/>
              <w:szCs w:val="24"/>
              <w:rPrChange w:id="6972" w:author="Tre" w:date="2012-11-19T09:04:00Z">
                <w:rPr>
                  <w:b/>
                  <w:i/>
                  <w:noProof/>
                  <w:color w:val="0000FF"/>
                  <w:u w:val="single"/>
                </w:rPr>
              </w:rPrChange>
            </w:rPr>
            <w:delText>Dodging Bullets</w:delText>
          </w:r>
          <w:r w:rsidRPr="00EE27B1" w:rsidDel="00E404A2">
            <w:rPr>
              <w:b/>
              <w:i/>
              <w:sz w:val="24"/>
              <w:szCs w:val="24"/>
              <w:rPrChange w:id="6973" w:author="Tre" w:date="2012-11-19T09:04:00Z">
                <w:rPr>
                  <w:b/>
                  <w:i/>
                  <w:color w:val="0000FF"/>
                  <w:u w:val="single"/>
                </w:rPr>
              </w:rPrChange>
            </w:rPr>
            <w:fldChar w:fldCharType="end"/>
          </w:r>
          <w:r w:rsidRPr="00EE27B1">
            <w:rPr>
              <w:b/>
              <w:sz w:val="24"/>
              <w:szCs w:val="24"/>
              <w:rPrChange w:id="6974" w:author="Tre" w:date="2012-11-19T09:04:00Z">
                <w:rPr>
                  <w:b/>
                  <w:color w:val="0000FF"/>
                  <w:u w:val="single"/>
                </w:rPr>
              </w:rPrChange>
            </w:rPr>
            <w:delText>”</w:delText>
          </w:r>
          <w:r w:rsidRPr="00EE27B1">
            <w:rPr>
              <w:sz w:val="24"/>
              <w:szCs w:val="24"/>
              <w:rPrChange w:id="6975" w:author="Tre" w:date="2012-11-19T09:04:00Z">
                <w:rPr>
                  <w:color w:val="0000FF"/>
                  <w:u w:val="single"/>
                </w:rPr>
              </w:rPrChange>
            </w:rPr>
            <w:delText xml:space="preserve"> - [CyberZen]</w:delText>
          </w:r>
        </w:del>
      </w:ins>
    </w:p>
    <w:p w:rsidR="001F7E3F" w:rsidRPr="00880A1F" w:rsidRDefault="00EE27B1">
      <w:pPr>
        <w:pStyle w:val="MatrixSuperfluous"/>
        <w:rPr>
          <w:ins w:id="6976" w:author="frontdesk" w:date="2012-11-16T12:46:00Z"/>
          <w:del w:id="6977" w:author="Tre" w:date="2012-11-16T21:30:00Z"/>
          <w:sz w:val="24"/>
          <w:szCs w:val="24"/>
          <w:rPrChange w:id="6978" w:author="Tre" w:date="2012-11-19T09:04:00Z">
            <w:rPr>
              <w:ins w:id="6979" w:author="frontdesk" w:date="2012-11-16T12:46:00Z"/>
              <w:del w:id="6980" w:author="Tre" w:date="2012-11-16T21:30:00Z"/>
            </w:rPr>
          </w:rPrChange>
        </w:rPr>
      </w:pPr>
      <w:ins w:id="6981" w:author="frontdesk" w:date="2012-11-16T12:46:00Z">
        <w:del w:id="6982" w:author="Tre" w:date="2012-11-16T21:30:00Z">
          <w:r w:rsidRPr="00EE27B1">
            <w:rPr>
              <w:sz w:val="24"/>
              <w:szCs w:val="24"/>
              <w:rPrChange w:id="6983" w:author="Tre" w:date="2012-11-19T09:04:00Z">
                <w:rPr>
                  <w:color w:val="0000FF"/>
                  <w:u w:val="single"/>
                </w:rPr>
              </w:rPrChange>
            </w:rPr>
            <w:delText>Rule Bender Feat:</w:delText>
          </w:r>
          <w:r w:rsidRPr="00EE27B1">
            <w:rPr>
              <w:i/>
              <w:sz w:val="24"/>
              <w:szCs w:val="24"/>
              <w:rPrChange w:id="6984" w:author="Tre" w:date="2012-11-19T09:04:00Z">
                <w:rPr>
                  <w:i/>
                  <w:color w:val="0000FF"/>
                  <w:u w:val="single"/>
                </w:rPr>
              </w:rPrChange>
            </w:rPr>
            <w:delText xml:space="preserve"> </w:delText>
          </w:r>
          <w:r w:rsidRPr="00EE27B1" w:rsidDel="00E404A2">
            <w:rPr>
              <w:i/>
              <w:sz w:val="24"/>
              <w:szCs w:val="24"/>
              <w:rPrChange w:id="6985" w:author="Tre" w:date="2012-11-19T09:04:00Z">
                <w:rPr>
                  <w:i/>
                  <w:color w:val="0000FF"/>
                  <w:u w:val="single"/>
                </w:rPr>
              </w:rPrChange>
            </w:rPr>
            <w:fldChar w:fldCharType="begin"/>
          </w:r>
          <w:r w:rsidRPr="00EE27B1">
            <w:rPr>
              <w:i/>
              <w:sz w:val="24"/>
              <w:szCs w:val="24"/>
              <w:rPrChange w:id="6986" w:author="Tre" w:date="2012-11-19T09:04:00Z">
                <w:rPr>
                  <w:i/>
                  <w:color w:val="0000FF"/>
                  <w:u w:val="single"/>
                </w:rPr>
              </w:rPrChange>
            </w:rPr>
            <w:delInstrText xml:space="preserve"> MERGEFIELD Rule_Bender_Description </w:delInstrText>
          </w:r>
          <w:r w:rsidRPr="00EE27B1" w:rsidDel="00E404A2">
            <w:rPr>
              <w:i/>
              <w:sz w:val="24"/>
              <w:szCs w:val="24"/>
              <w:rPrChange w:id="6987" w:author="Tre" w:date="2012-11-19T09:04:00Z">
                <w:rPr>
                  <w:i/>
                  <w:color w:val="0000FF"/>
                  <w:u w:val="single"/>
                </w:rPr>
              </w:rPrChange>
            </w:rPr>
            <w:fldChar w:fldCharType="separate"/>
          </w:r>
          <w:r w:rsidRPr="00EE27B1">
            <w:rPr>
              <w:i/>
              <w:noProof/>
              <w:sz w:val="24"/>
              <w:szCs w:val="24"/>
              <w:rPrChange w:id="6988" w:author="Tre" w:date="2012-11-19T09:04:00Z">
                <w:rPr>
                  <w:i/>
                  <w:noProof/>
                  <w:color w:val="0000FF"/>
                  <w:u w:val="single"/>
                </w:rPr>
              </w:rPrChange>
            </w:rPr>
            <w:delText>Character has an uncanny ability to dodge non-ballistic speed objects. Character can easily dodge bows and arrows until that character gets the gift.</w:delText>
          </w:r>
          <w:r w:rsidRPr="00EE27B1" w:rsidDel="00E404A2">
            <w:rPr>
              <w:i/>
              <w:sz w:val="24"/>
              <w:szCs w:val="24"/>
              <w:rPrChange w:id="6989" w:author="Tre" w:date="2012-11-19T09:04:00Z">
                <w:rPr>
                  <w:i/>
                  <w:color w:val="0000FF"/>
                  <w:u w:val="single"/>
                </w:rPr>
              </w:rPrChange>
            </w:rPr>
            <w:fldChar w:fldCharType="end"/>
          </w:r>
        </w:del>
      </w:ins>
    </w:p>
    <w:p w:rsidR="001F7E3F" w:rsidRPr="00880A1F" w:rsidRDefault="00EE27B1">
      <w:pPr>
        <w:pStyle w:val="MatrixSuperfluous"/>
        <w:rPr>
          <w:ins w:id="6990" w:author="frontdesk" w:date="2012-11-16T12:46:00Z"/>
          <w:del w:id="6991" w:author="Tre" w:date="2012-11-16T21:30:00Z"/>
          <w:sz w:val="24"/>
          <w:szCs w:val="24"/>
          <w:rPrChange w:id="6992" w:author="Tre" w:date="2012-11-19T09:04:00Z">
            <w:rPr>
              <w:ins w:id="6993" w:author="frontdesk" w:date="2012-11-16T12:46:00Z"/>
              <w:del w:id="6994" w:author="Tre" w:date="2012-11-16T21:30:00Z"/>
            </w:rPr>
          </w:rPrChange>
        </w:rPr>
      </w:pPr>
      <w:ins w:id="6995" w:author="frontdesk" w:date="2012-11-16T12:46:00Z">
        <w:del w:id="6996" w:author="Tre" w:date="2012-11-16T21:30:00Z">
          <w:r w:rsidRPr="00EE27B1">
            <w:rPr>
              <w:sz w:val="24"/>
              <w:szCs w:val="24"/>
              <w:rPrChange w:id="6997" w:author="Tre" w:date="2012-11-19T09:04:00Z">
                <w:rPr>
                  <w:color w:val="0000FF"/>
                  <w:u w:val="single"/>
                </w:rPr>
              </w:rPrChange>
            </w:rPr>
            <w:delText xml:space="preserve">Rule Breaker Feat: </w:delText>
          </w:r>
          <w:r w:rsidRPr="00EE27B1" w:rsidDel="00E404A2">
            <w:rPr>
              <w:i/>
              <w:sz w:val="24"/>
              <w:szCs w:val="24"/>
              <w:rPrChange w:id="6998" w:author="Tre" w:date="2012-11-19T09:04:00Z">
                <w:rPr>
                  <w:i/>
                  <w:color w:val="0000FF"/>
                  <w:u w:val="single"/>
                </w:rPr>
              </w:rPrChange>
            </w:rPr>
            <w:fldChar w:fldCharType="begin"/>
          </w:r>
          <w:r w:rsidRPr="00EE27B1">
            <w:rPr>
              <w:i/>
              <w:sz w:val="24"/>
              <w:szCs w:val="24"/>
              <w:rPrChange w:id="6999" w:author="Tre" w:date="2012-11-19T09:04:00Z">
                <w:rPr>
                  <w:i/>
                  <w:color w:val="0000FF"/>
                  <w:u w:val="single"/>
                </w:rPr>
              </w:rPrChange>
            </w:rPr>
            <w:delInstrText xml:space="preserve"> MERGEFIELD Rule_Breaker_Description </w:delInstrText>
          </w:r>
          <w:r w:rsidRPr="00EE27B1" w:rsidDel="00E404A2">
            <w:rPr>
              <w:i/>
              <w:sz w:val="24"/>
              <w:szCs w:val="24"/>
              <w:rPrChange w:id="7000" w:author="Tre" w:date="2012-11-19T09:04:00Z">
                <w:rPr>
                  <w:i/>
                  <w:color w:val="0000FF"/>
                  <w:u w:val="single"/>
                </w:rPr>
              </w:rPrChange>
            </w:rPr>
            <w:fldChar w:fldCharType="separate"/>
          </w:r>
          <w:r w:rsidRPr="00EE27B1">
            <w:rPr>
              <w:i/>
              <w:noProof/>
              <w:sz w:val="24"/>
              <w:szCs w:val="24"/>
              <w:rPrChange w:id="7001" w:author="Tre" w:date="2012-11-19T09:04:00Z">
                <w:rPr>
                  <w:i/>
                  <w:noProof/>
                  <w:color w:val="0000FF"/>
                  <w:u w:val="single"/>
                </w:rPr>
              </w:rPrChange>
            </w:rPr>
            <w:delText>With the Gift, the character can dodge ballistics and projectiles fired at them in the Matrix. When a character uses dodge they cannot perform any other actions that turn.</w:delText>
          </w:r>
          <w:r w:rsidRPr="00EE27B1" w:rsidDel="00E404A2">
            <w:rPr>
              <w:i/>
              <w:sz w:val="24"/>
              <w:szCs w:val="24"/>
              <w:rPrChange w:id="7002" w:author="Tre" w:date="2012-11-19T09:04:00Z">
                <w:rPr>
                  <w:i/>
                  <w:color w:val="0000FF"/>
                  <w:u w:val="single"/>
                </w:rPr>
              </w:rPrChange>
            </w:rPr>
            <w:fldChar w:fldCharType="end"/>
          </w:r>
          <w:r w:rsidRPr="00EE27B1" w:rsidDel="00E404A2">
            <w:rPr>
              <w:sz w:val="24"/>
              <w:szCs w:val="24"/>
              <w:rPrChange w:id="7003" w:author="Tre" w:date="2012-11-19T09:04:00Z">
                <w:rPr>
                  <w:color w:val="0000FF"/>
                  <w:u w:val="single"/>
                </w:rPr>
              </w:rPrChange>
            </w:rPr>
            <w:fldChar w:fldCharType="begin"/>
          </w:r>
          <w:r w:rsidRPr="00EE27B1">
            <w:rPr>
              <w:sz w:val="24"/>
              <w:szCs w:val="24"/>
              <w:rPrChange w:id="7004" w:author="Tre" w:date="2012-11-19T09:04:00Z">
                <w:rPr>
                  <w:color w:val="0000FF"/>
                  <w:u w:val="single"/>
                </w:rPr>
              </w:rPrChange>
            </w:rPr>
            <w:delInstrText xml:space="preserve"> NEXT  \* MERGEFORMAT </w:delInstrText>
          </w:r>
          <w:r w:rsidRPr="00EE27B1" w:rsidDel="00E404A2">
            <w:rPr>
              <w:sz w:val="24"/>
              <w:szCs w:val="24"/>
              <w:rPrChange w:id="7005" w:author="Tre" w:date="2012-11-19T09:04:00Z">
                <w:rPr>
                  <w:color w:val="0000FF"/>
                  <w:u w:val="single"/>
                </w:rPr>
              </w:rPrChange>
            </w:rPr>
            <w:fldChar w:fldCharType="end"/>
          </w:r>
        </w:del>
      </w:ins>
    </w:p>
    <w:p w:rsidR="001F7E3F" w:rsidRPr="00880A1F" w:rsidRDefault="001F7E3F">
      <w:pPr>
        <w:pStyle w:val="MatrixSuperfluous"/>
        <w:rPr>
          <w:ins w:id="7006" w:author="frontdesk" w:date="2012-11-16T12:46:00Z"/>
          <w:del w:id="7007" w:author="Tre" w:date="2012-11-16T21:30:00Z"/>
          <w:sz w:val="24"/>
          <w:szCs w:val="24"/>
          <w:rPrChange w:id="7008" w:author="Tre" w:date="2012-11-19T09:04:00Z">
            <w:rPr>
              <w:ins w:id="7009" w:author="frontdesk" w:date="2012-11-16T12:46:00Z"/>
              <w:del w:id="7010" w:author="Tre" w:date="2012-11-16T21:30:00Z"/>
            </w:rPr>
          </w:rPrChange>
        </w:rPr>
      </w:pPr>
    </w:p>
    <w:p w:rsidR="001F7E3F" w:rsidRPr="00880A1F" w:rsidRDefault="00EE27B1">
      <w:pPr>
        <w:pStyle w:val="MatrixSuperfluous"/>
        <w:rPr>
          <w:ins w:id="7011" w:author="frontdesk" w:date="2012-11-16T12:46:00Z"/>
          <w:del w:id="7012" w:author="Tre" w:date="2012-11-16T21:30:00Z"/>
          <w:sz w:val="24"/>
          <w:szCs w:val="24"/>
          <w:rPrChange w:id="7013" w:author="Tre" w:date="2012-11-19T09:04:00Z">
            <w:rPr>
              <w:ins w:id="7014" w:author="frontdesk" w:date="2012-11-16T12:46:00Z"/>
              <w:del w:id="7015" w:author="Tre" w:date="2012-11-16T21:30:00Z"/>
            </w:rPr>
          </w:rPrChange>
        </w:rPr>
      </w:pPr>
      <w:ins w:id="7016" w:author="frontdesk" w:date="2012-11-16T12:46:00Z">
        <w:del w:id="7017" w:author="Tre" w:date="2012-11-16T21:30:00Z">
          <w:r w:rsidRPr="00EE27B1">
            <w:rPr>
              <w:b/>
              <w:sz w:val="24"/>
              <w:szCs w:val="24"/>
              <w:rPrChange w:id="7018" w:author="Tre" w:date="2012-11-19T09:04:00Z">
                <w:rPr>
                  <w:b/>
                  <w:color w:val="0000FF"/>
                  <w:u w:val="single"/>
                </w:rPr>
              </w:rPrChange>
            </w:rPr>
            <w:delText>Matrix Feat</w:delText>
          </w:r>
          <w:r w:rsidRPr="00EE27B1">
            <w:rPr>
              <w:sz w:val="24"/>
              <w:szCs w:val="24"/>
              <w:rPrChange w:id="7019" w:author="Tre" w:date="2012-11-19T09:04:00Z">
                <w:rPr>
                  <w:color w:val="0000FF"/>
                  <w:u w:val="single"/>
                </w:rPr>
              </w:rPrChange>
            </w:rPr>
            <w:delText xml:space="preserve"> </w:delText>
          </w:r>
          <w:r w:rsidRPr="00EE27B1">
            <w:rPr>
              <w:b/>
              <w:sz w:val="24"/>
              <w:szCs w:val="24"/>
              <w:rPrChange w:id="7020" w:author="Tre" w:date="2012-11-19T09:04:00Z">
                <w:rPr>
                  <w:b/>
                  <w:color w:val="0000FF"/>
                  <w:u w:val="single"/>
                </w:rPr>
              </w:rPrChange>
            </w:rPr>
            <w:delText>“</w:delText>
          </w:r>
          <w:r w:rsidRPr="00EE27B1" w:rsidDel="00E404A2">
            <w:rPr>
              <w:b/>
              <w:i/>
              <w:sz w:val="24"/>
              <w:szCs w:val="24"/>
              <w:rPrChange w:id="7021" w:author="Tre" w:date="2012-11-19T09:04:00Z">
                <w:rPr>
                  <w:b/>
                  <w:i/>
                  <w:color w:val="0000FF"/>
                  <w:u w:val="single"/>
                </w:rPr>
              </w:rPrChange>
            </w:rPr>
            <w:fldChar w:fldCharType="begin"/>
          </w:r>
          <w:r w:rsidRPr="00EE27B1">
            <w:rPr>
              <w:b/>
              <w:i/>
              <w:sz w:val="24"/>
              <w:szCs w:val="24"/>
              <w:rPrChange w:id="7022" w:author="Tre" w:date="2012-11-19T09:04:00Z">
                <w:rPr>
                  <w:b/>
                  <w:i/>
                  <w:color w:val="0000FF"/>
                  <w:u w:val="single"/>
                </w:rPr>
              </w:rPrChange>
            </w:rPr>
            <w:delInstrText xml:space="preserve"> MERGEFIELD Skill </w:delInstrText>
          </w:r>
          <w:r w:rsidRPr="00EE27B1" w:rsidDel="00E404A2">
            <w:rPr>
              <w:b/>
              <w:i/>
              <w:sz w:val="24"/>
              <w:szCs w:val="24"/>
              <w:rPrChange w:id="7023" w:author="Tre" w:date="2012-11-19T09:04:00Z">
                <w:rPr>
                  <w:b/>
                  <w:i/>
                  <w:color w:val="0000FF"/>
                  <w:u w:val="single"/>
                </w:rPr>
              </w:rPrChange>
            </w:rPr>
            <w:fldChar w:fldCharType="separate"/>
          </w:r>
          <w:r w:rsidRPr="00EE27B1">
            <w:rPr>
              <w:b/>
              <w:i/>
              <w:noProof/>
              <w:sz w:val="24"/>
              <w:szCs w:val="24"/>
              <w:rPrChange w:id="7024" w:author="Tre" w:date="2012-11-19T09:04:00Z">
                <w:rPr>
                  <w:b/>
                  <w:i/>
                  <w:noProof/>
                  <w:color w:val="0000FF"/>
                  <w:u w:val="single"/>
                </w:rPr>
              </w:rPrChange>
            </w:rPr>
            <w:delText>Eagle Eyes</w:delText>
          </w:r>
          <w:r w:rsidRPr="00EE27B1" w:rsidDel="00E404A2">
            <w:rPr>
              <w:b/>
              <w:i/>
              <w:sz w:val="24"/>
              <w:szCs w:val="24"/>
              <w:rPrChange w:id="7025" w:author="Tre" w:date="2012-11-19T09:04:00Z">
                <w:rPr>
                  <w:b/>
                  <w:i/>
                  <w:color w:val="0000FF"/>
                  <w:u w:val="single"/>
                </w:rPr>
              </w:rPrChange>
            </w:rPr>
            <w:fldChar w:fldCharType="end"/>
          </w:r>
          <w:r w:rsidRPr="00EE27B1">
            <w:rPr>
              <w:b/>
              <w:sz w:val="24"/>
              <w:szCs w:val="24"/>
              <w:rPrChange w:id="7026" w:author="Tre" w:date="2012-11-19T09:04:00Z">
                <w:rPr>
                  <w:b/>
                  <w:color w:val="0000FF"/>
                  <w:u w:val="single"/>
                </w:rPr>
              </w:rPrChange>
            </w:rPr>
            <w:delText>”</w:delText>
          </w:r>
          <w:r w:rsidRPr="00EE27B1">
            <w:rPr>
              <w:sz w:val="24"/>
              <w:szCs w:val="24"/>
              <w:rPrChange w:id="7027" w:author="Tre" w:date="2012-11-19T09:04:00Z">
                <w:rPr>
                  <w:color w:val="0000FF"/>
                  <w:u w:val="single"/>
                </w:rPr>
              </w:rPrChange>
            </w:rPr>
            <w:delText xml:space="preserve"> - [CyberZen]</w:delText>
          </w:r>
        </w:del>
      </w:ins>
    </w:p>
    <w:p w:rsidR="001F7E3F" w:rsidRPr="00880A1F" w:rsidRDefault="00EE27B1">
      <w:pPr>
        <w:pStyle w:val="MatrixSuperfluous"/>
        <w:rPr>
          <w:ins w:id="7028" w:author="frontdesk" w:date="2012-11-16T12:46:00Z"/>
          <w:del w:id="7029" w:author="Tre" w:date="2012-11-16T21:30:00Z"/>
          <w:sz w:val="24"/>
          <w:szCs w:val="24"/>
          <w:rPrChange w:id="7030" w:author="Tre" w:date="2012-11-19T09:04:00Z">
            <w:rPr>
              <w:ins w:id="7031" w:author="frontdesk" w:date="2012-11-16T12:46:00Z"/>
              <w:del w:id="7032" w:author="Tre" w:date="2012-11-16T21:30:00Z"/>
            </w:rPr>
          </w:rPrChange>
        </w:rPr>
      </w:pPr>
      <w:ins w:id="7033" w:author="frontdesk" w:date="2012-11-16T12:46:00Z">
        <w:del w:id="7034" w:author="Tre" w:date="2012-11-16T21:30:00Z">
          <w:r w:rsidRPr="00EE27B1">
            <w:rPr>
              <w:sz w:val="24"/>
              <w:szCs w:val="24"/>
              <w:rPrChange w:id="7035" w:author="Tre" w:date="2012-11-19T09:04:00Z">
                <w:rPr>
                  <w:color w:val="0000FF"/>
                  <w:u w:val="single"/>
                </w:rPr>
              </w:rPrChange>
            </w:rPr>
            <w:delText>Rule Bender Feat:</w:delText>
          </w:r>
          <w:r w:rsidRPr="00EE27B1">
            <w:rPr>
              <w:i/>
              <w:sz w:val="24"/>
              <w:szCs w:val="24"/>
              <w:rPrChange w:id="7036" w:author="Tre" w:date="2012-11-19T09:04:00Z">
                <w:rPr>
                  <w:i/>
                  <w:color w:val="0000FF"/>
                  <w:u w:val="single"/>
                </w:rPr>
              </w:rPrChange>
            </w:rPr>
            <w:delText xml:space="preserve"> </w:delText>
          </w:r>
          <w:r w:rsidRPr="00EE27B1" w:rsidDel="00E404A2">
            <w:rPr>
              <w:i/>
              <w:sz w:val="24"/>
              <w:szCs w:val="24"/>
              <w:rPrChange w:id="7037" w:author="Tre" w:date="2012-11-19T09:04:00Z">
                <w:rPr>
                  <w:i/>
                  <w:color w:val="0000FF"/>
                  <w:u w:val="single"/>
                </w:rPr>
              </w:rPrChange>
            </w:rPr>
            <w:fldChar w:fldCharType="begin"/>
          </w:r>
          <w:r w:rsidRPr="00EE27B1">
            <w:rPr>
              <w:i/>
              <w:sz w:val="24"/>
              <w:szCs w:val="24"/>
              <w:rPrChange w:id="7038" w:author="Tre" w:date="2012-11-19T09:04:00Z">
                <w:rPr>
                  <w:i/>
                  <w:color w:val="0000FF"/>
                  <w:u w:val="single"/>
                </w:rPr>
              </w:rPrChange>
            </w:rPr>
            <w:delInstrText xml:space="preserve"> MERGEFIELD Rule_Bender_Description </w:delInstrText>
          </w:r>
          <w:r w:rsidRPr="00EE27B1" w:rsidDel="00E404A2">
            <w:rPr>
              <w:i/>
              <w:sz w:val="24"/>
              <w:szCs w:val="24"/>
              <w:rPrChange w:id="7039" w:author="Tre" w:date="2012-11-19T09:04:00Z">
                <w:rPr>
                  <w:i/>
                  <w:color w:val="0000FF"/>
                  <w:u w:val="single"/>
                </w:rPr>
              </w:rPrChange>
            </w:rPr>
            <w:fldChar w:fldCharType="separate"/>
          </w:r>
          <w:r w:rsidRPr="00EE27B1">
            <w:rPr>
              <w:i/>
              <w:noProof/>
              <w:sz w:val="24"/>
              <w:szCs w:val="24"/>
              <w:rPrChange w:id="7040" w:author="Tre" w:date="2012-11-19T09:04:00Z">
                <w:rPr>
                  <w:i/>
                  <w:noProof/>
                  <w:color w:val="0000FF"/>
                  <w:u w:val="single"/>
                </w:rPr>
              </w:rPrChange>
            </w:rPr>
            <w:delText>Character can see long distances as though they were much closer. It would be possible to read a newspaper article that is a block away as though they were holding the newspaper in their own hands. It gives the user extreme tunnel vision. While using this</w:delText>
          </w:r>
          <w:r w:rsidRPr="00EE27B1" w:rsidDel="00E404A2">
            <w:rPr>
              <w:i/>
              <w:sz w:val="24"/>
              <w:szCs w:val="24"/>
              <w:rPrChange w:id="7041" w:author="Tre" w:date="2012-11-19T09:04:00Z">
                <w:rPr>
                  <w:i/>
                  <w:color w:val="0000FF"/>
                  <w:u w:val="single"/>
                </w:rPr>
              </w:rPrChange>
            </w:rPr>
            <w:fldChar w:fldCharType="end"/>
          </w:r>
        </w:del>
      </w:ins>
    </w:p>
    <w:p w:rsidR="001F7E3F" w:rsidRPr="00880A1F" w:rsidRDefault="00EE27B1">
      <w:pPr>
        <w:pStyle w:val="MatrixSuperfluous"/>
        <w:rPr>
          <w:ins w:id="7042" w:author="frontdesk" w:date="2012-11-16T12:46:00Z"/>
          <w:del w:id="7043" w:author="Tre" w:date="2012-11-16T21:30:00Z"/>
          <w:sz w:val="24"/>
          <w:szCs w:val="24"/>
          <w:rPrChange w:id="7044" w:author="Tre" w:date="2012-11-19T09:04:00Z">
            <w:rPr>
              <w:ins w:id="7045" w:author="frontdesk" w:date="2012-11-16T12:46:00Z"/>
              <w:del w:id="7046" w:author="Tre" w:date="2012-11-16T21:30:00Z"/>
            </w:rPr>
          </w:rPrChange>
        </w:rPr>
      </w:pPr>
      <w:ins w:id="7047" w:author="frontdesk" w:date="2012-11-16T12:46:00Z">
        <w:del w:id="7048" w:author="Tre" w:date="2012-11-16T21:30:00Z">
          <w:r w:rsidRPr="00EE27B1">
            <w:rPr>
              <w:sz w:val="24"/>
              <w:szCs w:val="24"/>
              <w:rPrChange w:id="7049" w:author="Tre" w:date="2012-11-19T09:04:00Z">
                <w:rPr>
                  <w:color w:val="0000FF"/>
                  <w:u w:val="single"/>
                </w:rPr>
              </w:rPrChange>
            </w:rPr>
            <w:lastRenderedPageBreak/>
            <w:delText xml:space="preserve">Rule Breaker Feat: </w:delText>
          </w:r>
          <w:r w:rsidRPr="00EE27B1" w:rsidDel="00E404A2">
            <w:rPr>
              <w:i/>
              <w:sz w:val="24"/>
              <w:szCs w:val="24"/>
              <w:rPrChange w:id="7050" w:author="Tre" w:date="2012-11-19T09:04:00Z">
                <w:rPr>
                  <w:i/>
                  <w:color w:val="0000FF"/>
                  <w:u w:val="single"/>
                </w:rPr>
              </w:rPrChange>
            </w:rPr>
            <w:fldChar w:fldCharType="begin"/>
          </w:r>
          <w:r w:rsidRPr="00EE27B1">
            <w:rPr>
              <w:i/>
              <w:sz w:val="24"/>
              <w:szCs w:val="24"/>
              <w:rPrChange w:id="7051" w:author="Tre" w:date="2012-11-19T09:04:00Z">
                <w:rPr>
                  <w:i/>
                  <w:color w:val="0000FF"/>
                  <w:u w:val="single"/>
                </w:rPr>
              </w:rPrChange>
            </w:rPr>
            <w:delInstrText xml:space="preserve"> MERGEFIELD Rule_Breaker_Description </w:delInstrText>
          </w:r>
          <w:r w:rsidRPr="00EE27B1" w:rsidDel="00E404A2">
            <w:rPr>
              <w:i/>
              <w:sz w:val="24"/>
              <w:szCs w:val="24"/>
              <w:rPrChange w:id="7052" w:author="Tre" w:date="2012-11-19T09:04:00Z">
                <w:rPr>
                  <w:i/>
                  <w:color w:val="0000FF"/>
                  <w:u w:val="single"/>
                </w:rPr>
              </w:rPrChange>
            </w:rPr>
            <w:fldChar w:fldCharType="separate"/>
          </w:r>
          <w:r w:rsidRPr="00EE27B1">
            <w:rPr>
              <w:i/>
              <w:noProof/>
              <w:sz w:val="24"/>
              <w:szCs w:val="24"/>
              <w:rPrChange w:id="7053" w:author="Tre" w:date="2012-11-19T09:04:00Z">
                <w:rPr>
                  <w:i/>
                  <w:noProof/>
                  <w:color w:val="0000FF"/>
                  <w:u w:val="single"/>
                </w:rPr>
              </w:rPrChange>
            </w:rPr>
            <w:delText>Character see things as though he had a microscope available. It allows him to use his tunnel vision to magnify things even down to the electron level.</w:delText>
          </w:r>
          <w:r w:rsidRPr="00EE27B1" w:rsidDel="00E404A2">
            <w:rPr>
              <w:i/>
              <w:sz w:val="24"/>
              <w:szCs w:val="24"/>
              <w:rPrChange w:id="7054" w:author="Tre" w:date="2012-11-19T09:04:00Z">
                <w:rPr>
                  <w:i/>
                  <w:color w:val="0000FF"/>
                  <w:u w:val="single"/>
                </w:rPr>
              </w:rPrChange>
            </w:rPr>
            <w:fldChar w:fldCharType="end"/>
          </w:r>
          <w:r w:rsidRPr="00EE27B1" w:rsidDel="00E404A2">
            <w:rPr>
              <w:sz w:val="24"/>
              <w:szCs w:val="24"/>
              <w:rPrChange w:id="7055" w:author="Tre" w:date="2012-11-19T09:04:00Z">
                <w:rPr>
                  <w:color w:val="0000FF"/>
                  <w:u w:val="single"/>
                </w:rPr>
              </w:rPrChange>
            </w:rPr>
            <w:fldChar w:fldCharType="begin"/>
          </w:r>
          <w:r w:rsidRPr="00EE27B1">
            <w:rPr>
              <w:sz w:val="24"/>
              <w:szCs w:val="24"/>
              <w:rPrChange w:id="7056" w:author="Tre" w:date="2012-11-19T09:04:00Z">
                <w:rPr>
                  <w:color w:val="0000FF"/>
                  <w:u w:val="single"/>
                </w:rPr>
              </w:rPrChange>
            </w:rPr>
            <w:delInstrText xml:space="preserve"> NEXT  \* MERGEFORMAT </w:delInstrText>
          </w:r>
          <w:r w:rsidRPr="00EE27B1" w:rsidDel="00E404A2">
            <w:rPr>
              <w:sz w:val="24"/>
              <w:szCs w:val="24"/>
              <w:rPrChange w:id="7057" w:author="Tre" w:date="2012-11-19T09:04:00Z">
                <w:rPr>
                  <w:color w:val="0000FF"/>
                  <w:u w:val="single"/>
                </w:rPr>
              </w:rPrChange>
            </w:rPr>
            <w:fldChar w:fldCharType="end"/>
          </w:r>
        </w:del>
      </w:ins>
    </w:p>
    <w:p w:rsidR="001F7E3F" w:rsidRPr="00880A1F" w:rsidRDefault="001F7E3F">
      <w:pPr>
        <w:pStyle w:val="MatrixSuperfluous"/>
        <w:rPr>
          <w:ins w:id="7058" w:author="frontdesk" w:date="2012-11-16T12:46:00Z"/>
          <w:del w:id="7059" w:author="Tre" w:date="2012-11-16T21:30:00Z"/>
          <w:sz w:val="24"/>
          <w:szCs w:val="24"/>
          <w:rPrChange w:id="7060" w:author="Tre" w:date="2012-11-19T09:04:00Z">
            <w:rPr>
              <w:ins w:id="7061" w:author="frontdesk" w:date="2012-11-16T12:46:00Z"/>
              <w:del w:id="7062" w:author="Tre" w:date="2012-11-16T21:30:00Z"/>
            </w:rPr>
          </w:rPrChange>
        </w:rPr>
      </w:pPr>
    </w:p>
    <w:p w:rsidR="001F7E3F" w:rsidRPr="00880A1F" w:rsidRDefault="00EE27B1">
      <w:pPr>
        <w:pStyle w:val="MatrixSuperfluous"/>
        <w:rPr>
          <w:ins w:id="7063" w:author="frontdesk" w:date="2012-11-16T12:46:00Z"/>
          <w:del w:id="7064" w:author="Tre" w:date="2012-11-16T21:30:00Z"/>
          <w:sz w:val="24"/>
          <w:szCs w:val="24"/>
          <w:rPrChange w:id="7065" w:author="Tre" w:date="2012-11-19T09:04:00Z">
            <w:rPr>
              <w:ins w:id="7066" w:author="frontdesk" w:date="2012-11-16T12:46:00Z"/>
              <w:del w:id="7067" w:author="Tre" w:date="2012-11-16T21:30:00Z"/>
            </w:rPr>
          </w:rPrChange>
        </w:rPr>
      </w:pPr>
      <w:ins w:id="7068" w:author="frontdesk" w:date="2012-11-16T12:46:00Z">
        <w:del w:id="7069" w:author="Tre" w:date="2012-11-16T21:30:00Z">
          <w:r w:rsidRPr="00EE27B1">
            <w:rPr>
              <w:b/>
              <w:sz w:val="24"/>
              <w:szCs w:val="24"/>
              <w:rPrChange w:id="7070" w:author="Tre" w:date="2012-11-19T09:04:00Z">
                <w:rPr>
                  <w:b/>
                  <w:color w:val="0000FF"/>
                  <w:u w:val="single"/>
                </w:rPr>
              </w:rPrChange>
            </w:rPr>
            <w:delText>Matrix Feat</w:delText>
          </w:r>
          <w:r w:rsidRPr="00EE27B1">
            <w:rPr>
              <w:sz w:val="24"/>
              <w:szCs w:val="24"/>
              <w:rPrChange w:id="7071" w:author="Tre" w:date="2012-11-19T09:04:00Z">
                <w:rPr>
                  <w:color w:val="0000FF"/>
                  <w:u w:val="single"/>
                </w:rPr>
              </w:rPrChange>
            </w:rPr>
            <w:delText xml:space="preserve"> </w:delText>
          </w:r>
          <w:r w:rsidRPr="00EE27B1">
            <w:rPr>
              <w:b/>
              <w:sz w:val="24"/>
              <w:szCs w:val="24"/>
              <w:rPrChange w:id="7072" w:author="Tre" w:date="2012-11-19T09:04:00Z">
                <w:rPr>
                  <w:b/>
                  <w:color w:val="0000FF"/>
                  <w:u w:val="single"/>
                </w:rPr>
              </w:rPrChange>
            </w:rPr>
            <w:delText>“</w:delText>
          </w:r>
          <w:r w:rsidRPr="00EE27B1" w:rsidDel="00E404A2">
            <w:rPr>
              <w:b/>
              <w:i/>
              <w:sz w:val="24"/>
              <w:szCs w:val="24"/>
              <w:rPrChange w:id="7073" w:author="Tre" w:date="2012-11-19T09:04:00Z">
                <w:rPr>
                  <w:b/>
                  <w:i/>
                  <w:color w:val="0000FF"/>
                  <w:u w:val="single"/>
                </w:rPr>
              </w:rPrChange>
            </w:rPr>
            <w:fldChar w:fldCharType="begin"/>
          </w:r>
          <w:r w:rsidRPr="00EE27B1">
            <w:rPr>
              <w:b/>
              <w:i/>
              <w:sz w:val="24"/>
              <w:szCs w:val="24"/>
              <w:rPrChange w:id="7074" w:author="Tre" w:date="2012-11-19T09:04:00Z">
                <w:rPr>
                  <w:b/>
                  <w:i/>
                  <w:color w:val="0000FF"/>
                  <w:u w:val="single"/>
                </w:rPr>
              </w:rPrChange>
            </w:rPr>
            <w:delInstrText xml:space="preserve"> MERGEFIELD Skill </w:delInstrText>
          </w:r>
          <w:r w:rsidRPr="00EE27B1" w:rsidDel="00E404A2">
            <w:rPr>
              <w:b/>
              <w:i/>
              <w:sz w:val="24"/>
              <w:szCs w:val="24"/>
              <w:rPrChange w:id="7075" w:author="Tre" w:date="2012-11-19T09:04:00Z">
                <w:rPr>
                  <w:b/>
                  <w:i/>
                  <w:color w:val="0000FF"/>
                  <w:u w:val="single"/>
                </w:rPr>
              </w:rPrChange>
            </w:rPr>
            <w:fldChar w:fldCharType="separate"/>
          </w:r>
          <w:r w:rsidRPr="00EE27B1">
            <w:rPr>
              <w:b/>
              <w:i/>
              <w:noProof/>
              <w:sz w:val="24"/>
              <w:szCs w:val="24"/>
              <w:rPrChange w:id="7076" w:author="Tre" w:date="2012-11-19T09:04:00Z">
                <w:rPr>
                  <w:b/>
                  <w:i/>
                  <w:noProof/>
                  <w:color w:val="0000FF"/>
                  <w:u w:val="single"/>
                </w:rPr>
              </w:rPrChange>
            </w:rPr>
            <w:delText>Enhanced Smell</w:delText>
          </w:r>
          <w:r w:rsidRPr="00EE27B1" w:rsidDel="00E404A2">
            <w:rPr>
              <w:b/>
              <w:i/>
              <w:sz w:val="24"/>
              <w:szCs w:val="24"/>
              <w:rPrChange w:id="7077" w:author="Tre" w:date="2012-11-19T09:04:00Z">
                <w:rPr>
                  <w:b/>
                  <w:i/>
                  <w:color w:val="0000FF"/>
                  <w:u w:val="single"/>
                </w:rPr>
              </w:rPrChange>
            </w:rPr>
            <w:fldChar w:fldCharType="end"/>
          </w:r>
          <w:r w:rsidRPr="00EE27B1">
            <w:rPr>
              <w:b/>
              <w:sz w:val="24"/>
              <w:szCs w:val="24"/>
              <w:rPrChange w:id="7078" w:author="Tre" w:date="2012-11-19T09:04:00Z">
                <w:rPr>
                  <w:b/>
                  <w:color w:val="0000FF"/>
                  <w:u w:val="single"/>
                </w:rPr>
              </w:rPrChange>
            </w:rPr>
            <w:delText>”</w:delText>
          </w:r>
          <w:r w:rsidRPr="00EE27B1">
            <w:rPr>
              <w:sz w:val="24"/>
              <w:szCs w:val="24"/>
              <w:rPrChange w:id="7079" w:author="Tre" w:date="2012-11-19T09:04:00Z">
                <w:rPr>
                  <w:color w:val="0000FF"/>
                  <w:u w:val="single"/>
                </w:rPr>
              </w:rPrChange>
            </w:rPr>
            <w:delText xml:space="preserve"> - [CyberZen]</w:delText>
          </w:r>
        </w:del>
      </w:ins>
    </w:p>
    <w:p w:rsidR="001F7E3F" w:rsidRPr="00880A1F" w:rsidRDefault="00EE27B1">
      <w:pPr>
        <w:pStyle w:val="MatrixSuperfluous"/>
        <w:rPr>
          <w:ins w:id="7080" w:author="frontdesk" w:date="2012-11-16T12:46:00Z"/>
          <w:del w:id="7081" w:author="Tre" w:date="2012-11-16T21:30:00Z"/>
          <w:sz w:val="24"/>
          <w:szCs w:val="24"/>
          <w:rPrChange w:id="7082" w:author="Tre" w:date="2012-11-19T09:04:00Z">
            <w:rPr>
              <w:ins w:id="7083" w:author="frontdesk" w:date="2012-11-16T12:46:00Z"/>
              <w:del w:id="7084" w:author="Tre" w:date="2012-11-16T21:30:00Z"/>
            </w:rPr>
          </w:rPrChange>
        </w:rPr>
      </w:pPr>
      <w:ins w:id="7085" w:author="frontdesk" w:date="2012-11-16T12:46:00Z">
        <w:del w:id="7086" w:author="Tre" w:date="2012-11-16T21:30:00Z">
          <w:r w:rsidRPr="00EE27B1">
            <w:rPr>
              <w:sz w:val="24"/>
              <w:szCs w:val="24"/>
              <w:rPrChange w:id="7087" w:author="Tre" w:date="2012-11-19T09:04:00Z">
                <w:rPr>
                  <w:color w:val="0000FF"/>
                  <w:u w:val="single"/>
                </w:rPr>
              </w:rPrChange>
            </w:rPr>
            <w:delText>Rule Bender Feat:</w:delText>
          </w:r>
          <w:r w:rsidRPr="00EE27B1">
            <w:rPr>
              <w:i/>
              <w:sz w:val="24"/>
              <w:szCs w:val="24"/>
              <w:rPrChange w:id="7088" w:author="Tre" w:date="2012-11-19T09:04:00Z">
                <w:rPr>
                  <w:i/>
                  <w:color w:val="0000FF"/>
                  <w:u w:val="single"/>
                </w:rPr>
              </w:rPrChange>
            </w:rPr>
            <w:delText xml:space="preserve"> </w:delText>
          </w:r>
          <w:r w:rsidRPr="00EE27B1" w:rsidDel="00E404A2">
            <w:rPr>
              <w:i/>
              <w:sz w:val="24"/>
              <w:szCs w:val="24"/>
              <w:rPrChange w:id="7089" w:author="Tre" w:date="2012-11-19T09:04:00Z">
                <w:rPr>
                  <w:i/>
                  <w:color w:val="0000FF"/>
                  <w:u w:val="single"/>
                </w:rPr>
              </w:rPrChange>
            </w:rPr>
            <w:fldChar w:fldCharType="begin"/>
          </w:r>
          <w:r w:rsidRPr="00EE27B1">
            <w:rPr>
              <w:i/>
              <w:sz w:val="24"/>
              <w:szCs w:val="24"/>
              <w:rPrChange w:id="7090" w:author="Tre" w:date="2012-11-19T09:04:00Z">
                <w:rPr>
                  <w:i/>
                  <w:color w:val="0000FF"/>
                  <w:u w:val="single"/>
                </w:rPr>
              </w:rPrChange>
            </w:rPr>
            <w:delInstrText xml:space="preserve"> MERGEFIELD Rule_Bender_Description </w:delInstrText>
          </w:r>
          <w:r w:rsidRPr="00EE27B1" w:rsidDel="00E404A2">
            <w:rPr>
              <w:i/>
              <w:sz w:val="24"/>
              <w:szCs w:val="24"/>
              <w:rPrChange w:id="7091" w:author="Tre" w:date="2012-11-19T09:04:00Z">
                <w:rPr>
                  <w:i/>
                  <w:color w:val="0000FF"/>
                  <w:u w:val="single"/>
                </w:rPr>
              </w:rPrChange>
            </w:rPr>
            <w:fldChar w:fldCharType="separate"/>
          </w:r>
          <w:r w:rsidRPr="00EE27B1">
            <w:rPr>
              <w:i/>
              <w:noProof/>
              <w:sz w:val="24"/>
              <w:szCs w:val="24"/>
              <w:rPrChange w:id="7092" w:author="Tre" w:date="2012-11-19T09:04:00Z">
                <w:rPr>
                  <w:i/>
                  <w:noProof/>
                  <w:color w:val="0000FF"/>
                  <w:u w:val="single"/>
                </w:rPr>
              </w:rPrChange>
            </w:rPr>
            <w:delText>Can smell scents like a blood hound. Can use that to track a person or object.</w:delText>
          </w:r>
          <w:r w:rsidRPr="00EE27B1" w:rsidDel="00E404A2">
            <w:rPr>
              <w:i/>
              <w:sz w:val="24"/>
              <w:szCs w:val="24"/>
              <w:rPrChange w:id="7093" w:author="Tre" w:date="2012-11-19T09:04:00Z">
                <w:rPr>
                  <w:i/>
                  <w:color w:val="0000FF"/>
                  <w:u w:val="single"/>
                </w:rPr>
              </w:rPrChange>
            </w:rPr>
            <w:fldChar w:fldCharType="end"/>
          </w:r>
        </w:del>
      </w:ins>
    </w:p>
    <w:p w:rsidR="001F7E3F" w:rsidRPr="00880A1F" w:rsidRDefault="00EE27B1">
      <w:pPr>
        <w:pStyle w:val="MatrixSuperfluous"/>
        <w:rPr>
          <w:ins w:id="7094" w:author="frontdesk" w:date="2012-11-16T12:46:00Z"/>
          <w:del w:id="7095" w:author="Tre" w:date="2012-11-16T21:30:00Z"/>
          <w:sz w:val="24"/>
          <w:szCs w:val="24"/>
          <w:rPrChange w:id="7096" w:author="Tre" w:date="2012-11-19T09:04:00Z">
            <w:rPr>
              <w:ins w:id="7097" w:author="frontdesk" w:date="2012-11-16T12:46:00Z"/>
              <w:del w:id="7098" w:author="Tre" w:date="2012-11-16T21:30:00Z"/>
            </w:rPr>
          </w:rPrChange>
        </w:rPr>
      </w:pPr>
      <w:ins w:id="7099" w:author="frontdesk" w:date="2012-11-16T12:46:00Z">
        <w:del w:id="7100" w:author="Tre" w:date="2012-11-16T21:30:00Z">
          <w:r w:rsidRPr="00EE27B1">
            <w:rPr>
              <w:sz w:val="24"/>
              <w:szCs w:val="24"/>
              <w:rPrChange w:id="7101" w:author="Tre" w:date="2012-11-19T09:04:00Z">
                <w:rPr>
                  <w:color w:val="0000FF"/>
                  <w:u w:val="single"/>
                </w:rPr>
              </w:rPrChange>
            </w:rPr>
            <w:delText xml:space="preserve">Rule Breaker Feat: </w:delText>
          </w:r>
          <w:r w:rsidRPr="00EE27B1" w:rsidDel="00E404A2">
            <w:rPr>
              <w:i/>
              <w:sz w:val="24"/>
              <w:szCs w:val="24"/>
              <w:rPrChange w:id="7102" w:author="Tre" w:date="2012-11-19T09:04:00Z">
                <w:rPr>
                  <w:i/>
                  <w:color w:val="0000FF"/>
                  <w:u w:val="single"/>
                </w:rPr>
              </w:rPrChange>
            </w:rPr>
            <w:fldChar w:fldCharType="begin"/>
          </w:r>
          <w:r w:rsidRPr="00EE27B1">
            <w:rPr>
              <w:i/>
              <w:sz w:val="24"/>
              <w:szCs w:val="24"/>
              <w:rPrChange w:id="7103" w:author="Tre" w:date="2012-11-19T09:04:00Z">
                <w:rPr>
                  <w:i/>
                  <w:color w:val="0000FF"/>
                  <w:u w:val="single"/>
                </w:rPr>
              </w:rPrChange>
            </w:rPr>
            <w:delInstrText xml:space="preserve"> MERGEFIELD Rule_Breaker_Description </w:delInstrText>
          </w:r>
          <w:r w:rsidRPr="00EE27B1" w:rsidDel="00E404A2">
            <w:rPr>
              <w:i/>
              <w:sz w:val="24"/>
              <w:szCs w:val="24"/>
              <w:rPrChange w:id="7104" w:author="Tre" w:date="2012-11-19T09:04:00Z">
                <w:rPr>
                  <w:i/>
                  <w:color w:val="0000FF"/>
                  <w:u w:val="single"/>
                </w:rPr>
              </w:rPrChange>
            </w:rPr>
            <w:fldChar w:fldCharType="separate"/>
          </w:r>
          <w:r w:rsidRPr="00EE27B1">
            <w:rPr>
              <w:i/>
              <w:noProof/>
              <w:sz w:val="24"/>
              <w:szCs w:val="24"/>
              <w:rPrChange w:id="7105" w:author="Tre" w:date="2012-11-19T09:04:00Z">
                <w:rPr>
                  <w:i/>
                  <w:noProof/>
                  <w:color w:val="0000FF"/>
                  <w:u w:val="single"/>
                </w:rPr>
              </w:rPrChange>
            </w:rPr>
            <w:delText>This ability is so enhanced in a gifted RSI that they can use smell to identify anyone they have smelled before, without error even if the person is trying to mimic someone else. The RSI can also unerringly follow the scent of a person, it would be simila</w:delText>
          </w:r>
          <w:r w:rsidRPr="00EE27B1" w:rsidDel="00E404A2">
            <w:rPr>
              <w:i/>
              <w:sz w:val="24"/>
              <w:szCs w:val="24"/>
              <w:rPrChange w:id="7106" w:author="Tre" w:date="2012-11-19T09:04:00Z">
                <w:rPr>
                  <w:i/>
                  <w:color w:val="0000FF"/>
                  <w:u w:val="single"/>
                </w:rPr>
              </w:rPrChange>
            </w:rPr>
            <w:fldChar w:fldCharType="end"/>
          </w:r>
          <w:r w:rsidRPr="00EE27B1" w:rsidDel="00E404A2">
            <w:rPr>
              <w:sz w:val="24"/>
              <w:szCs w:val="24"/>
              <w:rPrChange w:id="7107" w:author="Tre" w:date="2012-11-19T09:04:00Z">
                <w:rPr>
                  <w:color w:val="0000FF"/>
                  <w:u w:val="single"/>
                </w:rPr>
              </w:rPrChange>
            </w:rPr>
            <w:fldChar w:fldCharType="begin"/>
          </w:r>
          <w:r w:rsidRPr="00EE27B1">
            <w:rPr>
              <w:sz w:val="24"/>
              <w:szCs w:val="24"/>
              <w:rPrChange w:id="7108" w:author="Tre" w:date="2012-11-19T09:04:00Z">
                <w:rPr>
                  <w:color w:val="0000FF"/>
                  <w:u w:val="single"/>
                </w:rPr>
              </w:rPrChange>
            </w:rPr>
            <w:delInstrText xml:space="preserve"> NEXT  \* MERGEFORMAT </w:delInstrText>
          </w:r>
          <w:r w:rsidRPr="00EE27B1" w:rsidDel="00E404A2">
            <w:rPr>
              <w:sz w:val="24"/>
              <w:szCs w:val="24"/>
              <w:rPrChange w:id="7109" w:author="Tre" w:date="2012-11-19T09:04:00Z">
                <w:rPr>
                  <w:color w:val="0000FF"/>
                  <w:u w:val="single"/>
                </w:rPr>
              </w:rPrChange>
            </w:rPr>
            <w:fldChar w:fldCharType="end"/>
          </w:r>
        </w:del>
      </w:ins>
    </w:p>
    <w:p w:rsidR="001F7E3F" w:rsidRPr="00880A1F" w:rsidRDefault="001F7E3F">
      <w:pPr>
        <w:pStyle w:val="MatrixSuperfluous"/>
        <w:rPr>
          <w:ins w:id="7110" w:author="frontdesk" w:date="2012-11-16T12:46:00Z"/>
          <w:del w:id="7111" w:author="Tre" w:date="2012-11-16T21:30:00Z"/>
          <w:sz w:val="24"/>
          <w:szCs w:val="24"/>
          <w:rPrChange w:id="7112" w:author="Tre" w:date="2012-11-19T09:04:00Z">
            <w:rPr>
              <w:ins w:id="7113" w:author="frontdesk" w:date="2012-11-16T12:46:00Z"/>
              <w:del w:id="7114" w:author="Tre" w:date="2012-11-16T21:30:00Z"/>
            </w:rPr>
          </w:rPrChange>
        </w:rPr>
      </w:pPr>
    </w:p>
    <w:p w:rsidR="001F7E3F" w:rsidRPr="00880A1F" w:rsidRDefault="00EE27B1">
      <w:pPr>
        <w:pStyle w:val="MatrixSuperfluous"/>
        <w:rPr>
          <w:ins w:id="7115" w:author="frontdesk" w:date="2012-11-16T12:46:00Z"/>
          <w:del w:id="7116" w:author="Tre" w:date="2012-11-16T21:30:00Z"/>
          <w:sz w:val="24"/>
          <w:szCs w:val="24"/>
          <w:rPrChange w:id="7117" w:author="Tre" w:date="2012-11-19T09:04:00Z">
            <w:rPr>
              <w:ins w:id="7118" w:author="frontdesk" w:date="2012-11-16T12:46:00Z"/>
              <w:del w:id="7119" w:author="Tre" w:date="2012-11-16T21:30:00Z"/>
            </w:rPr>
          </w:rPrChange>
        </w:rPr>
      </w:pPr>
      <w:ins w:id="7120" w:author="frontdesk" w:date="2012-11-16T12:46:00Z">
        <w:del w:id="7121" w:author="Tre" w:date="2012-11-16T21:30:00Z">
          <w:r w:rsidRPr="00EE27B1">
            <w:rPr>
              <w:b/>
              <w:sz w:val="24"/>
              <w:szCs w:val="24"/>
              <w:rPrChange w:id="7122" w:author="Tre" w:date="2012-11-19T09:04:00Z">
                <w:rPr>
                  <w:b/>
                  <w:color w:val="0000FF"/>
                  <w:u w:val="single"/>
                </w:rPr>
              </w:rPrChange>
            </w:rPr>
            <w:delText>Matrix Feat</w:delText>
          </w:r>
          <w:r w:rsidRPr="00EE27B1">
            <w:rPr>
              <w:sz w:val="24"/>
              <w:szCs w:val="24"/>
              <w:rPrChange w:id="7123" w:author="Tre" w:date="2012-11-19T09:04:00Z">
                <w:rPr>
                  <w:color w:val="0000FF"/>
                  <w:u w:val="single"/>
                </w:rPr>
              </w:rPrChange>
            </w:rPr>
            <w:delText xml:space="preserve"> </w:delText>
          </w:r>
          <w:r w:rsidRPr="00EE27B1">
            <w:rPr>
              <w:b/>
              <w:sz w:val="24"/>
              <w:szCs w:val="24"/>
              <w:rPrChange w:id="7124" w:author="Tre" w:date="2012-11-19T09:04:00Z">
                <w:rPr>
                  <w:b/>
                  <w:color w:val="0000FF"/>
                  <w:u w:val="single"/>
                </w:rPr>
              </w:rPrChange>
            </w:rPr>
            <w:delText>“</w:delText>
          </w:r>
          <w:r w:rsidRPr="00EE27B1" w:rsidDel="00E404A2">
            <w:rPr>
              <w:b/>
              <w:i/>
              <w:sz w:val="24"/>
              <w:szCs w:val="24"/>
              <w:rPrChange w:id="7125" w:author="Tre" w:date="2012-11-19T09:04:00Z">
                <w:rPr>
                  <w:b/>
                  <w:i/>
                  <w:color w:val="0000FF"/>
                  <w:u w:val="single"/>
                </w:rPr>
              </w:rPrChange>
            </w:rPr>
            <w:fldChar w:fldCharType="begin"/>
          </w:r>
          <w:r w:rsidRPr="00EE27B1">
            <w:rPr>
              <w:b/>
              <w:i/>
              <w:sz w:val="24"/>
              <w:szCs w:val="24"/>
              <w:rPrChange w:id="7126" w:author="Tre" w:date="2012-11-19T09:04:00Z">
                <w:rPr>
                  <w:b/>
                  <w:i/>
                  <w:color w:val="0000FF"/>
                  <w:u w:val="single"/>
                </w:rPr>
              </w:rPrChange>
            </w:rPr>
            <w:delInstrText xml:space="preserve"> MERGEFIELD Skill </w:delInstrText>
          </w:r>
          <w:r w:rsidRPr="00EE27B1" w:rsidDel="00E404A2">
            <w:rPr>
              <w:b/>
              <w:i/>
              <w:sz w:val="24"/>
              <w:szCs w:val="24"/>
              <w:rPrChange w:id="7127" w:author="Tre" w:date="2012-11-19T09:04:00Z">
                <w:rPr>
                  <w:b/>
                  <w:i/>
                  <w:color w:val="0000FF"/>
                  <w:u w:val="single"/>
                </w:rPr>
              </w:rPrChange>
            </w:rPr>
            <w:fldChar w:fldCharType="separate"/>
          </w:r>
          <w:r w:rsidRPr="00EE27B1">
            <w:rPr>
              <w:b/>
              <w:i/>
              <w:noProof/>
              <w:sz w:val="24"/>
              <w:szCs w:val="24"/>
              <w:rPrChange w:id="7128" w:author="Tre" w:date="2012-11-19T09:04:00Z">
                <w:rPr>
                  <w:b/>
                  <w:i/>
                  <w:noProof/>
                  <w:color w:val="0000FF"/>
                  <w:u w:val="single"/>
                </w:rPr>
              </w:rPrChange>
            </w:rPr>
            <w:delText>Firestarter</w:delText>
          </w:r>
          <w:r w:rsidRPr="00EE27B1" w:rsidDel="00E404A2">
            <w:rPr>
              <w:b/>
              <w:i/>
              <w:sz w:val="24"/>
              <w:szCs w:val="24"/>
              <w:rPrChange w:id="7129" w:author="Tre" w:date="2012-11-19T09:04:00Z">
                <w:rPr>
                  <w:b/>
                  <w:i/>
                  <w:color w:val="0000FF"/>
                  <w:u w:val="single"/>
                </w:rPr>
              </w:rPrChange>
            </w:rPr>
            <w:fldChar w:fldCharType="end"/>
          </w:r>
          <w:r w:rsidRPr="00EE27B1">
            <w:rPr>
              <w:b/>
              <w:sz w:val="24"/>
              <w:szCs w:val="24"/>
              <w:rPrChange w:id="7130" w:author="Tre" w:date="2012-11-19T09:04:00Z">
                <w:rPr>
                  <w:b/>
                  <w:color w:val="0000FF"/>
                  <w:u w:val="single"/>
                </w:rPr>
              </w:rPrChange>
            </w:rPr>
            <w:delText>”</w:delText>
          </w:r>
          <w:r w:rsidRPr="00EE27B1">
            <w:rPr>
              <w:sz w:val="24"/>
              <w:szCs w:val="24"/>
              <w:rPrChange w:id="7131" w:author="Tre" w:date="2012-11-19T09:04:00Z">
                <w:rPr>
                  <w:color w:val="0000FF"/>
                  <w:u w:val="single"/>
                </w:rPr>
              </w:rPrChange>
            </w:rPr>
            <w:delText xml:space="preserve"> - [CyberZen]</w:delText>
          </w:r>
        </w:del>
      </w:ins>
    </w:p>
    <w:p w:rsidR="001F7E3F" w:rsidRPr="00880A1F" w:rsidRDefault="00EE27B1">
      <w:pPr>
        <w:pStyle w:val="MatrixSuperfluous"/>
        <w:rPr>
          <w:ins w:id="7132" w:author="frontdesk" w:date="2012-11-16T12:46:00Z"/>
          <w:del w:id="7133" w:author="Tre" w:date="2012-11-16T21:30:00Z"/>
          <w:sz w:val="24"/>
          <w:szCs w:val="24"/>
          <w:rPrChange w:id="7134" w:author="Tre" w:date="2012-11-19T09:04:00Z">
            <w:rPr>
              <w:ins w:id="7135" w:author="frontdesk" w:date="2012-11-16T12:46:00Z"/>
              <w:del w:id="7136" w:author="Tre" w:date="2012-11-16T21:30:00Z"/>
            </w:rPr>
          </w:rPrChange>
        </w:rPr>
      </w:pPr>
      <w:ins w:id="7137" w:author="frontdesk" w:date="2012-11-16T12:46:00Z">
        <w:del w:id="7138" w:author="Tre" w:date="2012-11-16T21:30:00Z">
          <w:r w:rsidRPr="00EE27B1">
            <w:rPr>
              <w:sz w:val="24"/>
              <w:szCs w:val="24"/>
              <w:rPrChange w:id="7139" w:author="Tre" w:date="2012-11-19T09:04:00Z">
                <w:rPr>
                  <w:color w:val="0000FF"/>
                  <w:u w:val="single"/>
                </w:rPr>
              </w:rPrChange>
            </w:rPr>
            <w:delText>Rule Bender Feat:</w:delText>
          </w:r>
          <w:r w:rsidRPr="00EE27B1">
            <w:rPr>
              <w:i/>
              <w:sz w:val="24"/>
              <w:szCs w:val="24"/>
              <w:rPrChange w:id="7140" w:author="Tre" w:date="2012-11-19T09:04:00Z">
                <w:rPr>
                  <w:i/>
                  <w:color w:val="0000FF"/>
                  <w:u w:val="single"/>
                </w:rPr>
              </w:rPrChange>
            </w:rPr>
            <w:delText xml:space="preserve"> </w:delText>
          </w:r>
          <w:r w:rsidRPr="00EE27B1" w:rsidDel="00E404A2">
            <w:rPr>
              <w:i/>
              <w:sz w:val="24"/>
              <w:szCs w:val="24"/>
              <w:rPrChange w:id="7141" w:author="Tre" w:date="2012-11-19T09:04:00Z">
                <w:rPr>
                  <w:i/>
                  <w:color w:val="0000FF"/>
                  <w:u w:val="single"/>
                </w:rPr>
              </w:rPrChange>
            </w:rPr>
            <w:fldChar w:fldCharType="begin"/>
          </w:r>
          <w:r w:rsidRPr="00EE27B1">
            <w:rPr>
              <w:i/>
              <w:sz w:val="24"/>
              <w:szCs w:val="24"/>
              <w:rPrChange w:id="7142" w:author="Tre" w:date="2012-11-19T09:04:00Z">
                <w:rPr>
                  <w:i/>
                  <w:color w:val="0000FF"/>
                  <w:u w:val="single"/>
                </w:rPr>
              </w:rPrChange>
            </w:rPr>
            <w:delInstrText xml:space="preserve"> MERGEFIELD Rule_Bender_Description </w:delInstrText>
          </w:r>
          <w:r w:rsidRPr="00EE27B1" w:rsidDel="00E404A2">
            <w:rPr>
              <w:i/>
              <w:sz w:val="24"/>
              <w:szCs w:val="24"/>
              <w:rPrChange w:id="7143" w:author="Tre" w:date="2012-11-19T09:04:00Z">
                <w:rPr>
                  <w:i/>
                  <w:color w:val="0000FF"/>
                  <w:u w:val="single"/>
                </w:rPr>
              </w:rPrChange>
            </w:rPr>
            <w:fldChar w:fldCharType="separate"/>
          </w:r>
          <w:r w:rsidRPr="00EE27B1">
            <w:rPr>
              <w:i/>
              <w:noProof/>
              <w:sz w:val="24"/>
              <w:szCs w:val="24"/>
              <w:rPrChange w:id="7144" w:author="Tre" w:date="2012-11-19T09:04:00Z">
                <w:rPr>
                  <w:i/>
                  <w:noProof/>
                  <w:color w:val="0000FF"/>
                  <w:u w:val="single"/>
                </w:rPr>
              </w:rPrChange>
            </w:rPr>
            <w:delText>Character is able to increase or decrease the intensity of fire.</w:delText>
          </w:r>
          <w:r w:rsidRPr="00EE27B1" w:rsidDel="00E404A2">
            <w:rPr>
              <w:i/>
              <w:sz w:val="24"/>
              <w:szCs w:val="24"/>
              <w:rPrChange w:id="7145" w:author="Tre" w:date="2012-11-19T09:04:00Z">
                <w:rPr>
                  <w:i/>
                  <w:color w:val="0000FF"/>
                  <w:u w:val="single"/>
                </w:rPr>
              </w:rPrChange>
            </w:rPr>
            <w:fldChar w:fldCharType="end"/>
          </w:r>
        </w:del>
      </w:ins>
    </w:p>
    <w:p w:rsidR="001F7E3F" w:rsidRPr="00880A1F" w:rsidRDefault="00EE27B1">
      <w:pPr>
        <w:pStyle w:val="MatrixSuperfluous"/>
        <w:rPr>
          <w:ins w:id="7146" w:author="frontdesk" w:date="2012-11-16T12:46:00Z"/>
          <w:del w:id="7147" w:author="Tre" w:date="2012-11-16T21:30:00Z"/>
          <w:sz w:val="24"/>
          <w:szCs w:val="24"/>
          <w:rPrChange w:id="7148" w:author="Tre" w:date="2012-11-19T09:04:00Z">
            <w:rPr>
              <w:ins w:id="7149" w:author="frontdesk" w:date="2012-11-16T12:46:00Z"/>
              <w:del w:id="7150" w:author="Tre" w:date="2012-11-16T21:30:00Z"/>
            </w:rPr>
          </w:rPrChange>
        </w:rPr>
      </w:pPr>
      <w:ins w:id="7151" w:author="frontdesk" w:date="2012-11-16T12:46:00Z">
        <w:del w:id="7152" w:author="Tre" w:date="2012-11-16T21:30:00Z">
          <w:r w:rsidRPr="00EE27B1">
            <w:rPr>
              <w:sz w:val="24"/>
              <w:szCs w:val="24"/>
              <w:rPrChange w:id="7153" w:author="Tre" w:date="2012-11-19T09:04:00Z">
                <w:rPr>
                  <w:color w:val="0000FF"/>
                  <w:u w:val="single"/>
                </w:rPr>
              </w:rPrChange>
            </w:rPr>
            <w:delText xml:space="preserve">Rule Breaker Feat: </w:delText>
          </w:r>
          <w:r w:rsidRPr="00EE27B1" w:rsidDel="00E404A2">
            <w:rPr>
              <w:i/>
              <w:sz w:val="24"/>
              <w:szCs w:val="24"/>
              <w:rPrChange w:id="7154" w:author="Tre" w:date="2012-11-19T09:04:00Z">
                <w:rPr>
                  <w:i/>
                  <w:color w:val="0000FF"/>
                  <w:u w:val="single"/>
                </w:rPr>
              </w:rPrChange>
            </w:rPr>
            <w:fldChar w:fldCharType="begin"/>
          </w:r>
          <w:r w:rsidRPr="00EE27B1">
            <w:rPr>
              <w:i/>
              <w:sz w:val="24"/>
              <w:szCs w:val="24"/>
              <w:rPrChange w:id="7155" w:author="Tre" w:date="2012-11-19T09:04:00Z">
                <w:rPr>
                  <w:i/>
                  <w:color w:val="0000FF"/>
                  <w:u w:val="single"/>
                </w:rPr>
              </w:rPrChange>
            </w:rPr>
            <w:delInstrText xml:space="preserve"> MERGEFIELD Rule_Breaker_Description </w:delInstrText>
          </w:r>
          <w:r w:rsidRPr="00EE27B1" w:rsidDel="00E404A2">
            <w:rPr>
              <w:i/>
              <w:sz w:val="24"/>
              <w:szCs w:val="24"/>
              <w:rPrChange w:id="7156" w:author="Tre" w:date="2012-11-19T09:04:00Z">
                <w:rPr>
                  <w:i/>
                  <w:color w:val="0000FF"/>
                  <w:u w:val="single"/>
                </w:rPr>
              </w:rPrChange>
            </w:rPr>
            <w:fldChar w:fldCharType="separate"/>
          </w:r>
          <w:r w:rsidRPr="00EE27B1">
            <w:rPr>
              <w:i/>
              <w:noProof/>
              <w:sz w:val="24"/>
              <w:szCs w:val="24"/>
              <w:rPrChange w:id="7157" w:author="Tre" w:date="2012-11-19T09:04:00Z">
                <w:rPr>
                  <w:i/>
                  <w:noProof/>
                  <w:color w:val="0000FF"/>
                  <w:u w:val="single"/>
                </w:rPr>
              </w:rPrChange>
            </w:rPr>
            <w:delText>Character can create fire from nothing. It is easier if they have something to set on fire.</w:delText>
          </w:r>
          <w:r w:rsidRPr="00EE27B1" w:rsidDel="00E404A2">
            <w:rPr>
              <w:i/>
              <w:sz w:val="24"/>
              <w:szCs w:val="24"/>
              <w:rPrChange w:id="7158" w:author="Tre" w:date="2012-11-19T09:04:00Z">
                <w:rPr>
                  <w:i/>
                  <w:color w:val="0000FF"/>
                  <w:u w:val="single"/>
                </w:rPr>
              </w:rPrChange>
            </w:rPr>
            <w:fldChar w:fldCharType="end"/>
          </w:r>
          <w:r w:rsidRPr="00EE27B1" w:rsidDel="00E404A2">
            <w:rPr>
              <w:sz w:val="24"/>
              <w:szCs w:val="24"/>
              <w:rPrChange w:id="7159" w:author="Tre" w:date="2012-11-19T09:04:00Z">
                <w:rPr>
                  <w:color w:val="0000FF"/>
                  <w:u w:val="single"/>
                </w:rPr>
              </w:rPrChange>
            </w:rPr>
            <w:fldChar w:fldCharType="begin"/>
          </w:r>
          <w:r w:rsidRPr="00EE27B1">
            <w:rPr>
              <w:sz w:val="24"/>
              <w:szCs w:val="24"/>
              <w:rPrChange w:id="7160" w:author="Tre" w:date="2012-11-19T09:04:00Z">
                <w:rPr>
                  <w:color w:val="0000FF"/>
                  <w:u w:val="single"/>
                </w:rPr>
              </w:rPrChange>
            </w:rPr>
            <w:delInstrText xml:space="preserve"> NEXT  \* MERGEFORMAT </w:delInstrText>
          </w:r>
          <w:r w:rsidRPr="00EE27B1" w:rsidDel="00E404A2">
            <w:rPr>
              <w:sz w:val="24"/>
              <w:szCs w:val="24"/>
              <w:rPrChange w:id="7161" w:author="Tre" w:date="2012-11-19T09:04:00Z">
                <w:rPr>
                  <w:color w:val="0000FF"/>
                  <w:u w:val="single"/>
                </w:rPr>
              </w:rPrChange>
            </w:rPr>
            <w:fldChar w:fldCharType="end"/>
          </w:r>
        </w:del>
      </w:ins>
    </w:p>
    <w:p w:rsidR="001F7E3F" w:rsidRPr="00880A1F" w:rsidRDefault="001F7E3F">
      <w:pPr>
        <w:pStyle w:val="MatrixSuperfluous"/>
        <w:rPr>
          <w:ins w:id="7162" w:author="frontdesk" w:date="2012-11-16T12:46:00Z"/>
          <w:del w:id="7163" w:author="Tre" w:date="2012-11-16T21:30:00Z"/>
          <w:sz w:val="24"/>
          <w:szCs w:val="24"/>
          <w:rPrChange w:id="7164" w:author="Tre" w:date="2012-11-19T09:04:00Z">
            <w:rPr>
              <w:ins w:id="7165" w:author="frontdesk" w:date="2012-11-16T12:46:00Z"/>
              <w:del w:id="7166" w:author="Tre" w:date="2012-11-16T21:30:00Z"/>
            </w:rPr>
          </w:rPrChange>
        </w:rPr>
      </w:pPr>
    </w:p>
    <w:p w:rsidR="001F7E3F" w:rsidRPr="00880A1F" w:rsidRDefault="00EE27B1">
      <w:pPr>
        <w:pStyle w:val="MatrixSuperfluous"/>
        <w:rPr>
          <w:ins w:id="7167" w:author="frontdesk" w:date="2012-11-16T12:46:00Z"/>
          <w:del w:id="7168" w:author="Tre" w:date="2012-11-16T21:30:00Z"/>
          <w:sz w:val="24"/>
          <w:szCs w:val="24"/>
          <w:rPrChange w:id="7169" w:author="Tre" w:date="2012-11-19T09:04:00Z">
            <w:rPr>
              <w:ins w:id="7170" w:author="frontdesk" w:date="2012-11-16T12:46:00Z"/>
              <w:del w:id="7171" w:author="Tre" w:date="2012-11-16T21:30:00Z"/>
            </w:rPr>
          </w:rPrChange>
        </w:rPr>
      </w:pPr>
      <w:ins w:id="7172" w:author="frontdesk" w:date="2012-11-16T12:46:00Z">
        <w:del w:id="7173" w:author="Tre" w:date="2012-11-16T21:30:00Z">
          <w:r w:rsidRPr="00EE27B1">
            <w:rPr>
              <w:b/>
              <w:sz w:val="24"/>
              <w:szCs w:val="24"/>
              <w:rPrChange w:id="7174" w:author="Tre" w:date="2012-11-19T09:04:00Z">
                <w:rPr>
                  <w:b/>
                  <w:color w:val="0000FF"/>
                  <w:u w:val="single"/>
                </w:rPr>
              </w:rPrChange>
            </w:rPr>
            <w:delText>Matrix Feat</w:delText>
          </w:r>
          <w:r w:rsidRPr="00EE27B1">
            <w:rPr>
              <w:sz w:val="24"/>
              <w:szCs w:val="24"/>
              <w:rPrChange w:id="7175" w:author="Tre" w:date="2012-11-19T09:04:00Z">
                <w:rPr>
                  <w:color w:val="0000FF"/>
                  <w:u w:val="single"/>
                </w:rPr>
              </w:rPrChange>
            </w:rPr>
            <w:delText xml:space="preserve"> </w:delText>
          </w:r>
          <w:r w:rsidRPr="00EE27B1">
            <w:rPr>
              <w:b/>
              <w:sz w:val="24"/>
              <w:szCs w:val="24"/>
              <w:rPrChange w:id="7176" w:author="Tre" w:date="2012-11-19T09:04:00Z">
                <w:rPr>
                  <w:b/>
                  <w:color w:val="0000FF"/>
                  <w:u w:val="single"/>
                </w:rPr>
              </w:rPrChange>
            </w:rPr>
            <w:delText>“</w:delText>
          </w:r>
          <w:r w:rsidRPr="00EE27B1" w:rsidDel="00E404A2">
            <w:rPr>
              <w:b/>
              <w:i/>
              <w:sz w:val="24"/>
              <w:szCs w:val="24"/>
              <w:rPrChange w:id="7177" w:author="Tre" w:date="2012-11-19T09:04:00Z">
                <w:rPr>
                  <w:b/>
                  <w:i/>
                  <w:color w:val="0000FF"/>
                  <w:u w:val="single"/>
                </w:rPr>
              </w:rPrChange>
            </w:rPr>
            <w:fldChar w:fldCharType="begin"/>
          </w:r>
          <w:r w:rsidRPr="00EE27B1">
            <w:rPr>
              <w:b/>
              <w:i/>
              <w:sz w:val="24"/>
              <w:szCs w:val="24"/>
              <w:rPrChange w:id="7178" w:author="Tre" w:date="2012-11-19T09:04:00Z">
                <w:rPr>
                  <w:b/>
                  <w:i/>
                  <w:color w:val="0000FF"/>
                  <w:u w:val="single"/>
                </w:rPr>
              </w:rPrChange>
            </w:rPr>
            <w:delInstrText xml:space="preserve"> MERGEFIELD Skill </w:delInstrText>
          </w:r>
          <w:r w:rsidRPr="00EE27B1" w:rsidDel="00E404A2">
            <w:rPr>
              <w:b/>
              <w:i/>
              <w:sz w:val="24"/>
              <w:szCs w:val="24"/>
              <w:rPrChange w:id="7179" w:author="Tre" w:date="2012-11-19T09:04:00Z">
                <w:rPr>
                  <w:b/>
                  <w:i/>
                  <w:color w:val="0000FF"/>
                  <w:u w:val="single"/>
                </w:rPr>
              </w:rPrChange>
            </w:rPr>
            <w:fldChar w:fldCharType="separate"/>
          </w:r>
          <w:r w:rsidRPr="00EE27B1">
            <w:rPr>
              <w:b/>
              <w:i/>
              <w:noProof/>
              <w:sz w:val="24"/>
              <w:szCs w:val="24"/>
              <w:rPrChange w:id="7180" w:author="Tre" w:date="2012-11-19T09:04:00Z">
                <w:rPr>
                  <w:b/>
                  <w:i/>
                  <w:noProof/>
                  <w:color w:val="0000FF"/>
                  <w:u w:val="single"/>
                </w:rPr>
              </w:rPrChange>
            </w:rPr>
            <w:delText>Flight</w:delText>
          </w:r>
          <w:r w:rsidRPr="00EE27B1" w:rsidDel="00E404A2">
            <w:rPr>
              <w:b/>
              <w:i/>
              <w:sz w:val="24"/>
              <w:szCs w:val="24"/>
              <w:rPrChange w:id="7181" w:author="Tre" w:date="2012-11-19T09:04:00Z">
                <w:rPr>
                  <w:b/>
                  <w:i/>
                  <w:color w:val="0000FF"/>
                  <w:u w:val="single"/>
                </w:rPr>
              </w:rPrChange>
            </w:rPr>
            <w:fldChar w:fldCharType="end"/>
          </w:r>
          <w:r w:rsidRPr="00EE27B1">
            <w:rPr>
              <w:b/>
              <w:sz w:val="24"/>
              <w:szCs w:val="24"/>
              <w:rPrChange w:id="7182" w:author="Tre" w:date="2012-11-19T09:04:00Z">
                <w:rPr>
                  <w:b/>
                  <w:color w:val="0000FF"/>
                  <w:u w:val="single"/>
                </w:rPr>
              </w:rPrChange>
            </w:rPr>
            <w:delText>”</w:delText>
          </w:r>
          <w:r w:rsidRPr="00EE27B1">
            <w:rPr>
              <w:sz w:val="24"/>
              <w:szCs w:val="24"/>
              <w:rPrChange w:id="7183" w:author="Tre" w:date="2012-11-19T09:04:00Z">
                <w:rPr>
                  <w:color w:val="0000FF"/>
                  <w:u w:val="single"/>
                </w:rPr>
              </w:rPrChange>
            </w:rPr>
            <w:delText xml:space="preserve"> - [CyberZen]</w:delText>
          </w:r>
        </w:del>
      </w:ins>
    </w:p>
    <w:p w:rsidR="001F7E3F" w:rsidRPr="00880A1F" w:rsidRDefault="00EE27B1">
      <w:pPr>
        <w:pStyle w:val="MatrixSuperfluous"/>
        <w:rPr>
          <w:ins w:id="7184" w:author="frontdesk" w:date="2012-11-16T12:46:00Z"/>
          <w:del w:id="7185" w:author="Tre" w:date="2012-11-16T21:30:00Z"/>
          <w:sz w:val="24"/>
          <w:szCs w:val="24"/>
          <w:rPrChange w:id="7186" w:author="Tre" w:date="2012-11-19T09:04:00Z">
            <w:rPr>
              <w:ins w:id="7187" w:author="frontdesk" w:date="2012-11-16T12:46:00Z"/>
              <w:del w:id="7188" w:author="Tre" w:date="2012-11-16T21:30:00Z"/>
            </w:rPr>
          </w:rPrChange>
        </w:rPr>
      </w:pPr>
      <w:ins w:id="7189" w:author="frontdesk" w:date="2012-11-16T12:46:00Z">
        <w:del w:id="7190" w:author="Tre" w:date="2012-11-16T21:30:00Z">
          <w:r w:rsidRPr="00EE27B1">
            <w:rPr>
              <w:sz w:val="24"/>
              <w:szCs w:val="24"/>
              <w:rPrChange w:id="7191" w:author="Tre" w:date="2012-11-19T09:04:00Z">
                <w:rPr>
                  <w:color w:val="0000FF"/>
                  <w:u w:val="single"/>
                </w:rPr>
              </w:rPrChange>
            </w:rPr>
            <w:delText>Rule Bender Feat:</w:delText>
          </w:r>
          <w:r w:rsidRPr="00EE27B1">
            <w:rPr>
              <w:i/>
              <w:sz w:val="24"/>
              <w:szCs w:val="24"/>
              <w:rPrChange w:id="7192" w:author="Tre" w:date="2012-11-19T09:04:00Z">
                <w:rPr>
                  <w:i/>
                  <w:color w:val="0000FF"/>
                  <w:u w:val="single"/>
                </w:rPr>
              </w:rPrChange>
            </w:rPr>
            <w:delText xml:space="preserve"> </w:delText>
          </w:r>
          <w:r w:rsidRPr="00EE27B1" w:rsidDel="00E404A2">
            <w:rPr>
              <w:i/>
              <w:sz w:val="24"/>
              <w:szCs w:val="24"/>
              <w:rPrChange w:id="7193" w:author="Tre" w:date="2012-11-19T09:04:00Z">
                <w:rPr>
                  <w:i/>
                  <w:color w:val="0000FF"/>
                  <w:u w:val="single"/>
                </w:rPr>
              </w:rPrChange>
            </w:rPr>
            <w:fldChar w:fldCharType="begin"/>
          </w:r>
          <w:r w:rsidRPr="00EE27B1">
            <w:rPr>
              <w:i/>
              <w:sz w:val="24"/>
              <w:szCs w:val="24"/>
              <w:rPrChange w:id="7194" w:author="Tre" w:date="2012-11-19T09:04:00Z">
                <w:rPr>
                  <w:i/>
                  <w:color w:val="0000FF"/>
                  <w:u w:val="single"/>
                </w:rPr>
              </w:rPrChange>
            </w:rPr>
            <w:delInstrText xml:space="preserve"> MERGEFIELD Rule_Bender_Description </w:delInstrText>
          </w:r>
          <w:r w:rsidRPr="00EE27B1" w:rsidDel="00E404A2">
            <w:rPr>
              <w:i/>
              <w:sz w:val="24"/>
              <w:szCs w:val="24"/>
              <w:rPrChange w:id="7195" w:author="Tre" w:date="2012-11-19T09:04:00Z">
                <w:rPr>
                  <w:i/>
                  <w:color w:val="0000FF"/>
                  <w:u w:val="single"/>
                </w:rPr>
              </w:rPrChange>
            </w:rPr>
            <w:fldChar w:fldCharType="separate"/>
          </w:r>
          <w:r w:rsidRPr="00EE27B1">
            <w:rPr>
              <w:i/>
              <w:noProof/>
              <w:sz w:val="24"/>
              <w:szCs w:val="24"/>
              <w:rPrChange w:id="7196" w:author="Tre" w:date="2012-11-19T09:04:00Z">
                <w:rPr>
                  <w:i/>
                  <w:noProof/>
                  <w:color w:val="0000FF"/>
                  <w:u w:val="single"/>
                </w:rPr>
              </w:rPrChange>
            </w:rPr>
            <w:delText>Without the gift the character can glide without aid of wings or any other means.</w:delText>
          </w:r>
          <w:r w:rsidRPr="00EE27B1" w:rsidDel="00E404A2">
            <w:rPr>
              <w:i/>
              <w:sz w:val="24"/>
              <w:szCs w:val="24"/>
              <w:rPrChange w:id="7197" w:author="Tre" w:date="2012-11-19T09:04:00Z">
                <w:rPr>
                  <w:i/>
                  <w:color w:val="0000FF"/>
                  <w:u w:val="single"/>
                </w:rPr>
              </w:rPrChange>
            </w:rPr>
            <w:fldChar w:fldCharType="end"/>
          </w:r>
        </w:del>
      </w:ins>
    </w:p>
    <w:p w:rsidR="001F7E3F" w:rsidRPr="00880A1F" w:rsidRDefault="00EE27B1">
      <w:pPr>
        <w:pStyle w:val="MatrixSuperfluous"/>
        <w:rPr>
          <w:ins w:id="7198" w:author="frontdesk" w:date="2012-11-16T12:46:00Z"/>
          <w:del w:id="7199" w:author="Tre" w:date="2012-11-16T21:30:00Z"/>
          <w:sz w:val="24"/>
          <w:szCs w:val="24"/>
          <w:rPrChange w:id="7200" w:author="Tre" w:date="2012-11-19T09:04:00Z">
            <w:rPr>
              <w:ins w:id="7201" w:author="frontdesk" w:date="2012-11-16T12:46:00Z"/>
              <w:del w:id="7202" w:author="Tre" w:date="2012-11-16T21:30:00Z"/>
            </w:rPr>
          </w:rPrChange>
        </w:rPr>
      </w:pPr>
      <w:ins w:id="7203" w:author="frontdesk" w:date="2012-11-16T12:46:00Z">
        <w:del w:id="7204" w:author="Tre" w:date="2012-11-16T21:30:00Z">
          <w:r w:rsidRPr="00EE27B1">
            <w:rPr>
              <w:sz w:val="24"/>
              <w:szCs w:val="24"/>
              <w:rPrChange w:id="7205" w:author="Tre" w:date="2012-11-19T09:04:00Z">
                <w:rPr>
                  <w:color w:val="0000FF"/>
                  <w:u w:val="single"/>
                </w:rPr>
              </w:rPrChange>
            </w:rPr>
            <w:delText xml:space="preserve">Rule Breaker Feat: </w:delText>
          </w:r>
          <w:r w:rsidRPr="00EE27B1" w:rsidDel="00E404A2">
            <w:rPr>
              <w:i/>
              <w:sz w:val="24"/>
              <w:szCs w:val="24"/>
              <w:rPrChange w:id="7206" w:author="Tre" w:date="2012-11-19T09:04:00Z">
                <w:rPr>
                  <w:i/>
                  <w:color w:val="0000FF"/>
                  <w:u w:val="single"/>
                </w:rPr>
              </w:rPrChange>
            </w:rPr>
            <w:fldChar w:fldCharType="begin"/>
          </w:r>
          <w:r w:rsidRPr="00EE27B1">
            <w:rPr>
              <w:i/>
              <w:sz w:val="24"/>
              <w:szCs w:val="24"/>
              <w:rPrChange w:id="7207" w:author="Tre" w:date="2012-11-19T09:04:00Z">
                <w:rPr>
                  <w:i/>
                  <w:color w:val="0000FF"/>
                  <w:u w:val="single"/>
                </w:rPr>
              </w:rPrChange>
            </w:rPr>
            <w:delInstrText xml:space="preserve"> MERGEFIELD Rule_Breaker_Description </w:delInstrText>
          </w:r>
          <w:r w:rsidRPr="00EE27B1" w:rsidDel="00E404A2">
            <w:rPr>
              <w:i/>
              <w:sz w:val="24"/>
              <w:szCs w:val="24"/>
              <w:rPrChange w:id="7208" w:author="Tre" w:date="2012-11-19T09:04:00Z">
                <w:rPr>
                  <w:i/>
                  <w:color w:val="0000FF"/>
                  <w:u w:val="single"/>
                </w:rPr>
              </w:rPrChange>
            </w:rPr>
            <w:fldChar w:fldCharType="separate"/>
          </w:r>
          <w:r w:rsidRPr="00EE27B1">
            <w:rPr>
              <w:i/>
              <w:noProof/>
              <w:sz w:val="24"/>
              <w:szCs w:val="24"/>
              <w:rPrChange w:id="7209" w:author="Tre" w:date="2012-11-19T09:04:00Z">
                <w:rPr>
                  <w:i/>
                  <w:noProof/>
                  <w:color w:val="0000FF"/>
                  <w:u w:val="single"/>
                </w:rPr>
              </w:rPrChange>
            </w:rPr>
            <w:delText>With the Gift the character can fly like superman.</w:delText>
          </w:r>
          <w:r w:rsidRPr="00EE27B1" w:rsidDel="00E404A2">
            <w:rPr>
              <w:i/>
              <w:sz w:val="24"/>
              <w:szCs w:val="24"/>
              <w:rPrChange w:id="7210" w:author="Tre" w:date="2012-11-19T09:04:00Z">
                <w:rPr>
                  <w:i/>
                  <w:color w:val="0000FF"/>
                  <w:u w:val="single"/>
                </w:rPr>
              </w:rPrChange>
            </w:rPr>
            <w:fldChar w:fldCharType="end"/>
          </w:r>
          <w:r w:rsidRPr="00EE27B1" w:rsidDel="00E404A2">
            <w:rPr>
              <w:sz w:val="24"/>
              <w:szCs w:val="24"/>
              <w:rPrChange w:id="7211" w:author="Tre" w:date="2012-11-19T09:04:00Z">
                <w:rPr>
                  <w:color w:val="0000FF"/>
                  <w:u w:val="single"/>
                </w:rPr>
              </w:rPrChange>
            </w:rPr>
            <w:fldChar w:fldCharType="begin"/>
          </w:r>
          <w:r w:rsidRPr="00EE27B1">
            <w:rPr>
              <w:sz w:val="24"/>
              <w:szCs w:val="24"/>
              <w:rPrChange w:id="7212" w:author="Tre" w:date="2012-11-19T09:04:00Z">
                <w:rPr>
                  <w:color w:val="0000FF"/>
                  <w:u w:val="single"/>
                </w:rPr>
              </w:rPrChange>
            </w:rPr>
            <w:delInstrText xml:space="preserve"> NEXT  \* MERGEFORMAT </w:delInstrText>
          </w:r>
          <w:r w:rsidRPr="00EE27B1" w:rsidDel="00E404A2">
            <w:rPr>
              <w:sz w:val="24"/>
              <w:szCs w:val="24"/>
              <w:rPrChange w:id="7213" w:author="Tre" w:date="2012-11-19T09:04:00Z">
                <w:rPr>
                  <w:color w:val="0000FF"/>
                  <w:u w:val="single"/>
                </w:rPr>
              </w:rPrChange>
            </w:rPr>
            <w:fldChar w:fldCharType="end"/>
          </w:r>
        </w:del>
      </w:ins>
    </w:p>
    <w:p w:rsidR="001F7E3F" w:rsidRPr="00880A1F" w:rsidRDefault="001F7E3F">
      <w:pPr>
        <w:pStyle w:val="MatrixSuperfluous"/>
        <w:rPr>
          <w:ins w:id="7214" w:author="frontdesk" w:date="2012-11-16T12:46:00Z"/>
          <w:del w:id="7215" w:author="Tre" w:date="2012-11-16T21:30:00Z"/>
          <w:sz w:val="24"/>
          <w:szCs w:val="24"/>
          <w:rPrChange w:id="7216" w:author="Tre" w:date="2012-11-19T09:04:00Z">
            <w:rPr>
              <w:ins w:id="7217" w:author="frontdesk" w:date="2012-11-16T12:46:00Z"/>
              <w:del w:id="7218" w:author="Tre" w:date="2012-11-16T21:30:00Z"/>
            </w:rPr>
          </w:rPrChange>
        </w:rPr>
      </w:pPr>
    </w:p>
    <w:p w:rsidR="001F7E3F" w:rsidRPr="00880A1F" w:rsidRDefault="00EE27B1">
      <w:pPr>
        <w:pStyle w:val="MatrixSuperfluous"/>
        <w:rPr>
          <w:ins w:id="7219" w:author="frontdesk" w:date="2012-11-16T12:46:00Z"/>
          <w:del w:id="7220" w:author="Tre" w:date="2012-11-16T21:30:00Z"/>
          <w:sz w:val="24"/>
          <w:szCs w:val="24"/>
          <w:rPrChange w:id="7221" w:author="Tre" w:date="2012-11-19T09:04:00Z">
            <w:rPr>
              <w:ins w:id="7222" w:author="frontdesk" w:date="2012-11-16T12:46:00Z"/>
              <w:del w:id="7223" w:author="Tre" w:date="2012-11-16T21:30:00Z"/>
            </w:rPr>
          </w:rPrChange>
        </w:rPr>
      </w:pPr>
      <w:ins w:id="7224" w:author="frontdesk" w:date="2012-11-16T12:46:00Z">
        <w:del w:id="7225" w:author="Tre" w:date="2012-11-16T21:30:00Z">
          <w:r w:rsidRPr="00EE27B1">
            <w:rPr>
              <w:b/>
              <w:sz w:val="24"/>
              <w:szCs w:val="24"/>
              <w:rPrChange w:id="7226" w:author="Tre" w:date="2012-11-19T09:04:00Z">
                <w:rPr>
                  <w:b/>
                  <w:color w:val="0000FF"/>
                  <w:u w:val="single"/>
                </w:rPr>
              </w:rPrChange>
            </w:rPr>
            <w:delText>Matrix Feat</w:delText>
          </w:r>
          <w:r w:rsidRPr="00EE27B1">
            <w:rPr>
              <w:sz w:val="24"/>
              <w:szCs w:val="24"/>
              <w:rPrChange w:id="7227" w:author="Tre" w:date="2012-11-19T09:04:00Z">
                <w:rPr>
                  <w:color w:val="0000FF"/>
                  <w:u w:val="single"/>
                </w:rPr>
              </w:rPrChange>
            </w:rPr>
            <w:delText xml:space="preserve"> </w:delText>
          </w:r>
          <w:r w:rsidRPr="00EE27B1">
            <w:rPr>
              <w:b/>
              <w:sz w:val="24"/>
              <w:szCs w:val="24"/>
              <w:rPrChange w:id="7228" w:author="Tre" w:date="2012-11-19T09:04:00Z">
                <w:rPr>
                  <w:b/>
                  <w:color w:val="0000FF"/>
                  <w:u w:val="single"/>
                </w:rPr>
              </w:rPrChange>
            </w:rPr>
            <w:delText>“</w:delText>
          </w:r>
          <w:r w:rsidRPr="00EE27B1" w:rsidDel="00E404A2">
            <w:rPr>
              <w:b/>
              <w:i/>
              <w:sz w:val="24"/>
              <w:szCs w:val="24"/>
              <w:rPrChange w:id="7229" w:author="Tre" w:date="2012-11-19T09:04:00Z">
                <w:rPr>
                  <w:b/>
                  <w:i/>
                  <w:color w:val="0000FF"/>
                  <w:u w:val="single"/>
                </w:rPr>
              </w:rPrChange>
            </w:rPr>
            <w:fldChar w:fldCharType="begin"/>
          </w:r>
          <w:r w:rsidRPr="00EE27B1">
            <w:rPr>
              <w:b/>
              <w:i/>
              <w:sz w:val="24"/>
              <w:szCs w:val="24"/>
              <w:rPrChange w:id="7230" w:author="Tre" w:date="2012-11-19T09:04:00Z">
                <w:rPr>
                  <w:b/>
                  <w:i/>
                  <w:color w:val="0000FF"/>
                  <w:u w:val="single"/>
                </w:rPr>
              </w:rPrChange>
            </w:rPr>
            <w:delInstrText xml:space="preserve"> MERGEFIELD Skill </w:delInstrText>
          </w:r>
          <w:r w:rsidRPr="00EE27B1" w:rsidDel="00E404A2">
            <w:rPr>
              <w:b/>
              <w:i/>
              <w:sz w:val="24"/>
              <w:szCs w:val="24"/>
              <w:rPrChange w:id="7231" w:author="Tre" w:date="2012-11-19T09:04:00Z">
                <w:rPr>
                  <w:b/>
                  <w:i/>
                  <w:color w:val="0000FF"/>
                  <w:u w:val="single"/>
                </w:rPr>
              </w:rPrChange>
            </w:rPr>
            <w:fldChar w:fldCharType="separate"/>
          </w:r>
          <w:r w:rsidRPr="00EE27B1">
            <w:rPr>
              <w:b/>
              <w:i/>
              <w:noProof/>
              <w:sz w:val="24"/>
              <w:szCs w:val="24"/>
              <w:rPrChange w:id="7232" w:author="Tre" w:date="2012-11-19T09:04:00Z">
                <w:rPr>
                  <w:b/>
                  <w:i/>
                  <w:noProof/>
                  <w:color w:val="0000FF"/>
                  <w:u w:val="single"/>
                </w:rPr>
              </w:rPrChange>
            </w:rPr>
            <w:delText>Forcefield</w:delText>
          </w:r>
          <w:r w:rsidRPr="00EE27B1" w:rsidDel="00E404A2">
            <w:rPr>
              <w:b/>
              <w:i/>
              <w:sz w:val="24"/>
              <w:szCs w:val="24"/>
              <w:rPrChange w:id="7233" w:author="Tre" w:date="2012-11-19T09:04:00Z">
                <w:rPr>
                  <w:b/>
                  <w:i/>
                  <w:color w:val="0000FF"/>
                  <w:u w:val="single"/>
                </w:rPr>
              </w:rPrChange>
            </w:rPr>
            <w:fldChar w:fldCharType="end"/>
          </w:r>
          <w:r w:rsidRPr="00EE27B1">
            <w:rPr>
              <w:b/>
              <w:sz w:val="24"/>
              <w:szCs w:val="24"/>
              <w:rPrChange w:id="7234" w:author="Tre" w:date="2012-11-19T09:04:00Z">
                <w:rPr>
                  <w:b/>
                  <w:color w:val="0000FF"/>
                  <w:u w:val="single"/>
                </w:rPr>
              </w:rPrChange>
            </w:rPr>
            <w:delText>”</w:delText>
          </w:r>
          <w:r w:rsidRPr="00EE27B1">
            <w:rPr>
              <w:sz w:val="24"/>
              <w:szCs w:val="24"/>
              <w:rPrChange w:id="7235" w:author="Tre" w:date="2012-11-19T09:04:00Z">
                <w:rPr>
                  <w:color w:val="0000FF"/>
                  <w:u w:val="single"/>
                </w:rPr>
              </w:rPrChange>
            </w:rPr>
            <w:delText xml:space="preserve"> - [CyberZen]</w:delText>
          </w:r>
        </w:del>
      </w:ins>
    </w:p>
    <w:p w:rsidR="001F7E3F" w:rsidRPr="00880A1F" w:rsidRDefault="00EE27B1">
      <w:pPr>
        <w:pStyle w:val="MatrixSuperfluous"/>
        <w:rPr>
          <w:ins w:id="7236" w:author="frontdesk" w:date="2012-11-16T12:46:00Z"/>
          <w:del w:id="7237" w:author="Tre" w:date="2012-11-16T21:30:00Z"/>
          <w:sz w:val="24"/>
          <w:szCs w:val="24"/>
          <w:rPrChange w:id="7238" w:author="Tre" w:date="2012-11-19T09:04:00Z">
            <w:rPr>
              <w:ins w:id="7239" w:author="frontdesk" w:date="2012-11-16T12:46:00Z"/>
              <w:del w:id="7240" w:author="Tre" w:date="2012-11-16T21:30:00Z"/>
            </w:rPr>
          </w:rPrChange>
        </w:rPr>
      </w:pPr>
      <w:ins w:id="7241" w:author="frontdesk" w:date="2012-11-16T12:46:00Z">
        <w:del w:id="7242" w:author="Tre" w:date="2012-11-16T21:30:00Z">
          <w:r w:rsidRPr="00EE27B1">
            <w:rPr>
              <w:sz w:val="24"/>
              <w:szCs w:val="24"/>
              <w:rPrChange w:id="7243" w:author="Tre" w:date="2012-11-19T09:04:00Z">
                <w:rPr>
                  <w:color w:val="0000FF"/>
                  <w:u w:val="single"/>
                </w:rPr>
              </w:rPrChange>
            </w:rPr>
            <w:delText>Rule Bender Feat:</w:delText>
          </w:r>
          <w:r w:rsidRPr="00EE27B1">
            <w:rPr>
              <w:i/>
              <w:sz w:val="24"/>
              <w:szCs w:val="24"/>
              <w:rPrChange w:id="7244" w:author="Tre" w:date="2012-11-19T09:04:00Z">
                <w:rPr>
                  <w:i/>
                  <w:color w:val="0000FF"/>
                  <w:u w:val="single"/>
                </w:rPr>
              </w:rPrChange>
            </w:rPr>
            <w:delText xml:space="preserve"> </w:delText>
          </w:r>
          <w:r w:rsidRPr="00EE27B1" w:rsidDel="00E404A2">
            <w:rPr>
              <w:i/>
              <w:sz w:val="24"/>
              <w:szCs w:val="24"/>
              <w:rPrChange w:id="7245" w:author="Tre" w:date="2012-11-19T09:04:00Z">
                <w:rPr>
                  <w:i/>
                  <w:color w:val="0000FF"/>
                  <w:u w:val="single"/>
                </w:rPr>
              </w:rPrChange>
            </w:rPr>
            <w:fldChar w:fldCharType="begin"/>
          </w:r>
          <w:r w:rsidRPr="00EE27B1">
            <w:rPr>
              <w:i/>
              <w:sz w:val="24"/>
              <w:szCs w:val="24"/>
              <w:rPrChange w:id="7246" w:author="Tre" w:date="2012-11-19T09:04:00Z">
                <w:rPr>
                  <w:i/>
                  <w:color w:val="0000FF"/>
                  <w:u w:val="single"/>
                </w:rPr>
              </w:rPrChange>
            </w:rPr>
            <w:delInstrText xml:space="preserve"> MERGEFIELD Rule_Bender_Description </w:delInstrText>
          </w:r>
          <w:r w:rsidRPr="00EE27B1" w:rsidDel="00E404A2">
            <w:rPr>
              <w:i/>
              <w:sz w:val="24"/>
              <w:szCs w:val="24"/>
              <w:rPrChange w:id="7247" w:author="Tre" w:date="2012-11-19T09:04:00Z">
                <w:rPr>
                  <w:i/>
                  <w:color w:val="0000FF"/>
                  <w:u w:val="single"/>
                </w:rPr>
              </w:rPrChange>
            </w:rPr>
            <w:fldChar w:fldCharType="separate"/>
          </w:r>
          <w:r w:rsidRPr="00EE27B1">
            <w:rPr>
              <w:i/>
              <w:noProof/>
              <w:sz w:val="24"/>
              <w:szCs w:val="24"/>
              <w:rPrChange w:id="7248" w:author="Tre" w:date="2012-11-19T09:04:00Z">
                <w:rPr>
                  <w:i/>
                  <w:noProof/>
                  <w:color w:val="0000FF"/>
                  <w:u w:val="single"/>
                </w:rPr>
              </w:rPrChange>
            </w:rPr>
            <w:delText>create a forcefield around your body that can repel objects, gases or forces from touching the character. This field is on the surface of the characters body.</w:delText>
          </w:r>
          <w:r w:rsidRPr="00EE27B1" w:rsidDel="00E404A2">
            <w:rPr>
              <w:i/>
              <w:sz w:val="24"/>
              <w:szCs w:val="24"/>
              <w:rPrChange w:id="7249" w:author="Tre" w:date="2012-11-19T09:04:00Z">
                <w:rPr>
                  <w:i/>
                  <w:color w:val="0000FF"/>
                  <w:u w:val="single"/>
                </w:rPr>
              </w:rPrChange>
            </w:rPr>
            <w:fldChar w:fldCharType="end"/>
          </w:r>
        </w:del>
      </w:ins>
    </w:p>
    <w:p w:rsidR="001F7E3F" w:rsidRPr="00880A1F" w:rsidRDefault="00EE27B1">
      <w:pPr>
        <w:pStyle w:val="MatrixSuperfluous"/>
        <w:rPr>
          <w:ins w:id="7250" w:author="frontdesk" w:date="2012-11-16T12:46:00Z"/>
          <w:del w:id="7251" w:author="Tre" w:date="2012-11-16T21:30:00Z"/>
          <w:sz w:val="24"/>
          <w:szCs w:val="24"/>
          <w:rPrChange w:id="7252" w:author="Tre" w:date="2012-11-19T09:04:00Z">
            <w:rPr>
              <w:ins w:id="7253" w:author="frontdesk" w:date="2012-11-16T12:46:00Z"/>
              <w:del w:id="7254" w:author="Tre" w:date="2012-11-16T21:30:00Z"/>
            </w:rPr>
          </w:rPrChange>
        </w:rPr>
      </w:pPr>
      <w:ins w:id="7255" w:author="frontdesk" w:date="2012-11-16T12:46:00Z">
        <w:del w:id="7256" w:author="Tre" w:date="2012-11-16T21:30:00Z">
          <w:r w:rsidRPr="00EE27B1">
            <w:rPr>
              <w:sz w:val="24"/>
              <w:szCs w:val="24"/>
              <w:rPrChange w:id="7257" w:author="Tre" w:date="2012-11-19T09:04:00Z">
                <w:rPr>
                  <w:color w:val="0000FF"/>
                  <w:u w:val="single"/>
                </w:rPr>
              </w:rPrChange>
            </w:rPr>
            <w:delText xml:space="preserve">Rule Breaker Feat: </w:delText>
          </w:r>
          <w:r w:rsidRPr="00EE27B1" w:rsidDel="00E404A2">
            <w:rPr>
              <w:i/>
              <w:sz w:val="24"/>
              <w:szCs w:val="24"/>
              <w:rPrChange w:id="7258" w:author="Tre" w:date="2012-11-19T09:04:00Z">
                <w:rPr>
                  <w:i/>
                  <w:color w:val="0000FF"/>
                  <w:u w:val="single"/>
                </w:rPr>
              </w:rPrChange>
            </w:rPr>
            <w:fldChar w:fldCharType="begin"/>
          </w:r>
          <w:r w:rsidRPr="00EE27B1">
            <w:rPr>
              <w:i/>
              <w:sz w:val="24"/>
              <w:szCs w:val="24"/>
              <w:rPrChange w:id="7259" w:author="Tre" w:date="2012-11-19T09:04:00Z">
                <w:rPr>
                  <w:i/>
                  <w:color w:val="0000FF"/>
                  <w:u w:val="single"/>
                </w:rPr>
              </w:rPrChange>
            </w:rPr>
            <w:delInstrText xml:space="preserve"> MERGEFIELD Rule_Breaker_Description </w:delInstrText>
          </w:r>
          <w:r w:rsidRPr="00EE27B1" w:rsidDel="00E404A2">
            <w:rPr>
              <w:i/>
              <w:sz w:val="24"/>
              <w:szCs w:val="24"/>
              <w:rPrChange w:id="7260" w:author="Tre" w:date="2012-11-19T09:04:00Z">
                <w:rPr>
                  <w:i/>
                  <w:color w:val="0000FF"/>
                  <w:u w:val="single"/>
                </w:rPr>
              </w:rPrChange>
            </w:rPr>
            <w:fldChar w:fldCharType="separate"/>
          </w:r>
          <w:r w:rsidRPr="00EE27B1">
            <w:rPr>
              <w:i/>
              <w:noProof/>
              <w:sz w:val="24"/>
              <w:szCs w:val="24"/>
              <w:rPrChange w:id="7261" w:author="Tre" w:date="2012-11-19T09:04:00Z">
                <w:rPr>
                  <w:i/>
                  <w:noProof/>
                  <w:color w:val="0000FF"/>
                  <w:u w:val="single"/>
                </w:rPr>
              </w:rPrChange>
            </w:rPr>
            <w:delText>Extend this forcefield to others, or around a certain area. The forcefield is one they control not multiple created each time they wish to use it. If they are using the forcefield to protect someone else they are not protected themselves.</w:delText>
          </w:r>
          <w:r w:rsidRPr="00EE27B1" w:rsidDel="00E404A2">
            <w:rPr>
              <w:i/>
              <w:sz w:val="24"/>
              <w:szCs w:val="24"/>
              <w:rPrChange w:id="7262" w:author="Tre" w:date="2012-11-19T09:04:00Z">
                <w:rPr>
                  <w:i/>
                  <w:color w:val="0000FF"/>
                  <w:u w:val="single"/>
                </w:rPr>
              </w:rPrChange>
            </w:rPr>
            <w:fldChar w:fldCharType="end"/>
          </w:r>
          <w:r w:rsidRPr="00EE27B1" w:rsidDel="00E404A2">
            <w:rPr>
              <w:sz w:val="24"/>
              <w:szCs w:val="24"/>
              <w:rPrChange w:id="7263" w:author="Tre" w:date="2012-11-19T09:04:00Z">
                <w:rPr>
                  <w:color w:val="0000FF"/>
                  <w:u w:val="single"/>
                </w:rPr>
              </w:rPrChange>
            </w:rPr>
            <w:fldChar w:fldCharType="begin"/>
          </w:r>
          <w:r w:rsidRPr="00EE27B1">
            <w:rPr>
              <w:sz w:val="24"/>
              <w:szCs w:val="24"/>
              <w:rPrChange w:id="7264" w:author="Tre" w:date="2012-11-19T09:04:00Z">
                <w:rPr>
                  <w:color w:val="0000FF"/>
                  <w:u w:val="single"/>
                </w:rPr>
              </w:rPrChange>
            </w:rPr>
            <w:delInstrText xml:space="preserve"> NEXT  \* MERGEFORMAT </w:delInstrText>
          </w:r>
          <w:r w:rsidRPr="00EE27B1" w:rsidDel="00E404A2">
            <w:rPr>
              <w:sz w:val="24"/>
              <w:szCs w:val="24"/>
              <w:rPrChange w:id="7265" w:author="Tre" w:date="2012-11-19T09:04:00Z">
                <w:rPr>
                  <w:color w:val="0000FF"/>
                  <w:u w:val="single"/>
                </w:rPr>
              </w:rPrChange>
            </w:rPr>
            <w:fldChar w:fldCharType="end"/>
          </w:r>
        </w:del>
      </w:ins>
    </w:p>
    <w:p w:rsidR="001F7E3F" w:rsidRPr="00880A1F" w:rsidRDefault="001F7E3F">
      <w:pPr>
        <w:pStyle w:val="MatrixSuperfluous"/>
        <w:rPr>
          <w:ins w:id="7266" w:author="frontdesk" w:date="2012-11-16T12:46:00Z"/>
          <w:del w:id="7267" w:author="Tre" w:date="2012-11-16T21:30:00Z"/>
          <w:sz w:val="24"/>
          <w:szCs w:val="24"/>
          <w:rPrChange w:id="7268" w:author="Tre" w:date="2012-11-19T09:04:00Z">
            <w:rPr>
              <w:ins w:id="7269" w:author="frontdesk" w:date="2012-11-16T12:46:00Z"/>
              <w:del w:id="7270" w:author="Tre" w:date="2012-11-16T21:30:00Z"/>
            </w:rPr>
          </w:rPrChange>
        </w:rPr>
      </w:pPr>
    </w:p>
    <w:p w:rsidR="001F7E3F" w:rsidRPr="00880A1F" w:rsidRDefault="00EE27B1">
      <w:pPr>
        <w:pStyle w:val="MatrixSuperfluous"/>
        <w:rPr>
          <w:ins w:id="7271" w:author="frontdesk" w:date="2012-11-16T12:46:00Z"/>
          <w:del w:id="7272" w:author="Tre" w:date="2012-11-16T21:30:00Z"/>
          <w:sz w:val="24"/>
          <w:szCs w:val="24"/>
          <w:rPrChange w:id="7273" w:author="Tre" w:date="2012-11-19T09:04:00Z">
            <w:rPr>
              <w:ins w:id="7274" w:author="frontdesk" w:date="2012-11-16T12:46:00Z"/>
              <w:del w:id="7275" w:author="Tre" w:date="2012-11-16T21:30:00Z"/>
            </w:rPr>
          </w:rPrChange>
        </w:rPr>
      </w:pPr>
      <w:ins w:id="7276" w:author="frontdesk" w:date="2012-11-16T12:46:00Z">
        <w:del w:id="7277" w:author="Tre" w:date="2012-11-16T21:30:00Z">
          <w:r w:rsidRPr="00EE27B1">
            <w:rPr>
              <w:b/>
              <w:sz w:val="24"/>
              <w:szCs w:val="24"/>
              <w:rPrChange w:id="7278" w:author="Tre" w:date="2012-11-19T09:04:00Z">
                <w:rPr>
                  <w:b/>
                  <w:color w:val="0000FF"/>
                  <w:u w:val="single"/>
                </w:rPr>
              </w:rPrChange>
            </w:rPr>
            <w:delText>Matrix Feat</w:delText>
          </w:r>
          <w:r w:rsidRPr="00EE27B1">
            <w:rPr>
              <w:sz w:val="24"/>
              <w:szCs w:val="24"/>
              <w:rPrChange w:id="7279" w:author="Tre" w:date="2012-11-19T09:04:00Z">
                <w:rPr>
                  <w:color w:val="0000FF"/>
                  <w:u w:val="single"/>
                </w:rPr>
              </w:rPrChange>
            </w:rPr>
            <w:delText xml:space="preserve"> </w:delText>
          </w:r>
          <w:r w:rsidRPr="00EE27B1">
            <w:rPr>
              <w:b/>
              <w:sz w:val="24"/>
              <w:szCs w:val="24"/>
              <w:rPrChange w:id="7280" w:author="Tre" w:date="2012-11-19T09:04:00Z">
                <w:rPr>
                  <w:b/>
                  <w:color w:val="0000FF"/>
                  <w:u w:val="single"/>
                </w:rPr>
              </w:rPrChange>
            </w:rPr>
            <w:delText>“</w:delText>
          </w:r>
          <w:r w:rsidRPr="00EE27B1" w:rsidDel="00E404A2">
            <w:rPr>
              <w:b/>
              <w:i/>
              <w:sz w:val="24"/>
              <w:szCs w:val="24"/>
              <w:rPrChange w:id="7281" w:author="Tre" w:date="2012-11-19T09:04:00Z">
                <w:rPr>
                  <w:b/>
                  <w:i/>
                  <w:color w:val="0000FF"/>
                  <w:u w:val="single"/>
                </w:rPr>
              </w:rPrChange>
            </w:rPr>
            <w:fldChar w:fldCharType="begin"/>
          </w:r>
          <w:r w:rsidRPr="00EE27B1">
            <w:rPr>
              <w:b/>
              <w:i/>
              <w:sz w:val="24"/>
              <w:szCs w:val="24"/>
              <w:rPrChange w:id="7282" w:author="Tre" w:date="2012-11-19T09:04:00Z">
                <w:rPr>
                  <w:b/>
                  <w:i/>
                  <w:color w:val="0000FF"/>
                  <w:u w:val="single"/>
                </w:rPr>
              </w:rPrChange>
            </w:rPr>
            <w:delInstrText xml:space="preserve"> MERGEFIELD Skill </w:delInstrText>
          </w:r>
          <w:r w:rsidRPr="00EE27B1" w:rsidDel="00E404A2">
            <w:rPr>
              <w:b/>
              <w:i/>
              <w:sz w:val="24"/>
              <w:szCs w:val="24"/>
              <w:rPrChange w:id="7283" w:author="Tre" w:date="2012-11-19T09:04:00Z">
                <w:rPr>
                  <w:b/>
                  <w:i/>
                  <w:color w:val="0000FF"/>
                  <w:u w:val="single"/>
                </w:rPr>
              </w:rPrChange>
            </w:rPr>
            <w:fldChar w:fldCharType="separate"/>
          </w:r>
          <w:r w:rsidRPr="00EE27B1">
            <w:rPr>
              <w:b/>
              <w:i/>
              <w:noProof/>
              <w:sz w:val="24"/>
              <w:szCs w:val="24"/>
              <w:rPrChange w:id="7284" w:author="Tre" w:date="2012-11-19T09:04:00Z">
                <w:rPr>
                  <w:b/>
                  <w:i/>
                  <w:noProof/>
                  <w:color w:val="0000FF"/>
                  <w:u w:val="single"/>
                </w:rPr>
              </w:rPrChange>
            </w:rPr>
            <w:delText>Gliding</w:delText>
          </w:r>
          <w:r w:rsidRPr="00EE27B1" w:rsidDel="00E404A2">
            <w:rPr>
              <w:b/>
              <w:i/>
              <w:sz w:val="24"/>
              <w:szCs w:val="24"/>
              <w:rPrChange w:id="7285" w:author="Tre" w:date="2012-11-19T09:04:00Z">
                <w:rPr>
                  <w:b/>
                  <w:i/>
                  <w:color w:val="0000FF"/>
                  <w:u w:val="single"/>
                </w:rPr>
              </w:rPrChange>
            </w:rPr>
            <w:fldChar w:fldCharType="end"/>
          </w:r>
          <w:r w:rsidRPr="00EE27B1">
            <w:rPr>
              <w:b/>
              <w:sz w:val="24"/>
              <w:szCs w:val="24"/>
              <w:rPrChange w:id="7286" w:author="Tre" w:date="2012-11-19T09:04:00Z">
                <w:rPr>
                  <w:b/>
                  <w:color w:val="0000FF"/>
                  <w:u w:val="single"/>
                </w:rPr>
              </w:rPrChange>
            </w:rPr>
            <w:delText>”</w:delText>
          </w:r>
          <w:r w:rsidRPr="00EE27B1">
            <w:rPr>
              <w:sz w:val="24"/>
              <w:szCs w:val="24"/>
              <w:rPrChange w:id="7287" w:author="Tre" w:date="2012-11-19T09:04:00Z">
                <w:rPr>
                  <w:color w:val="0000FF"/>
                  <w:u w:val="single"/>
                </w:rPr>
              </w:rPrChange>
            </w:rPr>
            <w:delText xml:space="preserve"> - [CyberZen]</w:delText>
          </w:r>
        </w:del>
      </w:ins>
    </w:p>
    <w:p w:rsidR="001F7E3F" w:rsidRPr="00880A1F" w:rsidRDefault="00EE27B1">
      <w:pPr>
        <w:pStyle w:val="MatrixSuperfluous"/>
        <w:rPr>
          <w:ins w:id="7288" w:author="frontdesk" w:date="2012-11-16T12:46:00Z"/>
          <w:del w:id="7289" w:author="Tre" w:date="2012-11-16T21:30:00Z"/>
          <w:sz w:val="24"/>
          <w:szCs w:val="24"/>
          <w:rPrChange w:id="7290" w:author="Tre" w:date="2012-11-19T09:04:00Z">
            <w:rPr>
              <w:ins w:id="7291" w:author="frontdesk" w:date="2012-11-16T12:46:00Z"/>
              <w:del w:id="7292" w:author="Tre" w:date="2012-11-16T21:30:00Z"/>
            </w:rPr>
          </w:rPrChange>
        </w:rPr>
      </w:pPr>
      <w:ins w:id="7293" w:author="frontdesk" w:date="2012-11-16T12:46:00Z">
        <w:del w:id="7294" w:author="Tre" w:date="2012-11-16T21:30:00Z">
          <w:r w:rsidRPr="00EE27B1">
            <w:rPr>
              <w:sz w:val="24"/>
              <w:szCs w:val="24"/>
              <w:rPrChange w:id="7295" w:author="Tre" w:date="2012-11-19T09:04:00Z">
                <w:rPr>
                  <w:color w:val="0000FF"/>
                  <w:u w:val="single"/>
                </w:rPr>
              </w:rPrChange>
            </w:rPr>
            <w:delText>Rule Bender Feat:</w:delText>
          </w:r>
          <w:r w:rsidRPr="00EE27B1">
            <w:rPr>
              <w:i/>
              <w:sz w:val="24"/>
              <w:szCs w:val="24"/>
              <w:rPrChange w:id="7296" w:author="Tre" w:date="2012-11-19T09:04:00Z">
                <w:rPr>
                  <w:i/>
                  <w:color w:val="0000FF"/>
                  <w:u w:val="single"/>
                </w:rPr>
              </w:rPrChange>
            </w:rPr>
            <w:delText xml:space="preserve"> </w:delText>
          </w:r>
          <w:r w:rsidRPr="00EE27B1" w:rsidDel="00E404A2">
            <w:rPr>
              <w:i/>
              <w:sz w:val="24"/>
              <w:szCs w:val="24"/>
              <w:rPrChange w:id="7297" w:author="Tre" w:date="2012-11-19T09:04:00Z">
                <w:rPr>
                  <w:i/>
                  <w:color w:val="0000FF"/>
                  <w:u w:val="single"/>
                </w:rPr>
              </w:rPrChange>
            </w:rPr>
            <w:fldChar w:fldCharType="begin"/>
          </w:r>
          <w:r w:rsidRPr="00EE27B1">
            <w:rPr>
              <w:i/>
              <w:sz w:val="24"/>
              <w:szCs w:val="24"/>
              <w:rPrChange w:id="7298" w:author="Tre" w:date="2012-11-19T09:04:00Z">
                <w:rPr>
                  <w:i/>
                  <w:color w:val="0000FF"/>
                  <w:u w:val="single"/>
                </w:rPr>
              </w:rPrChange>
            </w:rPr>
            <w:delInstrText xml:space="preserve"> MERGEFIELD Rule_Bender_Description </w:delInstrText>
          </w:r>
          <w:r w:rsidRPr="00EE27B1" w:rsidDel="00E404A2">
            <w:rPr>
              <w:i/>
              <w:sz w:val="24"/>
              <w:szCs w:val="24"/>
              <w:rPrChange w:id="7299" w:author="Tre" w:date="2012-11-19T09:04:00Z">
                <w:rPr>
                  <w:i/>
                  <w:color w:val="0000FF"/>
                  <w:u w:val="single"/>
                </w:rPr>
              </w:rPrChange>
            </w:rPr>
            <w:fldChar w:fldCharType="separate"/>
          </w:r>
          <w:r w:rsidRPr="00EE27B1">
            <w:rPr>
              <w:i/>
              <w:noProof/>
              <w:sz w:val="24"/>
              <w:szCs w:val="24"/>
              <w:rPrChange w:id="7300" w:author="Tre" w:date="2012-11-19T09:04:00Z">
                <w:rPr>
                  <w:i/>
                  <w:noProof/>
                  <w:color w:val="0000FF"/>
                  <w:u w:val="single"/>
                </w:rPr>
              </w:rPrChange>
            </w:rPr>
            <w:delText>Character uses the air currents to lift them up. They can also jump from great heights and glide down on the air currents until they reach the ground soft and safely. The character can also turn off this Matrix Feat allowing them to fall to the ground nor</w:delText>
          </w:r>
          <w:r w:rsidRPr="00EE27B1" w:rsidDel="00E404A2">
            <w:rPr>
              <w:i/>
              <w:sz w:val="24"/>
              <w:szCs w:val="24"/>
              <w:rPrChange w:id="7301" w:author="Tre" w:date="2012-11-19T09:04:00Z">
                <w:rPr>
                  <w:i/>
                  <w:color w:val="0000FF"/>
                  <w:u w:val="single"/>
                </w:rPr>
              </w:rPrChange>
            </w:rPr>
            <w:fldChar w:fldCharType="end"/>
          </w:r>
        </w:del>
      </w:ins>
    </w:p>
    <w:p w:rsidR="001F7E3F" w:rsidRPr="00880A1F" w:rsidRDefault="00EE27B1">
      <w:pPr>
        <w:pStyle w:val="MatrixSuperfluous"/>
        <w:rPr>
          <w:ins w:id="7302" w:author="frontdesk" w:date="2012-11-16T12:46:00Z"/>
          <w:del w:id="7303" w:author="Tre" w:date="2012-11-16T21:30:00Z"/>
          <w:sz w:val="24"/>
          <w:szCs w:val="24"/>
          <w:rPrChange w:id="7304" w:author="Tre" w:date="2012-11-19T09:04:00Z">
            <w:rPr>
              <w:ins w:id="7305" w:author="frontdesk" w:date="2012-11-16T12:46:00Z"/>
              <w:del w:id="7306" w:author="Tre" w:date="2012-11-16T21:30:00Z"/>
            </w:rPr>
          </w:rPrChange>
        </w:rPr>
      </w:pPr>
      <w:ins w:id="7307" w:author="frontdesk" w:date="2012-11-16T12:46:00Z">
        <w:del w:id="7308" w:author="Tre" w:date="2012-11-16T21:30:00Z">
          <w:r w:rsidRPr="00EE27B1">
            <w:rPr>
              <w:sz w:val="24"/>
              <w:szCs w:val="24"/>
              <w:rPrChange w:id="7309" w:author="Tre" w:date="2012-11-19T09:04:00Z">
                <w:rPr>
                  <w:color w:val="0000FF"/>
                  <w:u w:val="single"/>
                </w:rPr>
              </w:rPrChange>
            </w:rPr>
            <w:delText xml:space="preserve">Rule Breaker Feat: </w:delText>
          </w:r>
          <w:r w:rsidRPr="00EE27B1" w:rsidDel="00E404A2">
            <w:rPr>
              <w:i/>
              <w:sz w:val="24"/>
              <w:szCs w:val="24"/>
              <w:rPrChange w:id="7310" w:author="Tre" w:date="2012-11-19T09:04:00Z">
                <w:rPr>
                  <w:i/>
                  <w:color w:val="0000FF"/>
                  <w:u w:val="single"/>
                </w:rPr>
              </w:rPrChange>
            </w:rPr>
            <w:fldChar w:fldCharType="begin"/>
          </w:r>
          <w:r w:rsidRPr="00EE27B1">
            <w:rPr>
              <w:i/>
              <w:sz w:val="24"/>
              <w:szCs w:val="24"/>
              <w:rPrChange w:id="7311" w:author="Tre" w:date="2012-11-19T09:04:00Z">
                <w:rPr>
                  <w:i/>
                  <w:color w:val="0000FF"/>
                  <w:u w:val="single"/>
                </w:rPr>
              </w:rPrChange>
            </w:rPr>
            <w:delInstrText xml:space="preserve"> MERGEFIELD Rule_Breaker_Description </w:delInstrText>
          </w:r>
          <w:r w:rsidRPr="00EE27B1" w:rsidDel="00E404A2">
            <w:rPr>
              <w:i/>
              <w:sz w:val="24"/>
              <w:szCs w:val="24"/>
              <w:rPrChange w:id="7312" w:author="Tre" w:date="2012-11-19T09:04:00Z">
                <w:rPr>
                  <w:i/>
                  <w:color w:val="0000FF"/>
                  <w:u w:val="single"/>
                </w:rPr>
              </w:rPrChange>
            </w:rPr>
            <w:fldChar w:fldCharType="separate"/>
          </w:r>
          <w:r w:rsidRPr="00EE27B1">
            <w:rPr>
              <w:i/>
              <w:noProof/>
              <w:sz w:val="24"/>
              <w:szCs w:val="24"/>
              <w:rPrChange w:id="7313" w:author="Tre" w:date="2012-11-19T09:04:00Z">
                <w:rPr>
                  <w:i/>
                  <w:noProof/>
                  <w:color w:val="0000FF"/>
                  <w:u w:val="single"/>
                </w:rPr>
              </w:rPrChange>
            </w:rPr>
            <w:delText>The character glides without the aid of air currents or hot air rising currents. They still need to jump from a height but once in the air they can move like a glider and imagine the air currents they need. So for example the character could take a runnin</w:delText>
          </w:r>
          <w:r w:rsidRPr="00EE27B1" w:rsidDel="00E404A2">
            <w:rPr>
              <w:i/>
              <w:sz w:val="24"/>
              <w:szCs w:val="24"/>
              <w:rPrChange w:id="7314" w:author="Tre" w:date="2012-11-19T09:04:00Z">
                <w:rPr>
                  <w:i/>
                  <w:color w:val="0000FF"/>
                  <w:u w:val="single"/>
                </w:rPr>
              </w:rPrChange>
            </w:rPr>
            <w:fldChar w:fldCharType="end"/>
          </w:r>
          <w:r w:rsidRPr="00EE27B1" w:rsidDel="00E404A2">
            <w:rPr>
              <w:sz w:val="24"/>
              <w:szCs w:val="24"/>
              <w:rPrChange w:id="7315" w:author="Tre" w:date="2012-11-19T09:04:00Z">
                <w:rPr>
                  <w:color w:val="0000FF"/>
                  <w:u w:val="single"/>
                </w:rPr>
              </w:rPrChange>
            </w:rPr>
            <w:fldChar w:fldCharType="begin"/>
          </w:r>
          <w:r w:rsidRPr="00EE27B1">
            <w:rPr>
              <w:sz w:val="24"/>
              <w:szCs w:val="24"/>
              <w:rPrChange w:id="7316" w:author="Tre" w:date="2012-11-19T09:04:00Z">
                <w:rPr>
                  <w:color w:val="0000FF"/>
                  <w:u w:val="single"/>
                </w:rPr>
              </w:rPrChange>
            </w:rPr>
            <w:delInstrText xml:space="preserve"> NEXT  \* MERGEFORMAT </w:delInstrText>
          </w:r>
          <w:r w:rsidRPr="00EE27B1" w:rsidDel="00E404A2">
            <w:rPr>
              <w:sz w:val="24"/>
              <w:szCs w:val="24"/>
              <w:rPrChange w:id="7317" w:author="Tre" w:date="2012-11-19T09:04:00Z">
                <w:rPr>
                  <w:color w:val="0000FF"/>
                  <w:u w:val="single"/>
                </w:rPr>
              </w:rPrChange>
            </w:rPr>
            <w:fldChar w:fldCharType="end"/>
          </w:r>
        </w:del>
      </w:ins>
    </w:p>
    <w:p w:rsidR="001F7E3F" w:rsidRPr="00880A1F" w:rsidRDefault="001F7E3F">
      <w:pPr>
        <w:pStyle w:val="MatrixSuperfluous"/>
        <w:rPr>
          <w:ins w:id="7318" w:author="frontdesk" w:date="2012-11-16T12:46:00Z"/>
          <w:del w:id="7319" w:author="Tre" w:date="2012-11-16T21:30:00Z"/>
          <w:sz w:val="24"/>
          <w:szCs w:val="24"/>
          <w:rPrChange w:id="7320" w:author="Tre" w:date="2012-11-19T09:04:00Z">
            <w:rPr>
              <w:ins w:id="7321" w:author="frontdesk" w:date="2012-11-16T12:46:00Z"/>
              <w:del w:id="7322" w:author="Tre" w:date="2012-11-16T21:30:00Z"/>
            </w:rPr>
          </w:rPrChange>
        </w:rPr>
      </w:pPr>
    </w:p>
    <w:p w:rsidR="001F7E3F" w:rsidRPr="00880A1F" w:rsidRDefault="00EE27B1">
      <w:pPr>
        <w:pStyle w:val="MatrixSuperfluous"/>
        <w:rPr>
          <w:ins w:id="7323" w:author="frontdesk" w:date="2012-11-16T12:46:00Z"/>
          <w:del w:id="7324" w:author="Tre" w:date="2012-11-16T21:30:00Z"/>
          <w:sz w:val="24"/>
          <w:szCs w:val="24"/>
          <w:rPrChange w:id="7325" w:author="Tre" w:date="2012-11-19T09:04:00Z">
            <w:rPr>
              <w:ins w:id="7326" w:author="frontdesk" w:date="2012-11-16T12:46:00Z"/>
              <w:del w:id="7327" w:author="Tre" w:date="2012-11-16T21:30:00Z"/>
            </w:rPr>
          </w:rPrChange>
        </w:rPr>
      </w:pPr>
      <w:ins w:id="7328" w:author="frontdesk" w:date="2012-11-16T12:46:00Z">
        <w:del w:id="7329" w:author="Tre" w:date="2012-11-16T21:30:00Z">
          <w:r w:rsidRPr="00EE27B1">
            <w:rPr>
              <w:b/>
              <w:sz w:val="24"/>
              <w:szCs w:val="24"/>
              <w:rPrChange w:id="7330" w:author="Tre" w:date="2012-11-19T09:04:00Z">
                <w:rPr>
                  <w:b/>
                  <w:color w:val="0000FF"/>
                  <w:u w:val="single"/>
                </w:rPr>
              </w:rPrChange>
            </w:rPr>
            <w:delText>Matrix Feat</w:delText>
          </w:r>
          <w:r w:rsidRPr="00EE27B1">
            <w:rPr>
              <w:sz w:val="24"/>
              <w:szCs w:val="24"/>
              <w:rPrChange w:id="7331" w:author="Tre" w:date="2012-11-19T09:04:00Z">
                <w:rPr>
                  <w:color w:val="0000FF"/>
                  <w:u w:val="single"/>
                </w:rPr>
              </w:rPrChange>
            </w:rPr>
            <w:delText xml:space="preserve"> </w:delText>
          </w:r>
          <w:r w:rsidRPr="00EE27B1">
            <w:rPr>
              <w:b/>
              <w:sz w:val="24"/>
              <w:szCs w:val="24"/>
              <w:rPrChange w:id="7332" w:author="Tre" w:date="2012-11-19T09:04:00Z">
                <w:rPr>
                  <w:b/>
                  <w:color w:val="0000FF"/>
                  <w:u w:val="single"/>
                </w:rPr>
              </w:rPrChange>
            </w:rPr>
            <w:delText>“</w:delText>
          </w:r>
          <w:r w:rsidRPr="00EE27B1" w:rsidDel="00E404A2">
            <w:rPr>
              <w:b/>
              <w:i/>
              <w:sz w:val="24"/>
              <w:szCs w:val="24"/>
              <w:rPrChange w:id="7333" w:author="Tre" w:date="2012-11-19T09:04:00Z">
                <w:rPr>
                  <w:b/>
                  <w:i/>
                  <w:color w:val="0000FF"/>
                  <w:u w:val="single"/>
                </w:rPr>
              </w:rPrChange>
            </w:rPr>
            <w:fldChar w:fldCharType="begin"/>
          </w:r>
          <w:r w:rsidRPr="00EE27B1">
            <w:rPr>
              <w:b/>
              <w:i/>
              <w:sz w:val="24"/>
              <w:szCs w:val="24"/>
              <w:rPrChange w:id="7334" w:author="Tre" w:date="2012-11-19T09:04:00Z">
                <w:rPr>
                  <w:b/>
                  <w:i/>
                  <w:color w:val="0000FF"/>
                  <w:u w:val="single"/>
                </w:rPr>
              </w:rPrChange>
            </w:rPr>
            <w:delInstrText xml:space="preserve"> MERGEFIELD Skill </w:delInstrText>
          </w:r>
          <w:r w:rsidRPr="00EE27B1" w:rsidDel="00E404A2">
            <w:rPr>
              <w:b/>
              <w:i/>
              <w:sz w:val="24"/>
              <w:szCs w:val="24"/>
              <w:rPrChange w:id="7335" w:author="Tre" w:date="2012-11-19T09:04:00Z">
                <w:rPr>
                  <w:b/>
                  <w:i/>
                  <w:color w:val="0000FF"/>
                  <w:u w:val="single"/>
                </w:rPr>
              </w:rPrChange>
            </w:rPr>
            <w:fldChar w:fldCharType="separate"/>
          </w:r>
          <w:r w:rsidRPr="00EE27B1">
            <w:rPr>
              <w:b/>
              <w:i/>
              <w:noProof/>
              <w:sz w:val="24"/>
              <w:szCs w:val="24"/>
              <w:rPrChange w:id="7336" w:author="Tre" w:date="2012-11-19T09:04:00Z">
                <w:rPr>
                  <w:b/>
                  <w:i/>
                  <w:noProof/>
                  <w:color w:val="0000FF"/>
                  <w:u w:val="single"/>
                </w:rPr>
              </w:rPrChange>
            </w:rPr>
            <w:delText>Grow Claws</w:delText>
          </w:r>
          <w:r w:rsidRPr="00EE27B1" w:rsidDel="00E404A2">
            <w:rPr>
              <w:b/>
              <w:i/>
              <w:sz w:val="24"/>
              <w:szCs w:val="24"/>
              <w:rPrChange w:id="7337" w:author="Tre" w:date="2012-11-19T09:04:00Z">
                <w:rPr>
                  <w:b/>
                  <w:i/>
                  <w:color w:val="0000FF"/>
                  <w:u w:val="single"/>
                </w:rPr>
              </w:rPrChange>
            </w:rPr>
            <w:fldChar w:fldCharType="end"/>
          </w:r>
          <w:r w:rsidRPr="00EE27B1">
            <w:rPr>
              <w:b/>
              <w:sz w:val="24"/>
              <w:szCs w:val="24"/>
              <w:rPrChange w:id="7338" w:author="Tre" w:date="2012-11-19T09:04:00Z">
                <w:rPr>
                  <w:b/>
                  <w:color w:val="0000FF"/>
                  <w:u w:val="single"/>
                </w:rPr>
              </w:rPrChange>
            </w:rPr>
            <w:delText>”</w:delText>
          </w:r>
          <w:r w:rsidRPr="00EE27B1">
            <w:rPr>
              <w:sz w:val="24"/>
              <w:szCs w:val="24"/>
              <w:rPrChange w:id="7339" w:author="Tre" w:date="2012-11-19T09:04:00Z">
                <w:rPr>
                  <w:color w:val="0000FF"/>
                  <w:u w:val="single"/>
                </w:rPr>
              </w:rPrChange>
            </w:rPr>
            <w:delText xml:space="preserve"> - [CyberZen]</w:delText>
          </w:r>
        </w:del>
      </w:ins>
    </w:p>
    <w:p w:rsidR="001F7E3F" w:rsidRPr="00880A1F" w:rsidRDefault="00EE27B1">
      <w:pPr>
        <w:pStyle w:val="MatrixSuperfluous"/>
        <w:rPr>
          <w:ins w:id="7340" w:author="frontdesk" w:date="2012-11-16T12:46:00Z"/>
          <w:del w:id="7341" w:author="Tre" w:date="2012-11-16T21:30:00Z"/>
          <w:sz w:val="24"/>
          <w:szCs w:val="24"/>
          <w:rPrChange w:id="7342" w:author="Tre" w:date="2012-11-19T09:04:00Z">
            <w:rPr>
              <w:ins w:id="7343" w:author="frontdesk" w:date="2012-11-16T12:46:00Z"/>
              <w:del w:id="7344" w:author="Tre" w:date="2012-11-16T21:30:00Z"/>
            </w:rPr>
          </w:rPrChange>
        </w:rPr>
      </w:pPr>
      <w:ins w:id="7345" w:author="frontdesk" w:date="2012-11-16T12:46:00Z">
        <w:del w:id="7346" w:author="Tre" w:date="2012-11-16T21:30:00Z">
          <w:r w:rsidRPr="00EE27B1">
            <w:rPr>
              <w:sz w:val="24"/>
              <w:szCs w:val="24"/>
              <w:rPrChange w:id="7347" w:author="Tre" w:date="2012-11-19T09:04:00Z">
                <w:rPr>
                  <w:color w:val="0000FF"/>
                  <w:u w:val="single"/>
                </w:rPr>
              </w:rPrChange>
            </w:rPr>
            <w:delText>Rule Bender Feat:</w:delText>
          </w:r>
          <w:r w:rsidRPr="00EE27B1">
            <w:rPr>
              <w:i/>
              <w:sz w:val="24"/>
              <w:szCs w:val="24"/>
              <w:rPrChange w:id="7348" w:author="Tre" w:date="2012-11-19T09:04:00Z">
                <w:rPr>
                  <w:i/>
                  <w:color w:val="0000FF"/>
                  <w:u w:val="single"/>
                </w:rPr>
              </w:rPrChange>
            </w:rPr>
            <w:delText xml:space="preserve"> </w:delText>
          </w:r>
          <w:r w:rsidRPr="00EE27B1" w:rsidDel="00E404A2">
            <w:rPr>
              <w:i/>
              <w:sz w:val="24"/>
              <w:szCs w:val="24"/>
              <w:rPrChange w:id="7349" w:author="Tre" w:date="2012-11-19T09:04:00Z">
                <w:rPr>
                  <w:i/>
                  <w:color w:val="0000FF"/>
                  <w:u w:val="single"/>
                </w:rPr>
              </w:rPrChange>
            </w:rPr>
            <w:fldChar w:fldCharType="begin"/>
          </w:r>
          <w:r w:rsidRPr="00EE27B1">
            <w:rPr>
              <w:i/>
              <w:sz w:val="24"/>
              <w:szCs w:val="24"/>
              <w:rPrChange w:id="7350" w:author="Tre" w:date="2012-11-19T09:04:00Z">
                <w:rPr>
                  <w:i/>
                  <w:color w:val="0000FF"/>
                  <w:u w:val="single"/>
                </w:rPr>
              </w:rPrChange>
            </w:rPr>
            <w:delInstrText xml:space="preserve"> MERGEFIELD Rule_Bender_Description </w:delInstrText>
          </w:r>
          <w:r w:rsidRPr="00EE27B1" w:rsidDel="00E404A2">
            <w:rPr>
              <w:i/>
              <w:sz w:val="24"/>
              <w:szCs w:val="24"/>
              <w:rPrChange w:id="7351" w:author="Tre" w:date="2012-11-19T09:04:00Z">
                <w:rPr>
                  <w:i/>
                  <w:color w:val="0000FF"/>
                  <w:u w:val="single"/>
                </w:rPr>
              </w:rPrChange>
            </w:rPr>
            <w:fldChar w:fldCharType="separate"/>
          </w:r>
          <w:r w:rsidRPr="00EE27B1">
            <w:rPr>
              <w:i/>
              <w:noProof/>
              <w:sz w:val="24"/>
              <w:szCs w:val="24"/>
              <w:rPrChange w:id="7352" w:author="Tre" w:date="2012-11-19T09:04:00Z">
                <w:rPr>
                  <w:i/>
                  <w:noProof/>
                  <w:color w:val="0000FF"/>
                  <w:u w:val="single"/>
                </w:rPr>
              </w:rPrChange>
            </w:rPr>
            <w:delText>Give nails and teeth a razor sharp edge. Hard as diamonds and sharp as surgical razors.</w:delText>
          </w:r>
          <w:r w:rsidRPr="00EE27B1" w:rsidDel="00E404A2">
            <w:rPr>
              <w:i/>
              <w:sz w:val="24"/>
              <w:szCs w:val="24"/>
              <w:rPrChange w:id="7353" w:author="Tre" w:date="2012-11-19T09:04:00Z">
                <w:rPr>
                  <w:i/>
                  <w:color w:val="0000FF"/>
                  <w:u w:val="single"/>
                </w:rPr>
              </w:rPrChange>
            </w:rPr>
            <w:fldChar w:fldCharType="end"/>
          </w:r>
        </w:del>
      </w:ins>
    </w:p>
    <w:p w:rsidR="001F7E3F" w:rsidRPr="00880A1F" w:rsidRDefault="00EE27B1">
      <w:pPr>
        <w:pStyle w:val="MatrixSuperfluous"/>
        <w:rPr>
          <w:ins w:id="7354" w:author="frontdesk" w:date="2012-11-16T12:46:00Z"/>
          <w:del w:id="7355" w:author="Tre" w:date="2012-11-16T21:30:00Z"/>
          <w:sz w:val="24"/>
          <w:szCs w:val="24"/>
          <w:rPrChange w:id="7356" w:author="Tre" w:date="2012-11-19T09:04:00Z">
            <w:rPr>
              <w:ins w:id="7357" w:author="frontdesk" w:date="2012-11-16T12:46:00Z"/>
              <w:del w:id="7358" w:author="Tre" w:date="2012-11-16T21:30:00Z"/>
            </w:rPr>
          </w:rPrChange>
        </w:rPr>
      </w:pPr>
      <w:ins w:id="7359" w:author="frontdesk" w:date="2012-11-16T12:46:00Z">
        <w:del w:id="7360" w:author="Tre" w:date="2012-11-16T21:30:00Z">
          <w:r w:rsidRPr="00EE27B1">
            <w:rPr>
              <w:sz w:val="24"/>
              <w:szCs w:val="24"/>
              <w:rPrChange w:id="7361" w:author="Tre" w:date="2012-11-19T09:04:00Z">
                <w:rPr>
                  <w:color w:val="0000FF"/>
                  <w:u w:val="single"/>
                </w:rPr>
              </w:rPrChange>
            </w:rPr>
            <w:delText xml:space="preserve">Rule Breaker Feat: </w:delText>
          </w:r>
          <w:r w:rsidRPr="00EE27B1" w:rsidDel="00E404A2">
            <w:rPr>
              <w:i/>
              <w:sz w:val="24"/>
              <w:szCs w:val="24"/>
              <w:rPrChange w:id="7362" w:author="Tre" w:date="2012-11-19T09:04:00Z">
                <w:rPr>
                  <w:i/>
                  <w:color w:val="0000FF"/>
                  <w:u w:val="single"/>
                </w:rPr>
              </w:rPrChange>
            </w:rPr>
            <w:fldChar w:fldCharType="begin"/>
          </w:r>
          <w:r w:rsidRPr="00EE27B1">
            <w:rPr>
              <w:i/>
              <w:sz w:val="24"/>
              <w:szCs w:val="24"/>
              <w:rPrChange w:id="7363" w:author="Tre" w:date="2012-11-19T09:04:00Z">
                <w:rPr>
                  <w:i/>
                  <w:color w:val="0000FF"/>
                  <w:u w:val="single"/>
                </w:rPr>
              </w:rPrChange>
            </w:rPr>
            <w:delInstrText xml:space="preserve"> MERGEFIELD Rule_Breaker_Description </w:delInstrText>
          </w:r>
          <w:r w:rsidRPr="00EE27B1" w:rsidDel="00E404A2">
            <w:rPr>
              <w:i/>
              <w:sz w:val="24"/>
              <w:szCs w:val="24"/>
              <w:rPrChange w:id="7364" w:author="Tre" w:date="2012-11-19T09:04:00Z">
                <w:rPr>
                  <w:i/>
                  <w:color w:val="0000FF"/>
                  <w:u w:val="single"/>
                </w:rPr>
              </w:rPrChange>
            </w:rPr>
            <w:fldChar w:fldCharType="separate"/>
          </w:r>
          <w:r w:rsidRPr="00EE27B1">
            <w:rPr>
              <w:i/>
              <w:noProof/>
              <w:sz w:val="24"/>
              <w:szCs w:val="24"/>
              <w:rPrChange w:id="7365" w:author="Tre" w:date="2012-11-19T09:04:00Z">
                <w:rPr>
                  <w:i/>
                  <w:noProof/>
                  <w:color w:val="0000FF"/>
                  <w:u w:val="single"/>
                </w:rPr>
              </w:rPrChange>
            </w:rPr>
            <w:delText>Grow fingernails and toenails longer and stronger like cat claws. Character could even make bone poke through skin in the desired areas.</w:delText>
          </w:r>
          <w:r w:rsidRPr="00EE27B1" w:rsidDel="00E404A2">
            <w:rPr>
              <w:i/>
              <w:sz w:val="24"/>
              <w:szCs w:val="24"/>
              <w:rPrChange w:id="7366" w:author="Tre" w:date="2012-11-19T09:04:00Z">
                <w:rPr>
                  <w:i/>
                  <w:color w:val="0000FF"/>
                  <w:u w:val="single"/>
                </w:rPr>
              </w:rPrChange>
            </w:rPr>
            <w:fldChar w:fldCharType="end"/>
          </w:r>
          <w:r w:rsidRPr="00EE27B1" w:rsidDel="00E404A2">
            <w:rPr>
              <w:sz w:val="24"/>
              <w:szCs w:val="24"/>
              <w:rPrChange w:id="7367" w:author="Tre" w:date="2012-11-19T09:04:00Z">
                <w:rPr>
                  <w:color w:val="0000FF"/>
                  <w:u w:val="single"/>
                </w:rPr>
              </w:rPrChange>
            </w:rPr>
            <w:fldChar w:fldCharType="begin"/>
          </w:r>
          <w:r w:rsidRPr="00EE27B1">
            <w:rPr>
              <w:sz w:val="24"/>
              <w:szCs w:val="24"/>
              <w:rPrChange w:id="7368" w:author="Tre" w:date="2012-11-19T09:04:00Z">
                <w:rPr>
                  <w:color w:val="0000FF"/>
                  <w:u w:val="single"/>
                </w:rPr>
              </w:rPrChange>
            </w:rPr>
            <w:delInstrText xml:space="preserve"> NEXT  \* MERGEFORMAT </w:delInstrText>
          </w:r>
          <w:r w:rsidRPr="00EE27B1" w:rsidDel="00E404A2">
            <w:rPr>
              <w:sz w:val="24"/>
              <w:szCs w:val="24"/>
              <w:rPrChange w:id="7369" w:author="Tre" w:date="2012-11-19T09:04:00Z">
                <w:rPr>
                  <w:color w:val="0000FF"/>
                  <w:u w:val="single"/>
                </w:rPr>
              </w:rPrChange>
            </w:rPr>
            <w:fldChar w:fldCharType="end"/>
          </w:r>
        </w:del>
      </w:ins>
    </w:p>
    <w:p w:rsidR="001F7E3F" w:rsidRPr="00880A1F" w:rsidRDefault="001F7E3F">
      <w:pPr>
        <w:pStyle w:val="MatrixSuperfluous"/>
        <w:rPr>
          <w:ins w:id="7370" w:author="frontdesk" w:date="2012-11-16T12:46:00Z"/>
          <w:del w:id="7371" w:author="Tre" w:date="2012-11-16T21:30:00Z"/>
          <w:sz w:val="24"/>
          <w:szCs w:val="24"/>
          <w:rPrChange w:id="7372" w:author="Tre" w:date="2012-11-19T09:04:00Z">
            <w:rPr>
              <w:ins w:id="7373" w:author="frontdesk" w:date="2012-11-16T12:46:00Z"/>
              <w:del w:id="7374" w:author="Tre" w:date="2012-11-16T21:30:00Z"/>
            </w:rPr>
          </w:rPrChange>
        </w:rPr>
      </w:pPr>
    </w:p>
    <w:p w:rsidR="001F7E3F" w:rsidRPr="00880A1F" w:rsidRDefault="00EE27B1">
      <w:pPr>
        <w:pStyle w:val="MatrixSuperfluous"/>
        <w:rPr>
          <w:ins w:id="7375" w:author="frontdesk" w:date="2012-11-16T12:46:00Z"/>
          <w:del w:id="7376" w:author="Tre" w:date="2012-11-16T21:30:00Z"/>
          <w:sz w:val="24"/>
          <w:szCs w:val="24"/>
          <w:rPrChange w:id="7377" w:author="Tre" w:date="2012-11-19T09:04:00Z">
            <w:rPr>
              <w:ins w:id="7378" w:author="frontdesk" w:date="2012-11-16T12:46:00Z"/>
              <w:del w:id="7379" w:author="Tre" w:date="2012-11-16T21:30:00Z"/>
            </w:rPr>
          </w:rPrChange>
        </w:rPr>
      </w:pPr>
      <w:ins w:id="7380" w:author="frontdesk" w:date="2012-11-16T12:46:00Z">
        <w:del w:id="7381" w:author="Tre" w:date="2012-11-16T21:30:00Z">
          <w:r w:rsidRPr="00EE27B1">
            <w:rPr>
              <w:b/>
              <w:sz w:val="24"/>
              <w:szCs w:val="24"/>
              <w:rPrChange w:id="7382" w:author="Tre" w:date="2012-11-19T09:04:00Z">
                <w:rPr>
                  <w:b/>
                  <w:color w:val="0000FF"/>
                  <w:u w:val="single"/>
                </w:rPr>
              </w:rPrChange>
            </w:rPr>
            <w:delText>Matrix Feat</w:delText>
          </w:r>
          <w:r w:rsidRPr="00EE27B1">
            <w:rPr>
              <w:sz w:val="24"/>
              <w:szCs w:val="24"/>
              <w:rPrChange w:id="7383" w:author="Tre" w:date="2012-11-19T09:04:00Z">
                <w:rPr>
                  <w:color w:val="0000FF"/>
                  <w:u w:val="single"/>
                </w:rPr>
              </w:rPrChange>
            </w:rPr>
            <w:delText xml:space="preserve"> </w:delText>
          </w:r>
          <w:r w:rsidRPr="00EE27B1">
            <w:rPr>
              <w:b/>
              <w:sz w:val="24"/>
              <w:szCs w:val="24"/>
              <w:rPrChange w:id="7384" w:author="Tre" w:date="2012-11-19T09:04:00Z">
                <w:rPr>
                  <w:b/>
                  <w:color w:val="0000FF"/>
                  <w:u w:val="single"/>
                </w:rPr>
              </w:rPrChange>
            </w:rPr>
            <w:delText>“</w:delText>
          </w:r>
          <w:r w:rsidRPr="00EE27B1" w:rsidDel="00E404A2">
            <w:rPr>
              <w:b/>
              <w:i/>
              <w:sz w:val="24"/>
              <w:szCs w:val="24"/>
              <w:rPrChange w:id="7385" w:author="Tre" w:date="2012-11-19T09:04:00Z">
                <w:rPr>
                  <w:b/>
                  <w:i/>
                  <w:color w:val="0000FF"/>
                  <w:u w:val="single"/>
                </w:rPr>
              </w:rPrChange>
            </w:rPr>
            <w:fldChar w:fldCharType="begin"/>
          </w:r>
          <w:r w:rsidRPr="00EE27B1">
            <w:rPr>
              <w:b/>
              <w:i/>
              <w:sz w:val="24"/>
              <w:szCs w:val="24"/>
              <w:rPrChange w:id="7386" w:author="Tre" w:date="2012-11-19T09:04:00Z">
                <w:rPr>
                  <w:b/>
                  <w:i/>
                  <w:color w:val="0000FF"/>
                  <w:u w:val="single"/>
                </w:rPr>
              </w:rPrChange>
            </w:rPr>
            <w:delInstrText xml:space="preserve"> MERGEFIELD Skill </w:delInstrText>
          </w:r>
          <w:r w:rsidRPr="00EE27B1" w:rsidDel="00E404A2">
            <w:rPr>
              <w:b/>
              <w:i/>
              <w:sz w:val="24"/>
              <w:szCs w:val="24"/>
              <w:rPrChange w:id="7387" w:author="Tre" w:date="2012-11-19T09:04:00Z">
                <w:rPr>
                  <w:b/>
                  <w:i/>
                  <w:color w:val="0000FF"/>
                  <w:u w:val="single"/>
                </w:rPr>
              </w:rPrChange>
            </w:rPr>
            <w:fldChar w:fldCharType="separate"/>
          </w:r>
          <w:r w:rsidRPr="00EE27B1">
            <w:rPr>
              <w:b/>
              <w:i/>
              <w:noProof/>
              <w:sz w:val="24"/>
              <w:szCs w:val="24"/>
              <w:rPrChange w:id="7388" w:author="Tre" w:date="2012-11-19T09:04:00Z">
                <w:rPr>
                  <w:b/>
                  <w:i/>
                  <w:noProof/>
                  <w:color w:val="0000FF"/>
                  <w:u w:val="single"/>
                </w:rPr>
              </w:rPrChange>
            </w:rPr>
            <w:delText>Increased Attribute</w:delText>
          </w:r>
          <w:r w:rsidRPr="00EE27B1" w:rsidDel="00E404A2">
            <w:rPr>
              <w:b/>
              <w:i/>
              <w:sz w:val="24"/>
              <w:szCs w:val="24"/>
              <w:rPrChange w:id="7389" w:author="Tre" w:date="2012-11-19T09:04:00Z">
                <w:rPr>
                  <w:b/>
                  <w:i/>
                  <w:color w:val="0000FF"/>
                  <w:u w:val="single"/>
                </w:rPr>
              </w:rPrChange>
            </w:rPr>
            <w:fldChar w:fldCharType="end"/>
          </w:r>
          <w:r w:rsidRPr="00EE27B1">
            <w:rPr>
              <w:b/>
              <w:sz w:val="24"/>
              <w:szCs w:val="24"/>
              <w:rPrChange w:id="7390" w:author="Tre" w:date="2012-11-19T09:04:00Z">
                <w:rPr>
                  <w:b/>
                  <w:color w:val="0000FF"/>
                  <w:u w:val="single"/>
                </w:rPr>
              </w:rPrChange>
            </w:rPr>
            <w:delText>”</w:delText>
          </w:r>
          <w:r w:rsidRPr="00EE27B1">
            <w:rPr>
              <w:sz w:val="24"/>
              <w:szCs w:val="24"/>
              <w:rPrChange w:id="7391" w:author="Tre" w:date="2012-11-19T09:04:00Z">
                <w:rPr>
                  <w:color w:val="0000FF"/>
                  <w:u w:val="single"/>
                </w:rPr>
              </w:rPrChange>
            </w:rPr>
            <w:delText xml:space="preserve"> - [CyberZen]</w:delText>
          </w:r>
        </w:del>
      </w:ins>
    </w:p>
    <w:p w:rsidR="001F7E3F" w:rsidRPr="00880A1F" w:rsidRDefault="00EE27B1">
      <w:pPr>
        <w:pStyle w:val="MatrixSuperfluous"/>
        <w:rPr>
          <w:ins w:id="7392" w:author="frontdesk" w:date="2012-11-16T12:46:00Z"/>
          <w:del w:id="7393" w:author="Tre" w:date="2012-11-16T21:30:00Z"/>
          <w:sz w:val="24"/>
          <w:szCs w:val="24"/>
          <w:rPrChange w:id="7394" w:author="Tre" w:date="2012-11-19T09:04:00Z">
            <w:rPr>
              <w:ins w:id="7395" w:author="frontdesk" w:date="2012-11-16T12:46:00Z"/>
              <w:del w:id="7396" w:author="Tre" w:date="2012-11-16T21:30:00Z"/>
            </w:rPr>
          </w:rPrChange>
        </w:rPr>
      </w:pPr>
      <w:ins w:id="7397" w:author="frontdesk" w:date="2012-11-16T12:46:00Z">
        <w:del w:id="7398" w:author="Tre" w:date="2012-11-16T21:30:00Z">
          <w:r w:rsidRPr="00EE27B1">
            <w:rPr>
              <w:sz w:val="24"/>
              <w:szCs w:val="24"/>
              <w:rPrChange w:id="7399" w:author="Tre" w:date="2012-11-19T09:04:00Z">
                <w:rPr>
                  <w:color w:val="0000FF"/>
                  <w:u w:val="single"/>
                </w:rPr>
              </w:rPrChange>
            </w:rPr>
            <w:delText>Rule Bender Feat:</w:delText>
          </w:r>
          <w:r w:rsidRPr="00EE27B1">
            <w:rPr>
              <w:i/>
              <w:sz w:val="24"/>
              <w:szCs w:val="24"/>
              <w:rPrChange w:id="7400" w:author="Tre" w:date="2012-11-19T09:04:00Z">
                <w:rPr>
                  <w:i/>
                  <w:color w:val="0000FF"/>
                  <w:u w:val="single"/>
                </w:rPr>
              </w:rPrChange>
            </w:rPr>
            <w:delText xml:space="preserve"> </w:delText>
          </w:r>
          <w:r w:rsidRPr="00EE27B1" w:rsidDel="00E404A2">
            <w:rPr>
              <w:i/>
              <w:sz w:val="24"/>
              <w:szCs w:val="24"/>
              <w:rPrChange w:id="7401" w:author="Tre" w:date="2012-11-19T09:04:00Z">
                <w:rPr>
                  <w:i/>
                  <w:color w:val="0000FF"/>
                  <w:u w:val="single"/>
                </w:rPr>
              </w:rPrChange>
            </w:rPr>
            <w:fldChar w:fldCharType="begin"/>
          </w:r>
          <w:r w:rsidRPr="00EE27B1">
            <w:rPr>
              <w:i/>
              <w:sz w:val="24"/>
              <w:szCs w:val="24"/>
              <w:rPrChange w:id="7402" w:author="Tre" w:date="2012-11-19T09:04:00Z">
                <w:rPr>
                  <w:i/>
                  <w:color w:val="0000FF"/>
                  <w:u w:val="single"/>
                </w:rPr>
              </w:rPrChange>
            </w:rPr>
            <w:delInstrText xml:space="preserve"> MERGEFIELD Rule_Bender_Description </w:delInstrText>
          </w:r>
          <w:r w:rsidRPr="00EE27B1" w:rsidDel="00E404A2">
            <w:rPr>
              <w:i/>
              <w:sz w:val="24"/>
              <w:szCs w:val="24"/>
              <w:rPrChange w:id="7403" w:author="Tre" w:date="2012-11-19T09:04:00Z">
                <w:rPr>
                  <w:i/>
                  <w:color w:val="0000FF"/>
                  <w:u w:val="single"/>
                </w:rPr>
              </w:rPrChange>
            </w:rPr>
            <w:fldChar w:fldCharType="separate"/>
          </w:r>
          <w:r w:rsidRPr="00EE27B1">
            <w:rPr>
              <w:i/>
              <w:noProof/>
              <w:sz w:val="24"/>
              <w:szCs w:val="24"/>
              <w:rPrChange w:id="7404" w:author="Tre" w:date="2012-11-19T09:04:00Z">
                <w:rPr>
                  <w:i/>
                  <w:noProof/>
                  <w:color w:val="0000FF"/>
                  <w:u w:val="single"/>
                </w:rPr>
              </w:rPrChange>
            </w:rPr>
            <w:delText>Make a task roll. For each success increase that attribute's dice pool by one die for the remainder of the scene. This cannot increase the Cyberzen attribute. The amount of points that a character can adjust is equal to Matrix Feat rating. But that can be</w:delText>
          </w:r>
          <w:r w:rsidRPr="00EE27B1" w:rsidDel="00E404A2">
            <w:rPr>
              <w:i/>
              <w:sz w:val="24"/>
              <w:szCs w:val="24"/>
              <w:rPrChange w:id="7405" w:author="Tre" w:date="2012-11-19T09:04:00Z">
                <w:rPr>
                  <w:i/>
                  <w:color w:val="0000FF"/>
                  <w:u w:val="single"/>
                </w:rPr>
              </w:rPrChange>
            </w:rPr>
            <w:fldChar w:fldCharType="end"/>
          </w:r>
        </w:del>
      </w:ins>
    </w:p>
    <w:p w:rsidR="001F7E3F" w:rsidRPr="00880A1F" w:rsidRDefault="00EE27B1">
      <w:pPr>
        <w:pStyle w:val="MatrixSuperfluous"/>
        <w:rPr>
          <w:ins w:id="7406" w:author="frontdesk" w:date="2012-11-16T12:46:00Z"/>
          <w:del w:id="7407" w:author="Tre" w:date="2012-11-16T21:30:00Z"/>
          <w:sz w:val="24"/>
          <w:szCs w:val="24"/>
          <w:rPrChange w:id="7408" w:author="Tre" w:date="2012-11-19T09:04:00Z">
            <w:rPr>
              <w:ins w:id="7409" w:author="frontdesk" w:date="2012-11-16T12:46:00Z"/>
              <w:del w:id="7410" w:author="Tre" w:date="2012-11-16T21:30:00Z"/>
            </w:rPr>
          </w:rPrChange>
        </w:rPr>
      </w:pPr>
      <w:ins w:id="7411" w:author="frontdesk" w:date="2012-11-16T12:46:00Z">
        <w:del w:id="7412" w:author="Tre" w:date="2012-11-16T21:30:00Z">
          <w:r w:rsidRPr="00EE27B1">
            <w:rPr>
              <w:sz w:val="24"/>
              <w:szCs w:val="24"/>
              <w:rPrChange w:id="7413" w:author="Tre" w:date="2012-11-19T09:04:00Z">
                <w:rPr>
                  <w:color w:val="0000FF"/>
                  <w:u w:val="single"/>
                </w:rPr>
              </w:rPrChange>
            </w:rPr>
            <w:delText xml:space="preserve">Rule Breaker Feat: </w:delText>
          </w:r>
          <w:r w:rsidRPr="00EE27B1" w:rsidDel="00E404A2">
            <w:rPr>
              <w:i/>
              <w:sz w:val="24"/>
              <w:szCs w:val="24"/>
              <w:rPrChange w:id="7414" w:author="Tre" w:date="2012-11-19T09:04:00Z">
                <w:rPr>
                  <w:i/>
                  <w:color w:val="0000FF"/>
                  <w:u w:val="single"/>
                </w:rPr>
              </w:rPrChange>
            </w:rPr>
            <w:fldChar w:fldCharType="begin"/>
          </w:r>
          <w:r w:rsidRPr="00EE27B1">
            <w:rPr>
              <w:i/>
              <w:sz w:val="24"/>
              <w:szCs w:val="24"/>
              <w:rPrChange w:id="7415" w:author="Tre" w:date="2012-11-19T09:04:00Z">
                <w:rPr>
                  <w:i/>
                  <w:color w:val="0000FF"/>
                  <w:u w:val="single"/>
                </w:rPr>
              </w:rPrChange>
            </w:rPr>
            <w:delInstrText xml:space="preserve"> MERGEFIELD Rule_Breaker_Description </w:delInstrText>
          </w:r>
          <w:r w:rsidRPr="00EE27B1" w:rsidDel="00E404A2">
            <w:rPr>
              <w:i/>
              <w:sz w:val="24"/>
              <w:szCs w:val="24"/>
              <w:rPrChange w:id="7416" w:author="Tre" w:date="2012-11-19T09:04:00Z">
                <w:rPr>
                  <w:i/>
                  <w:color w:val="0000FF"/>
                  <w:u w:val="single"/>
                </w:rPr>
              </w:rPrChange>
            </w:rPr>
            <w:fldChar w:fldCharType="separate"/>
          </w:r>
          <w:r w:rsidRPr="00EE27B1">
            <w:rPr>
              <w:i/>
              <w:noProof/>
              <w:sz w:val="24"/>
              <w:szCs w:val="24"/>
              <w:rPrChange w:id="7417" w:author="Tre" w:date="2012-11-19T09:04:00Z">
                <w:rPr>
                  <w:i/>
                  <w:noProof/>
                  <w:color w:val="0000FF"/>
                  <w:u w:val="single"/>
                </w:rPr>
              </w:rPrChange>
            </w:rPr>
            <w:delText>Increase Cyberzen. No limit to the amount of Attribute points the character can increase.</w:delText>
          </w:r>
          <w:r w:rsidRPr="00EE27B1" w:rsidDel="00E404A2">
            <w:rPr>
              <w:i/>
              <w:sz w:val="24"/>
              <w:szCs w:val="24"/>
              <w:rPrChange w:id="7418" w:author="Tre" w:date="2012-11-19T09:04:00Z">
                <w:rPr>
                  <w:i/>
                  <w:color w:val="0000FF"/>
                  <w:u w:val="single"/>
                </w:rPr>
              </w:rPrChange>
            </w:rPr>
            <w:fldChar w:fldCharType="end"/>
          </w:r>
          <w:r w:rsidRPr="00EE27B1" w:rsidDel="00E404A2">
            <w:rPr>
              <w:sz w:val="24"/>
              <w:szCs w:val="24"/>
              <w:rPrChange w:id="7419" w:author="Tre" w:date="2012-11-19T09:04:00Z">
                <w:rPr>
                  <w:color w:val="0000FF"/>
                  <w:u w:val="single"/>
                </w:rPr>
              </w:rPrChange>
            </w:rPr>
            <w:fldChar w:fldCharType="begin"/>
          </w:r>
          <w:r w:rsidRPr="00EE27B1">
            <w:rPr>
              <w:sz w:val="24"/>
              <w:szCs w:val="24"/>
              <w:rPrChange w:id="7420" w:author="Tre" w:date="2012-11-19T09:04:00Z">
                <w:rPr>
                  <w:color w:val="0000FF"/>
                  <w:u w:val="single"/>
                </w:rPr>
              </w:rPrChange>
            </w:rPr>
            <w:delInstrText xml:space="preserve"> NEXT  \* MERGEFORMAT </w:delInstrText>
          </w:r>
          <w:r w:rsidRPr="00EE27B1" w:rsidDel="00E404A2">
            <w:rPr>
              <w:sz w:val="24"/>
              <w:szCs w:val="24"/>
              <w:rPrChange w:id="7421" w:author="Tre" w:date="2012-11-19T09:04:00Z">
                <w:rPr>
                  <w:color w:val="0000FF"/>
                  <w:u w:val="single"/>
                </w:rPr>
              </w:rPrChange>
            </w:rPr>
            <w:fldChar w:fldCharType="end"/>
          </w:r>
        </w:del>
      </w:ins>
    </w:p>
    <w:p w:rsidR="001F7E3F" w:rsidRPr="00880A1F" w:rsidRDefault="001F7E3F">
      <w:pPr>
        <w:pStyle w:val="MatrixSuperfluous"/>
        <w:rPr>
          <w:ins w:id="7422" w:author="frontdesk" w:date="2012-11-16T12:46:00Z"/>
          <w:del w:id="7423" w:author="Tre" w:date="2012-11-16T21:30:00Z"/>
          <w:sz w:val="24"/>
          <w:szCs w:val="24"/>
          <w:rPrChange w:id="7424" w:author="Tre" w:date="2012-11-19T09:04:00Z">
            <w:rPr>
              <w:ins w:id="7425" w:author="frontdesk" w:date="2012-11-16T12:46:00Z"/>
              <w:del w:id="7426" w:author="Tre" w:date="2012-11-16T21:30:00Z"/>
            </w:rPr>
          </w:rPrChange>
        </w:rPr>
      </w:pPr>
    </w:p>
    <w:p w:rsidR="001F7E3F" w:rsidRPr="00880A1F" w:rsidRDefault="00EE27B1">
      <w:pPr>
        <w:pStyle w:val="MatrixSuperfluous"/>
        <w:rPr>
          <w:ins w:id="7427" w:author="frontdesk" w:date="2012-11-16T12:46:00Z"/>
          <w:del w:id="7428" w:author="Tre" w:date="2012-11-16T21:30:00Z"/>
          <w:sz w:val="24"/>
          <w:szCs w:val="24"/>
          <w:rPrChange w:id="7429" w:author="Tre" w:date="2012-11-19T09:04:00Z">
            <w:rPr>
              <w:ins w:id="7430" w:author="frontdesk" w:date="2012-11-16T12:46:00Z"/>
              <w:del w:id="7431" w:author="Tre" w:date="2012-11-16T21:30:00Z"/>
            </w:rPr>
          </w:rPrChange>
        </w:rPr>
      </w:pPr>
      <w:ins w:id="7432" w:author="frontdesk" w:date="2012-11-16T12:46:00Z">
        <w:del w:id="7433" w:author="Tre" w:date="2012-11-16T21:30:00Z">
          <w:r w:rsidRPr="00EE27B1">
            <w:rPr>
              <w:b/>
              <w:sz w:val="24"/>
              <w:szCs w:val="24"/>
              <w:rPrChange w:id="7434" w:author="Tre" w:date="2012-11-19T09:04:00Z">
                <w:rPr>
                  <w:b/>
                  <w:color w:val="0000FF"/>
                  <w:u w:val="single"/>
                </w:rPr>
              </w:rPrChange>
            </w:rPr>
            <w:delText>Matrix Feat</w:delText>
          </w:r>
          <w:r w:rsidRPr="00EE27B1">
            <w:rPr>
              <w:sz w:val="24"/>
              <w:szCs w:val="24"/>
              <w:rPrChange w:id="7435" w:author="Tre" w:date="2012-11-19T09:04:00Z">
                <w:rPr>
                  <w:color w:val="0000FF"/>
                  <w:u w:val="single"/>
                </w:rPr>
              </w:rPrChange>
            </w:rPr>
            <w:delText xml:space="preserve"> </w:delText>
          </w:r>
          <w:r w:rsidRPr="00EE27B1">
            <w:rPr>
              <w:b/>
              <w:sz w:val="24"/>
              <w:szCs w:val="24"/>
              <w:rPrChange w:id="7436" w:author="Tre" w:date="2012-11-19T09:04:00Z">
                <w:rPr>
                  <w:b/>
                  <w:color w:val="0000FF"/>
                  <w:u w:val="single"/>
                </w:rPr>
              </w:rPrChange>
            </w:rPr>
            <w:delText>“</w:delText>
          </w:r>
          <w:r w:rsidRPr="00EE27B1" w:rsidDel="00E404A2">
            <w:rPr>
              <w:b/>
              <w:i/>
              <w:sz w:val="24"/>
              <w:szCs w:val="24"/>
              <w:rPrChange w:id="7437" w:author="Tre" w:date="2012-11-19T09:04:00Z">
                <w:rPr>
                  <w:b/>
                  <w:i/>
                  <w:color w:val="0000FF"/>
                  <w:u w:val="single"/>
                </w:rPr>
              </w:rPrChange>
            </w:rPr>
            <w:fldChar w:fldCharType="begin"/>
          </w:r>
          <w:r w:rsidRPr="00EE27B1">
            <w:rPr>
              <w:b/>
              <w:i/>
              <w:sz w:val="24"/>
              <w:szCs w:val="24"/>
              <w:rPrChange w:id="7438" w:author="Tre" w:date="2012-11-19T09:04:00Z">
                <w:rPr>
                  <w:b/>
                  <w:i/>
                  <w:color w:val="0000FF"/>
                  <w:u w:val="single"/>
                </w:rPr>
              </w:rPrChange>
            </w:rPr>
            <w:delInstrText xml:space="preserve"> MERGEFIELD Skill </w:delInstrText>
          </w:r>
          <w:r w:rsidRPr="00EE27B1" w:rsidDel="00E404A2">
            <w:rPr>
              <w:b/>
              <w:i/>
              <w:sz w:val="24"/>
              <w:szCs w:val="24"/>
              <w:rPrChange w:id="7439" w:author="Tre" w:date="2012-11-19T09:04:00Z">
                <w:rPr>
                  <w:b/>
                  <w:i/>
                  <w:color w:val="0000FF"/>
                  <w:u w:val="single"/>
                </w:rPr>
              </w:rPrChange>
            </w:rPr>
            <w:fldChar w:fldCharType="separate"/>
          </w:r>
          <w:r w:rsidRPr="00EE27B1">
            <w:rPr>
              <w:b/>
              <w:i/>
              <w:noProof/>
              <w:sz w:val="24"/>
              <w:szCs w:val="24"/>
              <w:rPrChange w:id="7440" w:author="Tre" w:date="2012-11-19T09:04:00Z">
                <w:rPr>
                  <w:b/>
                  <w:i/>
                  <w:noProof/>
                  <w:color w:val="0000FF"/>
                  <w:u w:val="single"/>
                </w:rPr>
              </w:rPrChange>
            </w:rPr>
            <w:delText>Increased Skill</w:delText>
          </w:r>
          <w:r w:rsidRPr="00EE27B1" w:rsidDel="00E404A2">
            <w:rPr>
              <w:b/>
              <w:i/>
              <w:sz w:val="24"/>
              <w:szCs w:val="24"/>
              <w:rPrChange w:id="7441" w:author="Tre" w:date="2012-11-19T09:04:00Z">
                <w:rPr>
                  <w:b/>
                  <w:i/>
                  <w:color w:val="0000FF"/>
                  <w:u w:val="single"/>
                </w:rPr>
              </w:rPrChange>
            </w:rPr>
            <w:fldChar w:fldCharType="end"/>
          </w:r>
          <w:r w:rsidRPr="00EE27B1">
            <w:rPr>
              <w:b/>
              <w:sz w:val="24"/>
              <w:szCs w:val="24"/>
              <w:rPrChange w:id="7442" w:author="Tre" w:date="2012-11-19T09:04:00Z">
                <w:rPr>
                  <w:b/>
                  <w:color w:val="0000FF"/>
                  <w:u w:val="single"/>
                </w:rPr>
              </w:rPrChange>
            </w:rPr>
            <w:delText>”</w:delText>
          </w:r>
          <w:r w:rsidRPr="00EE27B1">
            <w:rPr>
              <w:sz w:val="24"/>
              <w:szCs w:val="24"/>
              <w:rPrChange w:id="7443" w:author="Tre" w:date="2012-11-19T09:04:00Z">
                <w:rPr>
                  <w:color w:val="0000FF"/>
                  <w:u w:val="single"/>
                </w:rPr>
              </w:rPrChange>
            </w:rPr>
            <w:delText xml:space="preserve"> - [CyberZen]</w:delText>
          </w:r>
        </w:del>
      </w:ins>
    </w:p>
    <w:p w:rsidR="001F7E3F" w:rsidRPr="00880A1F" w:rsidRDefault="00EE27B1">
      <w:pPr>
        <w:pStyle w:val="MatrixSuperfluous"/>
        <w:rPr>
          <w:ins w:id="7444" w:author="frontdesk" w:date="2012-11-16T12:46:00Z"/>
          <w:del w:id="7445" w:author="Tre" w:date="2012-11-16T21:30:00Z"/>
          <w:sz w:val="24"/>
          <w:szCs w:val="24"/>
          <w:rPrChange w:id="7446" w:author="Tre" w:date="2012-11-19T09:04:00Z">
            <w:rPr>
              <w:ins w:id="7447" w:author="frontdesk" w:date="2012-11-16T12:46:00Z"/>
              <w:del w:id="7448" w:author="Tre" w:date="2012-11-16T21:30:00Z"/>
            </w:rPr>
          </w:rPrChange>
        </w:rPr>
      </w:pPr>
      <w:ins w:id="7449" w:author="frontdesk" w:date="2012-11-16T12:46:00Z">
        <w:del w:id="7450" w:author="Tre" w:date="2012-11-16T21:30:00Z">
          <w:r w:rsidRPr="00EE27B1">
            <w:rPr>
              <w:sz w:val="24"/>
              <w:szCs w:val="24"/>
              <w:rPrChange w:id="7451" w:author="Tre" w:date="2012-11-19T09:04:00Z">
                <w:rPr>
                  <w:color w:val="0000FF"/>
                  <w:u w:val="single"/>
                </w:rPr>
              </w:rPrChange>
            </w:rPr>
            <w:delText>Rule Bender Feat:</w:delText>
          </w:r>
          <w:r w:rsidRPr="00EE27B1">
            <w:rPr>
              <w:i/>
              <w:sz w:val="24"/>
              <w:szCs w:val="24"/>
              <w:rPrChange w:id="7452" w:author="Tre" w:date="2012-11-19T09:04:00Z">
                <w:rPr>
                  <w:i/>
                  <w:color w:val="0000FF"/>
                  <w:u w:val="single"/>
                </w:rPr>
              </w:rPrChange>
            </w:rPr>
            <w:delText xml:space="preserve"> </w:delText>
          </w:r>
          <w:r w:rsidRPr="00EE27B1" w:rsidDel="00E404A2">
            <w:rPr>
              <w:i/>
              <w:sz w:val="24"/>
              <w:szCs w:val="24"/>
              <w:rPrChange w:id="7453" w:author="Tre" w:date="2012-11-19T09:04:00Z">
                <w:rPr>
                  <w:i/>
                  <w:color w:val="0000FF"/>
                  <w:u w:val="single"/>
                </w:rPr>
              </w:rPrChange>
            </w:rPr>
            <w:fldChar w:fldCharType="begin"/>
          </w:r>
          <w:r w:rsidRPr="00EE27B1">
            <w:rPr>
              <w:i/>
              <w:sz w:val="24"/>
              <w:szCs w:val="24"/>
              <w:rPrChange w:id="7454" w:author="Tre" w:date="2012-11-19T09:04:00Z">
                <w:rPr>
                  <w:i/>
                  <w:color w:val="0000FF"/>
                  <w:u w:val="single"/>
                </w:rPr>
              </w:rPrChange>
            </w:rPr>
            <w:delInstrText xml:space="preserve"> MERGEFIELD Rule_Bender_Description </w:delInstrText>
          </w:r>
          <w:r w:rsidRPr="00EE27B1" w:rsidDel="00E404A2">
            <w:rPr>
              <w:i/>
              <w:sz w:val="24"/>
              <w:szCs w:val="24"/>
              <w:rPrChange w:id="7455" w:author="Tre" w:date="2012-11-19T09:04:00Z">
                <w:rPr>
                  <w:i/>
                  <w:color w:val="0000FF"/>
                  <w:u w:val="single"/>
                </w:rPr>
              </w:rPrChange>
            </w:rPr>
            <w:fldChar w:fldCharType="separate"/>
          </w:r>
          <w:r w:rsidRPr="00EE27B1">
            <w:rPr>
              <w:i/>
              <w:noProof/>
              <w:sz w:val="24"/>
              <w:szCs w:val="24"/>
              <w:rPrChange w:id="7456" w:author="Tre" w:date="2012-11-19T09:04:00Z">
                <w:rPr>
                  <w:i/>
                  <w:noProof/>
                  <w:color w:val="0000FF"/>
                  <w:u w:val="single"/>
                </w:rPr>
              </w:rPrChange>
            </w:rPr>
            <w:delText>Make a task roll. For each success increase that skill's dice pool by one die for the remainder of the scene. The amount of points that can be adjusted by this Matrix feat is equal to its rating. Similar to Increased Attribute.</w:delText>
          </w:r>
          <w:r w:rsidRPr="00EE27B1" w:rsidDel="00E404A2">
            <w:rPr>
              <w:i/>
              <w:sz w:val="24"/>
              <w:szCs w:val="24"/>
              <w:rPrChange w:id="7457" w:author="Tre" w:date="2012-11-19T09:04:00Z">
                <w:rPr>
                  <w:i/>
                  <w:color w:val="0000FF"/>
                  <w:u w:val="single"/>
                </w:rPr>
              </w:rPrChange>
            </w:rPr>
            <w:fldChar w:fldCharType="end"/>
          </w:r>
        </w:del>
      </w:ins>
    </w:p>
    <w:p w:rsidR="001F7E3F" w:rsidRPr="00880A1F" w:rsidRDefault="00EE27B1">
      <w:pPr>
        <w:pStyle w:val="MatrixSuperfluous"/>
        <w:rPr>
          <w:ins w:id="7458" w:author="frontdesk" w:date="2012-11-16T12:46:00Z"/>
          <w:del w:id="7459" w:author="Tre" w:date="2012-11-16T21:30:00Z"/>
          <w:sz w:val="24"/>
          <w:szCs w:val="24"/>
          <w:rPrChange w:id="7460" w:author="Tre" w:date="2012-11-19T09:04:00Z">
            <w:rPr>
              <w:ins w:id="7461" w:author="frontdesk" w:date="2012-11-16T12:46:00Z"/>
              <w:del w:id="7462" w:author="Tre" w:date="2012-11-16T21:30:00Z"/>
            </w:rPr>
          </w:rPrChange>
        </w:rPr>
      </w:pPr>
      <w:ins w:id="7463" w:author="frontdesk" w:date="2012-11-16T12:46:00Z">
        <w:del w:id="7464" w:author="Tre" w:date="2012-11-16T21:30:00Z">
          <w:r w:rsidRPr="00EE27B1">
            <w:rPr>
              <w:sz w:val="24"/>
              <w:szCs w:val="24"/>
              <w:rPrChange w:id="7465" w:author="Tre" w:date="2012-11-19T09:04:00Z">
                <w:rPr>
                  <w:color w:val="0000FF"/>
                  <w:u w:val="single"/>
                </w:rPr>
              </w:rPrChange>
            </w:rPr>
            <w:lastRenderedPageBreak/>
            <w:delText xml:space="preserve">Rule Breaker Feat: </w:delText>
          </w:r>
          <w:r w:rsidRPr="00EE27B1" w:rsidDel="00E404A2">
            <w:rPr>
              <w:i/>
              <w:sz w:val="24"/>
              <w:szCs w:val="24"/>
              <w:rPrChange w:id="7466" w:author="Tre" w:date="2012-11-19T09:04:00Z">
                <w:rPr>
                  <w:i/>
                  <w:color w:val="0000FF"/>
                  <w:u w:val="single"/>
                </w:rPr>
              </w:rPrChange>
            </w:rPr>
            <w:fldChar w:fldCharType="begin"/>
          </w:r>
          <w:r w:rsidRPr="00EE27B1">
            <w:rPr>
              <w:i/>
              <w:sz w:val="24"/>
              <w:szCs w:val="24"/>
              <w:rPrChange w:id="7467" w:author="Tre" w:date="2012-11-19T09:04:00Z">
                <w:rPr>
                  <w:i/>
                  <w:color w:val="0000FF"/>
                  <w:u w:val="single"/>
                </w:rPr>
              </w:rPrChange>
            </w:rPr>
            <w:delInstrText xml:space="preserve"> MERGEFIELD Rule_Breaker_Description </w:delInstrText>
          </w:r>
          <w:r w:rsidRPr="00EE27B1" w:rsidDel="00E404A2">
            <w:rPr>
              <w:i/>
              <w:sz w:val="24"/>
              <w:szCs w:val="24"/>
              <w:rPrChange w:id="7468" w:author="Tre" w:date="2012-11-19T09:04:00Z">
                <w:rPr>
                  <w:i/>
                  <w:color w:val="0000FF"/>
                  <w:u w:val="single"/>
                </w:rPr>
              </w:rPrChange>
            </w:rPr>
            <w:fldChar w:fldCharType="separate"/>
          </w:r>
          <w:r w:rsidRPr="00EE27B1">
            <w:rPr>
              <w:i/>
              <w:noProof/>
              <w:sz w:val="24"/>
              <w:szCs w:val="24"/>
              <w:rPrChange w:id="7469" w:author="Tre" w:date="2012-11-19T09:04:00Z">
                <w:rPr>
                  <w:i/>
                  <w:noProof/>
                  <w:color w:val="0000FF"/>
                  <w:u w:val="single"/>
                </w:rPr>
              </w:rPrChange>
            </w:rPr>
            <w:delText>No limit to the amount of Skill points that the character can increase.</w:delText>
          </w:r>
          <w:r w:rsidRPr="00EE27B1" w:rsidDel="00E404A2">
            <w:rPr>
              <w:i/>
              <w:sz w:val="24"/>
              <w:szCs w:val="24"/>
              <w:rPrChange w:id="7470" w:author="Tre" w:date="2012-11-19T09:04:00Z">
                <w:rPr>
                  <w:i/>
                  <w:color w:val="0000FF"/>
                  <w:u w:val="single"/>
                </w:rPr>
              </w:rPrChange>
            </w:rPr>
            <w:fldChar w:fldCharType="end"/>
          </w:r>
          <w:r w:rsidRPr="00EE27B1" w:rsidDel="00E404A2">
            <w:rPr>
              <w:sz w:val="24"/>
              <w:szCs w:val="24"/>
              <w:rPrChange w:id="7471" w:author="Tre" w:date="2012-11-19T09:04:00Z">
                <w:rPr>
                  <w:color w:val="0000FF"/>
                  <w:u w:val="single"/>
                </w:rPr>
              </w:rPrChange>
            </w:rPr>
            <w:fldChar w:fldCharType="begin"/>
          </w:r>
          <w:r w:rsidRPr="00EE27B1">
            <w:rPr>
              <w:sz w:val="24"/>
              <w:szCs w:val="24"/>
              <w:rPrChange w:id="7472" w:author="Tre" w:date="2012-11-19T09:04:00Z">
                <w:rPr>
                  <w:color w:val="0000FF"/>
                  <w:u w:val="single"/>
                </w:rPr>
              </w:rPrChange>
            </w:rPr>
            <w:delInstrText xml:space="preserve"> NEXT  \* MERGEFORMAT </w:delInstrText>
          </w:r>
          <w:r w:rsidRPr="00EE27B1" w:rsidDel="00E404A2">
            <w:rPr>
              <w:sz w:val="24"/>
              <w:szCs w:val="24"/>
              <w:rPrChange w:id="7473" w:author="Tre" w:date="2012-11-19T09:04:00Z">
                <w:rPr>
                  <w:color w:val="0000FF"/>
                  <w:u w:val="single"/>
                </w:rPr>
              </w:rPrChange>
            </w:rPr>
            <w:fldChar w:fldCharType="end"/>
          </w:r>
        </w:del>
      </w:ins>
    </w:p>
    <w:p w:rsidR="001F7E3F" w:rsidRPr="00880A1F" w:rsidRDefault="001F7E3F">
      <w:pPr>
        <w:pStyle w:val="MatrixSuperfluous"/>
        <w:rPr>
          <w:ins w:id="7474" w:author="frontdesk" w:date="2012-11-16T12:46:00Z"/>
          <w:del w:id="7475" w:author="Tre" w:date="2012-11-16T21:30:00Z"/>
          <w:sz w:val="24"/>
          <w:szCs w:val="24"/>
          <w:rPrChange w:id="7476" w:author="Tre" w:date="2012-11-19T09:04:00Z">
            <w:rPr>
              <w:ins w:id="7477" w:author="frontdesk" w:date="2012-11-16T12:46:00Z"/>
              <w:del w:id="7478" w:author="Tre" w:date="2012-11-16T21:30:00Z"/>
            </w:rPr>
          </w:rPrChange>
        </w:rPr>
      </w:pPr>
    </w:p>
    <w:p w:rsidR="001F7E3F" w:rsidRPr="00880A1F" w:rsidRDefault="00EE27B1">
      <w:pPr>
        <w:pStyle w:val="MatrixSuperfluous"/>
        <w:rPr>
          <w:ins w:id="7479" w:author="frontdesk" w:date="2012-11-16T12:46:00Z"/>
          <w:del w:id="7480" w:author="Tre" w:date="2012-11-16T21:30:00Z"/>
          <w:sz w:val="24"/>
          <w:szCs w:val="24"/>
          <w:rPrChange w:id="7481" w:author="Tre" w:date="2012-11-19T09:04:00Z">
            <w:rPr>
              <w:ins w:id="7482" w:author="frontdesk" w:date="2012-11-16T12:46:00Z"/>
              <w:del w:id="7483" w:author="Tre" w:date="2012-11-16T21:30:00Z"/>
            </w:rPr>
          </w:rPrChange>
        </w:rPr>
      </w:pPr>
      <w:ins w:id="7484" w:author="frontdesk" w:date="2012-11-16T12:46:00Z">
        <w:del w:id="7485" w:author="Tre" w:date="2012-11-16T21:30:00Z">
          <w:r w:rsidRPr="00EE27B1">
            <w:rPr>
              <w:b/>
              <w:sz w:val="24"/>
              <w:szCs w:val="24"/>
              <w:rPrChange w:id="7486" w:author="Tre" w:date="2012-11-19T09:04:00Z">
                <w:rPr>
                  <w:b/>
                  <w:color w:val="0000FF"/>
                  <w:u w:val="single"/>
                </w:rPr>
              </w:rPrChange>
            </w:rPr>
            <w:delText>Matrix Feat</w:delText>
          </w:r>
          <w:r w:rsidRPr="00EE27B1">
            <w:rPr>
              <w:sz w:val="24"/>
              <w:szCs w:val="24"/>
              <w:rPrChange w:id="7487" w:author="Tre" w:date="2012-11-19T09:04:00Z">
                <w:rPr>
                  <w:color w:val="0000FF"/>
                  <w:u w:val="single"/>
                </w:rPr>
              </w:rPrChange>
            </w:rPr>
            <w:delText xml:space="preserve"> </w:delText>
          </w:r>
          <w:r w:rsidRPr="00EE27B1">
            <w:rPr>
              <w:b/>
              <w:sz w:val="24"/>
              <w:szCs w:val="24"/>
              <w:rPrChange w:id="7488" w:author="Tre" w:date="2012-11-19T09:04:00Z">
                <w:rPr>
                  <w:b/>
                  <w:color w:val="0000FF"/>
                  <w:u w:val="single"/>
                </w:rPr>
              </w:rPrChange>
            </w:rPr>
            <w:delText>“</w:delText>
          </w:r>
          <w:r w:rsidRPr="00EE27B1" w:rsidDel="00E404A2">
            <w:rPr>
              <w:b/>
              <w:i/>
              <w:sz w:val="24"/>
              <w:szCs w:val="24"/>
              <w:rPrChange w:id="7489" w:author="Tre" w:date="2012-11-19T09:04:00Z">
                <w:rPr>
                  <w:b/>
                  <w:i/>
                  <w:color w:val="0000FF"/>
                  <w:u w:val="single"/>
                </w:rPr>
              </w:rPrChange>
            </w:rPr>
            <w:fldChar w:fldCharType="begin"/>
          </w:r>
          <w:r w:rsidRPr="00EE27B1">
            <w:rPr>
              <w:b/>
              <w:i/>
              <w:sz w:val="24"/>
              <w:szCs w:val="24"/>
              <w:rPrChange w:id="7490" w:author="Tre" w:date="2012-11-19T09:04:00Z">
                <w:rPr>
                  <w:b/>
                  <w:i/>
                  <w:color w:val="0000FF"/>
                  <w:u w:val="single"/>
                </w:rPr>
              </w:rPrChange>
            </w:rPr>
            <w:delInstrText xml:space="preserve"> MERGEFIELD Skill </w:delInstrText>
          </w:r>
          <w:r w:rsidRPr="00EE27B1" w:rsidDel="00E404A2">
            <w:rPr>
              <w:b/>
              <w:i/>
              <w:sz w:val="24"/>
              <w:szCs w:val="24"/>
              <w:rPrChange w:id="7491" w:author="Tre" w:date="2012-11-19T09:04:00Z">
                <w:rPr>
                  <w:b/>
                  <w:i/>
                  <w:color w:val="0000FF"/>
                  <w:u w:val="single"/>
                </w:rPr>
              </w:rPrChange>
            </w:rPr>
            <w:fldChar w:fldCharType="separate"/>
          </w:r>
          <w:r w:rsidRPr="00EE27B1">
            <w:rPr>
              <w:b/>
              <w:i/>
              <w:noProof/>
              <w:sz w:val="24"/>
              <w:szCs w:val="24"/>
              <w:rPrChange w:id="7492" w:author="Tre" w:date="2012-11-19T09:04:00Z">
                <w:rPr>
                  <w:b/>
                  <w:i/>
                  <w:noProof/>
                  <w:color w:val="0000FF"/>
                  <w:u w:val="single"/>
                </w:rPr>
              </w:rPrChange>
            </w:rPr>
            <w:delText>Invisibilty</w:delText>
          </w:r>
          <w:r w:rsidRPr="00EE27B1" w:rsidDel="00E404A2">
            <w:rPr>
              <w:b/>
              <w:i/>
              <w:sz w:val="24"/>
              <w:szCs w:val="24"/>
              <w:rPrChange w:id="7493" w:author="Tre" w:date="2012-11-19T09:04:00Z">
                <w:rPr>
                  <w:b/>
                  <w:i/>
                  <w:color w:val="0000FF"/>
                  <w:u w:val="single"/>
                </w:rPr>
              </w:rPrChange>
            </w:rPr>
            <w:fldChar w:fldCharType="end"/>
          </w:r>
          <w:r w:rsidRPr="00EE27B1">
            <w:rPr>
              <w:b/>
              <w:sz w:val="24"/>
              <w:szCs w:val="24"/>
              <w:rPrChange w:id="7494" w:author="Tre" w:date="2012-11-19T09:04:00Z">
                <w:rPr>
                  <w:b/>
                  <w:color w:val="0000FF"/>
                  <w:u w:val="single"/>
                </w:rPr>
              </w:rPrChange>
            </w:rPr>
            <w:delText>”</w:delText>
          </w:r>
          <w:r w:rsidRPr="00EE27B1">
            <w:rPr>
              <w:sz w:val="24"/>
              <w:szCs w:val="24"/>
              <w:rPrChange w:id="7495" w:author="Tre" w:date="2012-11-19T09:04:00Z">
                <w:rPr>
                  <w:color w:val="0000FF"/>
                  <w:u w:val="single"/>
                </w:rPr>
              </w:rPrChange>
            </w:rPr>
            <w:delText xml:space="preserve"> - [CyberZen]</w:delText>
          </w:r>
        </w:del>
      </w:ins>
    </w:p>
    <w:p w:rsidR="001F7E3F" w:rsidRPr="00880A1F" w:rsidRDefault="00EE27B1">
      <w:pPr>
        <w:pStyle w:val="MatrixSuperfluous"/>
        <w:rPr>
          <w:ins w:id="7496" w:author="frontdesk" w:date="2012-11-16T12:46:00Z"/>
          <w:del w:id="7497" w:author="Tre" w:date="2012-11-16T21:30:00Z"/>
          <w:sz w:val="24"/>
          <w:szCs w:val="24"/>
          <w:rPrChange w:id="7498" w:author="Tre" w:date="2012-11-19T09:04:00Z">
            <w:rPr>
              <w:ins w:id="7499" w:author="frontdesk" w:date="2012-11-16T12:46:00Z"/>
              <w:del w:id="7500" w:author="Tre" w:date="2012-11-16T21:30:00Z"/>
            </w:rPr>
          </w:rPrChange>
        </w:rPr>
      </w:pPr>
      <w:ins w:id="7501" w:author="frontdesk" w:date="2012-11-16T12:46:00Z">
        <w:del w:id="7502" w:author="Tre" w:date="2012-11-16T21:30:00Z">
          <w:r w:rsidRPr="00EE27B1">
            <w:rPr>
              <w:sz w:val="24"/>
              <w:szCs w:val="24"/>
              <w:rPrChange w:id="7503" w:author="Tre" w:date="2012-11-19T09:04:00Z">
                <w:rPr>
                  <w:color w:val="0000FF"/>
                  <w:u w:val="single"/>
                </w:rPr>
              </w:rPrChange>
            </w:rPr>
            <w:delText>Rule Bender Feat:</w:delText>
          </w:r>
          <w:r w:rsidRPr="00EE27B1">
            <w:rPr>
              <w:i/>
              <w:sz w:val="24"/>
              <w:szCs w:val="24"/>
              <w:rPrChange w:id="7504" w:author="Tre" w:date="2012-11-19T09:04:00Z">
                <w:rPr>
                  <w:i/>
                  <w:color w:val="0000FF"/>
                  <w:u w:val="single"/>
                </w:rPr>
              </w:rPrChange>
            </w:rPr>
            <w:delText xml:space="preserve"> </w:delText>
          </w:r>
          <w:r w:rsidRPr="00EE27B1" w:rsidDel="00E404A2">
            <w:rPr>
              <w:i/>
              <w:sz w:val="24"/>
              <w:szCs w:val="24"/>
              <w:rPrChange w:id="7505" w:author="Tre" w:date="2012-11-19T09:04:00Z">
                <w:rPr>
                  <w:i/>
                  <w:color w:val="0000FF"/>
                  <w:u w:val="single"/>
                </w:rPr>
              </w:rPrChange>
            </w:rPr>
            <w:fldChar w:fldCharType="begin"/>
          </w:r>
          <w:r w:rsidRPr="00EE27B1">
            <w:rPr>
              <w:i/>
              <w:sz w:val="24"/>
              <w:szCs w:val="24"/>
              <w:rPrChange w:id="7506" w:author="Tre" w:date="2012-11-19T09:04:00Z">
                <w:rPr>
                  <w:i/>
                  <w:color w:val="0000FF"/>
                  <w:u w:val="single"/>
                </w:rPr>
              </w:rPrChange>
            </w:rPr>
            <w:delInstrText xml:space="preserve"> MERGEFIELD Rule_Bender_Description </w:delInstrText>
          </w:r>
          <w:r w:rsidRPr="00EE27B1" w:rsidDel="00E404A2">
            <w:rPr>
              <w:i/>
              <w:sz w:val="24"/>
              <w:szCs w:val="24"/>
              <w:rPrChange w:id="7507" w:author="Tre" w:date="2012-11-19T09:04:00Z">
                <w:rPr>
                  <w:i/>
                  <w:color w:val="0000FF"/>
                  <w:u w:val="single"/>
                </w:rPr>
              </w:rPrChange>
            </w:rPr>
            <w:fldChar w:fldCharType="separate"/>
          </w:r>
          <w:r w:rsidRPr="00EE27B1">
            <w:rPr>
              <w:i/>
              <w:noProof/>
              <w:sz w:val="24"/>
              <w:szCs w:val="24"/>
              <w:rPrChange w:id="7508" w:author="Tre" w:date="2012-11-19T09:04:00Z">
                <w:rPr>
                  <w:i/>
                  <w:noProof/>
                  <w:color w:val="0000FF"/>
                  <w:u w:val="single"/>
                </w:rPr>
              </w:rPrChange>
            </w:rPr>
            <w:delText>The character becomes harder to see for people. He doesn’t become clear or anything. But the character can only be seen if the character is starring directly at them and focusing.</w:delText>
          </w:r>
          <w:r w:rsidRPr="00EE27B1" w:rsidDel="00E404A2">
            <w:rPr>
              <w:i/>
              <w:sz w:val="24"/>
              <w:szCs w:val="24"/>
              <w:rPrChange w:id="7509" w:author="Tre" w:date="2012-11-19T09:04:00Z">
                <w:rPr>
                  <w:i/>
                  <w:color w:val="0000FF"/>
                  <w:u w:val="single"/>
                </w:rPr>
              </w:rPrChange>
            </w:rPr>
            <w:fldChar w:fldCharType="end"/>
          </w:r>
        </w:del>
      </w:ins>
    </w:p>
    <w:p w:rsidR="001F7E3F" w:rsidRPr="00880A1F" w:rsidRDefault="00EE27B1">
      <w:pPr>
        <w:pStyle w:val="MatrixSuperfluous"/>
        <w:rPr>
          <w:ins w:id="7510" w:author="frontdesk" w:date="2012-11-16T12:46:00Z"/>
          <w:del w:id="7511" w:author="Tre" w:date="2012-11-16T21:30:00Z"/>
          <w:sz w:val="24"/>
          <w:szCs w:val="24"/>
          <w:rPrChange w:id="7512" w:author="Tre" w:date="2012-11-19T09:04:00Z">
            <w:rPr>
              <w:ins w:id="7513" w:author="frontdesk" w:date="2012-11-16T12:46:00Z"/>
              <w:del w:id="7514" w:author="Tre" w:date="2012-11-16T21:30:00Z"/>
            </w:rPr>
          </w:rPrChange>
        </w:rPr>
      </w:pPr>
      <w:ins w:id="7515" w:author="frontdesk" w:date="2012-11-16T12:46:00Z">
        <w:del w:id="7516" w:author="Tre" w:date="2012-11-16T21:30:00Z">
          <w:r w:rsidRPr="00EE27B1">
            <w:rPr>
              <w:sz w:val="24"/>
              <w:szCs w:val="24"/>
              <w:rPrChange w:id="7517" w:author="Tre" w:date="2012-11-19T09:04:00Z">
                <w:rPr>
                  <w:color w:val="0000FF"/>
                  <w:u w:val="single"/>
                </w:rPr>
              </w:rPrChange>
            </w:rPr>
            <w:delText xml:space="preserve">Rule Breaker Feat: </w:delText>
          </w:r>
          <w:r w:rsidRPr="00EE27B1" w:rsidDel="00E404A2">
            <w:rPr>
              <w:i/>
              <w:sz w:val="24"/>
              <w:szCs w:val="24"/>
              <w:rPrChange w:id="7518" w:author="Tre" w:date="2012-11-19T09:04:00Z">
                <w:rPr>
                  <w:i/>
                  <w:color w:val="0000FF"/>
                  <w:u w:val="single"/>
                </w:rPr>
              </w:rPrChange>
            </w:rPr>
            <w:fldChar w:fldCharType="begin"/>
          </w:r>
          <w:r w:rsidRPr="00EE27B1">
            <w:rPr>
              <w:i/>
              <w:sz w:val="24"/>
              <w:szCs w:val="24"/>
              <w:rPrChange w:id="7519" w:author="Tre" w:date="2012-11-19T09:04:00Z">
                <w:rPr>
                  <w:i/>
                  <w:color w:val="0000FF"/>
                  <w:u w:val="single"/>
                </w:rPr>
              </w:rPrChange>
            </w:rPr>
            <w:delInstrText xml:space="preserve"> MERGEFIELD Rule_Breaker_Description </w:delInstrText>
          </w:r>
          <w:r w:rsidRPr="00EE27B1" w:rsidDel="00E404A2">
            <w:rPr>
              <w:i/>
              <w:sz w:val="24"/>
              <w:szCs w:val="24"/>
              <w:rPrChange w:id="7520" w:author="Tre" w:date="2012-11-19T09:04:00Z">
                <w:rPr>
                  <w:i/>
                  <w:color w:val="0000FF"/>
                  <w:u w:val="single"/>
                </w:rPr>
              </w:rPrChange>
            </w:rPr>
            <w:fldChar w:fldCharType="separate"/>
          </w:r>
          <w:r w:rsidRPr="00EE27B1">
            <w:rPr>
              <w:i/>
              <w:noProof/>
              <w:sz w:val="24"/>
              <w:szCs w:val="24"/>
              <w:rPrChange w:id="7521" w:author="Tre" w:date="2012-11-19T09:04:00Z">
                <w:rPr>
                  <w:i/>
                  <w:noProof/>
                  <w:color w:val="0000FF"/>
                  <w:u w:val="single"/>
                </w:rPr>
              </w:rPrChange>
            </w:rPr>
            <w:delText>With the Gift, a character can become completely translucent, light travels right through him.</w:delText>
          </w:r>
          <w:r w:rsidRPr="00EE27B1" w:rsidDel="00E404A2">
            <w:rPr>
              <w:i/>
              <w:sz w:val="24"/>
              <w:szCs w:val="24"/>
              <w:rPrChange w:id="7522" w:author="Tre" w:date="2012-11-19T09:04:00Z">
                <w:rPr>
                  <w:i/>
                  <w:color w:val="0000FF"/>
                  <w:u w:val="single"/>
                </w:rPr>
              </w:rPrChange>
            </w:rPr>
            <w:fldChar w:fldCharType="end"/>
          </w:r>
          <w:r w:rsidRPr="00EE27B1" w:rsidDel="00E404A2">
            <w:rPr>
              <w:sz w:val="24"/>
              <w:szCs w:val="24"/>
              <w:rPrChange w:id="7523" w:author="Tre" w:date="2012-11-19T09:04:00Z">
                <w:rPr>
                  <w:color w:val="0000FF"/>
                  <w:u w:val="single"/>
                </w:rPr>
              </w:rPrChange>
            </w:rPr>
            <w:fldChar w:fldCharType="begin"/>
          </w:r>
          <w:r w:rsidRPr="00EE27B1">
            <w:rPr>
              <w:sz w:val="24"/>
              <w:szCs w:val="24"/>
              <w:rPrChange w:id="7524" w:author="Tre" w:date="2012-11-19T09:04:00Z">
                <w:rPr>
                  <w:color w:val="0000FF"/>
                  <w:u w:val="single"/>
                </w:rPr>
              </w:rPrChange>
            </w:rPr>
            <w:delInstrText xml:space="preserve"> NEXT  \* MERGEFORMAT </w:delInstrText>
          </w:r>
          <w:r w:rsidRPr="00EE27B1" w:rsidDel="00E404A2">
            <w:rPr>
              <w:sz w:val="24"/>
              <w:szCs w:val="24"/>
              <w:rPrChange w:id="7525" w:author="Tre" w:date="2012-11-19T09:04:00Z">
                <w:rPr>
                  <w:color w:val="0000FF"/>
                  <w:u w:val="single"/>
                </w:rPr>
              </w:rPrChange>
            </w:rPr>
            <w:fldChar w:fldCharType="end"/>
          </w:r>
        </w:del>
      </w:ins>
    </w:p>
    <w:p w:rsidR="001F7E3F" w:rsidRPr="00880A1F" w:rsidRDefault="001F7E3F">
      <w:pPr>
        <w:pStyle w:val="MatrixSuperfluous"/>
        <w:rPr>
          <w:ins w:id="7526" w:author="frontdesk" w:date="2012-11-16T12:46:00Z"/>
          <w:del w:id="7527" w:author="Tre" w:date="2012-11-16T21:30:00Z"/>
          <w:sz w:val="24"/>
          <w:szCs w:val="24"/>
          <w:rPrChange w:id="7528" w:author="Tre" w:date="2012-11-19T09:04:00Z">
            <w:rPr>
              <w:ins w:id="7529" w:author="frontdesk" w:date="2012-11-16T12:46:00Z"/>
              <w:del w:id="7530" w:author="Tre" w:date="2012-11-16T21:30:00Z"/>
            </w:rPr>
          </w:rPrChange>
        </w:rPr>
      </w:pPr>
    </w:p>
    <w:p w:rsidR="001F7E3F" w:rsidRPr="00880A1F" w:rsidRDefault="00EE27B1">
      <w:pPr>
        <w:pStyle w:val="MatrixSuperfluous"/>
        <w:rPr>
          <w:ins w:id="7531" w:author="frontdesk" w:date="2012-11-16T12:46:00Z"/>
          <w:del w:id="7532" w:author="Tre" w:date="2012-11-16T21:30:00Z"/>
          <w:sz w:val="24"/>
          <w:szCs w:val="24"/>
          <w:rPrChange w:id="7533" w:author="Tre" w:date="2012-11-19T09:04:00Z">
            <w:rPr>
              <w:ins w:id="7534" w:author="frontdesk" w:date="2012-11-16T12:46:00Z"/>
              <w:del w:id="7535" w:author="Tre" w:date="2012-11-16T21:30:00Z"/>
            </w:rPr>
          </w:rPrChange>
        </w:rPr>
      </w:pPr>
      <w:ins w:id="7536" w:author="frontdesk" w:date="2012-11-16T12:46:00Z">
        <w:del w:id="7537" w:author="Tre" w:date="2012-11-16T21:30:00Z">
          <w:r w:rsidRPr="00EE27B1">
            <w:rPr>
              <w:b/>
              <w:sz w:val="24"/>
              <w:szCs w:val="24"/>
              <w:rPrChange w:id="7538" w:author="Tre" w:date="2012-11-19T09:04:00Z">
                <w:rPr>
                  <w:b/>
                  <w:color w:val="0000FF"/>
                  <w:u w:val="single"/>
                </w:rPr>
              </w:rPrChange>
            </w:rPr>
            <w:delText>Matrix Feat</w:delText>
          </w:r>
          <w:r w:rsidRPr="00EE27B1">
            <w:rPr>
              <w:sz w:val="24"/>
              <w:szCs w:val="24"/>
              <w:rPrChange w:id="7539" w:author="Tre" w:date="2012-11-19T09:04:00Z">
                <w:rPr>
                  <w:color w:val="0000FF"/>
                  <w:u w:val="single"/>
                </w:rPr>
              </w:rPrChange>
            </w:rPr>
            <w:delText xml:space="preserve"> </w:delText>
          </w:r>
          <w:r w:rsidRPr="00EE27B1">
            <w:rPr>
              <w:b/>
              <w:sz w:val="24"/>
              <w:szCs w:val="24"/>
              <w:rPrChange w:id="7540" w:author="Tre" w:date="2012-11-19T09:04:00Z">
                <w:rPr>
                  <w:b/>
                  <w:color w:val="0000FF"/>
                  <w:u w:val="single"/>
                </w:rPr>
              </w:rPrChange>
            </w:rPr>
            <w:delText>“</w:delText>
          </w:r>
          <w:r w:rsidRPr="00EE27B1" w:rsidDel="00E404A2">
            <w:rPr>
              <w:b/>
              <w:i/>
              <w:sz w:val="24"/>
              <w:szCs w:val="24"/>
              <w:rPrChange w:id="7541" w:author="Tre" w:date="2012-11-19T09:04:00Z">
                <w:rPr>
                  <w:b/>
                  <w:i/>
                  <w:color w:val="0000FF"/>
                  <w:u w:val="single"/>
                </w:rPr>
              </w:rPrChange>
            </w:rPr>
            <w:fldChar w:fldCharType="begin"/>
          </w:r>
          <w:r w:rsidRPr="00EE27B1">
            <w:rPr>
              <w:b/>
              <w:i/>
              <w:sz w:val="24"/>
              <w:szCs w:val="24"/>
              <w:rPrChange w:id="7542" w:author="Tre" w:date="2012-11-19T09:04:00Z">
                <w:rPr>
                  <w:b/>
                  <w:i/>
                  <w:color w:val="0000FF"/>
                  <w:u w:val="single"/>
                </w:rPr>
              </w:rPrChange>
            </w:rPr>
            <w:delInstrText xml:space="preserve"> MERGEFIELD Skill </w:delInstrText>
          </w:r>
          <w:r w:rsidRPr="00EE27B1" w:rsidDel="00E404A2">
            <w:rPr>
              <w:b/>
              <w:i/>
              <w:sz w:val="24"/>
              <w:szCs w:val="24"/>
              <w:rPrChange w:id="7543" w:author="Tre" w:date="2012-11-19T09:04:00Z">
                <w:rPr>
                  <w:b/>
                  <w:i/>
                  <w:color w:val="0000FF"/>
                  <w:u w:val="single"/>
                </w:rPr>
              </w:rPrChange>
            </w:rPr>
            <w:fldChar w:fldCharType="separate"/>
          </w:r>
          <w:r w:rsidRPr="00EE27B1">
            <w:rPr>
              <w:b/>
              <w:i/>
              <w:noProof/>
              <w:sz w:val="24"/>
              <w:szCs w:val="24"/>
              <w:rPrChange w:id="7544" w:author="Tre" w:date="2012-11-19T09:04:00Z">
                <w:rPr>
                  <w:b/>
                  <w:i/>
                  <w:noProof/>
                  <w:color w:val="0000FF"/>
                  <w:u w:val="single"/>
                </w:rPr>
              </w:rPrChange>
            </w:rPr>
            <w:delText>Jump</w:delText>
          </w:r>
          <w:r w:rsidRPr="00EE27B1" w:rsidDel="00E404A2">
            <w:rPr>
              <w:b/>
              <w:i/>
              <w:sz w:val="24"/>
              <w:szCs w:val="24"/>
              <w:rPrChange w:id="7545" w:author="Tre" w:date="2012-11-19T09:04:00Z">
                <w:rPr>
                  <w:b/>
                  <w:i/>
                  <w:color w:val="0000FF"/>
                  <w:u w:val="single"/>
                </w:rPr>
              </w:rPrChange>
            </w:rPr>
            <w:fldChar w:fldCharType="end"/>
          </w:r>
          <w:r w:rsidRPr="00EE27B1">
            <w:rPr>
              <w:b/>
              <w:sz w:val="24"/>
              <w:szCs w:val="24"/>
              <w:rPrChange w:id="7546" w:author="Tre" w:date="2012-11-19T09:04:00Z">
                <w:rPr>
                  <w:b/>
                  <w:color w:val="0000FF"/>
                  <w:u w:val="single"/>
                </w:rPr>
              </w:rPrChange>
            </w:rPr>
            <w:delText>”</w:delText>
          </w:r>
          <w:r w:rsidRPr="00EE27B1">
            <w:rPr>
              <w:sz w:val="24"/>
              <w:szCs w:val="24"/>
              <w:rPrChange w:id="7547" w:author="Tre" w:date="2012-11-19T09:04:00Z">
                <w:rPr>
                  <w:color w:val="0000FF"/>
                  <w:u w:val="single"/>
                </w:rPr>
              </w:rPrChange>
            </w:rPr>
            <w:delText xml:space="preserve"> - [CyberZen]</w:delText>
          </w:r>
        </w:del>
      </w:ins>
    </w:p>
    <w:p w:rsidR="001F7E3F" w:rsidRPr="00880A1F" w:rsidRDefault="00EE27B1">
      <w:pPr>
        <w:pStyle w:val="MatrixSuperfluous"/>
        <w:rPr>
          <w:ins w:id="7548" w:author="frontdesk" w:date="2012-11-16T12:46:00Z"/>
          <w:del w:id="7549" w:author="Tre" w:date="2012-11-16T21:30:00Z"/>
          <w:sz w:val="24"/>
          <w:szCs w:val="24"/>
          <w:rPrChange w:id="7550" w:author="Tre" w:date="2012-11-19T09:04:00Z">
            <w:rPr>
              <w:ins w:id="7551" w:author="frontdesk" w:date="2012-11-16T12:46:00Z"/>
              <w:del w:id="7552" w:author="Tre" w:date="2012-11-16T21:30:00Z"/>
            </w:rPr>
          </w:rPrChange>
        </w:rPr>
      </w:pPr>
      <w:ins w:id="7553" w:author="frontdesk" w:date="2012-11-16T12:46:00Z">
        <w:del w:id="7554" w:author="Tre" w:date="2012-11-16T21:30:00Z">
          <w:r w:rsidRPr="00EE27B1">
            <w:rPr>
              <w:sz w:val="24"/>
              <w:szCs w:val="24"/>
              <w:rPrChange w:id="7555" w:author="Tre" w:date="2012-11-19T09:04:00Z">
                <w:rPr>
                  <w:color w:val="0000FF"/>
                  <w:u w:val="single"/>
                </w:rPr>
              </w:rPrChange>
            </w:rPr>
            <w:delText>Rule Bender Feat:</w:delText>
          </w:r>
          <w:r w:rsidRPr="00EE27B1">
            <w:rPr>
              <w:i/>
              <w:sz w:val="24"/>
              <w:szCs w:val="24"/>
              <w:rPrChange w:id="7556" w:author="Tre" w:date="2012-11-19T09:04:00Z">
                <w:rPr>
                  <w:i/>
                  <w:color w:val="0000FF"/>
                  <w:u w:val="single"/>
                </w:rPr>
              </w:rPrChange>
            </w:rPr>
            <w:delText xml:space="preserve"> </w:delText>
          </w:r>
          <w:r w:rsidRPr="00EE27B1" w:rsidDel="00E404A2">
            <w:rPr>
              <w:i/>
              <w:sz w:val="24"/>
              <w:szCs w:val="24"/>
              <w:rPrChange w:id="7557" w:author="Tre" w:date="2012-11-19T09:04:00Z">
                <w:rPr>
                  <w:i/>
                  <w:color w:val="0000FF"/>
                  <w:u w:val="single"/>
                </w:rPr>
              </w:rPrChange>
            </w:rPr>
            <w:fldChar w:fldCharType="begin"/>
          </w:r>
          <w:r w:rsidRPr="00EE27B1">
            <w:rPr>
              <w:i/>
              <w:sz w:val="24"/>
              <w:szCs w:val="24"/>
              <w:rPrChange w:id="7558" w:author="Tre" w:date="2012-11-19T09:04:00Z">
                <w:rPr>
                  <w:i/>
                  <w:color w:val="0000FF"/>
                  <w:u w:val="single"/>
                </w:rPr>
              </w:rPrChange>
            </w:rPr>
            <w:delInstrText xml:space="preserve"> MERGEFIELD Rule_Bender_Description </w:delInstrText>
          </w:r>
          <w:r w:rsidRPr="00EE27B1" w:rsidDel="00E404A2">
            <w:rPr>
              <w:i/>
              <w:sz w:val="24"/>
              <w:szCs w:val="24"/>
              <w:rPrChange w:id="7559" w:author="Tre" w:date="2012-11-19T09:04:00Z">
                <w:rPr>
                  <w:i/>
                  <w:color w:val="0000FF"/>
                  <w:u w:val="single"/>
                </w:rPr>
              </w:rPrChange>
            </w:rPr>
            <w:fldChar w:fldCharType="separate"/>
          </w:r>
          <w:r w:rsidRPr="00EE27B1">
            <w:rPr>
              <w:i/>
              <w:noProof/>
              <w:sz w:val="24"/>
              <w:szCs w:val="24"/>
              <w:rPrChange w:id="7560" w:author="Tre" w:date="2012-11-19T09:04:00Z">
                <w:rPr>
                  <w:i/>
                  <w:noProof/>
                  <w:color w:val="0000FF"/>
                  <w:u w:val="single"/>
                </w:rPr>
              </w:rPrChange>
            </w:rPr>
            <w:delText>Soften a deadly fall of twenty stories and land light as a feather, or jump across extreme distances as though they were much smaller. You could jump across the Grand Canyon with this feat.</w:delText>
          </w:r>
          <w:r w:rsidRPr="00EE27B1" w:rsidDel="00E404A2">
            <w:rPr>
              <w:i/>
              <w:sz w:val="24"/>
              <w:szCs w:val="24"/>
              <w:rPrChange w:id="7561" w:author="Tre" w:date="2012-11-19T09:04:00Z">
                <w:rPr>
                  <w:i/>
                  <w:color w:val="0000FF"/>
                  <w:u w:val="single"/>
                </w:rPr>
              </w:rPrChange>
            </w:rPr>
            <w:fldChar w:fldCharType="end"/>
          </w:r>
        </w:del>
      </w:ins>
    </w:p>
    <w:p w:rsidR="001F7E3F" w:rsidRPr="00880A1F" w:rsidRDefault="00EE27B1">
      <w:pPr>
        <w:pStyle w:val="MatrixSuperfluous"/>
        <w:rPr>
          <w:ins w:id="7562" w:author="frontdesk" w:date="2012-11-16T12:46:00Z"/>
          <w:del w:id="7563" w:author="Tre" w:date="2012-11-16T21:30:00Z"/>
          <w:sz w:val="24"/>
          <w:szCs w:val="24"/>
          <w:rPrChange w:id="7564" w:author="Tre" w:date="2012-11-19T09:04:00Z">
            <w:rPr>
              <w:ins w:id="7565" w:author="frontdesk" w:date="2012-11-16T12:46:00Z"/>
              <w:del w:id="7566" w:author="Tre" w:date="2012-11-16T21:30:00Z"/>
            </w:rPr>
          </w:rPrChange>
        </w:rPr>
      </w:pPr>
      <w:ins w:id="7567" w:author="frontdesk" w:date="2012-11-16T12:46:00Z">
        <w:del w:id="7568" w:author="Tre" w:date="2012-11-16T21:30:00Z">
          <w:r w:rsidRPr="00EE27B1">
            <w:rPr>
              <w:sz w:val="24"/>
              <w:szCs w:val="24"/>
              <w:rPrChange w:id="7569" w:author="Tre" w:date="2012-11-19T09:04:00Z">
                <w:rPr>
                  <w:color w:val="0000FF"/>
                  <w:u w:val="single"/>
                </w:rPr>
              </w:rPrChange>
            </w:rPr>
            <w:delText xml:space="preserve">Rule Breaker Feat: </w:delText>
          </w:r>
          <w:r w:rsidRPr="00EE27B1" w:rsidDel="00E404A2">
            <w:rPr>
              <w:i/>
              <w:sz w:val="24"/>
              <w:szCs w:val="24"/>
              <w:rPrChange w:id="7570" w:author="Tre" w:date="2012-11-19T09:04:00Z">
                <w:rPr>
                  <w:i/>
                  <w:color w:val="0000FF"/>
                  <w:u w:val="single"/>
                </w:rPr>
              </w:rPrChange>
            </w:rPr>
            <w:fldChar w:fldCharType="begin"/>
          </w:r>
          <w:r w:rsidRPr="00EE27B1">
            <w:rPr>
              <w:i/>
              <w:sz w:val="24"/>
              <w:szCs w:val="24"/>
              <w:rPrChange w:id="7571" w:author="Tre" w:date="2012-11-19T09:04:00Z">
                <w:rPr>
                  <w:i/>
                  <w:color w:val="0000FF"/>
                  <w:u w:val="single"/>
                </w:rPr>
              </w:rPrChange>
            </w:rPr>
            <w:delInstrText xml:space="preserve"> MERGEFIELD Rule_Breaker_Description </w:delInstrText>
          </w:r>
          <w:r w:rsidRPr="00EE27B1" w:rsidDel="00E404A2">
            <w:rPr>
              <w:i/>
              <w:sz w:val="24"/>
              <w:szCs w:val="24"/>
              <w:rPrChange w:id="7572" w:author="Tre" w:date="2012-11-19T09:04:00Z">
                <w:rPr>
                  <w:i/>
                  <w:color w:val="0000FF"/>
                  <w:u w:val="single"/>
                </w:rPr>
              </w:rPrChange>
            </w:rPr>
            <w:fldChar w:fldCharType="separate"/>
          </w:r>
          <w:r w:rsidRPr="00EE27B1">
            <w:rPr>
              <w:i/>
              <w:noProof/>
              <w:sz w:val="24"/>
              <w:szCs w:val="24"/>
              <w:rPrChange w:id="7573" w:author="Tre" w:date="2012-11-19T09:04:00Z">
                <w:rPr>
                  <w:i/>
                  <w:noProof/>
                  <w:color w:val="0000FF"/>
                  <w:u w:val="single"/>
                </w:rPr>
              </w:rPrChange>
            </w:rPr>
            <w:delText>Jump gets very similar to fly with the gift. The character can jump as far as they want. They basically jump as high as they want and land. The difference from flying is they can’t do the superman thing. The character can jump for miles as long as they ar</w:delText>
          </w:r>
          <w:r w:rsidRPr="00EE27B1" w:rsidDel="00E404A2">
            <w:rPr>
              <w:i/>
              <w:sz w:val="24"/>
              <w:szCs w:val="24"/>
              <w:rPrChange w:id="7574" w:author="Tre" w:date="2012-11-19T09:04:00Z">
                <w:rPr>
                  <w:i/>
                  <w:color w:val="0000FF"/>
                  <w:u w:val="single"/>
                </w:rPr>
              </w:rPrChange>
            </w:rPr>
            <w:fldChar w:fldCharType="end"/>
          </w:r>
          <w:r w:rsidRPr="00EE27B1" w:rsidDel="00E404A2">
            <w:rPr>
              <w:sz w:val="24"/>
              <w:szCs w:val="24"/>
              <w:rPrChange w:id="7575" w:author="Tre" w:date="2012-11-19T09:04:00Z">
                <w:rPr>
                  <w:color w:val="0000FF"/>
                  <w:u w:val="single"/>
                </w:rPr>
              </w:rPrChange>
            </w:rPr>
            <w:fldChar w:fldCharType="begin"/>
          </w:r>
          <w:r w:rsidRPr="00EE27B1">
            <w:rPr>
              <w:sz w:val="24"/>
              <w:szCs w:val="24"/>
              <w:rPrChange w:id="7576" w:author="Tre" w:date="2012-11-19T09:04:00Z">
                <w:rPr>
                  <w:color w:val="0000FF"/>
                  <w:u w:val="single"/>
                </w:rPr>
              </w:rPrChange>
            </w:rPr>
            <w:delInstrText xml:space="preserve"> NEXT  \* MERGEFORMAT </w:delInstrText>
          </w:r>
          <w:r w:rsidRPr="00EE27B1" w:rsidDel="00E404A2">
            <w:rPr>
              <w:sz w:val="24"/>
              <w:szCs w:val="24"/>
              <w:rPrChange w:id="7577" w:author="Tre" w:date="2012-11-19T09:04:00Z">
                <w:rPr>
                  <w:color w:val="0000FF"/>
                  <w:u w:val="single"/>
                </w:rPr>
              </w:rPrChange>
            </w:rPr>
            <w:fldChar w:fldCharType="end"/>
          </w:r>
        </w:del>
      </w:ins>
    </w:p>
    <w:p w:rsidR="001F7E3F" w:rsidRPr="00880A1F" w:rsidRDefault="001F7E3F">
      <w:pPr>
        <w:pStyle w:val="MatrixSuperfluous"/>
        <w:rPr>
          <w:ins w:id="7578" w:author="frontdesk" w:date="2012-11-16T12:46:00Z"/>
          <w:del w:id="7579" w:author="Tre" w:date="2012-11-16T21:30:00Z"/>
          <w:sz w:val="24"/>
          <w:szCs w:val="24"/>
          <w:rPrChange w:id="7580" w:author="Tre" w:date="2012-11-19T09:04:00Z">
            <w:rPr>
              <w:ins w:id="7581" w:author="frontdesk" w:date="2012-11-16T12:46:00Z"/>
              <w:del w:id="7582" w:author="Tre" w:date="2012-11-16T21:30:00Z"/>
            </w:rPr>
          </w:rPrChange>
        </w:rPr>
      </w:pPr>
    </w:p>
    <w:p w:rsidR="001F7E3F" w:rsidRPr="00880A1F" w:rsidRDefault="00EE27B1">
      <w:pPr>
        <w:pStyle w:val="MatrixSuperfluous"/>
        <w:rPr>
          <w:ins w:id="7583" w:author="frontdesk" w:date="2012-11-16T12:46:00Z"/>
          <w:del w:id="7584" w:author="Tre" w:date="2012-11-16T21:30:00Z"/>
          <w:sz w:val="24"/>
          <w:szCs w:val="24"/>
          <w:rPrChange w:id="7585" w:author="Tre" w:date="2012-11-19T09:04:00Z">
            <w:rPr>
              <w:ins w:id="7586" w:author="frontdesk" w:date="2012-11-16T12:46:00Z"/>
              <w:del w:id="7587" w:author="Tre" w:date="2012-11-16T21:30:00Z"/>
            </w:rPr>
          </w:rPrChange>
        </w:rPr>
      </w:pPr>
      <w:ins w:id="7588" w:author="frontdesk" w:date="2012-11-16T12:46:00Z">
        <w:del w:id="7589" w:author="Tre" w:date="2012-11-16T21:30:00Z">
          <w:r w:rsidRPr="00EE27B1">
            <w:rPr>
              <w:b/>
              <w:sz w:val="24"/>
              <w:szCs w:val="24"/>
              <w:rPrChange w:id="7590" w:author="Tre" w:date="2012-11-19T09:04:00Z">
                <w:rPr>
                  <w:b/>
                  <w:color w:val="0000FF"/>
                  <w:u w:val="single"/>
                </w:rPr>
              </w:rPrChange>
            </w:rPr>
            <w:delText>Matrix Feat</w:delText>
          </w:r>
          <w:r w:rsidRPr="00EE27B1">
            <w:rPr>
              <w:sz w:val="24"/>
              <w:szCs w:val="24"/>
              <w:rPrChange w:id="7591" w:author="Tre" w:date="2012-11-19T09:04:00Z">
                <w:rPr>
                  <w:color w:val="0000FF"/>
                  <w:u w:val="single"/>
                </w:rPr>
              </w:rPrChange>
            </w:rPr>
            <w:delText xml:space="preserve"> </w:delText>
          </w:r>
          <w:r w:rsidRPr="00EE27B1">
            <w:rPr>
              <w:b/>
              <w:sz w:val="24"/>
              <w:szCs w:val="24"/>
              <w:rPrChange w:id="7592" w:author="Tre" w:date="2012-11-19T09:04:00Z">
                <w:rPr>
                  <w:b/>
                  <w:color w:val="0000FF"/>
                  <w:u w:val="single"/>
                </w:rPr>
              </w:rPrChange>
            </w:rPr>
            <w:delText>“</w:delText>
          </w:r>
          <w:r w:rsidRPr="00EE27B1" w:rsidDel="00E404A2">
            <w:rPr>
              <w:b/>
              <w:i/>
              <w:sz w:val="24"/>
              <w:szCs w:val="24"/>
              <w:rPrChange w:id="7593" w:author="Tre" w:date="2012-11-19T09:04:00Z">
                <w:rPr>
                  <w:b/>
                  <w:i/>
                  <w:color w:val="0000FF"/>
                  <w:u w:val="single"/>
                </w:rPr>
              </w:rPrChange>
            </w:rPr>
            <w:fldChar w:fldCharType="begin"/>
          </w:r>
          <w:r w:rsidRPr="00EE27B1">
            <w:rPr>
              <w:b/>
              <w:i/>
              <w:sz w:val="24"/>
              <w:szCs w:val="24"/>
              <w:rPrChange w:id="7594" w:author="Tre" w:date="2012-11-19T09:04:00Z">
                <w:rPr>
                  <w:b/>
                  <w:i/>
                  <w:color w:val="0000FF"/>
                  <w:u w:val="single"/>
                </w:rPr>
              </w:rPrChange>
            </w:rPr>
            <w:delInstrText xml:space="preserve"> MERGEFIELD Skill </w:delInstrText>
          </w:r>
          <w:r w:rsidRPr="00EE27B1" w:rsidDel="00E404A2">
            <w:rPr>
              <w:b/>
              <w:i/>
              <w:sz w:val="24"/>
              <w:szCs w:val="24"/>
              <w:rPrChange w:id="7595" w:author="Tre" w:date="2012-11-19T09:04:00Z">
                <w:rPr>
                  <w:b/>
                  <w:i/>
                  <w:color w:val="0000FF"/>
                  <w:u w:val="single"/>
                </w:rPr>
              </w:rPrChange>
            </w:rPr>
            <w:fldChar w:fldCharType="separate"/>
          </w:r>
          <w:r w:rsidRPr="00EE27B1">
            <w:rPr>
              <w:b/>
              <w:i/>
              <w:noProof/>
              <w:sz w:val="24"/>
              <w:szCs w:val="24"/>
              <w:rPrChange w:id="7596" w:author="Tre" w:date="2012-11-19T09:04:00Z">
                <w:rPr>
                  <w:b/>
                  <w:i/>
                  <w:noProof/>
                  <w:color w:val="0000FF"/>
                  <w:u w:val="single"/>
                </w:rPr>
              </w:rPrChange>
            </w:rPr>
            <w:delText>Mimic</w:delText>
          </w:r>
          <w:r w:rsidRPr="00EE27B1" w:rsidDel="00E404A2">
            <w:rPr>
              <w:b/>
              <w:i/>
              <w:sz w:val="24"/>
              <w:szCs w:val="24"/>
              <w:rPrChange w:id="7597" w:author="Tre" w:date="2012-11-19T09:04:00Z">
                <w:rPr>
                  <w:b/>
                  <w:i/>
                  <w:color w:val="0000FF"/>
                  <w:u w:val="single"/>
                </w:rPr>
              </w:rPrChange>
            </w:rPr>
            <w:fldChar w:fldCharType="end"/>
          </w:r>
          <w:r w:rsidRPr="00EE27B1">
            <w:rPr>
              <w:b/>
              <w:sz w:val="24"/>
              <w:szCs w:val="24"/>
              <w:rPrChange w:id="7598" w:author="Tre" w:date="2012-11-19T09:04:00Z">
                <w:rPr>
                  <w:b/>
                  <w:color w:val="0000FF"/>
                  <w:u w:val="single"/>
                </w:rPr>
              </w:rPrChange>
            </w:rPr>
            <w:delText>”</w:delText>
          </w:r>
          <w:r w:rsidRPr="00EE27B1">
            <w:rPr>
              <w:sz w:val="24"/>
              <w:szCs w:val="24"/>
              <w:rPrChange w:id="7599" w:author="Tre" w:date="2012-11-19T09:04:00Z">
                <w:rPr>
                  <w:color w:val="0000FF"/>
                  <w:u w:val="single"/>
                </w:rPr>
              </w:rPrChange>
            </w:rPr>
            <w:delText xml:space="preserve"> - [CyberZen]</w:delText>
          </w:r>
        </w:del>
      </w:ins>
    </w:p>
    <w:p w:rsidR="001F7E3F" w:rsidRPr="00880A1F" w:rsidRDefault="00EE27B1">
      <w:pPr>
        <w:pStyle w:val="MatrixSuperfluous"/>
        <w:rPr>
          <w:ins w:id="7600" w:author="frontdesk" w:date="2012-11-16T12:46:00Z"/>
          <w:del w:id="7601" w:author="Tre" w:date="2012-11-16T21:30:00Z"/>
          <w:sz w:val="24"/>
          <w:szCs w:val="24"/>
          <w:rPrChange w:id="7602" w:author="Tre" w:date="2012-11-19T09:04:00Z">
            <w:rPr>
              <w:ins w:id="7603" w:author="frontdesk" w:date="2012-11-16T12:46:00Z"/>
              <w:del w:id="7604" w:author="Tre" w:date="2012-11-16T21:30:00Z"/>
            </w:rPr>
          </w:rPrChange>
        </w:rPr>
      </w:pPr>
      <w:ins w:id="7605" w:author="frontdesk" w:date="2012-11-16T12:46:00Z">
        <w:del w:id="7606" w:author="Tre" w:date="2012-11-16T21:30:00Z">
          <w:r w:rsidRPr="00EE27B1">
            <w:rPr>
              <w:sz w:val="24"/>
              <w:szCs w:val="24"/>
              <w:rPrChange w:id="7607" w:author="Tre" w:date="2012-11-19T09:04:00Z">
                <w:rPr>
                  <w:color w:val="0000FF"/>
                  <w:u w:val="single"/>
                </w:rPr>
              </w:rPrChange>
            </w:rPr>
            <w:delText>Rule Bender Feat:</w:delText>
          </w:r>
          <w:r w:rsidRPr="00EE27B1">
            <w:rPr>
              <w:i/>
              <w:sz w:val="24"/>
              <w:szCs w:val="24"/>
              <w:rPrChange w:id="7608" w:author="Tre" w:date="2012-11-19T09:04:00Z">
                <w:rPr>
                  <w:i/>
                  <w:color w:val="0000FF"/>
                  <w:u w:val="single"/>
                </w:rPr>
              </w:rPrChange>
            </w:rPr>
            <w:delText xml:space="preserve"> </w:delText>
          </w:r>
          <w:r w:rsidRPr="00EE27B1" w:rsidDel="00E404A2">
            <w:rPr>
              <w:i/>
              <w:sz w:val="24"/>
              <w:szCs w:val="24"/>
              <w:rPrChange w:id="7609" w:author="Tre" w:date="2012-11-19T09:04:00Z">
                <w:rPr>
                  <w:i/>
                  <w:color w:val="0000FF"/>
                  <w:u w:val="single"/>
                </w:rPr>
              </w:rPrChange>
            </w:rPr>
            <w:fldChar w:fldCharType="begin"/>
          </w:r>
          <w:r w:rsidRPr="00EE27B1">
            <w:rPr>
              <w:i/>
              <w:sz w:val="24"/>
              <w:szCs w:val="24"/>
              <w:rPrChange w:id="7610" w:author="Tre" w:date="2012-11-19T09:04:00Z">
                <w:rPr>
                  <w:i/>
                  <w:color w:val="0000FF"/>
                  <w:u w:val="single"/>
                </w:rPr>
              </w:rPrChange>
            </w:rPr>
            <w:delInstrText xml:space="preserve"> MERGEFIELD Rule_Bender_Description </w:delInstrText>
          </w:r>
          <w:r w:rsidRPr="00EE27B1" w:rsidDel="00E404A2">
            <w:rPr>
              <w:i/>
              <w:sz w:val="24"/>
              <w:szCs w:val="24"/>
              <w:rPrChange w:id="7611" w:author="Tre" w:date="2012-11-19T09:04:00Z">
                <w:rPr>
                  <w:i/>
                  <w:color w:val="0000FF"/>
                  <w:u w:val="single"/>
                </w:rPr>
              </w:rPrChange>
            </w:rPr>
            <w:fldChar w:fldCharType="separate"/>
          </w:r>
          <w:r w:rsidRPr="00EE27B1">
            <w:rPr>
              <w:i/>
              <w:noProof/>
              <w:sz w:val="24"/>
              <w:szCs w:val="24"/>
              <w:rPrChange w:id="7612" w:author="Tre" w:date="2012-11-19T09:04:00Z">
                <w:rPr>
                  <w:i/>
                  <w:noProof/>
                  <w:color w:val="0000FF"/>
                  <w:u w:val="single"/>
                </w:rPr>
              </w:rPrChange>
            </w:rPr>
            <w:delText>turn body into an element that you have come in contact with. The body can move like normal but it has all the other characteristics of the element they copied.</w:delText>
          </w:r>
          <w:r w:rsidRPr="00EE27B1" w:rsidDel="00E404A2">
            <w:rPr>
              <w:i/>
              <w:sz w:val="24"/>
              <w:szCs w:val="24"/>
              <w:rPrChange w:id="7613" w:author="Tre" w:date="2012-11-19T09:04:00Z">
                <w:rPr>
                  <w:i/>
                  <w:color w:val="0000FF"/>
                  <w:u w:val="single"/>
                </w:rPr>
              </w:rPrChange>
            </w:rPr>
            <w:fldChar w:fldCharType="end"/>
          </w:r>
        </w:del>
      </w:ins>
    </w:p>
    <w:p w:rsidR="001F7E3F" w:rsidRPr="00880A1F" w:rsidRDefault="00EE27B1">
      <w:pPr>
        <w:pStyle w:val="MatrixSuperfluous"/>
        <w:rPr>
          <w:ins w:id="7614" w:author="frontdesk" w:date="2012-11-16T12:46:00Z"/>
          <w:del w:id="7615" w:author="Tre" w:date="2012-11-16T21:30:00Z"/>
          <w:sz w:val="24"/>
          <w:szCs w:val="24"/>
          <w:rPrChange w:id="7616" w:author="Tre" w:date="2012-11-19T09:04:00Z">
            <w:rPr>
              <w:ins w:id="7617" w:author="frontdesk" w:date="2012-11-16T12:46:00Z"/>
              <w:del w:id="7618" w:author="Tre" w:date="2012-11-16T21:30:00Z"/>
            </w:rPr>
          </w:rPrChange>
        </w:rPr>
      </w:pPr>
      <w:ins w:id="7619" w:author="frontdesk" w:date="2012-11-16T12:46:00Z">
        <w:del w:id="7620" w:author="Tre" w:date="2012-11-16T21:30:00Z">
          <w:r w:rsidRPr="00EE27B1">
            <w:rPr>
              <w:sz w:val="24"/>
              <w:szCs w:val="24"/>
              <w:rPrChange w:id="7621" w:author="Tre" w:date="2012-11-19T09:04:00Z">
                <w:rPr>
                  <w:color w:val="0000FF"/>
                  <w:u w:val="single"/>
                </w:rPr>
              </w:rPrChange>
            </w:rPr>
            <w:delText xml:space="preserve">Rule Breaker Feat: </w:delText>
          </w:r>
          <w:r w:rsidRPr="00EE27B1" w:rsidDel="00E404A2">
            <w:rPr>
              <w:i/>
              <w:sz w:val="24"/>
              <w:szCs w:val="24"/>
              <w:rPrChange w:id="7622" w:author="Tre" w:date="2012-11-19T09:04:00Z">
                <w:rPr>
                  <w:i/>
                  <w:color w:val="0000FF"/>
                  <w:u w:val="single"/>
                </w:rPr>
              </w:rPrChange>
            </w:rPr>
            <w:fldChar w:fldCharType="begin"/>
          </w:r>
          <w:r w:rsidRPr="00EE27B1">
            <w:rPr>
              <w:i/>
              <w:sz w:val="24"/>
              <w:szCs w:val="24"/>
              <w:rPrChange w:id="7623" w:author="Tre" w:date="2012-11-19T09:04:00Z">
                <w:rPr>
                  <w:i/>
                  <w:color w:val="0000FF"/>
                  <w:u w:val="single"/>
                </w:rPr>
              </w:rPrChange>
            </w:rPr>
            <w:delInstrText xml:space="preserve"> MERGEFIELD Rule_Breaker_Description </w:delInstrText>
          </w:r>
          <w:r w:rsidRPr="00EE27B1" w:rsidDel="00E404A2">
            <w:rPr>
              <w:i/>
              <w:sz w:val="24"/>
              <w:szCs w:val="24"/>
              <w:rPrChange w:id="7624" w:author="Tre" w:date="2012-11-19T09:04:00Z">
                <w:rPr>
                  <w:i/>
                  <w:color w:val="0000FF"/>
                  <w:u w:val="single"/>
                </w:rPr>
              </w:rPrChange>
            </w:rPr>
            <w:fldChar w:fldCharType="separate"/>
          </w:r>
          <w:r w:rsidRPr="00EE27B1">
            <w:rPr>
              <w:i/>
              <w:noProof/>
              <w:sz w:val="24"/>
              <w:szCs w:val="24"/>
              <w:rPrChange w:id="7625" w:author="Tre" w:date="2012-11-19T09:04:00Z">
                <w:rPr>
                  <w:i/>
                  <w:noProof/>
                  <w:color w:val="0000FF"/>
                  <w:u w:val="single"/>
                </w:rPr>
              </w:rPrChange>
            </w:rPr>
            <w:delText>by touching an object, person, animal, or bug the character can become a copy of that thing down to the smallest detail. The character does not have to stay human. The could mimic a monkey but they must touch it.</w:delText>
          </w:r>
          <w:r w:rsidRPr="00EE27B1" w:rsidDel="00E404A2">
            <w:rPr>
              <w:i/>
              <w:sz w:val="24"/>
              <w:szCs w:val="24"/>
              <w:rPrChange w:id="7626" w:author="Tre" w:date="2012-11-19T09:04:00Z">
                <w:rPr>
                  <w:i/>
                  <w:color w:val="0000FF"/>
                  <w:u w:val="single"/>
                </w:rPr>
              </w:rPrChange>
            </w:rPr>
            <w:fldChar w:fldCharType="end"/>
          </w:r>
          <w:r w:rsidRPr="00EE27B1" w:rsidDel="00E404A2">
            <w:rPr>
              <w:sz w:val="24"/>
              <w:szCs w:val="24"/>
              <w:rPrChange w:id="7627" w:author="Tre" w:date="2012-11-19T09:04:00Z">
                <w:rPr>
                  <w:color w:val="0000FF"/>
                  <w:u w:val="single"/>
                </w:rPr>
              </w:rPrChange>
            </w:rPr>
            <w:fldChar w:fldCharType="begin"/>
          </w:r>
          <w:r w:rsidRPr="00EE27B1">
            <w:rPr>
              <w:sz w:val="24"/>
              <w:szCs w:val="24"/>
              <w:rPrChange w:id="7628" w:author="Tre" w:date="2012-11-19T09:04:00Z">
                <w:rPr>
                  <w:color w:val="0000FF"/>
                  <w:u w:val="single"/>
                </w:rPr>
              </w:rPrChange>
            </w:rPr>
            <w:delInstrText xml:space="preserve"> NEXT  \* MERGEFORMAT </w:delInstrText>
          </w:r>
          <w:r w:rsidRPr="00EE27B1" w:rsidDel="00E404A2">
            <w:rPr>
              <w:sz w:val="24"/>
              <w:szCs w:val="24"/>
              <w:rPrChange w:id="7629" w:author="Tre" w:date="2012-11-19T09:04:00Z">
                <w:rPr>
                  <w:color w:val="0000FF"/>
                  <w:u w:val="single"/>
                </w:rPr>
              </w:rPrChange>
            </w:rPr>
            <w:fldChar w:fldCharType="end"/>
          </w:r>
        </w:del>
      </w:ins>
    </w:p>
    <w:p w:rsidR="001F7E3F" w:rsidRPr="00880A1F" w:rsidRDefault="001F7E3F">
      <w:pPr>
        <w:pStyle w:val="MatrixSuperfluous"/>
        <w:rPr>
          <w:ins w:id="7630" w:author="frontdesk" w:date="2012-11-16T12:46:00Z"/>
          <w:del w:id="7631" w:author="Tre" w:date="2012-11-16T21:30:00Z"/>
          <w:sz w:val="24"/>
          <w:szCs w:val="24"/>
          <w:rPrChange w:id="7632" w:author="Tre" w:date="2012-11-19T09:04:00Z">
            <w:rPr>
              <w:ins w:id="7633" w:author="frontdesk" w:date="2012-11-16T12:46:00Z"/>
              <w:del w:id="7634" w:author="Tre" w:date="2012-11-16T21:30:00Z"/>
            </w:rPr>
          </w:rPrChange>
        </w:rPr>
      </w:pPr>
    </w:p>
    <w:p w:rsidR="001F7E3F" w:rsidRPr="00880A1F" w:rsidRDefault="00EE27B1">
      <w:pPr>
        <w:pStyle w:val="MatrixSuperfluous"/>
        <w:rPr>
          <w:ins w:id="7635" w:author="frontdesk" w:date="2012-11-16T12:46:00Z"/>
          <w:del w:id="7636" w:author="Tre" w:date="2012-11-16T21:30:00Z"/>
          <w:sz w:val="24"/>
          <w:szCs w:val="24"/>
          <w:rPrChange w:id="7637" w:author="Tre" w:date="2012-11-19T09:04:00Z">
            <w:rPr>
              <w:ins w:id="7638" w:author="frontdesk" w:date="2012-11-16T12:46:00Z"/>
              <w:del w:id="7639" w:author="Tre" w:date="2012-11-16T21:30:00Z"/>
            </w:rPr>
          </w:rPrChange>
        </w:rPr>
      </w:pPr>
      <w:ins w:id="7640" w:author="frontdesk" w:date="2012-11-16T12:46:00Z">
        <w:del w:id="7641" w:author="Tre" w:date="2012-11-16T21:30:00Z">
          <w:r w:rsidRPr="00EE27B1">
            <w:rPr>
              <w:b/>
              <w:sz w:val="24"/>
              <w:szCs w:val="24"/>
              <w:rPrChange w:id="7642" w:author="Tre" w:date="2012-11-19T09:04:00Z">
                <w:rPr>
                  <w:b/>
                  <w:color w:val="0000FF"/>
                  <w:u w:val="single"/>
                </w:rPr>
              </w:rPrChange>
            </w:rPr>
            <w:delText>Matrix Feat</w:delText>
          </w:r>
          <w:r w:rsidRPr="00EE27B1">
            <w:rPr>
              <w:sz w:val="24"/>
              <w:szCs w:val="24"/>
              <w:rPrChange w:id="7643" w:author="Tre" w:date="2012-11-19T09:04:00Z">
                <w:rPr>
                  <w:color w:val="0000FF"/>
                  <w:u w:val="single"/>
                </w:rPr>
              </w:rPrChange>
            </w:rPr>
            <w:delText xml:space="preserve"> </w:delText>
          </w:r>
          <w:r w:rsidRPr="00EE27B1">
            <w:rPr>
              <w:b/>
              <w:sz w:val="24"/>
              <w:szCs w:val="24"/>
              <w:rPrChange w:id="7644" w:author="Tre" w:date="2012-11-19T09:04:00Z">
                <w:rPr>
                  <w:b/>
                  <w:color w:val="0000FF"/>
                  <w:u w:val="single"/>
                </w:rPr>
              </w:rPrChange>
            </w:rPr>
            <w:delText>“</w:delText>
          </w:r>
          <w:r w:rsidRPr="00EE27B1" w:rsidDel="00E404A2">
            <w:rPr>
              <w:b/>
              <w:i/>
              <w:sz w:val="24"/>
              <w:szCs w:val="24"/>
              <w:rPrChange w:id="7645" w:author="Tre" w:date="2012-11-19T09:04:00Z">
                <w:rPr>
                  <w:b/>
                  <w:i/>
                  <w:color w:val="0000FF"/>
                  <w:u w:val="single"/>
                </w:rPr>
              </w:rPrChange>
            </w:rPr>
            <w:fldChar w:fldCharType="begin"/>
          </w:r>
          <w:r w:rsidRPr="00EE27B1">
            <w:rPr>
              <w:b/>
              <w:i/>
              <w:sz w:val="24"/>
              <w:szCs w:val="24"/>
              <w:rPrChange w:id="7646" w:author="Tre" w:date="2012-11-19T09:04:00Z">
                <w:rPr>
                  <w:b/>
                  <w:i/>
                  <w:color w:val="0000FF"/>
                  <w:u w:val="single"/>
                </w:rPr>
              </w:rPrChange>
            </w:rPr>
            <w:delInstrText xml:space="preserve"> MERGEFIELD Skill </w:delInstrText>
          </w:r>
          <w:r w:rsidRPr="00EE27B1" w:rsidDel="00E404A2">
            <w:rPr>
              <w:b/>
              <w:i/>
              <w:sz w:val="24"/>
              <w:szCs w:val="24"/>
              <w:rPrChange w:id="7647" w:author="Tre" w:date="2012-11-19T09:04:00Z">
                <w:rPr>
                  <w:b/>
                  <w:i/>
                  <w:color w:val="0000FF"/>
                  <w:u w:val="single"/>
                </w:rPr>
              </w:rPrChange>
            </w:rPr>
            <w:fldChar w:fldCharType="separate"/>
          </w:r>
          <w:r w:rsidRPr="00EE27B1">
            <w:rPr>
              <w:b/>
              <w:i/>
              <w:noProof/>
              <w:sz w:val="24"/>
              <w:szCs w:val="24"/>
              <w:rPrChange w:id="7648" w:author="Tre" w:date="2012-11-19T09:04:00Z">
                <w:rPr>
                  <w:b/>
                  <w:i/>
                  <w:noProof/>
                  <w:color w:val="0000FF"/>
                  <w:u w:val="single"/>
                </w:rPr>
              </w:rPrChange>
            </w:rPr>
            <w:delText>Mind Control</w:delText>
          </w:r>
          <w:r w:rsidRPr="00EE27B1" w:rsidDel="00E404A2">
            <w:rPr>
              <w:b/>
              <w:i/>
              <w:sz w:val="24"/>
              <w:szCs w:val="24"/>
              <w:rPrChange w:id="7649" w:author="Tre" w:date="2012-11-19T09:04:00Z">
                <w:rPr>
                  <w:b/>
                  <w:i/>
                  <w:color w:val="0000FF"/>
                  <w:u w:val="single"/>
                </w:rPr>
              </w:rPrChange>
            </w:rPr>
            <w:fldChar w:fldCharType="end"/>
          </w:r>
          <w:r w:rsidRPr="00EE27B1">
            <w:rPr>
              <w:b/>
              <w:sz w:val="24"/>
              <w:szCs w:val="24"/>
              <w:rPrChange w:id="7650" w:author="Tre" w:date="2012-11-19T09:04:00Z">
                <w:rPr>
                  <w:b/>
                  <w:color w:val="0000FF"/>
                  <w:u w:val="single"/>
                </w:rPr>
              </w:rPrChange>
            </w:rPr>
            <w:delText>”</w:delText>
          </w:r>
          <w:r w:rsidRPr="00EE27B1">
            <w:rPr>
              <w:sz w:val="24"/>
              <w:szCs w:val="24"/>
              <w:rPrChange w:id="7651" w:author="Tre" w:date="2012-11-19T09:04:00Z">
                <w:rPr>
                  <w:color w:val="0000FF"/>
                  <w:u w:val="single"/>
                </w:rPr>
              </w:rPrChange>
            </w:rPr>
            <w:delText xml:space="preserve"> - [CyberZen]</w:delText>
          </w:r>
        </w:del>
      </w:ins>
    </w:p>
    <w:p w:rsidR="001F7E3F" w:rsidRPr="00880A1F" w:rsidRDefault="00EE27B1">
      <w:pPr>
        <w:pStyle w:val="MatrixSuperfluous"/>
        <w:rPr>
          <w:ins w:id="7652" w:author="frontdesk" w:date="2012-11-16T12:46:00Z"/>
          <w:del w:id="7653" w:author="Tre" w:date="2012-11-16T21:30:00Z"/>
          <w:sz w:val="24"/>
          <w:szCs w:val="24"/>
          <w:rPrChange w:id="7654" w:author="Tre" w:date="2012-11-19T09:04:00Z">
            <w:rPr>
              <w:ins w:id="7655" w:author="frontdesk" w:date="2012-11-16T12:46:00Z"/>
              <w:del w:id="7656" w:author="Tre" w:date="2012-11-16T21:30:00Z"/>
            </w:rPr>
          </w:rPrChange>
        </w:rPr>
      </w:pPr>
      <w:ins w:id="7657" w:author="frontdesk" w:date="2012-11-16T12:46:00Z">
        <w:del w:id="7658" w:author="Tre" w:date="2012-11-16T21:30:00Z">
          <w:r w:rsidRPr="00EE27B1">
            <w:rPr>
              <w:sz w:val="24"/>
              <w:szCs w:val="24"/>
              <w:rPrChange w:id="7659" w:author="Tre" w:date="2012-11-19T09:04:00Z">
                <w:rPr>
                  <w:color w:val="0000FF"/>
                  <w:u w:val="single"/>
                </w:rPr>
              </w:rPrChange>
            </w:rPr>
            <w:delText>Rule Bender Feat:</w:delText>
          </w:r>
          <w:r w:rsidRPr="00EE27B1">
            <w:rPr>
              <w:i/>
              <w:sz w:val="24"/>
              <w:szCs w:val="24"/>
              <w:rPrChange w:id="7660" w:author="Tre" w:date="2012-11-19T09:04:00Z">
                <w:rPr>
                  <w:i/>
                  <w:color w:val="0000FF"/>
                  <w:u w:val="single"/>
                </w:rPr>
              </w:rPrChange>
            </w:rPr>
            <w:delText xml:space="preserve"> </w:delText>
          </w:r>
          <w:r w:rsidRPr="00EE27B1" w:rsidDel="00E404A2">
            <w:rPr>
              <w:i/>
              <w:sz w:val="24"/>
              <w:szCs w:val="24"/>
              <w:rPrChange w:id="7661" w:author="Tre" w:date="2012-11-19T09:04:00Z">
                <w:rPr>
                  <w:i/>
                  <w:color w:val="0000FF"/>
                  <w:u w:val="single"/>
                </w:rPr>
              </w:rPrChange>
            </w:rPr>
            <w:fldChar w:fldCharType="begin"/>
          </w:r>
          <w:r w:rsidRPr="00EE27B1">
            <w:rPr>
              <w:i/>
              <w:sz w:val="24"/>
              <w:szCs w:val="24"/>
              <w:rPrChange w:id="7662" w:author="Tre" w:date="2012-11-19T09:04:00Z">
                <w:rPr>
                  <w:i/>
                  <w:color w:val="0000FF"/>
                  <w:u w:val="single"/>
                </w:rPr>
              </w:rPrChange>
            </w:rPr>
            <w:delInstrText xml:space="preserve"> MERGEFIELD Rule_Bender_Description </w:delInstrText>
          </w:r>
          <w:r w:rsidRPr="00EE27B1" w:rsidDel="00E404A2">
            <w:rPr>
              <w:i/>
              <w:sz w:val="24"/>
              <w:szCs w:val="24"/>
              <w:rPrChange w:id="7663" w:author="Tre" w:date="2012-11-19T09:04:00Z">
                <w:rPr>
                  <w:i/>
                  <w:color w:val="0000FF"/>
                  <w:u w:val="single"/>
                </w:rPr>
              </w:rPrChange>
            </w:rPr>
            <w:fldChar w:fldCharType="separate"/>
          </w:r>
          <w:r w:rsidRPr="00EE27B1">
            <w:rPr>
              <w:i/>
              <w:noProof/>
              <w:sz w:val="24"/>
              <w:szCs w:val="24"/>
              <w:rPrChange w:id="7664" w:author="Tre" w:date="2012-11-19T09:04:00Z">
                <w:rPr>
                  <w:i/>
                  <w:noProof/>
                  <w:color w:val="0000FF"/>
                  <w:u w:val="single"/>
                </w:rPr>
              </w:rPrChange>
            </w:rPr>
            <w:delText>plant small one word suggestions or ideas into the RSI’s mind. Upon a successful roll the RSI (bluepill or redpill) will carry out that suggestion until its completion. The character can leave the Matrix and that character will attempt to complete the sug</w:delText>
          </w:r>
          <w:r w:rsidRPr="00EE27B1" w:rsidDel="00E404A2">
            <w:rPr>
              <w:i/>
              <w:sz w:val="24"/>
              <w:szCs w:val="24"/>
              <w:rPrChange w:id="7665" w:author="Tre" w:date="2012-11-19T09:04:00Z">
                <w:rPr>
                  <w:i/>
                  <w:color w:val="0000FF"/>
                  <w:u w:val="single"/>
                </w:rPr>
              </w:rPrChange>
            </w:rPr>
            <w:fldChar w:fldCharType="end"/>
          </w:r>
        </w:del>
      </w:ins>
    </w:p>
    <w:p w:rsidR="001F7E3F" w:rsidRPr="00880A1F" w:rsidRDefault="00EE27B1">
      <w:pPr>
        <w:pStyle w:val="MatrixSuperfluous"/>
        <w:rPr>
          <w:ins w:id="7666" w:author="frontdesk" w:date="2012-11-16T12:46:00Z"/>
          <w:del w:id="7667" w:author="Tre" w:date="2012-11-16T21:30:00Z"/>
          <w:sz w:val="24"/>
          <w:szCs w:val="24"/>
          <w:rPrChange w:id="7668" w:author="Tre" w:date="2012-11-19T09:04:00Z">
            <w:rPr>
              <w:ins w:id="7669" w:author="frontdesk" w:date="2012-11-16T12:46:00Z"/>
              <w:del w:id="7670" w:author="Tre" w:date="2012-11-16T21:30:00Z"/>
            </w:rPr>
          </w:rPrChange>
        </w:rPr>
      </w:pPr>
      <w:ins w:id="7671" w:author="frontdesk" w:date="2012-11-16T12:46:00Z">
        <w:del w:id="7672" w:author="Tre" w:date="2012-11-16T21:30:00Z">
          <w:r w:rsidRPr="00EE27B1">
            <w:rPr>
              <w:sz w:val="24"/>
              <w:szCs w:val="24"/>
              <w:rPrChange w:id="7673" w:author="Tre" w:date="2012-11-19T09:04:00Z">
                <w:rPr>
                  <w:color w:val="0000FF"/>
                  <w:u w:val="single"/>
                </w:rPr>
              </w:rPrChange>
            </w:rPr>
            <w:delText xml:space="preserve">Rule Breaker Feat: </w:delText>
          </w:r>
          <w:r w:rsidRPr="00EE27B1" w:rsidDel="00E404A2">
            <w:rPr>
              <w:i/>
              <w:sz w:val="24"/>
              <w:szCs w:val="24"/>
              <w:rPrChange w:id="7674" w:author="Tre" w:date="2012-11-19T09:04:00Z">
                <w:rPr>
                  <w:i/>
                  <w:color w:val="0000FF"/>
                  <w:u w:val="single"/>
                </w:rPr>
              </w:rPrChange>
            </w:rPr>
            <w:fldChar w:fldCharType="begin"/>
          </w:r>
          <w:r w:rsidRPr="00EE27B1">
            <w:rPr>
              <w:i/>
              <w:sz w:val="24"/>
              <w:szCs w:val="24"/>
              <w:rPrChange w:id="7675" w:author="Tre" w:date="2012-11-19T09:04:00Z">
                <w:rPr>
                  <w:i/>
                  <w:color w:val="0000FF"/>
                  <w:u w:val="single"/>
                </w:rPr>
              </w:rPrChange>
            </w:rPr>
            <w:delInstrText xml:space="preserve"> MERGEFIELD Rule_Breaker_Description </w:delInstrText>
          </w:r>
          <w:r w:rsidRPr="00EE27B1" w:rsidDel="00E404A2">
            <w:rPr>
              <w:i/>
              <w:sz w:val="24"/>
              <w:szCs w:val="24"/>
              <w:rPrChange w:id="7676" w:author="Tre" w:date="2012-11-19T09:04:00Z">
                <w:rPr>
                  <w:i/>
                  <w:color w:val="0000FF"/>
                  <w:u w:val="single"/>
                </w:rPr>
              </w:rPrChange>
            </w:rPr>
            <w:fldChar w:fldCharType="separate"/>
          </w:r>
          <w:r w:rsidRPr="00EE27B1">
            <w:rPr>
              <w:i/>
              <w:noProof/>
              <w:sz w:val="24"/>
              <w:szCs w:val="24"/>
              <w:rPrChange w:id="7677" w:author="Tre" w:date="2012-11-19T09:04:00Z">
                <w:rPr>
                  <w:i/>
                  <w:noProof/>
                  <w:color w:val="0000FF"/>
                  <w:u w:val="single"/>
                </w:rPr>
              </w:rPrChange>
            </w:rPr>
            <w:delText>The character can possess RSIs. The character has a psychic link with the RSI and can tell them to do what they want. They don’t see what the possessed RSI sees but they know what they know. The character also has the ability to manipulate memories.</w:delText>
          </w:r>
          <w:r w:rsidRPr="00EE27B1" w:rsidDel="00E404A2">
            <w:rPr>
              <w:i/>
              <w:sz w:val="24"/>
              <w:szCs w:val="24"/>
              <w:rPrChange w:id="7678" w:author="Tre" w:date="2012-11-19T09:04:00Z">
                <w:rPr>
                  <w:i/>
                  <w:color w:val="0000FF"/>
                  <w:u w:val="single"/>
                </w:rPr>
              </w:rPrChange>
            </w:rPr>
            <w:fldChar w:fldCharType="end"/>
          </w:r>
          <w:r w:rsidRPr="00EE27B1" w:rsidDel="00E404A2">
            <w:rPr>
              <w:sz w:val="24"/>
              <w:szCs w:val="24"/>
              <w:rPrChange w:id="7679" w:author="Tre" w:date="2012-11-19T09:04:00Z">
                <w:rPr>
                  <w:color w:val="0000FF"/>
                  <w:u w:val="single"/>
                </w:rPr>
              </w:rPrChange>
            </w:rPr>
            <w:fldChar w:fldCharType="begin"/>
          </w:r>
          <w:r w:rsidRPr="00EE27B1">
            <w:rPr>
              <w:sz w:val="24"/>
              <w:szCs w:val="24"/>
              <w:rPrChange w:id="7680" w:author="Tre" w:date="2012-11-19T09:04:00Z">
                <w:rPr>
                  <w:color w:val="0000FF"/>
                  <w:u w:val="single"/>
                </w:rPr>
              </w:rPrChange>
            </w:rPr>
            <w:delInstrText xml:space="preserve"> NEXT  \* MERGEFORMAT </w:delInstrText>
          </w:r>
          <w:r w:rsidRPr="00EE27B1" w:rsidDel="00E404A2">
            <w:rPr>
              <w:sz w:val="24"/>
              <w:szCs w:val="24"/>
              <w:rPrChange w:id="7681" w:author="Tre" w:date="2012-11-19T09:04:00Z">
                <w:rPr>
                  <w:color w:val="0000FF"/>
                  <w:u w:val="single"/>
                </w:rPr>
              </w:rPrChange>
            </w:rPr>
            <w:fldChar w:fldCharType="end"/>
          </w:r>
        </w:del>
      </w:ins>
    </w:p>
    <w:p w:rsidR="001F7E3F" w:rsidRPr="00880A1F" w:rsidRDefault="001F7E3F">
      <w:pPr>
        <w:pStyle w:val="MatrixSuperfluous"/>
        <w:rPr>
          <w:ins w:id="7682" w:author="frontdesk" w:date="2012-11-16T12:46:00Z"/>
          <w:del w:id="7683" w:author="Tre" w:date="2012-11-16T21:30:00Z"/>
          <w:sz w:val="24"/>
          <w:szCs w:val="24"/>
          <w:rPrChange w:id="7684" w:author="Tre" w:date="2012-11-19T09:04:00Z">
            <w:rPr>
              <w:ins w:id="7685" w:author="frontdesk" w:date="2012-11-16T12:46:00Z"/>
              <w:del w:id="7686" w:author="Tre" w:date="2012-11-16T21:30:00Z"/>
            </w:rPr>
          </w:rPrChange>
        </w:rPr>
      </w:pPr>
    </w:p>
    <w:p w:rsidR="001F7E3F" w:rsidRPr="00880A1F" w:rsidRDefault="00EE27B1">
      <w:pPr>
        <w:pStyle w:val="MatrixSuperfluous"/>
        <w:rPr>
          <w:ins w:id="7687" w:author="frontdesk" w:date="2012-11-16T12:46:00Z"/>
          <w:del w:id="7688" w:author="Tre" w:date="2012-11-16T21:30:00Z"/>
          <w:sz w:val="24"/>
          <w:szCs w:val="24"/>
          <w:rPrChange w:id="7689" w:author="Tre" w:date="2012-11-19T09:04:00Z">
            <w:rPr>
              <w:ins w:id="7690" w:author="frontdesk" w:date="2012-11-16T12:46:00Z"/>
              <w:del w:id="7691" w:author="Tre" w:date="2012-11-16T21:30:00Z"/>
            </w:rPr>
          </w:rPrChange>
        </w:rPr>
      </w:pPr>
      <w:ins w:id="7692" w:author="frontdesk" w:date="2012-11-16T12:46:00Z">
        <w:del w:id="7693" w:author="Tre" w:date="2012-11-16T21:30:00Z">
          <w:r w:rsidRPr="00EE27B1">
            <w:rPr>
              <w:b/>
              <w:sz w:val="24"/>
              <w:szCs w:val="24"/>
              <w:rPrChange w:id="7694" w:author="Tre" w:date="2012-11-19T09:04:00Z">
                <w:rPr>
                  <w:b/>
                  <w:color w:val="0000FF"/>
                  <w:u w:val="single"/>
                </w:rPr>
              </w:rPrChange>
            </w:rPr>
            <w:delText>Matrix Feat</w:delText>
          </w:r>
          <w:r w:rsidRPr="00EE27B1">
            <w:rPr>
              <w:sz w:val="24"/>
              <w:szCs w:val="24"/>
              <w:rPrChange w:id="7695" w:author="Tre" w:date="2012-11-19T09:04:00Z">
                <w:rPr>
                  <w:color w:val="0000FF"/>
                  <w:u w:val="single"/>
                </w:rPr>
              </w:rPrChange>
            </w:rPr>
            <w:delText xml:space="preserve"> </w:delText>
          </w:r>
          <w:r w:rsidRPr="00EE27B1">
            <w:rPr>
              <w:b/>
              <w:sz w:val="24"/>
              <w:szCs w:val="24"/>
              <w:rPrChange w:id="7696" w:author="Tre" w:date="2012-11-19T09:04:00Z">
                <w:rPr>
                  <w:b/>
                  <w:color w:val="0000FF"/>
                  <w:u w:val="single"/>
                </w:rPr>
              </w:rPrChange>
            </w:rPr>
            <w:delText>“</w:delText>
          </w:r>
          <w:r w:rsidRPr="00EE27B1" w:rsidDel="00E404A2">
            <w:rPr>
              <w:b/>
              <w:i/>
              <w:sz w:val="24"/>
              <w:szCs w:val="24"/>
              <w:rPrChange w:id="7697" w:author="Tre" w:date="2012-11-19T09:04:00Z">
                <w:rPr>
                  <w:b/>
                  <w:i/>
                  <w:color w:val="0000FF"/>
                  <w:u w:val="single"/>
                </w:rPr>
              </w:rPrChange>
            </w:rPr>
            <w:fldChar w:fldCharType="begin"/>
          </w:r>
          <w:r w:rsidRPr="00EE27B1">
            <w:rPr>
              <w:b/>
              <w:i/>
              <w:sz w:val="24"/>
              <w:szCs w:val="24"/>
              <w:rPrChange w:id="7698" w:author="Tre" w:date="2012-11-19T09:04:00Z">
                <w:rPr>
                  <w:b/>
                  <w:i/>
                  <w:color w:val="0000FF"/>
                  <w:u w:val="single"/>
                </w:rPr>
              </w:rPrChange>
            </w:rPr>
            <w:delInstrText xml:space="preserve"> MERGEFIELD Skill </w:delInstrText>
          </w:r>
          <w:r w:rsidRPr="00EE27B1" w:rsidDel="00E404A2">
            <w:rPr>
              <w:b/>
              <w:i/>
              <w:sz w:val="24"/>
              <w:szCs w:val="24"/>
              <w:rPrChange w:id="7699" w:author="Tre" w:date="2012-11-19T09:04:00Z">
                <w:rPr>
                  <w:b/>
                  <w:i/>
                  <w:color w:val="0000FF"/>
                  <w:u w:val="single"/>
                </w:rPr>
              </w:rPrChange>
            </w:rPr>
            <w:fldChar w:fldCharType="separate"/>
          </w:r>
          <w:r w:rsidRPr="00EE27B1">
            <w:rPr>
              <w:b/>
              <w:i/>
              <w:noProof/>
              <w:sz w:val="24"/>
              <w:szCs w:val="24"/>
              <w:rPrChange w:id="7700" w:author="Tre" w:date="2012-11-19T09:04:00Z">
                <w:rPr>
                  <w:b/>
                  <w:i/>
                  <w:noProof/>
                  <w:color w:val="0000FF"/>
                  <w:u w:val="single"/>
                </w:rPr>
              </w:rPrChange>
            </w:rPr>
            <w:delText>Negate Matrix Feats</w:delText>
          </w:r>
          <w:r w:rsidRPr="00EE27B1" w:rsidDel="00E404A2">
            <w:rPr>
              <w:b/>
              <w:i/>
              <w:sz w:val="24"/>
              <w:szCs w:val="24"/>
              <w:rPrChange w:id="7701" w:author="Tre" w:date="2012-11-19T09:04:00Z">
                <w:rPr>
                  <w:b/>
                  <w:i/>
                  <w:color w:val="0000FF"/>
                  <w:u w:val="single"/>
                </w:rPr>
              </w:rPrChange>
            </w:rPr>
            <w:fldChar w:fldCharType="end"/>
          </w:r>
          <w:r w:rsidRPr="00EE27B1">
            <w:rPr>
              <w:b/>
              <w:sz w:val="24"/>
              <w:szCs w:val="24"/>
              <w:rPrChange w:id="7702" w:author="Tre" w:date="2012-11-19T09:04:00Z">
                <w:rPr>
                  <w:b/>
                  <w:color w:val="0000FF"/>
                  <w:u w:val="single"/>
                </w:rPr>
              </w:rPrChange>
            </w:rPr>
            <w:delText>”</w:delText>
          </w:r>
          <w:r w:rsidRPr="00EE27B1">
            <w:rPr>
              <w:sz w:val="24"/>
              <w:szCs w:val="24"/>
              <w:rPrChange w:id="7703" w:author="Tre" w:date="2012-11-19T09:04:00Z">
                <w:rPr>
                  <w:color w:val="0000FF"/>
                  <w:u w:val="single"/>
                </w:rPr>
              </w:rPrChange>
            </w:rPr>
            <w:delText xml:space="preserve"> - [CyberZen]</w:delText>
          </w:r>
        </w:del>
      </w:ins>
    </w:p>
    <w:p w:rsidR="001F7E3F" w:rsidRPr="00880A1F" w:rsidRDefault="00EE27B1">
      <w:pPr>
        <w:pStyle w:val="MatrixSuperfluous"/>
        <w:rPr>
          <w:ins w:id="7704" w:author="frontdesk" w:date="2012-11-16T12:46:00Z"/>
          <w:del w:id="7705" w:author="Tre" w:date="2012-11-16T21:30:00Z"/>
          <w:sz w:val="24"/>
          <w:szCs w:val="24"/>
          <w:rPrChange w:id="7706" w:author="Tre" w:date="2012-11-19T09:04:00Z">
            <w:rPr>
              <w:ins w:id="7707" w:author="frontdesk" w:date="2012-11-16T12:46:00Z"/>
              <w:del w:id="7708" w:author="Tre" w:date="2012-11-16T21:30:00Z"/>
            </w:rPr>
          </w:rPrChange>
        </w:rPr>
      </w:pPr>
      <w:ins w:id="7709" w:author="frontdesk" w:date="2012-11-16T12:46:00Z">
        <w:del w:id="7710" w:author="Tre" w:date="2012-11-16T21:30:00Z">
          <w:r w:rsidRPr="00EE27B1">
            <w:rPr>
              <w:sz w:val="24"/>
              <w:szCs w:val="24"/>
              <w:rPrChange w:id="7711" w:author="Tre" w:date="2012-11-19T09:04:00Z">
                <w:rPr>
                  <w:color w:val="0000FF"/>
                  <w:u w:val="single"/>
                </w:rPr>
              </w:rPrChange>
            </w:rPr>
            <w:delText>Rule Bender Feat:</w:delText>
          </w:r>
          <w:r w:rsidRPr="00EE27B1">
            <w:rPr>
              <w:i/>
              <w:sz w:val="24"/>
              <w:szCs w:val="24"/>
              <w:rPrChange w:id="7712" w:author="Tre" w:date="2012-11-19T09:04:00Z">
                <w:rPr>
                  <w:i/>
                  <w:color w:val="0000FF"/>
                  <w:u w:val="single"/>
                </w:rPr>
              </w:rPrChange>
            </w:rPr>
            <w:delText xml:space="preserve"> </w:delText>
          </w:r>
          <w:r w:rsidRPr="00EE27B1" w:rsidDel="00E404A2">
            <w:rPr>
              <w:i/>
              <w:sz w:val="24"/>
              <w:szCs w:val="24"/>
              <w:rPrChange w:id="7713" w:author="Tre" w:date="2012-11-19T09:04:00Z">
                <w:rPr>
                  <w:i/>
                  <w:color w:val="0000FF"/>
                  <w:u w:val="single"/>
                </w:rPr>
              </w:rPrChange>
            </w:rPr>
            <w:fldChar w:fldCharType="begin"/>
          </w:r>
          <w:r w:rsidRPr="00EE27B1">
            <w:rPr>
              <w:i/>
              <w:sz w:val="24"/>
              <w:szCs w:val="24"/>
              <w:rPrChange w:id="7714" w:author="Tre" w:date="2012-11-19T09:04:00Z">
                <w:rPr>
                  <w:i/>
                  <w:color w:val="0000FF"/>
                  <w:u w:val="single"/>
                </w:rPr>
              </w:rPrChange>
            </w:rPr>
            <w:delInstrText xml:space="preserve"> MERGEFIELD Rule_Bender_Description </w:delInstrText>
          </w:r>
          <w:r w:rsidRPr="00EE27B1" w:rsidDel="00E404A2">
            <w:rPr>
              <w:i/>
              <w:sz w:val="24"/>
              <w:szCs w:val="24"/>
              <w:rPrChange w:id="7715" w:author="Tre" w:date="2012-11-19T09:04:00Z">
                <w:rPr>
                  <w:i/>
                  <w:color w:val="0000FF"/>
                  <w:u w:val="single"/>
                </w:rPr>
              </w:rPrChange>
            </w:rPr>
            <w:fldChar w:fldCharType="separate"/>
          </w:r>
          <w:r w:rsidRPr="00EE27B1">
            <w:rPr>
              <w:i/>
              <w:noProof/>
              <w:sz w:val="24"/>
              <w:szCs w:val="24"/>
              <w:rPrChange w:id="7716" w:author="Tre" w:date="2012-11-19T09:04:00Z">
                <w:rPr>
                  <w:i/>
                  <w:noProof/>
                  <w:color w:val="0000FF"/>
                  <w:u w:val="single"/>
                </w:rPr>
              </w:rPrChange>
            </w:rPr>
            <w:delText>Character with focus and concentration they can negate the Matrix Feat ability of other RSI’s or programs</w:delText>
          </w:r>
          <w:r w:rsidRPr="00EE27B1" w:rsidDel="00E404A2">
            <w:rPr>
              <w:i/>
              <w:sz w:val="24"/>
              <w:szCs w:val="24"/>
              <w:rPrChange w:id="7717" w:author="Tre" w:date="2012-11-19T09:04:00Z">
                <w:rPr>
                  <w:i/>
                  <w:color w:val="0000FF"/>
                  <w:u w:val="single"/>
                </w:rPr>
              </w:rPrChange>
            </w:rPr>
            <w:fldChar w:fldCharType="end"/>
          </w:r>
        </w:del>
      </w:ins>
    </w:p>
    <w:p w:rsidR="001F7E3F" w:rsidRPr="00880A1F" w:rsidRDefault="00EE27B1">
      <w:pPr>
        <w:pStyle w:val="MatrixSuperfluous"/>
        <w:rPr>
          <w:ins w:id="7718" w:author="frontdesk" w:date="2012-11-16T12:46:00Z"/>
          <w:del w:id="7719" w:author="Tre" w:date="2012-11-16T21:30:00Z"/>
          <w:sz w:val="24"/>
          <w:szCs w:val="24"/>
          <w:rPrChange w:id="7720" w:author="Tre" w:date="2012-11-19T09:04:00Z">
            <w:rPr>
              <w:ins w:id="7721" w:author="frontdesk" w:date="2012-11-16T12:46:00Z"/>
              <w:del w:id="7722" w:author="Tre" w:date="2012-11-16T21:30:00Z"/>
            </w:rPr>
          </w:rPrChange>
        </w:rPr>
      </w:pPr>
      <w:ins w:id="7723" w:author="frontdesk" w:date="2012-11-16T12:46:00Z">
        <w:del w:id="7724" w:author="Tre" w:date="2012-11-16T21:30:00Z">
          <w:r w:rsidRPr="00EE27B1">
            <w:rPr>
              <w:sz w:val="24"/>
              <w:szCs w:val="24"/>
              <w:rPrChange w:id="7725" w:author="Tre" w:date="2012-11-19T09:04:00Z">
                <w:rPr>
                  <w:color w:val="0000FF"/>
                  <w:u w:val="single"/>
                </w:rPr>
              </w:rPrChange>
            </w:rPr>
            <w:delText xml:space="preserve">Rule Breaker Feat: </w:delText>
          </w:r>
          <w:r w:rsidRPr="00EE27B1" w:rsidDel="00E404A2">
            <w:rPr>
              <w:i/>
              <w:sz w:val="24"/>
              <w:szCs w:val="24"/>
              <w:rPrChange w:id="7726" w:author="Tre" w:date="2012-11-19T09:04:00Z">
                <w:rPr>
                  <w:i/>
                  <w:color w:val="0000FF"/>
                  <w:u w:val="single"/>
                </w:rPr>
              </w:rPrChange>
            </w:rPr>
            <w:fldChar w:fldCharType="begin"/>
          </w:r>
          <w:r w:rsidRPr="00EE27B1">
            <w:rPr>
              <w:i/>
              <w:sz w:val="24"/>
              <w:szCs w:val="24"/>
              <w:rPrChange w:id="7727" w:author="Tre" w:date="2012-11-19T09:04:00Z">
                <w:rPr>
                  <w:i/>
                  <w:color w:val="0000FF"/>
                  <w:u w:val="single"/>
                </w:rPr>
              </w:rPrChange>
            </w:rPr>
            <w:delInstrText xml:space="preserve"> MERGEFIELD Rule_Breaker_Description </w:delInstrText>
          </w:r>
          <w:r w:rsidRPr="00EE27B1" w:rsidDel="00E404A2">
            <w:rPr>
              <w:i/>
              <w:sz w:val="24"/>
              <w:szCs w:val="24"/>
              <w:rPrChange w:id="7728" w:author="Tre" w:date="2012-11-19T09:04:00Z">
                <w:rPr>
                  <w:i/>
                  <w:color w:val="0000FF"/>
                  <w:u w:val="single"/>
                </w:rPr>
              </w:rPrChange>
            </w:rPr>
            <w:fldChar w:fldCharType="separate"/>
          </w:r>
          <w:r w:rsidRPr="00EE27B1">
            <w:rPr>
              <w:i/>
              <w:noProof/>
              <w:sz w:val="24"/>
              <w:szCs w:val="24"/>
              <w:rPrChange w:id="7729" w:author="Tre" w:date="2012-11-19T09:04:00Z">
                <w:rPr>
                  <w:i/>
                  <w:noProof/>
                  <w:color w:val="0000FF"/>
                  <w:u w:val="single"/>
                </w:rPr>
              </w:rPrChange>
            </w:rPr>
            <w:delText>Ability to make the RSI follow the rules of the Matrix.</w:delText>
          </w:r>
          <w:r w:rsidRPr="00EE27B1" w:rsidDel="00E404A2">
            <w:rPr>
              <w:i/>
              <w:sz w:val="24"/>
              <w:szCs w:val="24"/>
              <w:rPrChange w:id="7730" w:author="Tre" w:date="2012-11-19T09:04:00Z">
                <w:rPr>
                  <w:i/>
                  <w:color w:val="0000FF"/>
                  <w:u w:val="single"/>
                </w:rPr>
              </w:rPrChange>
            </w:rPr>
            <w:fldChar w:fldCharType="end"/>
          </w:r>
          <w:r w:rsidRPr="00EE27B1" w:rsidDel="00E404A2">
            <w:rPr>
              <w:sz w:val="24"/>
              <w:szCs w:val="24"/>
              <w:rPrChange w:id="7731" w:author="Tre" w:date="2012-11-19T09:04:00Z">
                <w:rPr>
                  <w:color w:val="0000FF"/>
                  <w:u w:val="single"/>
                </w:rPr>
              </w:rPrChange>
            </w:rPr>
            <w:fldChar w:fldCharType="begin"/>
          </w:r>
          <w:r w:rsidRPr="00EE27B1">
            <w:rPr>
              <w:sz w:val="24"/>
              <w:szCs w:val="24"/>
              <w:rPrChange w:id="7732" w:author="Tre" w:date="2012-11-19T09:04:00Z">
                <w:rPr>
                  <w:color w:val="0000FF"/>
                  <w:u w:val="single"/>
                </w:rPr>
              </w:rPrChange>
            </w:rPr>
            <w:delInstrText xml:space="preserve"> NEXT  \* MERGEFORMAT </w:delInstrText>
          </w:r>
          <w:r w:rsidRPr="00EE27B1" w:rsidDel="00E404A2">
            <w:rPr>
              <w:sz w:val="24"/>
              <w:szCs w:val="24"/>
              <w:rPrChange w:id="7733" w:author="Tre" w:date="2012-11-19T09:04:00Z">
                <w:rPr>
                  <w:color w:val="0000FF"/>
                  <w:u w:val="single"/>
                </w:rPr>
              </w:rPrChange>
            </w:rPr>
            <w:fldChar w:fldCharType="end"/>
          </w:r>
        </w:del>
      </w:ins>
    </w:p>
    <w:p w:rsidR="001F7E3F" w:rsidRPr="00880A1F" w:rsidRDefault="001F7E3F">
      <w:pPr>
        <w:pStyle w:val="MatrixSuperfluous"/>
        <w:rPr>
          <w:ins w:id="7734" w:author="frontdesk" w:date="2012-11-16T12:46:00Z"/>
          <w:del w:id="7735" w:author="Tre" w:date="2012-11-16T21:30:00Z"/>
          <w:sz w:val="24"/>
          <w:szCs w:val="24"/>
          <w:rPrChange w:id="7736" w:author="Tre" w:date="2012-11-19T09:04:00Z">
            <w:rPr>
              <w:ins w:id="7737" w:author="frontdesk" w:date="2012-11-16T12:46:00Z"/>
              <w:del w:id="7738" w:author="Tre" w:date="2012-11-16T21:30:00Z"/>
            </w:rPr>
          </w:rPrChange>
        </w:rPr>
      </w:pPr>
    </w:p>
    <w:p w:rsidR="001F7E3F" w:rsidRPr="00880A1F" w:rsidRDefault="00EE27B1">
      <w:pPr>
        <w:pStyle w:val="MatrixSuperfluous"/>
        <w:rPr>
          <w:ins w:id="7739" w:author="frontdesk" w:date="2012-11-16T12:46:00Z"/>
          <w:del w:id="7740" w:author="Tre" w:date="2012-11-16T21:30:00Z"/>
          <w:sz w:val="24"/>
          <w:szCs w:val="24"/>
          <w:rPrChange w:id="7741" w:author="Tre" w:date="2012-11-19T09:04:00Z">
            <w:rPr>
              <w:ins w:id="7742" w:author="frontdesk" w:date="2012-11-16T12:46:00Z"/>
              <w:del w:id="7743" w:author="Tre" w:date="2012-11-16T21:30:00Z"/>
            </w:rPr>
          </w:rPrChange>
        </w:rPr>
      </w:pPr>
      <w:ins w:id="7744" w:author="frontdesk" w:date="2012-11-16T12:46:00Z">
        <w:del w:id="7745" w:author="Tre" w:date="2012-11-16T21:30:00Z">
          <w:r w:rsidRPr="00EE27B1">
            <w:rPr>
              <w:b/>
              <w:sz w:val="24"/>
              <w:szCs w:val="24"/>
              <w:rPrChange w:id="7746" w:author="Tre" w:date="2012-11-19T09:04:00Z">
                <w:rPr>
                  <w:b/>
                  <w:color w:val="0000FF"/>
                  <w:u w:val="single"/>
                </w:rPr>
              </w:rPrChange>
            </w:rPr>
            <w:delText>Matrix Feat</w:delText>
          </w:r>
          <w:r w:rsidRPr="00EE27B1">
            <w:rPr>
              <w:sz w:val="24"/>
              <w:szCs w:val="24"/>
              <w:rPrChange w:id="7747" w:author="Tre" w:date="2012-11-19T09:04:00Z">
                <w:rPr>
                  <w:color w:val="0000FF"/>
                  <w:u w:val="single"/>
                </w:rPr>
              </w:rPrChange>
            </w:rPr>
            <w:delText xml:space="preserve"> </w:delText>
          </w:r>
          <w:r w:rsidRPr="00EE27B1">
            <w:rPr>
              <w:b/>
              <w:sz w:val="24"/>
              <w:szCs w:val="24"/>
              <w:rPrChange w:id="7748" w:author="Tre" w:date="2012-11-19T09:04:00Z">
                <w:rPr>
                  <w:b/>
                  <w:color w:val="0000FF"/>
                  <w:u w:val="single"/>
                </w:rPr>
              </w:rPrChange>
            </w:rPr>
            <w:delText>“</w:delText>
          </w:r>
          <w:r w:rsidRPr="00EE27B1" w:rsidDel="00E404A2">
            <w:rPr>
              <w:b/>
              <w:i/>
              <w:sz w:val="24"/>
              <w:szCs w:val="24"/>
              <w:rPrChange w:id="7749" w:author="Tre" w:date="2012-11-19T09:04:00Z">
                <w:rPr>
                  <w:b/>
                  <w:i/>
                  <w:color w:val="0000FF"/>
                  <w:u w:val="single"/>
                </w:rPr>
              </w:rPrChange>
            </w:rPr>
            <w:fldChar w:fldCharType="begin"/>
          </w:r>
          <w:r w:rsidRPr="00EE27B1">
            <w:rPr>
              <w:b/>
              <w:i/>
              <w:sz w:val="24"/>
              <w:szCs w:val="24"/>
              <w:rPrChange w:id="7750" w:author="Tre" w:date="2012-11-19T09:04:00Z">
                <w:rPr>
                  <w:b/>
                  <w:i/>
                  <w:color w:val="0000FF"/>
                  <w:u w:val="single"/>
                </w:rPr>
              </w:rPrChange>
            </w:rPr>
            <w:delInstrText xml:space="preserve"> MERGEFIELD Skill </w:delInstrText>
          </w:r>
          <w:r w:rsidRPr="00EE27B1" w:rsidDel="00E404A2">
            <w:rPr>
              <w:b/>
              <w:i/>
              <w:sz w:val="24"/>
              <w:szCs w:val="24"/>
              <w:rPrChange w:id="7751" w:author="Tre" w:date="2012-11-19T09:04:00Z">
                <w:rPr>
                  <w:b/>
                  <w:i/>
                  <w:color w:val="0000FF"/>
                  <w:u w:val="single"/>
                </w:rPr>
              </w:rPrChange>
            </w:rPr>
            <w:fldChar w:fldCharType="separate"/>
          </w:r>
          <w:r w:rsidRPr="00EE27B1">
            <w:rPr>
              <w:b/>
              <w:i/>
              <w:noProof/>
              <w:sz w:val="24"/>
              <w:szCs w:val="24"/>
              <w:rPrChange w:id="7752" w:author="Tre" w:date="2012-11-19T09:04:00Z">
                <w:rPr>
                  <w:b/>
                  <w:i/>
                  <w:noProof/>
                  <w:color w:val="0000FF"/>
                  <w:u w:val="single"/>
                </w:rPr>
              </w:rPrChange>
            </w:rPr>
            <w:delText>Night Vision</w:delText>
          </w:r>
          <w:r w:rsidRPr="00EE27B1" w:rsidDel="00E404A2">
            <w:rPr>
              <w:b/>
              <w:i/>
              <w:sz w:val="24"/>
              <w:szCs w:val="24"/>
              <w:rPrChange w:id="7753" w:author="Tre" w:date="2012-11-19T09:04:00Z">
                <w:rPr>
                  <w:b/>
                  <w:i/>
                  <w:color w:val="0000FF"/>
                  <w:u w:val="single"/>
                </w:rPr>
              </w:rPrChange>
            </w:rPr>
            <w:fldChar w:fldCharType="end"/>
          </w:r>
          <w:r w:rsidRPr="00EE27B1">
            <w:rPr>
              <w:b/>
              <w:sz w:val="24"/>
              <w:szCs w:val="24"/>
              <w:rPrChange w:id="7754" w:author="Tre" w:date="2012-11-19T09:04:00Z">
                <w:rPr>
                  <w:b/>
                  <w:color w:val="0000FF"/>
                  <w:u w:val="single"/>
                </w:rPr>
              </w:rPrChange>
            </w:rPr>
            <w:delText>”</w:delText>
          </w:r>
          <w:r w:rsidRPr="00EE27B1">
            <w:rPr>
              <w:sz w:val="24"/>
              <w:szCs w:val="24"/>
              <w:rPrChange w:id="7755" w:author="Tre" w:date="2012-11-19T09:04:00Z">
                <w:rPr>
                  <w:color w:val="0000FF"/>
                  <w:u w:val="single"/>
                </w:rPr>
              </w:rPrChange>
            </w:rPr>
            <w:delText xml:space="preserve"> - [CyberZen]</w:delText>
          </w:r>
        </w:del>
      </w:ins>
    </w:p>
    <w:p w:rsidR="001F7E3F" w:rsidRPr="00880A1F" w:rsidRDefault="00EE27B1">
      <w:pPr>
        <w:pStyle w:val="MatrixSuperfluous"/>
        <w:rPr>
          <w:ins w:id="7756" w:author="frontdesk" w:date="2012-11-16T12:46:00Z"/>
          <w:del w:id="7757" w:author="Tre" w:date="2012-11-16T21:30:00Z"/>
          <w:sz w:val="24"/>
          <w:szCs w:val="24"/>
          <w:rPrChange w:id="7758" w:author="Tre" w:date="2012-11-19T09:04:00Z">
            <w:rPr>
              <w:ins w:id="7759" w:author="frontdesk" w:date="2012-11-16T12:46:00Z"/>
              <w:del w:id="7760" w:author="Tre" w:date="2012-11-16T21:30:00Z"/>
            </w:rPr>
          </w:rPrChange>
        </w:rPr>
      </w:pPr>
      <w:ins w:id="7761" w:author="frontdesk" w:date="2012-11-16T12:46:00Z">
        <w:del w:id="7762" w:author="Tre" w:date="2012-11-16T21:30:00Z">
          <w:r w:rsidRPr="00EE27B1">
            <w:rPr>
              <w:sz w:val="24"/>
              <w:szCs w:val="24"/>
              <w:rPrChange w:id="7763" w:author="Tre" w:date="2012-11-19T09:04:00Z">
                <w:rPr>
                  <w:color w:val="0000FF"/>
                  <w:u w:val="single"/>
                </w:rPr>
              </w:rPrChange>
            </w:rPr>
            <w:delText>Rule Bender Feat:</w:delText>
          </w:r>
          <w:r w:rsidRPr="00EE27B1">
            <w:rPr>
              <w:i/>
              <w:sz w:val="24"/>
              <w:szCs w:val="24"/>
              <w:rPrChange w:id="7764" w:author="Tre" w:date="2012-11-19T09:04:00Z">
                <w:rPr>
                  <w:i/>
                  <w:color w:val="0000FF"/>
                  <w:u w:val="single"/>
                </w:rPr>
              </w:rPrChange>
            </w:rPr>
            <w:delText xml:space="preserve"> </w:delText>
          </w:r>
          <w:r w:rsidRPr="00EE27B1" w:rsidDel="00E404A2">
            <w:rPr>
              <w:i/>
              <w:sz w:val="24"/>
              <w:szCs w:val="24"/>
              <w:rPrChange w:id="7765" w:author="Tre" w:date="2012-11-19T09:04:00Z">
                <w:rPr>
                  <w:i/>
                  <w:color w:val="0000FF"/>
                  <w:u w:val="single"/>
                </w:rPr>
              </w:rPrChange>
            </w:rPr>
            <w:fldChar w:fldCharType="begin"/>
          </w:r>
          <w:r w:rsidRPr="00EE27B1">
            <w:rPr>
              <w:i/>
              <w:sz w:val="24"/>
              <w:szCs w:val="24"/>
              <w:rPrChange w:id="7766" w:author="Tre" w:date="2012-11-19T09:04:00Z">
                <w:rPr>
                  <w:i/>
                  <w:color w:val="0000FF"/>
                  <w:u w:val="single"/>
                </w:rPr>
              </w:rPrChange>
            </w:rPr>
            <w:delInstrText xml:space="preserve"> MERGEFIELD Rule_Bender_Description </w:delInstrText>
          </w:r>
          <w:r w:rsidRPr="00EE27B1" w:rsidDel="00E404A2">
            <w:rPr>
              <w:i/>
              <w:sz w:val="24"/>
              <w:szCs w:val="24"/>
              <w:rPrChange w:id="7767" w:author="Tre" w:date="2012-11-19T09:04:00Z">
                <w:rPr>
                  <w:i/>
                  <w:color w:val="0000FF"/>
                  <w:u w:val="single"/>
                </w:rPr>
              </w:rPrChange>
            </w:rPr>
            <w:fldChar w:fldCharType="separate"/>
          </w:r>
          <w:r w:rsidRPr="00EE27B1">
            <w:rPr>
              <w:i/>
              <w:noProof/>
              <w:sz w:val="24"/>
              <w:szCs w:val="24"/>
              <w:rPrChange w:id="7768" w:author="Tre" w:date="2012-11-19T09:04:00Z">
                <w:rPr>
                  <w:i/>
                  <w:noProof/>
                  <w:color w:val="0000FF"/>
                  <w:u w:val="single"/>
                </w:rPr>
              </w:rPrChange>
            </w:rPr>
            <w:delText>character can determine how it works for them. Either they use Sonar, or low light, or heat (infra-red).</w:delText>
          </w:r>
          <w:r w:rsidRPr="00EE27B1" w:rsidDel="00E404A2">
            <w:rPr>
              <w:i/>
              <w:sz w:val="24"/>
              <w:szCs w:val="24"/>
              <w:rPrChange w:id="7769" w:author="Tre" w:date="2012-11-19T09:04:00Z">
                <w:rPr>
                  <w:i/>
                  <w:color w:val="0000FF"/>
                  <w:u w:val="single"/>
                </w:rPr>
              </w:rPrChange>
            </w:rPr>
            <w:fldChar w:fldCharType="end"/>
          </w:r>
        </w:del>
      </w:ins>
    </w:p>
    <w:p w:rsidR="001F7E3F" w:rsidRPr="00880A1F" w:rsidRDefault="00EE27B1">
      <w:pPr>
        <w:pStyle w:val="MatrixSuperfluous"/>
        <w:rPr>
          <w:ins w:id="7770" w:author="frontdesk" w:date="2012-11-16T12:46:00Z"/>
          <w:del w:id="7771" w:author="Tre" w:date="2012-11-16T21:30:00Z"/>
          <w:sz w:val="24"/>
          <w:szCs w:val="24"/>
          <w:rPrChange w:id="7772" w:author="Tre" w:date="2012-11-19T09:04:00Z">
            <w:rPr>
              <w:ins w:id="7773" w:author="frontdesk" w:date="2012-11-16T12:46:00Z"/>
              <w:del w:id="7774" w:author="Tre" w:date="2012-11-16T21:30:00Z"/>
            </w:rPr>
          </w:rPrChange>
        </w:rPr>
      </w:pPr>
      <w:ins w:id="7775" w:author="frontdesk" w:date="2012-11-16T12:46:00Z">
        <w:del w:id="7776" w:author="Tre" w:date="2012-11-16T21:30:00Z">
          <w:r w:rsidRPr="00EE27B1">
            <w:rPr>
              <w:sz w:val="24"/>
              <w:szCs w:val="24"/>
              <w:rPrChange w:id="7777" w:author="Tre" w:date="2012-11-19T09:04:00Z">
                <w:rPr>
                  <w:color w:val="0000FF"/>
                  <w:u w:val="single"/>
                </w:rPr>
              </w:rPrChange>
            </w:rPr>
            <w:delText xml:space="preserve">Rule Breaker Feat: </w:delText>
          </w:r>
          <w:r w:rsidRPr="00EE27B1" w:rsidDel="00E404A2">
            <w:rPr>
              <w:i/>
              <w:sz w:val="24"/>
              <w:szCs w:val="24"/>
              <w:rPrChange w:id="7778" w:author="Tre" w:date="2012-11-19T09:04:00Z">
                <w:rPr>
                  <w:i/>
                  <w:color w:val="0000FF"/>
                  <w:u w:val="single"/>
                </w:rPr>
              </w:rPrChange>
            </w:rPr>
            <w:fldChar w:fldCharType="begin"/>
          </w:r>
          <w:r w:rsidRPr="00EE27B1">
            <w:rPr>
              <w:i/>
              <w:sz w:val="24"/>
              <w:szCs w:val="24"/>
              <w:rPrChange w:id="7779" w:author="Tre" w:date="2012-11-19T09:04:00Z">
                <w:rPr>
                  <w:i/>
                  <w:color w:val="0000FF"/>
                  <w:u w:val="single"/>
                </w:rPr>
              </w:rPrChange>
            </w:rPr>
            <w:delInstrText xml:space="preserve"> MERGEFIELD Rule_Breaker_Description </w:delInstrText>
          </w:r>
          <w:r w:rsidRPr="00EE27B1" w:rsidDel="00E404A2">
            <w:rPr>
              <w:i/>
              <w:sz w:val="24"/>
              <w:szCs w:val="24"/>
              <w:rPrChange w:id="7780" w:author="Tre" w:date="2012-11-19T09:04:00Z">
                <w:rPr>
                  <w:i/>
                  <w:color w:val="0000FF"/>
                  <w:u w:val="single"/>
                </w:rPr>
              </w:rPrChange>
            </w:rPr>
            <w:fldChar w:fldCharType="separate"/>
          </w:r>
          <w:r w:rsidRPr="00EE27B1">
            <w:rPr>
              <w:i/>
              <w:noProof/>
              <w:sz w:val="24"/>
              <w:szCs w:val="24"/>
              <w:rPrChange w:id="7781" w:author="Tre" w:date="2012-11-19T09:04:00Z">
                <w:rPr>
                  <w:i/>
                  <w:noProof/>
                  <w:color w:val="0000FF"/>
                  <w:u w:val="single"/>
                </w:rPr>
              </w:rPrChange>
            </w:rPr>
            <w:delText>Character doesn’t need to see. They are completely aware of what is around them as though it were daylight. The character knows what is being illuminated by their matrix feat and they can turn it off if they want.</w:delText>
          </w:r>
          <w:r w:rsidRPr="00EE27B1" w:rsidDel="00E404A2">
            <w:rPr>
              <w:i/>
              <w:sz w:val="24"/>
              <w:szCs w:val="24"/>
              <w:rPrChange w:id="7782" w:author="Tre" w:date="2012-11-19T09:04:00Z">
                <w:rPr>
                  <w:i/>
                  <w:color w:val="0000FF"/>
                  <w:u w:val="single"/>
                </w:rPr>
              </w:rPrChange>
            </w:rPr>
            <w:fldChar w:fldCharType="end"/>
          </w:r>
          <w:r w:rsidRPr="00EE27B1" w:rsidDel="00E404A2">
            <w:rPr>
              <w:sz w:val="24"/>
              <w:szCs w:val="24"/>
              <w:rPrChange w:id="7783" w:author="Tre" w:date="2012-11-19T09:04:00Z">
                <w:rPr>
                  <w:color w:val="0000FF"/>
                  <w:u w:val="single"/>
                </w:rPr>
              </w:rPrChange>
            </w:rPr>
            <w:fldChar w:fldCharType="begin"/>
          </w:r>
          <w:r w:rsidRPr="00EE27B1">
            <w:rPr>
              <w:sz w:val="24"/>
              <w:szCs w:val="24"/>
              <w:rPrChange w:id="7784" w:author="Tre" w:date="2012-11-19T09:04:00Z">
                <w:rPr>
                  <w:color w:val="0000FF"/>
                  <w:u w:val="single"/>
                </w:rPr>
              </w:rPrChange>
            </w:rPr>
            <w:delInstrText xml:space="preserve"> NEXT  \* MERGEFORMAT </w:delInstrText>
          </w:r>
          <w:r w:rsidRPr="00EE27B1" w:rsidDel="00E404A2">
            <w:rPr>
              <w:sz w:val="24"/>
              <w:szCs w:val="24"/>
              <w:rPrChange w:id="7785" w:author="Tre" w:date="2012-11-19T09:04:00Z">
                <w:rPr>
                  <w:color w:val="0000FF"/>
                  <w:u w:val="single"/>
                </w:rPr>
              </w:rPrChange>
            </w:rPr>
            <w:fldChar w:fldCharType="end"/>
          </w:r>
        </w:del>
      </w:ins>
    </w:p>
    <w:p w:rsidR="001F7E3F" w:rsidRPr="00880A1F" w:rsidRDefault="001F7E3F">
      <w:pPr>
        <w:pStyle w:val="MatrixSuperfluous"/>
        <w:rPr>
          <w:ins w:id="7786" w:author="frontdesk" w:date="2012-11-16T12:46:00Z"/>
          <w:del w:id="7787" w:author="Tre" w:date="2012-11-16T21:30:00Z"/>
          <w:sz w:val="24"/>
          <w:szCs w:val="24"/>
          <w:rPrChange w:id="7788" w:author="Tre" w:date="2012-11-19T09:04:00Z">
            <w:rPr>
              <w:ins w:id="7789" w:author="frontdesk" w:date="2012-11-16T12:46:00Z"/>
              <w:del w:id="7790" w:author="Tre" w:date="2012-11-16T21:30:00Z"/>
            </w:rPr>
          </w:rPrChange>
        </w:rPr>
      </w:pPr>
    </w:p>
    <w:p w:rsidR="001F7E3F" w:rsidRPr="00880A1F" w:rsidRDefault="00EE27B1">
      <w:pPr>
        <w:pStyle w:val="MatrixSuperfluous"/>
        <w:rPr>
          <w:ins w:id="7791" w:author="frontdesk" w:date="2012-11-16T12:46:00Z"/>
          <w:del w:id="7792" w:author="Tre" w:date="2012-11-16T21:30:00Z"/>
          <w:sz w:val="24"/>
          <w:szCs w:val="24"/>
          <w:rPrChange w:id="7793" w:author="Tre" w:date="2012-11-19T09:04:00Z">
            <w:rPr>
              <w:ins w:id="7794" w:author="frontdesk" w:date="2012-11-16T12:46:00Z"/>
              <w:del w:id="7795" w:author="Tre" w:date="2012-11-16T21:30:00Z"/>
            </w:rPr>
          </w:rPrChange>
        </w:rPr>
      </w:pPr>
      <w:ins w:id="7796" w:author="frontdesk" w:date="2012-11-16T12:46:00Z">
        <w:del w:id="7797" w:author="Tre" w:date="2012-11-16T21:30:00Z">
          <w:r w:rsidRPr="00EE27B1">
            <w:rPr>
              <w:b/>
              <w:sz w:val="24"/>
              <w:szCs w:val="24"/>
              <w:rPrChange w:id="7798" w:author="Tre" w:date="2012-11-19T09:04:00Z">
                <w:rPr>
                  <w:b/>
                  <w:color w:val="0000FF"/>
                  <w:u w:val="single"/>
                </w:rPr>
              </w:rPrChange>
            </w:rPr>
            <w:delText>Matrix Feat</w:delText>
          </w:r>
          <w:r w:rsidRPr="00EE27B1">
            <w:rPr>
              <w:sz w:val="24"/>
              <w:szCs w:val="24"/>
              <w:rPrChange w:id="7799" w:author="Tre" w:date="2012-11-19T09:04:00Z">
                <w:rPr>
                  <w:color w:val="0000FF"/>
                  <w:u w:val="single"/>
                </w:rPr>
              </w:rPrChange>
            </w:rPr>
            <w:delText xml:space="preserve"> </w:delText>
          </w:r>
          <w:r w:rsidRPr="00EE27B1">
            <w:rPr>
              <w:b/>
              <w:sz w:val="24"/>
              <w:szCs w:val="24"/>
              <w:rPrChange w:id="7800" w:author="Tre" w:date="2012-11-19T09:04:00Z">
                <w:rPr>
                  <w:b/>
                  <w:color w:val="0000FF"/>
                  <w:u w:val="single"/>
                </w:rPr>
              </w:rPrChange>
            </w:rPr>
            <w:delText>“</w:delText>
          </w:r>
          <w:r w:rsidRPr="00EE27B1" w:rsidDel="00E404A2">
            <w:rPr>
              <w:b/>
              <w:i/>
              <w:sz w:val="24"/>
              <w:szCs w:val="24"/>
              <w:rPrChange w:id="7801" w:author="Tre" w:date="2012-11-19T09:04:00Z">
                <w:rPr>
                  <w:b/>
                  <w:i/>
                  <w:color w:val="0000FF"/>
                  <w:u w:val="single"/>
                </w:rPr>
              </w:rPrChange>
            </w:rPr>
            <w:fldChar w:fldCharType="begin"/>
          </w:r>
          <w:r w:rsidRPr="00EE27B1">
            <w:rPr>
              <w:b/>
              <w:i/>
              <w:sz w:val="24"/>
              <w:szCs w:val="24"/>
              <w:rPrChange w:id="7802" w:author="Tre" w:date="2012-11-19T09:04:00Z">
                <w:rPr>
                  <w:b/>
                  <w:i/>
                  <w:color w:val="0000FF"/>
                  <w:u w:val="single"/>
                </w:rPr>
              </w:rPrChange>
            </w:rPr>
            <w:delInstrText xml:space="preserve"> MERGEFIELD Skill </w:delInstrText>
          </w:r>
          <w:r w:rsidRPr="00EE27B1" w:rsidDel="00E404A2">
            <w:rPr>
              <w:b/>
              <w:i/>
              <w:sz w:val="24"/>
              <w:szCs w:val="24"/>
              <w:rPrChange w:id="7803" w:author="Tre" w:date="2012-11-19T09:04:00Z">
                <w:rPr>
                  <w:b/>
                  <w:i/>
                  <w:color w:val="0000FF"/>
                  <w:u w:val="single"/>
                </w:rPr>
              </w:rPrChange>
            </w:rPr>
            <w:fldChar w:fldCharType="separate"/>
          </w:r>
          <w:r w:rsidRPr="00EE27B1">
            <w:rPr>
              <w:b/>
              <w:i/>
              <w:noProof/>
              <w:sz w:val="24"/>
              <w:szCs w:val="24"/>
              <w:rPrChange w:id="7804" w:author="Tre" w:date="2012-11-19T09:04:00Z">
                <w:rPr>
                  <w:b/>
                  <w:i/>
                  <w:noProof/>
                  <w:color w:val="0000FF"/>
                  <w:u w:val="single"/>
                </w:rPr>
              </w:rPrChange>
            </w:rPr>
            <w:delText>Pass Through Objects</w:delText>
          </w:r>
          <w:r w:rsidRPr="00EE27B1" w:rsidDel="00E404A2">
            <w:rPr>
              <w:b/>
              <w:i/>
              <w:sz w:val="24"/>
              <w:szCs w:val="24"/>
              <w:rPrChange w:id="7805" w:author="Tre" w:date="2012-11-19T09:04:00Z">
                <w:rPr>
                  <w:b/>
                  <w:i/>
                  <w:color w:val="0000FF"/>
                  <w:u w:val="single"/>
                </w:rPr>
              </w:rPrChange>
            </w:rPr>
            <w:fldChar w:fldCharType="end"/>
          </w:r>
          <w:r w:rsidRPr="00EE27B1">
            <w:rPr>
              <w:b/>
              <w:sz w:val="24"/>
              <w:szCs w:val="24"/>
              <w:rPrChange w:id="7806" w:author="Tre" w:date="2012-11-19T09:04:00Z">
                <w:rPr>
                  <w:b/>
                  <w:color w:val="0000FF"/>
                  <w:u w:val="single"/>
                </w:rPr>
              </w:rPrChange>
            </w:rPr>
            <w:delText>”</w:delText>
          </w:r>
          <w:r w:rsidRPr="00EE27B1">
            <w:rPr>
              <w:sz w:val="24"/>
              <w:szCs w:val="24"/>
              <w:rPrChange w:id="7807" w:author="Tre" w:date="2012-11-19T09:04:00Z">
                <w:rPr>
                  <w:color w:val="0000FF"/>
                  <w:u w:val="single"/>
                </w:rPr>
              </w:rPrChange>
            </w:rPr>
            <w:delText xml:space="preserve"> - [CyberZen]</w:delText>
          </w:r>
        </w:del>
      </w:ins>
    </w:p>
    <w:p w:rsidR="001F7E3F" w:rsidRPr="00880A1F" w:rsidRDefault="00EE27B1">
      <w:pPr>
        <w:pStyle w:val="MatrixSuperfluous"/>
        <w:rPr>
          <w:ins w:id="7808" w:author="frontdesk" w:date="2012-11-16T12:46:00Z"/>
          <w:del w:id="7809" w:author="Tre" w:date="2012-11-16T21:30:00Z"/>
          <w:sz w:val="24"/>
          <w:szCs w:val="24"/>
          <w:rPrChange w:id="7810" w:author="Tre" w:date="2012-11-19T09:04:00Z">
            <w:rPr>
              <w:ins w:id="7811" w:author="frontdesk" w:date="2012-11-16T12:46:00Z"/>
              <w:del w:id="7812" w:author="Tre" w:date="2012-11-16T21:30:00Z"/>
            </w:rPr>
          </w:rPrChange>
        </w:rPr>
      </w:pPr>
      <w:ins w:id="7813" w:author="frontdesk" w:date="2012-11-16T12:46:00Z">
        <w:del w:id="7814" w:author="Tre" w:date="2012-11-16T21:30:00Z">
          <w:r w:rsidRPr="00EE27B1">
            <w:rPr>
              <w:sz w:val="24"/>
              <w:szCs w:val="24"/>
              <w:rPrChange w:id="7815" w:author="Tre" w:date="2012-11-19T09:04:00Z">
                <w:rPr>
                  <w:color w:val="0000FF"/>
                  <w:u w:val="single"/>
                </w:rPr>
              </w:rPrChange>
            </w:rPr>
            <w:delText>Rule Bender Feat:</w:delText>
          </w:r>
          <w:r w:rsidRPr="00EE27B1">
            <w:rPr>
              <w:i/>
              <w:sz w:val="24"/>
              <w:szCs w:val="24"/>
              <w:rPrChange w:id="7816" w:author="Tre" w:date="2012-11-19T09:04:00Z">
                <w:rPr>
                  <w:i/>
                  <w:color w:val="0000FF"/>
                  <w:u w:val="single"/>
                </w:rPr>
              </w:rPrChange>
            </w:rPr>
            <w:delText xml:space="preserve"> </w:delText>
          </w:r>
          <w:r w:rsidRPr="00EE27B1" w:rsidDel="00E404A2">
            <w:rPr>
              <w:i/>
              <w:sz w:val="24"/>
              <w:szCs w:val="24"/>
              <w:rPrChange w:id="7817" w:author="Tre" w:date="2012-11-19T09:04:00Z">
                <w:rPr>
                  <w:i/>
                  <w:color w:val="0000FF"/>
                  <w:u w:val="single"/>
                </w:rPr>
              </w:rPrChange>
            </w:rPr>
            <w:fldChar w:fldCharType="begin"/>
          </w:r>
          <w:r w:rsidRPr="00EE27B1">
            <w:rPr>
              <w:i/>
              <w:sz w:val="24"/>
              <w:szCs w:val="24"/>
              <w:rPrChange w:id="7818" w:author="Tre" w:date="2012-11-19T09:04:00Z">
                <w:rPr>
                  <w:i/>
                  <w:color w:val="0000FF"/>
                  <w:u w:val="single"/>
                </w:rPr>
              </w:rPrChange>
            </w:rPr>
            <w:delInstrText xml:space="preserve"> MERGEFIELD Rule_Bender_Description </w:delInstrText>
          </w:r>
          <w:r w:rsidRPr="00EE27B1" w:rsidDel="00E404A2">
            <w:rPr>
              <w:i/>
              <w:sz w:val="24"/>
              <w:szCs w:val="24"/>
              <w:rPrChange w:id="7819" w:author="Tre" w:date="2012-11-19T09:04:00Z">
                <w:rPr>
                  <w:i/>
                  <w:color w:val="0000FF"/>
                  <w:u w:val="single"/>
                </w:rPr>
              </w:rPrChange>
            </w:rPr>
            <w:fldChar w:fldCharType="separate"/>
          </w:r>
          <w:r w:rsidRPr="00EE27B1">
            <w:rPr>
              <w:i/>
              <w:noProof/>
              <w:sz w:val="24"/>
              <w:szCs w:val="24"/>
              <w:rPrChange w:id="7820" w:author="Tre" w:date="2012-11-19T09:04:00Z">
                <w:rPr>
                  <w:i/>
                  <w:noProof/>
                  <w:color w:val="0000FF"/>
                  <w:u w:val="single"/>
                </w:rPr>
              </w:rPrChange>
            </w:rPr>
            <w:delText>character can pass through thick liquids and objects as thought it was air. For example using this gift in water would allow the character to run and move as though they were on land.</w:delText>
          </w:r>
          <w:r w:rsidRPr="00EE27B1" w:rsidDel="00E404A2">
            <w:rPr>
              <w:i/>
              <w:sz w:val="24"/>
              <w:szCs w:val="24"/>
              <w:rPrChange w:id="7821" w:author="Tre" w:date="2012-11-19T09:04:00Z">
                <w:rPr>
                  <w:i/>
                  <w:color w:val="0000FF"/>
                  <w:u w:val="single"/>
                </w:rPr>
              </w:rPrChange>
            </w:rPr>
            <w:fldChar w:fldCharType="end"/>
          </w:r>
        </w:del>
      </w:ins>
    </w:p>
    <w:p w:rsidR="001F7E3F" w:rsidRPr="00880A1F" w:rsidRDefault="00EE27B1">
      <w:pPr>
        <w:pStyle w:val="MatrixSuperfluous"/>
        <w:rPr>
          <w:ins w:id="7822" w:author="frontdesk" w:date="2012-11-16T12:46:00Z"/>
          <w:del w:id="7823" w:author="Tre" w:date="2012-11-16T21:30:00Z"/>
          <w:sz w:val="24"/>
          <w:szCs w:val="24"/>
          <w:rPrChange w:id="7824" w:author="Tre" w:date="2012-11-19T09:04:00Z">
            <w:rPr>
              <w:ins w:id="7825" w:author="frontdesk" w:date="2012-11-16T12:46:00Z"/>
              <w:del w:id="7826" w:author="Tre" w:date="2012-11-16T21:30:00Z"/>
            </w:rPr>
          </w:rPrChange>
        </w:rPr>
      </w:pPr>
      <w:ins w:id="7827" w:author="frontdesk" w:date="2012-11-16T12:46:00Z">
        <w:del w:id="7828" w:author="Tre" w:date="2012-11-16T21:30:00Z">
          <w:r w:rsidRPr="00EE27B1">
            <w:rPr>
              <w:sz w:val="24"/>
              <w:szCs w:val="24"/>
              <w:rPrChange w:id="7829" w:author="Tre" w:date="2012-11-19T09:04:00Z">
                <w:rPr>
                  <w:color w:val="0000FF"/>
                  <w:u w:val="single"/>
                </w:rPr>
              </w:rPrChange>
            </w:rPr>
            <w:delText xml:space="preserve">Rule Breaker Feat: </w:delText>
          </w:r>
          <w:r w:rsidRPr="00EE27B1" w:rsidDel="00E404A2">
            <w:rPr>
              <w:i/>
              <w:sz w:val="24"/>
              <w:szCs w:val="24"/>
              <w:rPrChange w:id="7830" w:author="Tre" w:date="2012-11-19T09:04:00Z">
                <w:rPr>
                  <w:i/>
                  <w:color w:val="0000FF"/>
                  <w:u w:val="single"/>
                </w:rPr>
              </w:rPrChange>
            </w:rPr>
            <w:fldChar w:fldCharType="begin"/>
          </w:r>
          <w:r w:rsidRPr="00EE27B1">
            <w:rPr>
              <w:i/>
              <w:sz w:val="24"/>
              <w:szCs w:val="24"/>
              <w:rPrChange w:id="7831" w:author="Tre" w:date="2012-11-19T09:04:00Z">
                <w:rPr>
                  <w:i/>
                  <w:color w:val="0000FF"/>
                  <w:u w:val="single"/>
                </w:rPr>
              </w:rPrChange>
            </w:rPr>
            <w:delInstrText xml:space="preserve"> MERGEFIELD Rule_Breaker_Description </w:delInstrText>
          </w:r>
          <w:r w:rsidRPr="00EE27B1" w:rsidDel="00E404A2">
            <w:rPr>
              <w:i/>
              <w:sz w:val="24"/>
              <w:szCs w:val="24"/>
              <w:rPrChange w:id="7832" w:author="Tre" w:date="2012-11-19T09:04:00Z">
                <w:rPr>
                  <w:i/>
                  <w:color w:val="0000FF"/>
                  <w:u w:val="single"/>
                </w:rPr>
              </w:rPrChange>
            </w:rPr>
            <w:fldChar w:fldCharType="separate"/>
          </w:r>
          <w:r w:rsidRPr="00EE27B1">
            <w:rPr>
              <w:i/>
              <w:noProof/>
              <w:sz w:val="24"/>
              <w:szCs w:val="24"/>
              <w:rPrChange w:id="7833" w:author="Tre" w:date="2012-11-19T09:04:00Z">
                <w:rPr>
                  <w:i/>
                  <w:noProof/>
                  <w:color w:val="0000FF"/>
                  <w:u w:val="single"/>
                </w:rPr>
              </w:rPrChange>
            </w:rPr>
            <w:delText>With the Gift, the character walk through walls. Pass through solid objects as though they were made of air.</w:delText>
          </w:r>
          <w:r w:rsidRPr="00EE27B1" w:rsidDel="00E404A2">
            <w:rPr>
              <w:i/>
              <w:sz w:val="24"/>
              <w:szCs w:val="24"/>
              <w:rPrChange w:id="7834" w:author="Tre" w:date="2012-11-19T09:04:00Z">
                <w:rPr>
                  <w:i/>
                  <w:color w:val="0000FF"/>
                  <w:u w:val="single"/>
                </w:rPr>
              </w:rPrChange>
            </w:rPr>
            <w:fldChar w:fldCharType="end"/>
          </w:r>
          <w:r w:rsidRPr="00EE27B1" w:rsidDel="00E404A2">
            <w:rPr>
              <w:sz w:val="24"/>
              <w:szCs w:val="24"/>
              <w:rPrChange w:id="7835" w:author="Tre" w:date="2012-11-19T09:04:00Z">
                <w:rPr>
                  <w:color w:val="0000FF"/>
                  <w:u w:val="single"/>
                </w:rPr>
              </w:rPrChange>
            </w:rPr>
            <w:fldChar w:fldCharType="begin"/>
          </w:r>
          <w:r w:rsidRPr="00EE27B1">
            <w:rPr>
              <w:sz w:val="24"/>
              <w:szCs w:val="24"/>
              <w:rPrChange w:id="7836" w:author="Tre" w:date="2012-11-19T09:04:00Z">
                <w:rPr>
                  <w:color w:val="0000FF"/>
                  <w:u w:val="single"/>
                </w:rPr>
              </w:rPrChange>
            </w:rPr>
            <w:delInstrText xml:space="preserve"> NEXT  \* MERGEFORMAT </w:delInstrText>
          </w:r>
          <w:r w:rsidRPr="00EE27B1" w:rsidDel="00E404A2">
            <w:rPr>
              <w:sz w:val="24"/>
              <w:szCs w:val="24"/>
              <w:rPrChange w:id="7837" w:author="Tre" w:date="2012-11-19T09:04:00Z">
                <w:rPr>
                  <w:color w:val="0000FF"/>
                  <w:u w:val="single"/>
                </w:rPr>
              </w:rPrChange>
            </w:rPr>
            <w:fldChar w:fldCharType="end"/>
          </w:r>
        </w:del>
      </w:ins>
    </w:p>
    <w:p w:rsidR="001F7E3F" w:rsidRPr="00880A1F" w:rsidRDefault="001F7E3F">
      <w:pPr>
        <w:pStyle w:val="MatrixSuperfluous"/>
        <w:rPr>
          <w:ins w:id="7838" w:author="frontdesk" w:date="2012-11-16T12:46:00Z"/>
          <w:del w:id="7839" w:author="Tre" w:date="2012-11-16T21:30:00Z"/>
          <w:sz w:val="24"/>
          <w:szCs w:val="24"/>
          <w:rPrChange w:id="7840" w:author="Tre" w:date="2012-11-19T09:04:00Z">
            <w:rPr>
              <w:ins w:id="7841" w:author="frontdesk" w:date="2012-11-16T12:46:00Z"/>
              <w:del w:id="7842" w:author="Tre" w:date="2012-11-16T21:30:00Z"/>
            </w:rPr>
          </w:rPrChange>
        </w:rPr>
      </w:pPr>
    </w:p>
    <w:p w:rsidR="001F7E3F" w:rsidRPr="00880A1F" w:rsidRDefault="00EE27B1">
      <w:pPr>
        <w:pStyle w:val="MatrixSuperfluous"/>
        <w:rPr>
          <w:ins w:id="7843" w:author="frontdesk" w:date="2012-11-16T12:46:00Z"/>
          <w:del w:id="7844" w:author="Tre" w:date="2012-11-16T21:30:00Z"/>
          <w:sz w:val="24"/>
          <w:szCs w:val="24"/>
          <w:rPrChange w:id="7845" w:author="Tre" w:date="2012-11-19T09:04:00Z">
            <w:rPr>
              <w:ins w:id="7846" w:author="frontdesk" w:date="2012-11-16T12:46:00Z"/>
              <w:del w:id="7847" w:author="Tre" w:date="2012-11-16T21:30:00Z"/>
            </w:rPr>
          </w:rPrChange>
        </w:rPr>
      </w:pPr>
      <w:ins w:id="7848" w:author="frontdesk" w:date="2012-11-16T12:46:00Z">
        <w:del w:id="7849" w:author="Tre" w:date="2012-11-16T21:30:00Z">
          <w:r w:rsidRPr="00EE27B1">
            <w:rPr>
              <w:b/>
              <w:sz w:val="24"/>
              <w:szCs w:val="24"/>
              <w:rPrChange w:id="7850" w:author="Tre" w:date="2012-11-19T09:04:00Z">
                <w:rPr>
                  <w:b/>
                  <w:color w:val="0000FF"/>
                  <w:u w:val="single"/>
                </w:rPr>
              </w:rPrChange>
            </w:rPr>
            <w:delText>Matrix Feat</w:delText>
          </w:r>
          <w:r w:rsidRPr="00EE27B1">
            <w:rPr>
              <w:sz w:val="24"/>
              <w:szCs w:val="24"/>
              <w:rPrChange w:id="7851" w:author="Tre" w:date="2012-11-19T09:04:00Z">
                <w:rPr>
                  <w:color w:val="0000FF"/>
                  <w:u w:val="single"/>
                </w:rPr>
              </w:rPrChange>
            </w:rPr>
            <w:delText xml:space="preserve"> </w:delText>
          </w:r>
          <w:r w:rsidRPr="00EE27B1">
            <w:rPr>
              <w:b/>
              <w:sz w:val="24"/>
              <w:szCs w:val="24"/>
              <w:rPrChange w:id="7852" w:author="Tre" w:date="2012-11-19T09:04:00Z">
                <w:rPr>
                  <w:b/>
                  <w:color w:val="0000FF"/>
                  <w:u w:val="single"/>
                </w:rPr>
              </w:rPrChange>
            </w:rPr>
            <w:delText>“</w:delText>
          </w:r>
          <w:r w:rsidRPr="00EE27B1" w:rsidDel="00E404A2">
            <w:rPr>
              <w:b/>
              <w:i/>
              <w:sz w:val="24"/>
              <w:szCs w:val="24"/>
              <w:rPrChange w:id="7853" w:author="Tre" w:date="2012-11-19T09:04:00Z">
                <w:rPr>
                  <w:b/>
                  <w:i/>
                  <w:color w:val="0000FF"/>
                  <w:u w:val="single"/>
                </w:rPr>
              </w:rPrChange>
            </w:rPr>
            <w:fldChar w:fldCharType="begin"/>
          </w:r>
          <w:r w:rsidRPr="00EE27B1">
            <w:rPr>
              <w:b/>
              <w:i/>
              <w:sz w:val="24"/>
              <w:szCs w:val="24"/>
              <w:rPrChange w:id="7854" w:author="Tre" w:date="2012-11-19T09:04:00Z">
                <w:rPr>
                  <w:b/>
                  <w:i/>
                  <w:color w:val="0000FF"/>
                  <w:u w:val="single"/>
                </w:rPr>
              </w:rPrChange>
            </w:rPr>
            <w:delInstrText xml:space="preserve"> MERGEFIELD Skill </w:delInstrText>
          </w:r>
          <w:r w:rsidRPr="00EE27B1" w:rsidDel="00E404A2">
            <w:rPr>
              <w:b/>
              <w:i/>
              <w:sz w:val="24"/>
              <w:szCs w:val="24"/>
              <w:rPrChange w:id="7855" w:author="Tre" w:date="2012-11-19T09:04:00Z">
                <w:rPr>
                  <w:b/>
                  <w:i/>
                  <w:color w:val="0000FF"/>
                  <w:u w:val="single"/>
                </w:rPr>
              </w:rPrChange>
            </w:rPr>
            <w:fldChar w:fldCharType="separate"/>
          </w:r>
          <w:r w:rsidRPr="00EE27B1">
            <w:rPr>
              <w:b/>
              <w:i/>
              <w:noProof/>
              <w:sz w:val="24"/>
              <w:szCs w:val="24"/>
              <w:rPrChange w:id="7856" w:author="Tre" w:date="2012-11-19T09:04:00Z">
                <w:rPr>
                  <w:b/>
                  <w:i/>
                  <w:noProof/>
                  <w:color w:val="0000FF"/>
                  <w:u w:val="single"/>
                </w:rPr>
              </w:rPrChange>
            </w:rPr>
            <w:delText>Prehensile</w:delText>
          </w:r>
          <w:r w:rsidRPr="00EE27B1" w:rsidDel="00E404A2">
            <w:rPr>
              <w:b/>
              <w:i/>
              <w:sz w:val="24"/>
              <w:szCs w:val="24"/>
              <w:rPrChange w:id="7857" w:author="Tre" w:date="2012-11-19T09:04:00Z">
                <w:rPr>
                  <w:b/>
                  <w:i/>
                  <w:color w:val="0000FF"/>
                  <w:u w:val="single"/>
                </w:rPr>
              </w:rPrChange>
            </w:rPr>
            <w:fldChar w:fldCharType="end"/>
          </w:r>
          <w:r w:rsidRPr="00EE27B1">
            <w:rPr>
              <w:b/>
              <w:sz w:val="24"/>
              <w:szCs w:val="24"/>
              <w:rPrChange w:id="7858" w:author="Tre" w:date="2012-11-19T09:04:00Z">
                <w:rPr>
                  <w:b/>
                  <w:color w:val="0000FF"/>
                  <w:u w:val="single"/>
                </w:rPr>
              </w:rPrChange>
            </w:rPr>
            <w:delText>”</w:delText>
          </w:r>
          <w:r w:rsidRPr="00EE27B1">
            <w:rPr>
              <w:sz w:val="24"/>
              <w:szCs w:val="24"/>
              <w:rPrChange w:id="7859" w:author="Tre" w:date="2012-11-19T09:04:00Z">
                <w:rPr>
                  <w:color w:val="0000FF"/>
                  <w:u w:val="single"/>
                </w:rPr>
              </w:rPrChange>
            </w:rPr>
            <w:delText xml:space="preserve"> - [CyberZen]</w:delText>
          </w:r>
        </w:del>
      </w:ins>
    </w:p>
    <w:p w:rsidR="001F7E3F" w:rsidRPr="00880A1F" w:rsidRDefault="00EE27B1">
      <w:pPr>
        <w:pStyle w:val="MatrixSuperfluous"/>
        <w:rPr>
          <w:ins w:id="7860" w:author="frontdesk" w:date="2012-11-16T12:46:00Z"/>
          <w:del w:id="7861" w:author="Tre" w:date="2012-11-16T21:30:00Z"/>
          <w:sz w:val="24"/>
          <w:szCs w:val="24"/>
          <w:rPrChange w:id="7862" w:author="Tre" w:date="2012-11-19T09:04:00Z">
            <w:rPr>
              <w:ins w:id="7863" w:author="frontdesk" w:date="2012-11-16T12:46:00Z"/>
              <w:del w:id="7864" w:author="Tre" w:date="2012-11-16T21:30:00Z"/>
            </w:rPr>
          </w:rPrChange>
        </w:rPr>
      </w:pPr>
      <w:ins w:id="7865" w:author="frontdesk" w:date="2012-11-16T12:46:00Z">
        <w:del w:id="7866" w:author="Tre" w:date="2012-11-16T21:30:00Z">
          <w:r w:rsidRPr="00EE27B1">
            <w:rPr>
              <w:sz w:val="24"/>
              <w:szCs w:val="24"/>
              <w:rPrChange w:id="7867" w:author="Tre" w:date="2012-11-19T09:04:00Z">
                <w:rPr>
                  <w:color w:val="0000FF"/>
                  <w:u w:val="single"/>
                </w:rPr>
              </w:rPrChange>
            </w:rPr>
            <w:delText>Rule Bender Feat:</w:delText>
          </w:r>
          <w:r w:rsidRPr="00EE27B1">
            <w:rPr>
              <w:i/>
              <w:sz w:val="24"/>
              <w:szCs w:val="24"/>
              <w:rPrChange w:id="7868" w:author="Tre" w:date="2012-11-19T09:04:00Z">
                <w:rPr>
                  <w:i/>
                  <w:color w:val="0000FF"/>
                  <w:u w:val="single"/>
                </w:rPr>
              </w:rPrChange>
            </w:rPr>
            <w:delText xml:space="preserve"> </w:delText>
          </w:r>
          <w:r w:rsidRPr="00EE27B1" w:rsidDel="00E404A2">
            <w:rPr>
              <w:i/>
              <w:sz w:val="24"/>
              <w:szCs w:val="24"/>
              <w:rPrChange w:id="7869" w:author="Tre" w:date="2012-11-19T09:04:00Z">
                <w:rPr>
                  <w:i/>
                  <w:color w:val="0000FF"/>
                  <w:u w:val="single"/>
                </w:rPr>
              </w:rPrChange>
            </w:rPr>
            <w:fldChar w:fldCharType="begin"/>
          </w:r>
          <w:r w:rsidRPr="00EE27B1">
            <w:rPr>
              <w:i/>
              <w:sz w:val="24"/>
              <w:szCs w:val="24"/>
              <w:rPrChange w:id="7870" w:author="Tre" w:date="2012-11-19T09:04:00Z">
                <w:rPr>
                  <w:i/>
                  <w:color w:val="0000FF"/>
                  <w:u w:val="single"/>
                </w:rPr>
              </w:rPrChange>
            </w:rPr>
            <w:delInstrText xml:space="preserve"> MERGEFIELD Rule_Bender_Description </w:delInstrText>
          </w:r>
          <w:r w:rsidRPr="00EE27B1" w:rsidDel="00E404A2">
            <w:rPr>
              <w:i/>
              <w:sz w:val="24"/>
              <w:szCs w:val="24"/>
              <w:rPrChange w:id="7871" w:author="Tre" w:date="2012-11-19T09:04:00Z">
                <w:rPr>
                  <w:i/>
                  <w:color w:val="0000FF"/>
                  <w:u w:val="single"/>
                </w:rPr>
              </w:rPrChange>
            </w:rPr>
            <w:fldChar w:fldCharType="separate"/>
          </w:r>
          <w:r w:rsidRPr="00EE27B1">
            <w:rPr>
              <w:i/>
              <w:noProof/>
              <w:sz w:val="24"/>
              <w:szCs w:val="24"/>
              <w:rPrChange w:id="7872" w:author="Tre" w:date="2012-11-19T09:04:00Z">
                <w:rPr>
                  <w:i/>
                  <w:noProof/>
                  <w:color w:val="0000FF"/>
                  <w:u w:val="single"/>
                </w:rPr>
              </w:rPrChange>
            </w:rPr>
            <w:delText>Character can use tongue, feet and neck to grab things as though they were using their hands. The character could use their feet to fire a hand gun without any difficulty.</w:delText>
          </w:r>
          <w:r w:rsidRPr="00EE27B1" w:rsidDel="00E404A2">
            <w:rPr>
              <w:i/>
              <w:sz w:val="24"/>
              <w:szCs w:val="24"/>
              <w:rPrChange w:id="7873" w:author="Tre" w:date="2012-11-19T09:04:00Z">
                <w:rPr>
                  <w:i/>
                  <w:color w:val="0000FF"/>
                  <w:u w:val="single"/>
                </w:rPr>
              </w:rPrChange>
            </w:rPr>
            <w:fldChar w:fldCharType="end"/>
          </w:r>
        </w:del>
      </w:ins>
    </w:p>
    <w:p w:rsidR="001F7E3F" w:rsidRPr="00880A1F" w:rsidRDefault="00EE27B1">
      <w:pPr>
        <w:pStyle w:val="MatrixSuperfluous"/>
        <w:rPr>
          <w:ins w:id="7874" w:author="frontdesk" w:date="2012-11-16T12:46:00Z"/>
          <w:del w:id="7875" w:author="Tre" w:date="2012-11-16T21:30:00Z"/>
          <w:sz w:val="24"/>
          <w:szCs w:val="24"/>
          <w:rPrChange w:id="7876" w:author="Tre" w:date="2012-11-19T09:04:00Z">
            <w:rPr>
              <w:ins w:id="7877" w:author="frontdesk" w:date="2012-11-16T12:46:00Z"/>
              <w:del w:id="7878" w:author="Tre" w:date="2012-11-16T21:30:00Z"/>
            </w:rPr>
          </w:rPrChange>
        </w:rPr>
      </w:pPr>
      <w:ins w:id="7879" w:author="frontdesk" w:date="2012-11-16T12:46:00Z">
        <w:del w:id="7880" w:author="Tre" w:date="2012-11-16T21:30:00Z">
          <w:r w:rsidRPr="00EE27B1">
            <w:rPr>
              <w:sz w:val="24"/>
              <w:szCs w:val="24"/>
              <w:rPrChange w:id="7881" w:author="Tre" w:date="2012-11-19T09:04:00Z">
                <w:rPr>
                  <w:color w:val="0000FF"/>
                  <w:u w:val="single"/>
                </w:rPr>
              </w:rPrChange>
            </w:rPr>
            <w:delText xml:space="preserve">Rule Breaker Feat: </w:delText>
          </w:r>
          <w:r w:rsidRPr="00EE27B1" w:rsidDel="00E404A2">
            <w:rPr>
              <w:i/>
              <w:sz w:val="24"/>
              <w:szCs w:val="24"/>
              <w:rPrChange w:id="7882" w:author="Tre" w:date="2012-11-19T09:04:00Z">
                <w:rPr>
                  <w:i/>
                  <w:color w:val="0000FF"/>
                  <w:u w:val="single"/>
                </w:rPr>
              </w:rPrChange>
            </w:rPr>
            <w:fldChar w:fldCharType="begin"/>
          </w:r>
          <w:r w:rsidRPr="00EE27B1">
            <w:rPr>
              <w:i/>
              <w:sz w:val="24"/>
              <w:szCs w:val="24"/>
              <w:rPrChange w:id="7883" w:author="Tre" w:date="2012-11-19T09:04:00Z">
                <w:rPr>
                  <w:i/>
                  <w:color w:val="0000FF"/>
                  <w:u w:val="single"/>
                </w:rPr>
              </w:rPrChange>
            </w:rPr>
            <w:delInstrText xml:space="preserve"> MERGEFIELD Rule_Breaker_Description </w:delInstrText>
          </w:r>
          <w:r w:rsidRPr="00EE27B1" w:rsidDel="00E404A2">
            <w:rPr>
              <w:i/>
              <w:sz w:val="24"/>
              <w:szCs w:val="24"/>
              <w:rPrChange w:id="7884" w:author="Tre" w:date="2012-11-19T09:04:00Z">
                <w:rPr>
                  <w:i/>
                  <w:color w:val="0000FF"/>
                  <w:u w:val="single"/>
                </w:rPr>
              </w:rPrChange>
            </w:rPr>
            <w:fldChar w:fldCharType="separate"/>
          </w:r>
          <w:r w:rsidRPr="00EE27B1">
            <w:rPr>
              <w:i/>
              <w:noProof/>
              <w:sz w:val="24"/>
              <w:szCs w:val="24"/>
              <w:rPrChange w:id="7885" w:author="Tre" w:date="2012-11-19T09:04:00Z">
                <w:rPr>
                  <w:i/>
                  <w:noProof/>
                  <w:color w:val="0000FF"/>
                  <w:u w:val="single"/>
                </w:rPr>
              </w:rPrChange>
            </w:rPr>
            <w:delText>Character can grow extra prehensile appendages they can use just like hands. They could even grow and extra arm.</w:delText>
          </w:r>
          <w:r w:rsidRPr="00EE27B1" w:rsidDel="00E404A2">
            <w:rPr>
              <w:i/>
              <w:sz w:val="24"/>
              <w:szCs w:val="24"/>
              <w:rPrChange w:id="7886" w:author="Tre" w:date="2012-11-19T09:04:00Z">
                <w:rPr>
                  <w:i/>
                  <w:color w:val="0000FF"/>
                  <w:u w:val="single"/>
                </w:rPr>
              </w:rPrChange>
            </w:rPr>
            <w:fldChar w:fldCharType="end"/>
          </w:r>
          <w:r w:rsidRPr="00EE27B1" w:rsidDel="00E404A2">
            <w:rPr>
              <w:sz w:val="24"/>
              <w:szCs w:val="24"/>
              <w:rPrChange w:id="7887" w:author="Tre" w:date="2012-11-19T09:04:00Z">
                <w:rPr>
                  <w:color w:val="0000FF"/>
                  <w:u w:val="single"/>
                </w:rPr>
              </w:rPrChange>
            </w:rPr>
            <w:fldChar w:fldCharType="begin"/>
          </w:r>
          <w:r w:rsidRPr="00EE27B1">
            <w:rPr>
              <w:sz w:val="24"/>
              <w:szCs w:val="24"/>
              <w:rPrChange w:id="7888" w:author="Tre" w:date="2012-11-19T09:04:00Z">
                <w:rPr>
                  <w:color w:val="0000FF"/>
                  <w:u w:val="single"/>
                </w:rPr>
              </w:rPrChange>
            </w:rPr>
            <w:delInstrText xml:space="preserve"> NEXT  \* MERGEFORMAT </w:delInstrText>
          </w:r>
          <w:r w:rsidRPr="00EE27B1" w:rsidDel="00E404A2">
            <w:rPr>
              <w:sz w:val="24"/>
              <w:szCs w:val="24"/>
              <w:rPrChange w:id="7889" w:author="Tre" w:date="2012-11-19T09:04:00Z">
                <w:rPr>
                  <w:color w:val="0000FF"/>
                  <w:u w:val="single"/>
                </w:rPr>
              </w:rPrChange>
            </w:rPr>
            <w:fldChar w:fldCharType="end"/>
          </w:r>
        </w:del>
      </w:ins>
    </w:p>
    <w:p w:rsidR="001F7E3F" w:rsidRPr="00880A1F" w:rsidRDefault="001F7E3F">
      <w:pPr>
        <w:pStyle w:val="MatrixSuperfluous"/>
        <w:rPr>
          <w:ins w:id="7890" w:author="frontdesk" w:date="2012-11-16T12:46:00Z"/>
          <w:del w:id="7891" w:author="Tre" w:date="2012-11-16T21:30:00Z"/>
          <w:sz w:val="24"/>
          <w:szCs w:val="24"/>
          <w:rPrChange w:id="7892" w:author="Tre" w:date="2012-11-19T09:04:00Z">
            <w:rPr>
              <w:ins w:id="7893" w:author="frontdesk" w:date="2012-11-16T12:46:00Z"/>
              <w:del w:id="7894" w:author="Tre" w:date="2012-11-16T21:30:00Z"/>
            </w:rPr>
          </w:rPrChange>
        </w:rPr>
      </w:pPr>
    </w:p>
    <w:p w:rsidR="001F7E3F" w:rsidRPr="00880A1F" w:rsidRDefault="00EE27B1">
      <w:pPr>
        <w:pStyle w:val="MatrixSuperfluous"/>
        <w:rPr>
          <w:ins w:id="7895" w:author="frontdesk" w:date="2012-11-16T12:46:00Z"/>
          <w:del w:id="7896" w:author="Tre" w:date="2012-11-16T21:30:00Z"/>
          <w:sz w:val="24"/>
          <w:szCs w:val="24"/>
          <w:rPrChange w:id="7897" w:author="Tre" w:date="2012-11-19T09:04:00Z">
            <w:rPr>
              <w:ins w:id="7898" w:author="frontdesk" w:date="2012-11-16T12:46:00Z"/>
              <w:del w:id="7899" w:author="Tre" w:date="2012-11-16T21:30:00Z"/>
            </w:rPr>
          </w:rPrChange>
        </w:rPr>
      </w:pPr>
      <w:ins w:id="7900" w:author="frontdesk" w:date="2012-11-16T12:46:00Z">
        <w:del w:id="7901" w:author="Tre" w:date="2012-11-16T21:30:00Z">
          <w:r w:rsidRPr="00EE27B1">
            <w:rPr>
              <w:b/>
              <w:sz w:val="24"/>
              <w:szCs w:val="24"/>
              <w:rPrChange w:id="7902" w:author="Tre" w:date="2012-11-19T09:04:00Z">
                <w:rPr>
                  <w:b/>
                  <w:color w:val="0000FF"/>
                  <w:u w:val="single"/>
                </w:rPr>
              </w:rPrChange>
            </w:rPr>
            <w:delText>Matrix Feat</w:delText>
          </w:r>
          <w:r w:rsidRPr="00EE27B1">
            <w:rPr>
              <w:sz w:val="24"/>
              <w:szCs w:val="24"/>
              <w:rPrChange w:id="7903" w:author="Tre" w:date="2012-11-19T09:04:00Z">
                <w:rPr>
                  <w:color w:val="0000FF"/>
                  <w:u w:val="single"/>
                </w:rPr>
              </w:rPrChange>
            </w:rPr>
            <w:delText xml:space="preserve"> </w:delText>
          </w:r>
          <w:r w:rsidRPr="00EE27B1">
            <w:rPr>
              <w:b/>
              <w:sz w:val="24"/>
              <w:szCs w:val="24"/>
              <w:rPrChange w:id="7904" w:author="Tre" w:date="2012-11-19T09:04:00Z">
                <w:rPr>
                  <w:b/>
                  <w:color w:val="0000FF"/>
                  <w:u w:val="single"/>
                </w:rPr>
              </w:rPrChange>
            </w:rPr>
            <w:delText>“</w:delText>
          </w:r>
          <w:r w:rsidRPr="00EE27B1" w:rsidDel="00E404A2">
            <w:rPr>
              <w:b/>
              <w:i/>
              <w:sz w:val="24"/>
              <w:szCs w:val="24"/>
              <w:rPrChange w:id="7905" w:author="Tre" w:date="2012-11-19T09:04:00Z">
                <w:rPr>
                  <w:b/>
                  <w:i/>
                  <w:color w:val="0000FF"/>
                  <w:u w:val="single"/>
                </w:rPr>
              </w:rPrChange>
            </w:rPr>
            <w:fldChar w:fldCharType="begin"/>
          </w:r>
          <w:r w:rsidRPr="00EE27B1">
            <w:rPr>
              <w:b/>
              <w:i/>
              <w:sz w:val="24"/>
              <w:szCs w:val="24"/>
              <w:rPrChange w:id="7906" w:author="Tre" w:date="2012-11-19T09:04:00Z">
                <w:rPr>
                  <w:b/>
                  <w:i/>
                  <w:color w:val="0000FF"/>
                  <w:u w:val="single"/>
                </w:rPr>
              </w:rPrChange>
            </w:rPr>
            <w:delInstrText xml:space="preserve"> MERGEFIELD Skill </w:delInstrText>
          </w:r>
          <w:r w:rsidRPr="00EE27B1" w:rsidDel="00E404A2">
            <w:rPr>
              <w:b/>
              <w:i/>
              <w:sz w:val="24"/>
              <w:szCs w:val="24"/>
              <w:rPrChange w:id="7907" w:author="Tre" w:date="2012-11-19T09:04:00Z">
                <w:rPr>
                  <w:b/>
                  <w:i/>
                  <w:color w:val="0000FF"/>
                  <w:u w:val="single"/>
                </w:rPr>
              </w:rPrChange>
            </w:rPr>
            <w:fldChar w:fldCharType="separate"/>
          </w:r>
          <w:r w:rsidRPr="00EE27B1">
            <w:rPr>
              <w:b/>
              <w:i/>
              <w:noProof/>
              <w:sz w:val="24"/>
              <w:szCs w:val="24"/>
              <w:rPrChange w:id="7908" w:author="Tre" w:date="2012-11-19T09:04:00Z">
                <w:rPr>
                  <w:b/>
                  <w:i/>
                  <w:noProof/>
                  <w:color w:val="0000FF"/>
                  <w:u w:val="single"/>
                </w:rPr>
              </w:rPrChange>
            </w:rPr>
            <w:delText>Psychometry</w:delText>
          </w:r>
          <w:r w:rsidRPr="00EE27B1" w:rsidDel="00E404A2">
            <w:rPr>
              <w:b/>
              <w:i/>
              <w:sz w:val="24"/>
              <w:szCs w:val="24"/>
              <w:rPrChange w:id="7909" w:author="Tre" w:date="2012-11-19T09:04:00Z">
                <w:rPr>
                  <w:b/>
                  <w:i/>
                  <w:color w:val="0000FF"/>
                  <w:u w:val="single"/>
                </w:rPr>
              </w:rPrChange>
            </w:rPr>
            <w:fldChar w:fldCharType="end"/>
          </w:r>
          <w:r w:rsidRPr="00EE27B1">
            <w:rPr>
              <w:b/>
              <w:sz w:val="24"/>
              <w:szCs w:val="24"/>
              <w:rPrChange w:id="7910" w:author="Tre" w:date="2012-11-19T09:04:00Z">
                <w:rPr>
                  <w:b/>
                  <w:color w:val="0000FF"/>
                  <w:u w:val="single"/>
                </w:rPr>
              </w:rPrChange>
            </w:rPr>
            <w:delText>”</w:delText>
          </w:r>
          <w:r w:rsidRPr="00EE27B1">
            <w:rPr>
              <w:sz w:val="24"/>
              <w:szCs w:val="24"/>
              <w:rPrChange w:id="7911" w:author="Tre" w:date="2012-11-19T09:04:00Z">
                <w:rPr>
                  <w:color w:val="0000FF"/>
                  <w:u w:val="single"/>
                </w:rPr>
              </w:rPrChange>
            </w:rPr>
            <w:delText xml:space="preserve"> - [CyberZen]</w:delText>
          </w:r>
        </w:del>
      </w:ins>
    </w:p>
    <w:p w:rsidR="001F7E3F" w:rsidRPr="00880A1F" w:rsidRDefault="00EE27B1">
      <w:pPr>
        <w:pStyle w:val="MatrixSuperfluous"/>
        <w:rPr>
          <w:ins w:id="7912" w:author="frontdesk" w:date="2012-11-16T12:46:00Z"/>
          <w:del w:id="7913" w:author="Tre" w:date="2012-11-16T21:30:00Z"/>
          <w:sz w:val="24"/>
          <w:szCs w:val="24"/>
          <w:rPrChange w:id="7914" w:author="Tre" w:date="2012-11-19T09:04:00Z">
            <w:rPr>
              <w:ins w:id="7915" w:author="frontdesk" w:date="2012-11-16T12:46:00Z"/>
              <w:del w:id="7916" w:author="Tre" w:date="2012-11-16T21:30:00Z"/>
            </w:rPr>
          </w:rPrChange>
        </w:rPr>
      </w:pPr>
      <w:ins w:id="7917" w:author="frontdesk" w:date="2012-11-16T12:46:00Z">
        <w:del w:id="7918" w:author="Tre" w:date="2012-11-16T21:30:00Z">
          <w:r w:rsidRPr="00EE27B1">
            <w:rPr>
              <w:sz w:val="24"/>
              <w:szCs w:val="24"/>
              <w:rPrChange w:id="7919" w:author="Tre" w:date="2012-11-19T09:04:00Z">
                <w:rPr>
                  <w:color w:val="0000FF"/>
                  <w:u w:val="single"/>
                </w:rPr>
              </w:rPrChange>
            </w:rPr>
            <w:delText>Rule Bender Feat:</w:delText>
          </w:r>
          <w:r w:rsidRPr="00EE27B1">
            <w:rPr>
              <w:i/>
              <w:sz w:val="24"/>
              <w:szCs w:val="24"/>
              <w:rPrChange w:id="7920" w:author="Tre" w:date="2012-11-19T09:04:00Z">
                <w:rPr>
                  <w:i/>
                  <w:color w:val="0000FF"/>
                  <w:u w:val="single"/>
                </w:rPr>
              </w:rPrChange>
            </w:rPr>
            <w:delText xml:space="preserve"> </w:delText>
          </w:r>
          <w:r w:rsidRPr="00EE27B1" w:rsidDel="00E404A2">
            <w:rPr>
              <w:i/>
              <w:sz w:val="24"/>
              <w:szCs w:val="24"/>
              <w:rPrChange w:id="7921" w:author="Tre" w:date="2012-11-19T09:04:00Z">
                <w:rPr>
                  <w:i/>
                  <w:color w:val="0000FF"/>
                  <w:u w:val="single"/>
                </w:rPr>
              </w:rPrChange>
            </w:rPr>
            <w:fldChar w:fldCharType="begin"/>
          </w:r>
          <w:r w:rsidRPr="00EE27B1">
            <w:rPr>
              <w:i/>
              <w:sz w:val="24"/>
              <w:szCs w:val="24"/>
              <w:rPrChange w:id="7922" w:author="Tre" w:date="2012-11-19T09:04:00Z">
                <w:rPr>
                  <w:i/>
                  <w:color w:val="0000FF"/>
                  <w:u w:val="single"/>
                </w:rPr>
              </w:rPrChange>
            </w:rPr>
            <w:delInstrText xml:space="preserve"> MERGEFIELD Rule_Bender_Description </w:delInstrText>
          </w:r>
          <w:r w:rsidRPr="00EE27B1" w:rsidDel="00E404A2">
            <w:rPr>
              <w:i/>
              <w:sz w:val="24"/>
              <w:szCs w:val="24"/>
              <w:rPrChange w:id="7923" w:author="Tre" w:date="2012-11-19T09:04:00Z">
                <w:rPr>
                  <w:i/>
                  <w:color w:val="0000FF"/>
                  <w:u w:val="single"/>
                </w:rPr>
              </w:rPrChange>
            </w:rPr>
            <w:fldChar w:fldCharType="separate"/>
          </w:r>
          <w:r w:rsidRPr="00EE27B1">
            <w:rPr>
              <w:i/>
              <w:noProof/>
              <w:sz w:val="24"/>
              <w:szCs w:val="24"/>
              <w:rPrChange w:id="7924" w:author="Tre" w:date="2012-11-19T09:04:00Z">
                <w:rPr>
                  <w:i/>
                  <w:noProof/>
                  <w:color w:val="0000FF"/>
                  <w:u w:val="single"/>
                </w:rPr>
              </w:rPrChange>
            </w:rPr>
            <w:delText>learn about the past of an object, place, or person by touching it.</w:delText>
          </w:r>
          <w:r w:rsidRPr="00EE27B1" w:rsidDel="00E404A2">
            <w:rPr>
              <w:i/>
              <w:sz w:val="24"/>
              <w:szCs w:val="24"/>
              <w:rPrChange w:id="7925" w:author="Tre" w:date="2012-11-19T09:04:00Z">
                <w:rPr>
                  <w:i/>
                  <w:color w:val="0000FF"/>
                  <w:u w:val="single"/>
                </w:rPr>
              </w:rPrChange>
            </w:rPr>
            <w:fldChar w:fldCharType="end"/>
          </w:r>
        </w:del>
      </w:ins>
    </w:p>
    <w:p w:rsidR="001F7E3F" w:rsidRPr="00880A1F" w:rsidRDefault="00EE27B1">
      <w:pPr>
        <w:pStyle w:val="MatrixSuperfluous"/>
        <w:rPr>
          <w:ins w:id="7926" w:author="frontdesk" w:date="2012-11-16T12:46:00Z"/>
          <w:del w:id="7927" w:author="Tre" w:date="2012-11-16T21:30:00Z"/>
          <w:sz w:val="24"/>
          <w:szCs w:val="24"/>
          <w:rPrChange w:id="7928" w:author="Tre" w:date="2012-11-19T09:04:00Z">
            <w:rPr>
              <w:ins w:id="7929" w:author="frontdesk" w:date="2012-11-16T12:46:00Z"/>
              <w:del w:id="7930" w:author="Tre" w:date="2012-11-16T21:30:00Z"/>
            </w:rPr>
          </w:rPrChange>
        </w:rPr>
      </w:pPr>
      <w:ins w:id="7931" w:author="frontdesk" w:date="2012-11-16T12:46:00Z">
        <w:del w:id="7932" w:author="Tre" w:date="2012-11-16T21:30:00Z">
          <w:r w:rsidRPr="00EE27B1">
            <w:rPr>
              <w:sz w:val="24"/>
              <w:szCs w:val="24"/>
              <w:rPrChange w:id="7933" w:author="Tre" w:date="2012-11-19T09:04:00Z">
                <w:rPr>
                  <w:color w:val="0000FF"/>
                  <w:u w:val="single"/>
                </w:rPr>
              </w:rPrChange>
            </w:rPr>
            <w:delText xml:space="preserve">Rule Breaker Feat: </w:delText>
          </w:r>
          <w:r w:rsidRPr="00EE27B1" w:rsidDel="00E404A2">
            <w:rPr>
              <w:i/>
              <w:sz w:val="24"/>
              <w:szCs w:val="24"/>
              <w:rPrChange w:id="7934" w:author="Tre" w:date="2012-11-19T09:04:00Z">
                <w:rPr>
                  <w:i/>
                  <w:color w:val="0000FF"/>
                  <w:u w:val="single"/>
                </w:rPr>
              </w:rPrChange>
            </w:rPr>
            <w:fldChar w:fldCharType="begin"/>
          </w:r>
          <w:r w:rsidRPr="00EE27B1">
            <w:rPr>
              <w:i/>
              <w:sz w:val="24"/>
              <w:szCs w:val="24"/>
              <w:rPrChange w:id="7935" w:author="Tre" w:date="2012-11-19T09:04:00Z">
                <w:rPr>
                  <w:i/>
                  <w:color w:val="0000FF"/>
                  <w:u w:val="single"/>
                </w:rPr>
              </w:rPrChange>
            </w:rPr>
            <w:delInstrText xml:space="preserve"> MERGEFIELD Rule_Breaker_Description </w:delInstrText>
          </w:r>
          <w:r w:rsidRPr="00EE27B1" w:rsidDel="00E404A2">
            <w:rPr>
              <w:i/>
              <w:sz w:val="24"/>
              <w:szCs w:val="24"/>
              <w:rPrChange w:id="7936" w:author="Tre" w:date="2012-11-19T09:04:00Z">
                <w:rPr>
                  <w:i/>
                  <w:color w:val="0000FF"/>
                  <w:u w:val="single"/>
                </w:rPr>
              </w:rPrChange>
            </w:rPr>
            <w:fldChar w:fldCharType="separate"/>
          </w:r>
          <w:r w:rsidRPr="00EE27B1">
            <w:rPr>
              <w:i/>
              <w:noProof/>
              <w:sz w:val="24"/>
              <w:szCs w:val="24"/>
              <w:rPrChange w:id="7937" w:author="Tre" w:date="2012-11-19T09:04:00Z">
                <w:rPr>
                  <w:i/>
                  <w:noProof/>
                  <w:color w:val="0000FF"/>
                  <w:u w:val="single"/>
                </w:rPr>
              </w:rPrChange>
            </w:rPr>
            <w:delText>Learn about the future of an object, place, or person by touching it.</w:delText>
          </w:r>
          <w:r w:rsidRPr="00EE27B1" w:rsidDel="00E404A2">
            <w:rPr>
              <w:i/>
              <w:sz w:val="24"/>
              <w:szCs w:val="24"/>
              <w:rPrChange w:id="7938" w:author="Tre" w:date="2012-11-19T09:04:00Z">
                <w:rPr>
                  <w:i/>
                  <w:color w:val="0000FF"/>
                  <w:u w:val="single"/>
                </w:rPr>
              </w:rPrChange>
            </w:rPr>
            <w:fldChar w:fldCharType="end"/>
          </w:r>
          <w:r w:rsidRPr="00EE27B1" w:rsidDel="00E404A2">
            <w:rPr>
              <w:sz w:val="24"/>
              <w:szCs w:val="24"/>
              <w:rPrChange w:id="7939" w:author="Tre" w:date="2012-11-19T09:04:00Z">
                <w:rPr>
                  <w:color w:val="0000FF"/>
                  <w:u w:val="single"/>
                </w:rPr>
              </w:rPrChange>
            </w:rPr>
            <w:fldChar w:fldCharType="begin"/>
          </w:r>
          <w:r w:rsidRPr="00EE27B1">
            <w:rPr>
              <w:sz w:val="24"/>
              <w:szCs w:val="24"/>
              <w:rPrChange w:id="7940" w:author="Tre" w:date="2012-11-19T09:04:00Z">
                <w:rPr>
                  <w:color w:val="0000FF"/>
                  <w:u w:val="single"/>
                </w:rPr>
              </w:rPrChange>
            </w:rPr>
            <w:delInstrText xml:space="preserve"> NEXT  \* MERGEFORMAT </w:delInstrText>
          </w:r>
          <w:r w:rsidRPr="00EE27B1" w:rsidDel="00E404A2">
            <w:rPr>
              <w:sz w:val="24"/>
              <w:szCs w:val="24"/>
              <w:rPrChange w:id="7941" w:author="Tre" w:date="2012-11-19T09:04:00Z">
                <w:rPr>
                  <w:color w:val="0000FF"/>
                  <w:u w:val="single"/>
                </w:rPr>
              </w:rPrChange>
            </w:rPr>
            <w:fldChar w:fldCharType="end"/>
          </w:r>
        </w:del>
      </w:ins>
    </w:p>
    <w:p w:rsidR="001F7E3F" w:rsidRPr="00880A1F" w:rsidRDefault="001F7E3F">
      <w:pPr>
        <w:pStyle w:val="MatrixSuperfluous"/>
        <w:rPr>
          <w:ins w:id="7942" w:author="frontdesk" w:date="2012-11-16T12:46:00Z"/>
          <w:del w:id="7943" w:author="Tre" w:date="2012-11-16T21:30:00Z"/>
          <w:sz w:val="24"/>
          <w:szCs w:val="24"/>
          <w:rPrChange w:id="7944" w:author="Tre" w:date="2012-11-19T09:04:00Z">
            <w:rPr>
              <w:ins w:id="7945" w:author="frontdesk" w:date="2012-11-16T12:46:00Z"/>
              <w:del w:id="7946" w:author="Tre" w:date="2012-11-16T21:30:00Z"/>
            </w:rPr>
          </w:rPrChange>
        </w:rPr>
      </w:pPr>
    </w:p>
    <w:p w:rsidR="001F7E3F" w:rsidRPr="00880A1F" w:rsidRDefault="00EE27B1">
      <w:pPr>
        <w:pStyle w:val="MatrixSuperfluous"/>
        <w:rPr>
          <w:ins w:id="7947" w:author="frontdesk" w:date="2012-11-16T12:46:00Z"/>
          <w:del w:id="7948" w:author="Tre" w:date="2012-11-16T21:30:00Z"/>
          <w:sz w:val="24"/>
          <w:szCs w:val="24"/>
          <w:rPrChange w:id="7949" w:author="Tre" w:date="2012-11-19T09:04:00Z">
            <w:rPr>
              <w:ins w:id="7950" w:author="frontdesk" w:date="2012-11-16T12:46:00Z"/>
              <w:del w:id="7951" w:author="Tre" w:date="2012-11-16T21:30:00Z"/>
            </w:rPr>
          </w:rPrChange>
        </w:rPr>
      </w:pPr>
      <w:ins w:id="7952" w:author="frontdesk" w:date="2012-11-16T12:46:00Z">
        <w:del w:id="7953" w:author="Tre" w:date="2012-11-16T21:30:00Z">
          <w:r w:rsidRPr="00EE27B1">
            <w:rPr>
              <w:b/>
              <w:sz w:val="24"/>
              <w:szCs w:val="24"/>
              <w:rPrChange w:id="7954" w:author="Tre" w:date="2012-11-19T09:04:00Z">
                <w:rPr>
                  <w:b/>
                  <w:color w:val="0000FF"/>
                  <w:u w:val="single"/>
                </w:rPr>
              </w:rPrChange>
            </w:rPr>
            <w:delText>Matrix Feat</w:delText>
          </w:r>
          <w:r w:rsidRPr="00EE27B1">
            <w:rPr>
              <w:sz w:val="24"/>
              <w:szCs w:val="24"/>
              <w:rPrChange w:id="7955" w:author="Tre" w:date="2012-11-19T09:04:00Z">
                <w:rPr>
                  <w:color w:val="0000FF"/>
                  <w:u w:val="single"/>
                </w:rPr>
              </w:rPrChange>
            </w:rPr>
            <w:delText xml:space="preserve"> </w:delText>
          </w:r>
          <w:r w:rsidRPr="00EE27B1">
            <w:rPr>
              <w:b/>
              <w:sz w:val="24"/>
              <w:szCs w:val="24"/>
              <w:rPrChange w:id="7956" w:author="Tre" w:date="2012-11-19T09:04:00Z">
                <w:rPr>
                  <w:b/>
                  <w:color w:val="0000FF"/>
                  <w:u w:val="single"/>
                </w:rPr>
              </w:rPrChange>
            </w:rPr>
            <w:delText>“</w:delText>
          </w:r>
          <w:r w:rsidRPr="00EE27B1" w:rsidDel="00E404A2">
            <w:rPr>
              <w:b/>
              <w:i/>
              <w:sz w:val="24"/>
              <w:szCs w:val="24"/>
              <w:rPrChange w:id="7957" w:author="Tre" w:date="2012-11-19T09:04:00Z">
                <w:rPr>
                  <w:b/>
                  <w:i/>
                  <w:color w:val="0000FF"/>
                  <w:u w:val="single"/>
                </w:rPr>
              </w:rPrChange>
            </w:rPr>
            <w:fldChar w:fldCharType="begin"/>
          </w:r>
          <w:r w:rsidRPr="00EE27B1">
            <w:rPr>
              <w:b/>
              <w:i/>
              <w:sz w:val="24"/>
              <w:szCs w:val="24"/>
              <w:rPrChange w:id="7958" w:author="Tre" w:date="2012-11-19T09:04:00Z">
                <w:rPr>
                  <w:b/>
                  <w:i/>
                  <w:color w:val="0000FF"/>
                  <w:u w:val="single"/>
                </w:rPr>
              </w:rPrChange>
            </w:rPr>
            <w:delInstrText xml:space="preserve"> MERGEFIELD Skill </w:delInstrText>
          </w:r>
          <w:r w:rsidRPr="00EE27B1" w:rsidDel="00E404A2">
            <w:rPr>
              <w:b/>
              <w:i/>
              <w:sz w:val="24"/>
              <w:szCs w:val="24"/>
              <w:rPrChange w:id="7959" w:author="Tre" w:date="2012-11-19T09:04:00Z">
                <w:rPr>
                  <w:b/>
                  <w:i/>
                  <w:color w:val="0000FF"/>
                  <w:u w:val="single"/>
                </w:rPr>
              </w:rPrChange>
            </w:rPr>
            <w:fldChar w:fldCharType="separate"/>
          </w:r>
          <w:r w:rsidRPr="00EE27B1">
            <w:rPr>
              <w:b/>
              <w:i/>
              <w:noProof/>
              <w:sz w:val="24"/>
              <w:szCs w:val="24"/>
              <w:rPrChange w:id="7960" w:author="Tre" w:date="2012-11-19T09:04:00Z">
                <w:rPr>
                  <w:b/>
                  <w:i/>
                  <w:noProof/>
                  <w:color w:val="0000FF"/>
                  <w:u w:val="single"/>
                </w:rPr>
              </w:rPrChange>
            </w:rPr>
            <w:delText>Shapeshifting</w:delText>
          </w:r>
          <w:r w:rsidRPr="00EE27B1" w:rsidDel="00E404A2">
            <w:rPr>
              <w:b/>
              <w:i/>
              <w:sz w:val="24"/>
              <w:szCs w:val="24"/>
              <w:rPrChange w:id="7961" w:author="Tre" w:date="2012-11-19T09:04:00Z">
                <w:rPr>
                  <w:b/>
                  <w:i/>
                  <w:color w:val="0000FF"/>
                  <w:u w:val="single"/>
                </w:rPr>
              </w:rPrChange>
            </w:rPr>
            <w:fldChar w:fldCharType="end"/>
          </w:r>
          <w:r w:rsidRPr="00EE27B1">
            <w:rPr>
              <w:b/>
              <w:sz w:val="24"/>
              <w:szCs w:val="24"/>
              <w:rPrChange w:id="7962" w:author="Tre" w:date="2012-11-19T09:04:00Z">
                <w:rPr>
                  <w:b/>
                  <w:color w:val="0000FF"/>
                  <w:u w:val="single"/>
                </w:rPr>
              </w:rPrChange>
            </w:rPr>
            <w:delText>”</w:delText>
          </w:r>
          <w:r w:rsidRPr="00EE27B1">
            <w:rPr>
              <w:sz w:val="24"/>
              <w:szCs w:val="24"/>
              <w:rPrChange w:id="7963" w:author="Tre" w:date="2012-11-19T09:04:00Z">
                <w:rPr>
                  <w:color w:val="0000FF"/>
                  <w:u w:val="single"/>
                </w:rPr>
              </w:rPrChange>
            </w:rPr>
            <w:delText xml:space="preserve"> - [CyberZen]</w:delText>
          </w:r>
        </w:del>
      </w:ins>
    </w:p>
    <w:p w:rsidR="001F7E3F" w:rsidRPr="00880A1F" w:rsidRDefault="00EE27B1">
      <w:pPr>
        <w:pStyle w:val="MatrixSuperfluous"/>
        <w:rPr>
          <w:ins w:id="7964" w:author="frontdesk" w:date="2012-11-16T12:46:00Z"/>
          <w:del w:id="7965" w:author="Tre" w:date="2012-11-16T21:30:00Z"/>
          <w:sz w:val="24"/>
          <w:szCs w:val="24"/>
          <w:rPrChange w:id="7966" w:author="Tre" w:date="2012-11-19T09:04:00Z">
            <w:rPr>
              <w:ins w:id="7967" w:author="frontdesk" w:date="2012-11-16T12:46:00Z"/>
              <w:del w:id="7968" w:author="Tre" w:date="2012-11-16T21:30:00Z"/>
            </w:rPr>
          </w:rPrChange>
        </w:rPr>
      </w:pPr>
      <w:ins w:id="7969" w:author="frontdesk" w:date="2012-11-16T12:46:00Z">
        <w:del w:id="7970" w:author="Tre" w:date="2012-11-16T21:30:00Z">
          <w:r w:rsidRPr="00EE27B1">
            <w:rPr>
              <w:sz w:val="24"/>
              <w:szCs w:val="24"/>
              <w:rPrChange w:id="7971" w:author="Tre" w:date="2012-11-19T09:04:00Z">
                <w:rPr>
                  <w:color w:val="0000FF"/>
                  <w:u w:val="single"/>
                </w:rPr>
              </w:rPrChange>
            </w:rPr>
            <w:delText>Rule Bender Feat:</w:delText>
          </w:r>
          <w:r w:rsidRPr="00EE27B1">
            <w:rPr>
              <w:i/>
              <w:sz w:val="24"/>
              <w:szCs w:val="24"/>
              <w:rPrChange w:id="7972" w:author="Tre" w:date="2012-11-19T09:04:00Z">
                <w:rPr>
                  <w:i/>
                  <w:color w:val="0000FF"/>
                  <w:u w:val="single"/>
                </w:rPr>
              </w:rPrChange>
            </w:rPr>
            <w:delText xml:space="preserve"> </w:delText>
          </w:r>
          <w:r w:rsidRPr="00EE27B1" w:rsidDel="00E404A2">
            <w:rPr>
              <w:i/>
              <w:sz w:val="24"/>
              <w:szCs w:val="24"/>
              <w:rPrChange w:id="7973" w:author="Tre" w:date="2012-11-19T09:04:00Z">
                <w:rPr>
                  <w:i/>
                  <w:color w:val="0000FF"/>
                  <w:u w:val="single"/>
                </w:rPr>
              </w:rPrChange>
            </w:rPr>
            <w:fldChar w:fldCharType="begin"/>
          </w:r>
          <w:r w:rsidRPr="00EE27B1">
            <w:rPr>
              <w:i/>
              <w:sz w:val="24"/>
              <w:szCs w:val="24"/>
              <w:rPrChange w:id="7974" w:author="Tre" w:date="2012-11-19T09:04:00Z">
                <w:rPr>
                  <w:i/>
                  <w:color w:val="0000FF"/>
                  <w:u w:val="single"/>
                </w:rPr>
              </w:rPrChange>
            </w:rPr>
            <w:delInstrText xml:space="preserve"> MERGEFIELD Rule_Bender_Description </w:delInstrText>
          </w:r>
          <w:r w:rsidRPr="00EE27B1" w:rsidDel="00E404A2">
            <w:rPr>
              <w:i/>
              <w:sz w:val="24"/>
              <w:szCs w:val="24"/>
              <w:rPrChange w:id="7975" w:author="Tre" w:date="2012-11-19T09:04:00Z">
                <w:rPr>
                  <w:i/>
                  <w:color w:val="0000FF"/>
                  <w:u w:val="single"/>
                </w:rPr>
              </w:rPrChange>
            </w:rPr>
            <w:fldChar w:fldCharType="separate"/>
          </w:r>
          <w:r w:rsidRPr="00EE27B1">
            <w:rPr>
              <w:i/>
              <w:noProof/>
              <w:sz w:val="24"/>
              <w:szCs w:val="24"/>
              <w:rPrChange w:id="7976" w:author="Tre" w:date="2012-11-19T09:04:00Z">
                <w:rPr>
                  <w:i/>
                  <w:noProof/>
                  <w:color w:val="0000FF"/>
                  <w:u w:val="single"/>
                </w:rPr>
              </w:rPrChange>
            </w:rPr>
            <w:delText>Character can turn into an animal of their choice if they see it while they are shifting.</w:delText>
          </w:r>
          <w:r w:rsidRPr="00EE27B1" w:rsidDel="00E404A2">
            <w:rPr>
              <w:i/>
              <w:sz w:val="24"/>
              <w:szCs w:val="24"/>
              <w:rPrChange w:id="7977" w:author="Tre" w:date="2012-11-19T09:04:00Z">
                <w:rPr>
                  <w:i/>
                  <w:color w:val="0000FF"/>
                  <w:u w:val="single"/>
                </w:rPr>
              </w:rPrChange>
            </w:rPr>
            <w:fldChar w:fldCharType="end"/>
          </w:r>
        </w:del>
      </w:ins>
    </w:p>
    <w:p w:rsidR="001F7E3F" w:rsidRPr="00880A1F" w:rsidRDefault="00EE27B1">
      <w:pPr>
        <w:pStyle w:val="MatrixSuperfluous"/>
        <w:rPr>
          <w:ins w:id="7978" w:author="frontdesk" w:date="2012-11-16T12:46:00Z"/>
          <w:del w:id="7979" w:author="Tre" w:date="2012-11-16T21:30:00Z"/>
          <w:sz w:val="24"/>
          <w:szCs w:val="24"/>
          <w:rPrChange w:id="7980" w:author="Tre" w:date="2012-11-19T09:04:00Z">
            <w:rPr>
              <w:ins w:id="7981" w:author="frontdesk" w:date="2012-11-16T12:46:00Z"/>
              <w:del w:id="7982" w:author="Tre" w:date="2012-11-16T21:30:00Z"/>
            </w:rPr>
          </w:rPrChange>
        </w:rPr>
      </w:pPr>
      <w:ins w:id="7983" w:author="frontdesk" w:date="2012-11-16T12:46:00Z">
        <w:del w:id="7984" w:author="Tre" w:date="2012-11-16T21:30:00Z">
          <w:r w:rsidRPr="00EE27B1">
            <w:rPr>
              <w:sz w:val="24"/>
              <w:szCs w:val="24"/>
              <w:rPrChange w:id="7985" w:author="Tre" w:date="2012-11-19T09:04:00Z">
                <w:rPr>
                  <w:color w:val="0000FF"/>
                  <w:u w:val="single"/>
                </w:rPr>
              </w:rPrChange>
            </w:rPr>
            <w:delText xml:space="preserve">Rule Breaker Feat: </w:delText>
          </w:r>
          <w:r w:rsidRPr="00EE27B1" w:rsidDel="00E404A2">
            <w:rPr>
              <w:i/>
              <w:sz w:val="24"/>
              <w:szCs w:val="24"/>
              <w:rPrChange w:id="7986" w:author="Tre" w:date="2012-11-19T09:04:00Z">
                <w:rPr>
                  <w:i/>
                  <w:color w:val="0000FF"/>
                  <w:u w:val="single"/>
                </w:rPr>
              </w:rPrChange>
            </w:rPr>
            <w:fldChar w:fldCharType="begin"/>
          </w:r>
          <w:r w:rsidRPr="00EE27B1">
            <w:rPr>
              <w:i/>
              <w:sz w:val="24"/>
              <w:szCs w:val="24"/>
              <w:rPrChange w:id="7987" w:author="Tre" w:date="2012-11-19T09:04:00Z">
                <w:rPr>
                  <w:i/>
                  <w:color w:val="0000FF"/>
                  <w:u w:val="single"/>
                </w:rPr>
              </w:rPrChange>
            </w:rPr>
            <w:delInstrText xml:space="preserve"> MERGEFIELD Rule_Breaker_Description </w:delInstrText>
          </w:r>
          <w:r w:rsidRPr="00EE27B1" w:rsidDel="00E404A2">
            <w:rPr>
              <w:i/>
              <w:sz w:val="24"/>
              <w:szCs w:val="24"/>
              <w:rPrChange w:id="7988" w:author="Tre" w:date="2012-11-19T09:04:00Z">
                <w:rPr>
                  <w:i/>
                  <w:color w:val="0000FF"/>
                  <w:u w:val="single"/>
                </w:rPr>
              </w:rPrChange>
            </w:rPr>
            <w:fldChar w:fldCharType="separate"/>
          </w:r>
          <w:r w:rsidRPr="00EE27B1">
            <w:rPr>
              <w:i/>
              <w:noProof/>
              <w:sz w:val="24"/>
              <w:szCs w:val="24"/>
              <w:rPrChange w:id="7989" w:author="Tre" w:date="2012-11-19T09:04:00Z">
                <w:rPr>
                  <w:i/>
                  <w:noProof/>
                  <w:color w:val="0000FF"/>
                  <w:u w:val="single"/>
                </w:rPr>
              </w:rPrChange>
            </w:rPr>
            <w:delText>Character can shapeshift into any animal it has ever seen before, even without the animal present while the character is shifting.</w:delText>
          </w:r>
          <w:r w:rsidRPr="00EE27B1" w:rsidDel="00E404A2">
            <w:rPr>
              <w:i/>
              <w:sz w:val="24"/>
              <w:szCs w:val="24"/>
              <w:rPrChange w:id="7990" w:author="Tre" w:date="2012-11-19T09:04:00Z">
                <w:rPr>
                  <w:i/>
                  <w:color w:val="0000FF"/>
                  <w:u w:val="single"/>
                </w:rPr>
              </w:rPrChange>
            </w:rPr>
            <w:fldChar w:fldCharType="end"/>
          </w:r>
          <w:r w:rsidRPr="00EE27B1" w:rsidDel="00E404A2">
            <w:rPr>
              <w:sz w:val="24"/>
              <w:szCs w:val="24"/>
              <w:rPrChange w:id="7991" w:author="Tre" w:date="2012-11-19T09:04:00Z">
                <w:rPr>
                  <w:color w:val="0000FF"/>
                  <w:u w:val="single"/>
                </w:rPr>
              </w:rPrChange>
            </w:rPr>
            <w:fldChar w:fldCharType="begin"/>
          </w:r>
          <w:r w:rsidRPr="00EE27B1">
            <w:rPr>
              <w:sz w:val="24"/>
              <w:szCs w:val="24"/>
              <w:rPrChange w:id="7992" w:author="Tre" w:date="2012-11-19T09:04:00Z">
                <w:rPr>
                  <w:color w:val="0000FF"/>
                  <w:u w:val="single"/>
                </w:rPr>
              </w:rPrChange>
            </w:rPr>
            <w:delInstrText xml:space="preserve"> NEXT  \* MERGEFORMAT </w:delInstrText>
          </w:r>
          <w:r w:rsidRPr="00EE27B1" w:rsidDel="00E404A2">
            <w:rPr>
              <w:sz w:val="24"/>
              <w:szCs w:val="24"/>
              <w:rPrChange w:id="7993" w:author="Tre" w:date="2012-11-19T09:04:00Z">
                <w:rPr>
                  <w:color w:val="0000FF"/>
                  <w:u w:val="single"/>
                </w:rPr>
              </w:rPrChange>
            </w:rPr>
            <w:fldChar w:fldCharType="end"/>
          </w:r>
        </w:del>
      </w:ins>
    </w:p>
    <w:p w:rsidR="001F7E3F" w:rsidRPr="00880A1F" w:rsidRDefault="001F7E3F">
      <w:pPr>
        <w:pStyle w:val="MatrixSuperfluous"/>
        <w:rPr>
          <w:ins w:id="7994" w:author="frontdesk" w:date="2012-11-16T12:46:00Z"/>
          <w:del w:id="7995" w:author="Tre" w:date="2012-11-16T21:30:00Z"/>
          <w:sz w:val="24"/>
          <w:szCs w:val="24"/>
          <w:rPrChange w:id="7996" w:author="Tre" w:date="2012-11-19T09:04:00Z">
            <w:rPr>
              <w:ins w:id="7997" w:author="frontdesk" w:date="2012-11-16T12:46:00Z"/>
              <w:del w:id="7998" w:author="Tre" w:date="2012-11-16T21:30:00Z"/>
            </w:rPr>
          </w:rPrChange>
        </w:rPr>
      </w:pPr>
    </w:p>
    <w:p w:rsidR="001F7E3F" w:rsidRPr="00880A1F" w:rsidRDefault="00EE27B1">
      <w:pPr>
        <w:pStyle w:val="MatrixSuperfluous"/>
        <w:rPr>
          <w:ins w:id="7999" w:author="frontdesk" w:date="2012-11-16T12:46:00Z"/>
          <w:del w:id="8000" w:author="Tre" w:date="2012-11-16T21:30:00Z"/>
          <w:sz w:val="24"/>
          <w:szCs w:val="24"/>
          <w:rPrChange w:id="8001" w:author="Tre" w:date="2012-11-19T09:04:00Z">
            <w:rPr>
              <w:ins w:id="8002" w:author="frontdesk" w:date="2012-11-16T12:46:00Z"/>
              <w:del w:id="8003" w:author="Tre" w:date="2012-11-16T21:30:00Z"/>
            </w:rPr>
          </w:rPrChange>
        </w:rPr>
      </w:pPr>
      <w:ins w:id="8004" w:author="frontdesk" w:date="2012-11-16T12:46:00Z">
        <w:del w:id="8005" w:author="Tre" w:date="2012-11-16T21:30:00Z">
          <w:r w:rsidRPr="00EE27B1">
            <w:rPr>
              <w:b/>
              <w:sz w:val="24"/>
              <w:szCs w:val="24"/>
              <w:rPrChange w:id="8006" w:author="Tre" w:date="2012-11-19T09:04:00Z">
                <w:rPr>
                  <w:b/>
                  <w:color w:val="0000FF"/>
                  <w:u w:val="single"/>
                </w:rPr>
              </w:rPrChange>
            </w:rPr>
            <w:delText>Matrix Feat</w:delText>
          </w:r>
          <w:r w:rsidRPr="00EE27B1">
            <w:rPr>
              <w:sz w:val="24"/>
              <w:szCs w:val="24"/>
              <w:rPrChange w:id="8007" w:author="Tre" w:date="2012-11-19T09:04:00Z">
                <w:rPr>
                  <w:color w:val="0000FF"/>
                  <w:u w:val="single"/>
                </w:rPr>
              </w:rPrChange>
            </w:rPr>
            <w:delText xml:space="preserve"> </w:delText>
          </w:r>
          <w:r w:rsidRPr="00EE27B1">
            <w:rPr>
              <w:b/>
              <w:sz w:val="24"/>
              <w:szCs w:val="24"/>
              <w:rPrChange w:id="8008" w:author="Tre" w:date="2012-11-19T09:04:00Z">
                <w:rPr>
                  <w:b/>
                  <w:color w:val="0000FF"/>
                  <w:u w:val="single"/>
                </w:rPr>
              </w:rPrChange>
            </w:rPr>
            <w:delText>“</w:delText>
          </w:r>
          <w:r w:rsidRPr="00EE27B1" w:rsidDel="00E404A2">
            <w:rPr>
              <w:b/>
              <w:i/>
              <w:sz w:val="24"/>
              <w:szCs w:val="24"/>
              <w:rPrChange w:id="8009" w:author="Tre" w:date="2012-11-19T09:04:00Z">
                <w:rPr>
                  <w:b/>
                  <w:i/>
                  <w:color w:val="0000FF"/>
                  <w:u w:val="single"/>
                </w:rPr>
              </w:rPrChange>
            </w:rPr>
            <w:fldChar w:fldCharType="begin"/>
          </w:r>
          <w:r w:rsidRPr="00EE27B1">
            <w:rPr>
              <w:b/>
              <w:i/>
              <w:sz w:val="24"/>
              <w:szCs w:val="24"/>
              <w:rPrChange w:id="8010" w:author="Tre" w:date="2012-11-19T09:04:00Z">
                <w:rPr>
                  <w:b/>
                  <w:i/>
                  <w:color w:val="0000FF"/>
                  <w:u w:val="single"/>
                </w:rPr>
              </w:rPrChange>
            </w:rPr>
            <w:delInstrText xml:space="preserve"> MERGEFIELD Skill </w:delInstrText>
          </w:r>
          <w:r w:rsidRPr="00EE27B1" w:rsidDel="00E404A2">
            <w:rPr>
              <w:b/>
              <w:i/>
              <w:sz w:val="24"/>
              <w:szCs w:val="24"/>
              <w:rPrChange w:id="8011" w:author="Tre" w:date="2012-11-19T09:04:00Z">
                <w:rPr>
                  <w:b/>
                  <w:i/>
                  <w:color w:val="0000FF"/>
                  <w:u w:val="single"/>
                </w:rPr>
              </w:rPrChange>
            </w:rPr>
            <w:fldChar w:fldCharType="separate"/>
          </w:r>
          <w:r w:rsidRPr="00EE27B1">
            <w:rPr>
              <w:b/>
              <w:i/>
              <w:noProof/>
              <w:sz w:val="24"/>
              <w:szCs w:val="24"/>
              <w:rPrChange w:id="8012" w:author="Tre" w:date="2012-11-19T09:04:00Z">
                <w:rPr>
                  <w:b/>
                  <w:i/>
                  <w:noProof/>
                  <w:color w:val="0000FF"/>
                  <w:u w:val="single"/>
                </w:rPr>
              </w:rPrChange>
            </w:rPr>
            <w:delText>Sonic Blast</w:delText>
          </w:r>
          <w:r w:rsidRPr="00EE27B1" w:rsidDel="00E404A2">
            <w:rPr>
              <w:b/>
              <w:i/>
              <w:sz w:val="24"/>
              <w:szCs w:val="24"/>
              <w:rPrChange w:id="8013" w:author="Tre" w:date="2012-11-19T09:04:00Z">
                <w:rPr>
                  <w:b/>
                  <w:i/>
                  <w:color w:val="0000FF"/>
                  <w:u w:val="single"/>
                </w:rPr>
              </w:rPrChange>
            </w:rPr>
            <w:fldChar w:fldCharType="end"/>
          </w:r>
          <w:r w:rsidRPr="00EE27B1">
            <w:rPr>
              <w:b/>
              <w:sz w:val="24"/>
              <w:szCs w:val="24"/>
              <w:rPrChange w:id="8014" w:author="Tre" w:date="2012-11-19T09:04:00Z">
                <w:rPr>
                  <w:b/>
                  <w:color w:val="0000FF"/>
                  <w:u w:val="single"/>
                </w:rPr>
              </w:rPrChange>
            </w:rPr>
            <w:delText>”</w:delText>
          </w:r>
          <w:r w:rsidRPr="00EE27B1">
            <w:rPr>
              <w:sz w:val="24"/>
              <w:szCs w:val="24"/>
              <w:rPrChange w:id="8015" w:author="Tre" w:date="2012-11-19T09:04:00Z">
                <w:rPr>
                  <w:color w:val="0000FF"/>
                  <w:u w:val="single"/>
                </w:rPr>
              </w:rPrChange>
            </w:rPr>
            <w:delText xml:space="preserve"> - [CyberZen]</w:delText>
          </w:r>
        </w:del>
      </w:ins>
    </w:p>
    <w:p w:rsidR="001F7E3F" w:rsidRPr="00880A1F" w:rsidRDefault="00EE27B1">
      <w:pPr>
        <w:pStyle w:val="MatrixSuperfluous"/>
        <w:rPr>
          <w:ins w:id="8016" w:author="frontdesk" w:date="2012-11-16T12:46:00Z"/>
          <w:del w:id="8017" w:author="Tre" w:date="2012-11-16T21:30:00Z"/>
          <w:sz w:val="24"/>
          <w:szCs w:val="24"/>
          <w:rPrChange w:id="8018" w:author="Tre" w:date="2012-11-19T09:04:00Z">
            <w:rPr>
              <w:ins w:id="8019" w:author="frontdesk" w:date="2012-11-16T12:46:00Z"/>
              <w:del w:id="8020" w:author="Tre" w:date="2012-11-16T21:30:00Z"/>
            </w:rPr>
          </w:rPrChange>
        </w:rPr>
      </w:pPr>
      <w:ins w:id="8021" w:author="frontdesk" w:date="2012-11-16T12:46:00Z">
        <w:del w:id="8022" w:author="Tre" w:date="2012-11-16T21:30:00Z">
          <w:r w:rsidRPr="00EE27B1">
            <w:rPr>
              <w:sz w:val="24"/>
              <w:szCs w:val="24"/>
              <w:rPrChange w:id="8023" w:author="Tre" w:date="2012-11-19T09:04:00Z">
                <w:rPr>
                  <w:color w:val="0000FF"/>
                  <w:u w:val="single"/>
                </w:rPr>
              </w:rPrChange>
            </w:rPr>
            <w:delText>Rule Bender Feat:</w:delText>
          </w:r>
          <w:r w:rsidRPr="00EE27B1">
            <w:rPr>
              <w:i/>
              <w:sz w:val="24"/>
              <w:szCs w:val="24"/>
              <w:rPrChange w:id="8024" w:author="Tre" w:date="2012-11-19T09:04:00Z">
                <w:rPr>
                  <w:i/>
                  <w:color w:val="0000FF"/>
                  <w:u w:val="single"/>
                </w:rPr>
              </w:rPrChange>
            </w:rPr>
            <w:delText xml:space="preserve"> </w:delText>
          </w:r>
          <w:r w:rsidRPr="00EE27B1" w:rsidDel="00E404A2">
            <w:rPr>
              <w:i/>
              <w:sz w:val="24"/>
              <w:szCs w:val="24"/>
              <w:rPrChange w:id="8025" w:author="Tre" w:date="2012-11-19T09:04:00Z">
                <w:rPr>
                  <w:i/>
                  <w:color w:val="0000FF"/>
                  <w:u w:val="single"/>
                </w:rPr>
              </w:rPrChange>
            </w:rPr>
            <w:fldChar w:fldCharType="begin"/>
          </w:r>
          <w:r w:rsidRPr="00EE27B1">
            <w:rPr>
              <w:i/>
              <w:sz w:val="24"/>
              <w:szCs w:val="24"/>
              <w:rPrChange w:id="8026" w:author="Tre" w:date="2012-11-19T09:04:00Z">
                <w:rPr>
                  <w:i/>
                  <w:color w:val="0000FF"/>
                  <w:u w:val="single"/>
                </w:rPr>
              </w:rPrChange>
            </w:rPr>
            <w:delInstrText xml:space="preserve"> MERGEFIELD Rule_Bender_Description </w:delInstrText>
          </w:r>
          <w:r w:rsidRPr="00EE27B1" w:rsidDel="00E404A2">
            <w:rPr>
              <w:i/>
              <w:sz w:val="24"/>
              <w:szCs w:val="24"/>
              <w:rPrChange w:id="8027" w:author="Tre" w:date="2012-11-19T09:04:00Z">
                <w:rPr>
                  <w:i/>
                  <w:color w:val="0000FF"/>
                  <w:u w:val="single"/>
                </w:rPr>
              </w:rPrChange>
            </w:rPr>
            <w:fldChar w:fldCharType="separate"/>
          </w:r>
          <w:r w:rsidRPr="00EE27B1">
            <w:rPr>
              <w:i/>
              <w:noProof/>
              <w:sz w:val="24"/>
              <w:szCs w:val="24"/>
              <w:rPrChange w:id="8028" w:author="Tre" w:date="2012-11-19T09:04:00Z">
                <w:rPr>
                  <w:i/>
                  <w:noProof/>
                  <w:color w:val="0000FF"/>
                  <w:u w:val="single"/>
                </w:rPr>
              </w:rPrChange>
            </w:rPr>
            <w:delText>Create a sonic blast that can shatter brittle materials like glass. It can also damage human eardrums.</w:delText>
          </w:r>
          <w:r w:rsidRPr="00EE27B1" w:rsidDel="00E404A2">
            <w:rPr>
              <w:i/>
              <w:sz w:val="24"/>
              <w:szCs w:val="24"/>
              <w:rPrChange w:id="8029" w:author="Tre" w:date="2012-11-19T09:04:00Z">
                <w:rPr>
                  <w:i/>
                  <w:color w:val="0000FF"/>
                  <w:u w:val="single"/>
                </w:rPr>
              </w:rPrChange>
            </w:rPr>
            <w:fldChar w:fldCharType="end"/>
          </w:r>
        </w:del>
      </w:ins>
    </w:p>
    <w:p w:rsidR="001F7E3F" w:rsidRPr="00880A1F" w:rsidRDefault="00EE27B1">
      <w:pPr>
        <w:pStyle w:val="MatrixSuperfluous"/>
        <w:rPr>
          <w:ins w:id="8030" w:author="frontdesk" w:date="2012-11-16T12:46:00Z"/>
          <w:del w:id="8031" w:author="Tre" w:date="2012-11-16T21:30:00Z"/>
          <w:sz w:val="24"/>
          <w:szCs w:val="24"/>
          <w:rPrChange w:id="8032" w:author="Tre" w:date="2012-11-19T09:04:00Z">
            <w:rPr>
              <w:ins w:id="8033" w:author="frontdesk" w:date="2012-11-16T12:46:00Z"/>
              <w:del w:id="8034" w:author="Tre" w:date="2012-11-16T21:30:00Z"/>
            </w:rPr>
          </w:rPrChange>
        </w:rPr>
      </w:pPr>
      <w:ins w:id="8035" w:author="frontdesk" w:date="2012-11-16T12:46:00Z">
        <w:del w:id="8036" w:author="Tre" w:date="2012-11-16T21:30:00Z">
          <w:r w:rsidRPr="00EE27B1">
            <w:rPr>
              <w:sz w:val="24"/>
              <w:szCs w:val="24"/>
              <w:rPrChange w:id="8037" w:author="Tre" w:date="2012-11-19T09:04:00Z">
                <w:rPr>
                  <w:color w:val="0000FF"/>
                  <w:u w:val="single"/>
                </w:rPr>
              </w:rPrChange>
            </w:rPr>
            <w:delText xml:space="preserve">Rule Breaker Feat: </w:delText>
          </w:r>
          <w:r w:rsidRPr="00EE27B1" w:rsidDel="00E404A2">
            <w:rPr>
              <w:i/>
              <w:sz w:val="24"/>
              <w:szCs w:val="24"/>
              <w:rPrChange w:id="8038" w:author="Tre" w:date="2012-11-19T09:04:00Z">
                <w:rPr>
                  <w:i/>
                  <w:color w:val="0000FF"/>
                  <w:u w:val="single"/>
                </w:rPr>
              </w:rPrChange>
            </w:rPr>
            <w:fldChar w:fldCharType="begin"/>
          </w:r>
          <w:r w:rsidRPr="00EE27B1">
            <w:rPr>
              <w:i/>
              <w:sz w:val="24"/>
              <w:szCs w:val="24"/>
              <w:rPrChange w:id="8039" w:author="Tre" w:date="2012-11-19T09:04:00Z">
                <w:rPr>
                  <w:i/>
                  <w:color w:val="0000FF"/>
                  <w:u w:val="single"/>
                </w:rPr>
              </w:rPrChange>
            </w:rPr>
            <w:delInstrText xml:space="preserve"> MERGEFIELD Rule_Breaker_Description </w:delInstrText>
          </w:r>
          <w:r w:rsidRPr="00EE27B1" w:rsidDel="00E404A2">
            <w:rPr>
              <w:i/>
              <w:sz w:val="24"/>
              <w:szCs w:val="24"/>
              <w:rPrChange w:id="8040" w:author="Tre" w:date="2012-11-19T09:04:00Z">
                <w:rPr>
                  <w:i/>
                  <w:color w:val="0000FF"/>
                  <w:u w:val="single"/>
                </w:rPr>
              </w:rPrChange>
            </w:rPr>
            <w:fldChar w:fldCharType="separate"/>
          </w:r>
          <w:r w:rsidRPr="00EE27B1">
            <w:rPr>
              <w:i/>
              <w:noProof/>
              <w:sz w:val="24"/>
              <w:szCs w:val="24"/>
              <w:rPrChange w:id="8041" w:author="Tre" w:date="2012-11-19T09:04:00Z">
                <w:rPr>
                  <w:i/>
                  <w:noProof/>
                  <w:color w:val="0000FF"/>
                  <w:u w:val="single"/>
                </w:rPr>
              </w:rPrChange>
            </w:rPr>
            <w:delText>Character can use their sonic blast to blow back people or objects along with actually breaking or shattering things. I imagine a situation like Banshee from X-Men were a character could use the sonic blast to lift them up in the air and be propelled in t</w:delText>
          </w:r>
          <w:r w:rsidRPr="00EE27B1" w:rsidDel="00E404A2">
            <w:rPr>
              <w:i/>
              <w:sz w:val="24"/>
              <w:szCs w:val="24"/>
              <w:rPrChange w:id="8042" w:author="Tre" w:date="2012-11-19T09:04:00Z">
                <w:rPr>
                  <w:i/>
                  <w:color w:val="0000FF"/>
                  <w:u w:val="single"/>
                </w:rPr>
              </w:rPrChange>
            </w:rPr>
            <w:fldChar w:fldCharType="end"/>
          </w:r>
          <w:r w:rsidRPr="00EE27B1" w:rsidDel="00E404A2">
            <w:rPr>
              <w:sz w:val="24"/>
              <w:szCs w:val="24"/>
              <w:rPrChange w:id="8043" w:author="Tre" w:date="2012-11-19T09:04:00Z">
                <w:rPr>
                  <w:color w:val="0000FF"/>
                  <w:u w:val="single"/>
                </w:rPr>
              </w:rPrChange>
            </w:rPr>
            <w:fldChar w:fldCharType="begin"/>
          </w:r>
          <w:r w:rsidRPr="00EE27B1">
            <w:rPr>
              <w:sz w:val="24"/>
              <w:szCs w:val="24"/>
              <w:rPrChange w:id="8044" w:author="Tre" w:date="2012-11-19T09:04:00Z">
                <w:rPr>
                  <w:color w:val="0000FF"/>
                  <w:u w:val="single"/>
                </w:rPr>
              </w:rPrChange>
            </w:rPr>
            <w:delInstrText xml:space="preserve"> NEXT  \* MERGEFORMAT </w:delInstrText>
          </w:r>
          <w:r w:rsidRPr="00EE27B1" w:rsidDel="00E404A2">
            <w:rPr>
              <w:sz w:val="24"/>
              <w:szCs w:val="24"/>
              <w:rPrChange w:id="8045" w:author="Tre" w:date="2012-11-19T09:04:00Z">
                <w:rPr>
                  <w:color w:val="0000FF"/>
                  <w:u w:val="single"/>
                </w:rPr>
              </w:rPrChange>
            </w:rPr>
            <w:fldChar w:fldCharType="end"/>
          </w:r>
        </w:del>
      </w:ins>
    </w:p>
    <w:p w:rsidR="001F7E3F" w:rsidRPr="00880A1F" w:rsidRDefault="001F7E3F">
      <w:pPr>
        <w:pStyle w:val="MatrixSuperfluous"/>
        <w:rPr>
          <w:ins w:id="8046" w:author="frontdesk" w:date="2012-11-16T12:46:00Z"/>
          <w:del w:id="8047" w:author="Tre" w:date="2012-11-16T21:30:00Z"/>
          <w:sz w:val="24"/>
          <w:szCs w:val="24"/>
          <w:rPrChange w:id="8048" w:author="Tre" w:date="2012-11-19T09:04:00Z">
            <w:rPr>
              <w:ins w:id="8049" w:author="frontdesk" w:date="2012-11-16T12:46:00Z"/>
              <w:del w:id="8050" w:author="Tre" w:date="2012-11-16T21:30:00Z"/>
            </w:rPr>
          </w:rPrChange>
        </w:rPr>
      </w:pPr>
    </w:p>
    <w:p w:rsidR="001F7E3F" w:rsidRPr="00880A1F" w:rsidRDefault="00EE27B1">
      <w:pPr>
        <w:pStyle w:val="MatrixSuperfluous"/>
        <w:rPr>
          <w:ins w:id="8051" w:author="frontdesk" w:date="2012-11-16T12:46:00Z"/>
          <w:del w:id="8052" w:author="Tre" w:date="2012-11-16T21:30:00Z"/>
          <w:sz w:val="24"/>
          <w:szCs w:val="24"/>
          <w:rPrChange w:id="8053" w:author="Tre" w:date="2012-11-19T09:04:00Z">
            <w:rPr>
              <w:ins w:id="8054" w:author="frontdesk" w:date="2012-11-16T12:46:00Z"/>
              <w:del w:id="8055" w:author="Tre" w:date="2012-11-16T21:30:00Z"/>
            </w:rPr>
          </w:rPrChange>
        </w:rPr>
      </w:pPr>
      <w:ins w:id="8056" w:author="frontdesk" w:date="2012-11-16T12:46:00Z">
        <w:del w:id="8057" w:author="Tre" w:date="2012-11-16T21:30:00Z">
          <w:r w:rsidRPr="00EE27B1">
            <w:rPr>
              <w:b/>
              <w:sz w:val="24"/>
              <w:szCs w:val="24"/>
              <w:rPrChange w:id="8058" w:author="Tre" w:date="2012-11-19T09:04:00Z">
                <w:rPr>
                  <w:b/>
                  <w:color w:val="0000FF"/>
                  <w:u w:val="single"/>
                </w:rPr>
              </w:rPrChange>
            </w:rPr>
            <w:delText>Matrix Feat</w:delText>
          </w:r>
          <w:r w:rsidRPr="00EE27B1">
            <w:rPr>
              <w:sz w:val="24"/>
              <w:szCs w:val="24"/>
              <w:rPrChange w:id="8059" w:author="Tre" w:date="2012-11-19T09:04:00Z">
                <w:rPr>
                  <w:color w:val="0000FF"/>
                  <w:u w:val="single"/>
                </w:rPr>
              </w:rPrChange>
            </w:rPr>
            <w:delText xml:space="preserve"> </w:delText>
          </w:r>
          <w:r w:rsidRPr="00EE27B1">
            <w:rPr>
              <w:b/>
              <w:sz w:val="24"/>
              <w:szCs w:val="24"/>
              <w:rPrChange w:id="8060" w:author="Tre" w:date="2012-11-19T09:04:00Z">
                <w:rPr>
                  <w:b/>
                  <w:color w:val="0000FF"/>
                  <w:u w:val="single"/>
                </w:rPr>
              </w:rPrChange>
            </w:rPr>
            <w:delText>“</w:delText>
          </w:r>
          <w:r w:rsidRPr="00EE27B1" w:rsidDel="00E404A2">
            <w:rPr>
              <w:b/>
              <w:i/>
              <w:sz w:val="24"/>
              <w:szCs w:val="24"/>
              <w:rPrChange w:id="8061" w:author="Tre" w:date="2012-11-19T09:04:00Z">
                <w:rPr>
                  <w:b/>
                  <w:i/>
                  <w:color w:val="0000FF"/>
                  <w:u w:val="single"/>
                </w:rPr>
              </w:rPrChange>
            </w:rPr>
            <w:fldChar w:fldCharType="begin"/>
          </w:r>
          <w:r w:rsidRPr="00EE27B1">
            <w:rPr>
              <w:b/>
              <w:i/>
              <w:sz w:val="24"/>
              <w:szCs w:val="24"/>
              <w:rPrChange w:id="8062" w:author="Tre" w:date="2012-11-19T09:04:00Z">
                <w:rPr>
                  <w:b/>
                  <w:i/>
                  <w:color w:val="0000FF"/>
                  <w:u w:val="single"/>
                </w:rPr>
              </w:rPrChange>
            </w:rPr>
            <w:delInstrText xml:space="preserve"> MERGEFIELD Skill </w:delInstrText>
          </w:r>
          <w:r w:rsidRPr="00EE27B1" w:rsidDel="00E404A2">
            <w:rPr>
              <w:b/>
              <w:i/>
              <w:sz w:val="24"/>
              <w:szCs w:val="24"/>
              <w:rPrChange w:id="8063" w:author="Tre" w:date="2012-11-19T09:04:00Z">
                <w:rPr>
                  <w:b/>
                  <w:i/>
                  <w:color w:val="0000FF"/>
                  <w:u w:val="single"/>
                </w:rPr>
              </w:rPrChange>
            </w:rPr>
            <w:fldChar w:fldCharType="separate"/>
          </w:r>
          <w:r w:rsidRPr="00EE27B1">
            <w:rPr>
              <w:b/>
              <w:i/>
              <w:noProof/>
              <w:sz w:val="24"/>
              <w:szCs w:val="24"/>
              <w:rPrChange w:id="8064" w:author="Tre" w:date="2012-11-19T09:04:00Z">
                <w:rPr>
                  <w:b/>
                  <w:i/>
                  <w:noProof/>
                  <w:color w:val="0000FF"/>
                  <w:u w:val="single"/>
                </w:rPr>
              </w:rPrChange>
            </w:rPr>
            <w:delText>Spatial Manipulation (Spatiokinesis)</w:delText>
          </w:r>
          <w:r w:rsidRPr="00EE27B1" w:rsidDel="00E404A2">
            <w:rPr>
              <w:b/>
              <w:i/>
              <w:sz w:val="24"/>
              <w:szCs w:val="24"/>
              <w:rPrChange w:id="8065" w:author="Tre" w:date="2012-11-19T09:04:00Z">
                <w:rPr>
                  <w:b/>
                  <w:i/>
                  <w:color w:val="0000FF"/>
                  <w:u w:val="single"/>
                </w:rPr>
              </w:rPrChange>
            </w:rPr>
            <w:fldChar w:fldCharType="end"/>
          </w:r>
          <w:r w:rsidRPr="00EE27B1">
            <w:rPr>
              <w:b/>
              <w:sz w:val="24"/>
              <w:szCs w:val="24"/>
              <w:rPrChange w:id="8066" w:author="Tre" w:date="2012-11-19T09:04:00Z">
                <w:rPr>
                  <w:b/>
                  <w:color w:val="0000FF"/>
                  <w:u w:val="single"/>
                </w:rPr>
              </w:rPrChange>
            </w:rPr>
            <w:delText>”</w:delText>
          </w:r>
          <w:r w:rsidRPr="00EE27B1">
            <w:rPr>
              <w:sz w:val="24"/>
              <w:szCs w:val="24"/>
              <w:rPrChange w:id="8067" w:author="Tre" w:date="2012-11-19T09:04:00Z">
                <w:rPr>
                  <w:color w:val="0000FF"/>
                  <w:u w:val="single"/>
                </w:rPr>
              </w:rPrChange>
            </w:rPr>
            <w:delText xml:space="preserve"> - [CyberZen]</w:delText>
          </w:r>
        </w:del>
      </w:ins>
    </w:p>
    <w:p w:rsidR="001F7E3F" w:rsidRPr="00880A1F" w:rsidRDefault="00EE27B1">
      <w:pPr>
        <w:pStyle w:val="MatrixSuperfluous"/>
        <w:rPr>
          <w:ins w:id="8068" w:author="frontdesk" w:date="2012-11-16T12:46:00Z"/>
          <w:del w:id="8069" w:author="Tre" w:date="2012-11-16T21:30:00Z"/>
          <w:sz w:val="24"/>
          <w:szCs w:val="24"/>
          <w:rPrChange w:id="8070" w:author="Tre" w:date="2012-11-19T09:04:00Z">
            <w:rPr>
              <w:ins w:id="8071" w:author="frontdesk" w:date="2012-11-16T12:46:00Z"/>
              <w:del w:id="8072" w:author="Tre" w:date="2012-11-16T21:30:00Z"/>
            </w:rPr>
          </w:rPrChange>
        </w:rPr>
      </w:pPr>
      <w:ins w:id="8073" w:author="frontdesk" w:date="2012-11-16T12:46:00Z">
        <w:del w:id="8074" w:author="Tre" w:date="2012-11-16T21:30:00Z">
          <w:r w:rsidRPr="00EE27B1">
            <w:rPr>
              <w:sz w:val="24"/>
              <w:szCs w:val="24"/>
              <w:rPrChange w:id="8075" w:author="Tre" w:date="2012-11-19T09:04:00Z">
                <w:rPr>
                  <w:color w:val="0000FF"/>
                  <w:u w:val="single"/>
                </w:rPr>
              </w:rPrChange>
            </w:rPr>
            <w:delText>Rule Bender Feat:</w:delText>
          </w:r>
          <w:r w:rsidRPr="00EE27B1">
            <w:rPr>
              <w:i/>
              <w:sz w:val="24"/>
              <w:szCs w:val="24"/>
              <w:rPrChange w:id="8076" w:author="Tre" w:date="2012-11-19T09:04:00Z">
                <w:rPr>
                  <w:i/>
                  <w:color w:val="0000FF"/>
                  <w:u w:val="single"/>
                </w:rPr>
              </w:rPrChange>
            </w:rPr>
            <w:delText xml:space="preserve"> </w:delText>
          </w:r>
          <w:r w:rsidRPr="00EE27B1" w:rsidDel="00E404A2">
            <w:rPr>
              <w:i/>
              <w:sz w:val="24"/>
              <w:szCs w:val="24"/>
              <w:rPrChange w:id="8077" w:author="Tre" w:date="2012-11-19T09:04:00Z">
                <w:rPr>
                  <w:i/>
                  <w:color w:val="0000FF"/>
                  <w:u w:val="single"/>
                </w:rPr>
              </w:rPrChange>
            </w:rPr>
            <w:fldChar w:fldCharType="begin"/>
          </w:r>
          <w:r w:rsidRPr="00EE27B1">
            <w:rPr>
              <w:i/>
              <w:sz w:val="24"/>
              <w:szCs w:val="24"/>
              <w:rPrChange w:id="8078" w:author="Tre" w:date="2012-11-19T09:04:00Z">
                <w:rPr>
                  <w:i/>
                  <w:color w:val="0000FF"/>
                  <w:u w:val="single"/>
                </w:rPr>
              </w:rPrChange>
            </w:rPr>
            <w:delInstrText xml:space="preserve"> MERGEFIELD Rule_Bender_Description </w:delInstrText>
          </w:r>
          <w:r w:rsidRPr="00EE27B1" w:rsidDel="00E404A2">
            <w:rPr>
              <w:i/>
              <w:sz w:val="24"/>
              <w:szCs w:val="24"/>
              <w:rPrChange w:id="8079" w:author="Tre" w:date="2012-11-19T09:04:00Z">
                <w:rPr>
                  <w:i/>
                  <w:color w:val="0000FF"/>
                  <w:u w:val="single"/>
                </w:rPr>
              </w:rPrChange>
            </w:rPr>
            <w:fldChar w:fldCharType="separate"/>
          </w:r>
          <w:r w:rsidRPr="00EE27B1">
            <w:rPr>
              <w:i/>
              <w:noProof/>
              <w:sz w:val="24"/>
              <w:szCs w:val="24"/>
              <w:rPrChange w:id="8080" w:author="Tre" w:date="2012-11-19T09:04:00Z">
                <w:rPr>
                  <w:i/>
                  <w:noProof/>
                  <w:color w:val="0000FF"/>
                  <w:u w:val="single"/>
                </w:rPr>
              </w:rPrChange>
            </w:rPr>
            <w:delText>Character can design an area in the matrix that allows them to control its entire reality. This area does not change until it is destroyed or reformatted.</w:delText>
          </w:r>
          <w:r w:rsidRPr="00EE27B1" w:rsidDel="00E404A2">
            <w:rPr>
              <w:i/>
              <w:sz w:val="24"/>
              <w:szCs w:val="24"/>
              <w:rPrChange w:id="8081" w:author="Tre" w:date="2012-11-19T09:04:00Z">
                <w:rPr>
                  <w:i/>
                  <w:color w:val="0000FF"/>
                  <w:u w:val="single"/>
                </w:rPr>
              </w:rPrChange>
            </w:rPr>
            <w:fldChar w:fldCharType="end"/>
          </w:r>
        </w:del>
      </w:ins>
    </w:p>
    <w:p w:rsidR="001F7E3F" w:rsidRPr="00880A1F" w:rsidRDefault="00EE27B1">
      <w:pPr>
        <w:pStyle w:val="MatrixSuperfluous"/>
        <w:rPr>
          <w:ins w:id="8082" w:author="frontdesk" w:date="2012-11-16T12:46:00Z"/>
          <w:del w:id="8083" w:author="Tre" w:date="2012-11-16T21:30:00Z"/>
          <w:sz w:val="24"/>
          <w:szCs w:val="24"/>
          <w:rPrChange w:id="8084" w:author="Tre" w:date="2012-11-19T09:04:00Z">
            <w:rPr>
              <w:ins w:id="8085" w:author="frontdesk" w:date="2012-11-16T12:46:00Z"/>
              <w:del w:id="8086" w:author="Tre" w:date="2012-11-16T21:30:00Z"/>
            </w:rPr>
          </w:rPrChange>
        </w:rPr>
      </w:pPr>
      <w:ins w:id="8087" w:author="frontdesk" w:date="2012-11-16T12:46:00Z">
        <w:del w:id="8088" w:author="Tre" w:date="2012-11-16T21:30:00Z">
          <w:r w:rsidRPr="00EE27B1">
            <w:rPr>
              <w:sz w:val="24"/>
              <w:szCs w:val="24"/>
              <w:rPrChange w:id="8089" w:author="Tre" w:date="2012-11-19T09:04:00Z">
                <w:rPr>
                  <w:color w:val="0000FF"/>
                  <w:u w:val="single"/>
                </w:rPr>
              </w:rPrChange>
            </w:rPr>
            <w:delText xml:space="preserve">Rule Breaker Feat: </w:delText>
          </w:r>
          <w:r w:rsidRPr="00EE27B1" w:rsidDel="00E404A2">
            <w:rPr>
              <w:i/>
              <w:sz w:val="24"/>
              <w:szCs w:val="24"/>
              <w:rPrChange w:id="8090" w:author="Tre" w:date="2012-11-19T09:04:00Z">
                <w:rPr>
                  <w:i/>
                  <w:color w:val="0000FF"/>
                  <w:u w:val="single"/>
                </w:rPr>
              </w:rPrChange>
            </w:rPr>
            <w:fldChar w:fldCharType="begin"/>
          </w:r>
          <w:r w:rsidRPr="00EE27B1">
            <w:rPr>
              <w:i/>
              <w:sz w:val="24"/>
              <w:szCs w:val="24"/>
              <w:rPrChange w:id="8091" w:author="Tre" w:date="2012-11-19T09:04:00Z">
                <w:rPr>
                  <w:i/>
                  <w:color w:val="0000FF"/>
                  <w:u w:val="single"/>
                </w:rPr>
              </w:rPrChange>
            </w:rPr>
            <w:delInstrText xml:space="preserve"> MERGEFIELD Rule_Breaker_Description </w:delInstrText>
          </w:r>
          <w:r w:rsidRPr="00EE27B1" w:rsidDel="00E404A2">
            <w:rPr>
              <w:i/>
              <w:sz w:val="24"/>
              <w:szCs w:val="24"/>
              <w:rPrChange w:id="8092" w:author="Tre" w:date="2012-11-19T09:04:00Z">
                <w:rPr>
                  <w:i/>
                  <w:color w:val="0000FF"/>
                  <w:u w:val="single"/>
                </w:rPr>
              </w:rPrChange>
            </w:rPr>
            <w:fldChar w:fldCharType="separate"/>
          </w:r>
          <w:r w:rsidRPr="00EE27B1">
            <w:rPr>
              <w:i/>
              <w:noProof/>
              <w:sz w:val="24"/>
              <w:szCs w:val="24"/>
              <w:rPrChange w:id="8093" w:author="Tre" w:date="2012-11-19T09:04:00Z">
                <w:rPr>
                  <w:i/>
                  <w:noProof/>
                  <w:color w:val="0000FF"/>
                  <w:u w:val="single"/>
                </w:rPr>
              </w:rPrChange>
            </w:rPr>
            <w:delText>Character can manipulate the spatial reality of their immediate area, wherever that is. ( …Users can warp, bend, flip, crush, control and otherwise manipulate all physical aspects space within area of ones choosing. It allows only to ability to manipulate</w:delText>
          </w:r>
          <w:r w:rsidRPr="00EE27B1" w:rsidDel="00E404A2">
            <w:rPr>
              <w:i/>
              <w:sz w:val="24"/>
              <w:szCs w:val="24"/>
              <w:rPrChange w:id="8094" w:author="Tre" w:date="2012-11-19T09:04:00Z">
                <w:rPr>
                  <w:i/>
                  <w:color w:val="0000FF"/>
                  <w:u w:val="single"/>
                </w:rPr>
              </w:rPrChange>
            </w:rPr>
            <w:fldChar w:fldCharType="end"/>
          </w:r>
          <w:r w:rsidRPr="00EE27B1" w:rsidDel="00E404A2">
            <w:rPr>
              <w:sz w:val="24"/>
              <w:szCs w:val="24"/>
              <w:rPrChange w:id="8095" w:author="Tre" w:date="2012-11-19T09:04:00Z">
                <w:rPr>
                  <w:color w:val="0000FF"/>
                  <w:u w:val="single"/>
                </w:rPr>
              </w:rPrChange>
            </w:rPr>
            <w:fldChar w:fldCharType="begin"/>
          </w:r>
          <w:r w:rsidRPr="00EE27B1">
            <w:rPr>
              <w:sz w:val="24"/>
              <w:szCs w:val="24"/>
              <w:rPrChange w:id="8096" w:author="Tre" w:date="2012-11-19T09:04:00Z">
                <w:rPr>
                  <w:color w:val="0000FF"/>
                  <w:u w:val="single"/>
                </w:rPr>
              </w:rPrChange>
            </w:rPr>
            <w:delInstrText xml:space="preserve"> NEXT  \* MERGEFORMAT </w:delInstrText>
          </w:r>
          <w:r w:rsidRPr="00EE27B1" w:rsidDel="00E404A2">
            <w:rPr>
              <w:sz w:val="24"/>
              <w:szCs w:val="24"/>
              <w:rPrChange w:id="8097" w:author="Tre" w:date="2012-11-19T09:04:00Z">
                <w:rPr>
                  <w:color w:val="0000FF"/>
                  <w:u w:val="single"/>
                </w:rPr>
              </w:rPrChange>
            </w:rPr>
            <w:fldChar w:fldCharType="end"/>
          </w:r>
        </w:del>
      </w:ins>
    </w:p>
    <w:p w:rsidR="001F7E3F" w:rsidRPr="00880A1F" w:rsidRDefault="001F7E3F">
      <w:pPr>
        <w:pStyle w:val="MatrixSuperfluous"/>
        <w:rPr>
          <w:ins w:id="8098" w:author="frontdesk" w:date="2012-11-16T12:46:00Z"/>
          <w:del w:id="8099" w:author="Tre" w:date="2012-11-16T21:30:00Z"/>
          <w:sz w:val="24"/>
          <w:szCs w:val="24"/>
          <w:rPrChange w:id="8100" w:author="Tre" w:date="2012-11-19T09:04:00Z">
            <w:rPr>
              <w:ins w:id="8101" w:author="frontdesk" w:date="2012-11-16T12:46:00Z"/>
              <w:del w:id="8102" w:author="Tre" w:date="2012-11-16T21:30:00Z"/>
            </w:rPr>
          </w:rPrChange>
        </w:rPr>
      </w:pPr>
    </w:p>
    <w:p w:rsidR="001F7E3F" w:rsidRPr="00880A1F" w:rsidRDefault="00EE27B1">
      <w:pPr>
        <w:pStyle w:val="MatrixSuperfluous"/>
        <w:rPr>
          <w:ins w:id="8103" w:author="frontdesk" w:date="2012-11-16T12:46:00Z"/>
          <w:del w:id="8104" w:author="Tre" w:date="2012-11-16T21:30:00Z"/>
          <w:sz w:val="24"/>
          <w:szCs w:val="24"/>
          <w:rPrChange w:id="8105" w:author="Tre" w:date="2012-11-19T09:04:00Z">
            <w:rPr>
              <w:ins w:id="8106" w:author="frontdesk" w:date="2012-11-16T12:46:00Z"/>
              <w:del w:id="8107" w:author="Tre" w:date="2012-11-16T21:30:00Z"/>
            </w:rPr>
          </w:rPrChange>
        </w:rPr>
      </w:pPr>
      <w:ins w:id="8108" w:author="frontdesk" w:date="2012-11-16T12:46:00Z">
        <w:del w:id="8109" w:author="Tre" w:date="2012-11-16T21:30:00Z">
          <w:r w:rsidRPr="00EE27B1">
            <w:rPr>
              <w:b/>
              <w:sz w:val="24"/>
              <w:szCs w:val="24"/>
              <w:rPrChange w:id="8110" w:author="Tre" w:date="2012-11-19T09:04:00Z">
                <w:rPr>
                  <w:b/>
                  <w:color w:val="0000FF"/>
                  <w:u w:val="single"/>
                </w:rPr>
              </w:rPrChange>
            </w:rPr>
            <w:delText>Matrix Feat</w:delText>
          </w:r>
          <w:r w:rsidRPr="00EE27B1">
            <w:rPr>
              <w:sz w:val="24"/>
              <w:szCs w:val="24"/>
              <w:rPrChange w:id="8111" w:author="Tre" w:date="2012-11-19T09:04:00Z">
                <w:rPr>
                  <w:color w:val="0000FF"/>
                  <w:u w:val="single"/>
                </w:rPr>
              </w:rPrChange>
            </w:rPr>
            <w:delText xml:space="preserve"> </w:delText>
          </w:r>
          <w:r w:rsidRPr="00EE27B1">
            <w:rPr>
              <w:b/>
              <w:sz w:val="24"/>
              <w:szCs w:val="24"/>
              <w:rPrChange w:id="8112" w:author="Tre" w:date="2012-11-19T09:04:00Z">
                <w:rPr>
                  <w:b/>
                  <w:color w:val="0000FF"/>
                  <w:u w:val="single"/>
                </w:rPr>
              </w:rPrChange>
            </w:rPr>
            <w:delText>“</w:delText>
          </w:r>
          <w:r w:rsidRPr="00EE27B1" w:rsidDel="00E404A2">
            <w:rPr>
              <w:b/>
              <w:i/>
              <w:sz w:val="24"/>
              <w:szCs w:val="24"/>
              <w:rPrChange w:id="8113" w:author="Tre" w:date="2012-11-19T09:04:00Z">
                <w:rPr>
                  <w:b/>
                  <w:i/>
                  <w:color w:val="0000FF"/>
                  <w:u w:val="single"/>
                </w:rPr>
              </w:rPrChange>
            </w:rPr>
            <w:fldChar w:fldCharType="begin"/>
          </w:r>
          <w:r w:rsidRPr="00EE27B1">
            <w:rPr>
              <w:b/>
              <w:i/>
              <w:sz w:val="24"/>
              <w:szCs w:val="24"/>
              <w:rPrChange w:id="8114" w:author="Tre" w:date="2012-11-19T09:04:00Z">
                <w:rPr>
                  <w:b/>
                  <w:i/>
                  <w:color w:val="0000FF"/>
                  <w:u w:val="single"/>
                </w:rPr>
              </w:rPrChange>
            </w:rPr>
            <w:delInstrText xml:space="preserve"> MERGEFIELD Skill </w:delInstrText>
          </w:r>
          <w:r w:rsidRPr="00EE27B1" w:rsidDel="00E404A2">
            <w:rPr>
              <w:b/>
              <w:i/>
              <w:sz w:val="24"/>
              <w:szCs w:val="24"/>
              <w:rPrChange w:id="8115" w:author="Tre" w:date="2012-11-19T09:04:00Z">
                <w:rPr>
                  <w:b/>
                  <w:i/>
                  <w:color w:val="0000FF"/>
                  <w:u w:val="single"/>
                </w:rPr>
              </w:rPrChange>
            </w:rPr>
            <w:fldChar w:fldCharType="separate"/>
          </w:r>
          <w:r w:rsidRPr="00EE27B1">
            <w:rPr>
              <w:b/>
              <w:i/>
              <w:noProof/>
              <w:sz w:val="24"/>
              <w:szCs w:val="24"/>
              <w:rPrChange w:id="8116" w:author="Tre" w:date="2012-11-19T09:04:00Z">
                <w:rPr>
                  <w:b/>
                  <w:i/>
                  <w:noProof/>
                  <w:color w:val="0000FF"/>
                  <w:u w:val="single"/>
                </w:rPr>
              </w:rPrChange>
            </w:rPr>
            <w:delText>Telekinesis</w:delText>
          </w:r>
          <w:r w:rsidRPr="00EE27B1" w:rsidDel="00E404A2">
            <w:rPr>
              <w:b/>
              <w:i/>
              <w:sz w:val="24"/>
              <w:szCs w:val="24"/>
              <w:rPrChange w:id="8117" w:author="Tre" w:date="2012-11-19T09:04:00Z">
                <w:rPr>
                  <w:b/>
                  <w:i/>
                  <w:color w:val="0000FF"/>
                  <w:u w:val="single"/>
                </w:rPr>
              </w:rPrChange>
            </w:rPr>
            <w:fldChar w:fldCharType="end"/>
          </w:r>
          <w:r w:rsidRPr="00EE27B1">
            <w:rPr>
              <w:b/>
              <w:sz w:val="24"/>
              <w:szCs w:val="24"/>
              <w:rPrChange w:id="8118" w:author="Tre" w:date="2012-11-19T09:04:00Z">
                <w:rPr>
                  <w:b/>
                  <w:color w:val="0000FF"/>
                  <w:u w:val="single"/>
                </w:rPr>
              </w:rPrChange>
            </w:rPr>
            <w:delText>”</w:delText>
          </w:r>
          <w:r w:rsidRPr="00EE27B1">
            <w:rPr>
              <w:sz w:val="24"/>
              <w:szCs w:val="24"/>
              <w:rPrChange w:id="8119" w:author="Tre" w:date="2012-11-19T09:04:00Z">
                <w:rPr>
                  <w:color w:val="0000FF"/>
                  <w:u w:val="single"/>
                </w:rPr>
              </w:rPrChange>
            </w:rPr>
            <w:delText xml:space="preserve"> - [CyberZen]</w:delText>
          </w:r>
        </w:del>
      </w:ins>
    </w:p>
    <w:p w:rsidR="001F7E3F" w:rsidRPr="00880A1F" w:rsidRDefault="00EE27B1">
      <w:pPr>
        <w:pStyle w:val="MatrixSuperfluous"/>
        <w:rPr>
          <w:ins w:id="8120" w:author="frontdesk" w:date="2012-11-16T12:46:00Z"/>
          <w:del w:id="8121" w:author="Tre" w:date="2012-11-16T21:30:00Z"/>
          <w:sz w:val="24"/>
          <w:szCs w:val="24"/>
          <w:rPrChange w:id="8122" w:author="Tre" w:date="2012-11-19T09:04:00Z">
            <w:rPr>
              <w:ins w:id="8123" w:author="frontdesk" w:date="2012-11-16T12:46:00Z"/>
              <w:del w:id="8124" w:author="Tre" w:date="2012-11-16T21:30:00Z"/>
            </w:rPr>
          </w:rPrChange>
        </w:rPr>
      </w:pPr>
      <w:ins w:id="8125" w:author="frontdesk" w:date="2012-11-16T12:46:00Z">
        <w:del w:id="8126" w:author="Tre" w:date="2012-11-16T21:30:00Z">
          <w:r w:rsidRPr="00EE27B1">
            <w:rPr>
              <w:sz w:val="24"/>
              <w:szCs w:val="24"/>
              <w:rPrChange w:id="8127" w:author="Tre" w:date="2012-11-19T09:04:00Z">
                <w:rPr>
                  <w:color w:val="0000FF"/>
                  <w:u w:val="single"/>
                </w:rPr>
              </w:rPrChange>
            </w:rPr>
            <w:delText>Rule Bender Feat:</w:delText>
          </w:r>
          <w:r w:rsidRPr="00EE27B1">
            <w:rPr>
              <w:i/>
              <w:sz w:val="24"/>
              <w:szCs w:val="24"/>
              <w:rPrChange w:id="8128" w:author="Tre" w:date="2012-11-19T09:04:00Z">
                <w:rPr>
                  <w:i/>
                  <w:color w:val="0000FF"/>
                  <w:u w:val="single"/>
                </w:rPr>
              </w:rPrChange>
            </w:rPr>
            <w:delText xml:space="preserve"> </w:delText>
          </w:r>
          <w:r w:rsidRPr="00EE27B1" w:rsidDel="00E404A2">
            <w:rPr>
              <w:i/>
              <w:sz w:val="24"/>
              <w:szCs w:val="24"/>
              <w:rPrChange w:id="8129" w:author="Tre" w:date="2012-11-19T09:04:00Z">
                <w:rPr>
                  <w:i/>
                  <w:color w:val="0000FF"/>
                  <w:u w:val="single"/>
                </w:rPr>
              </w:rPrChange>
            </w:rPr>
            <w:fldChar w:fldCharType="begin"/>
          </w:r>
          <w:r w:rsidRPr="00EE27B1">
            <w:rPr>
              <w:i/>
              <w:sz w:val="24"/>
              <w:szCs w:val="24"/>
              <w:rPrChange w:id="8130" w:author="Tre" w:date="2012-11-19T09:04:00Z">
                <w:rPr>
                  <w:i/>
                  <w:color w:val="0000FF"/>
                  <w:u w:val="single"/>
                </w:rPr>
              </w:rPrChange>
            </w:rPr>
            <w:delInstrText xml:space="preserve"> MERGEFIELD Rule_Bender_Description </w:delInstrText>
          </w:r>
          <w:r w:rsidRPr="00EE27B1" w:rsidDel="00E404A2">
            <w:rPr>
              <w:i/>
              <w:sz w:val="24"/>
              <w:szCs w:val="24"/>
              <w:rPrChange w:id="8131" w:author="Tre" w:date="2012-11-19T09:04:00Z">
                <w:rPr>
                  <w:i/>
                  <w:color w:val="0000FF"/>
                  <w:u w:val="single"/>
                </w:rPr>
              </w:rPrChange>
            </w:rPr>
            <w:fldChar w:fldCharType="separate"/>
          </w:r>
          <w:r w:rsidRPr="00EE27B1">
            <w:rPr>
              <w:i/>
              <w:noProof/>
              <w:sz w:val="24"/>
              <w:szCs w:val="24"/>
              <w:rPrChange w:id="8132" w:author="Tre" w:date="2012-11-19T09:04:00Z">
                <w:rPr>
                  <w:i/>
                  <w:noProof/>
                  <w:color w:val="0000FF"/>
                  <w:u w:val="single"/>
                </w:rPr>
              </w:rPrChange>
            </w:rPr>
            <w:delText>Character has the ability to lift objects up to their weight if they focus on it. They must see the object or know it exist. For example the character could focus on the inside of a lock and make it open.</w:delText>
          </w:r>
          <w:r w:rsidRPr="00EE27B1" w:rsidDel="00E404A2">
            <w:rPr>
              <w:i/>
              <w:sz w:val="24"/>
              <w:szCs w:val="24"/>
              <w:rPrChange w:id="8133" w:author="Tre" w:date="2012-11-19T09:04:00Z">
                <w:rPr>
                  <w:i/>
                  <w:color w:val="0000FF"/>
                  <w:u w:val="single"/>
                </w:rPr>
              </w:rPrChange>
            </w:rPr>
            <w:fldChar w:fldCharType="end"/>
          </w:r>
        </w:del>
      </w:ins>
    </w:p>
    <w:p w:rsidR="001F7E3F" w:rsidRPr="00880A1F" w:rsidRDefault="00EE27B1">
      <w:pPr>
        <w:pStyle w:val="MatrixSuperfluous"/>
        <w:rPr>
          <w:ins w:id="8134" w:author="frontdesk" w:date="2012-11-16T12:46:00Z"/>
          <w:del w:id="8135" w:author="Tre" w:date="2012-11-16T21:30:00Z"/>
          <w:sz w:val="24"/>
          <w:szCs w:val="24"/>
          <w:rPrChange w:id="8136" w:author="Tre" w:date="2012-11-19T09:04:00Z">
            <w:rPr>
              <w:ins w:id="8137" w:author="frontdesk" w:date="2012-11-16T12:46:00Z"/>
              <w:del w:id="8138" w:author="Tre" w:date="2012-11-16T21:30:00Z"/>
            </w:rPr>
          </w:rPrChange>
        </w:rPr>
      </w:pPr>
      <w:ins w:id="8139" w:author="frontdesk" w:date="2012-11-16T12:46:00Z">
        <w:del w:id="8140" w:author="Tre" w:date="2012-11-16T21:30:00Z">
          <w:r w:rsidRPr="00EE27B1">
            <w:rPr>
              <w:sz w:val="24"/>
              <w:szCs w:val="24"/>
              <w:rPrChange w:id="8141" w:author="Tre" w:date="2012-11-19T09:04:00Z">
                <w:rPr>
                  <w:color w:val="0000FF"/>
                  <w:u w:val="single"/>
                </w:rPr>
              </w:rPrChange>
            </w:rPr>
            <w:delText xml:space="preserve">Rule Breaker Feat: </w:delText>
          </w:r>
          <w:r w:rsidRPr="00EE27B1" w:rsidDel="00E404A2">
            <w:rPr>
              <w:i/>
              <w:sz w:val="24"/>
              <w:szCs w:val="24"/>
              <w:rPrChange w:id="8142" w:author="Tre" w:date="2012-11-19T09:04:00Z">
                <w:rPr>
                  <w:i/>
                  <w:color w:val="0000FF"/>
                  <w:u w:val="single"/>
                </w:rPr>
              </w:rPrChange>
            </w:rPr>
            <w:fldChar w:fldCharType="begin"/>
          </w:r>
          <w:r w:rsidRPr="00EE27B1">
            <w:rPr>
              <w:i/>
              <w:sz w:val="24"/>
              <w:szCs w:val="24"/>
              <w:rPrChange w:id="8143" w:author="Tre" w:date="2012-11-19T09:04:00Z">
                <w:rPr>
                  <w:i/>
                  <w:color w:val="0000FF"/>
                  <w:u w:val="single"/>
                </w:rPr>
              </w:rPrChange>
            </w:rPr>
            <w:delInstrText xml:space="preserve"> MERGEFIELD Rule_Breaker_Description </w:delInstrText>
          </w:r>
          <w:r w:rsidRPr="00EE27B1" w:rsidDel="00E404A2">
            <w:rPr>
              <w:i/>
              <w:sz w:val="24"/>
              <w:szCs w:val="24"/>
              <w:rPrChange w:id="8144" w:author="Tre" w:date="2012-11-19T09:04:00Z">
                <w:rPr>
                  <w:i/>
                  <w:color w:val="0000FF"/>
                  <w:u w:val="single"/>
                </w:rPr>
              </w:rPrChange>
            </w:rPr>
            <w:fldChar w:fldCharType="separate"/>
          </w:r>
          <w:r w:rsidRPr="00EE27B1">
            <w:rPr>
              <w:i/>
              <w:noProof/>
              <w:sz w:val="24"/>
              <w:szCs w:val="24"/>
              <w:rPrChange w:id="8145" w:author="Tre" w:date="2012-11-19T09:04:00Z">
                <w:rPr>
                  <w:i/>
                  <w:noProof/>
                  <w:color w:val="0000FF"/>
                  <w:u w:val="single"/>
                </w:rPr>
              </w:rPrChange>
            </w:rPr>
            <w:delText>Character has the ability to lift objects that weigh more than them. They can use their minds to lift or move these objects.</w:delText>
          </w:r>
          <w:r w:rsidRPr="00EE27B1" w:rsidDel="00E404A2">
            <w:rPr>
              <w:i/>
              <w:sz w:val="24"/>
              <w:szCs w:val="24"/>
              <w:rPrChange w:id="8146" w:author="Tre" w:date="2012-11-19T09:04:00Z">
                <w:rPr>
                  <w:i/>
                  <w:color w:val="0000FF"/>
                  <w:u w:val="single"/>
                </w:rPr>
              </w:rPrChange>
            </w:rPr>
            <w:fldChar w:fldCharType="end"/>
          </w:r>
          <w:r w:rsidRPr="00EE27B1" w:rsidDel="00E404A2">
            <w:rPr>
              <w:sz w:val="24"/>
              <w:szCs w:val="24"/>
              <w:rPrChange w:id="8147" w:author="Tre" w:date="2012-11-19T09:04:00Z">
                <w:rPr>
                  <w:color w:val="0000FF"/>
                  <w:u w:val="single"/>
                </w:rPr>
              </w:rPrChange>
            </w:rPr>
            <w:fldChar w:fldCharType="begin"/>
          </w:r>
          <w:r w:rsidRPr="00EE27B1">
            <w:rPr>
              <w:sz w:val="24"/>
              <w:szCs w:val="24"/>
              <w:rPrChange w:id="8148" w:author="Tre" w:date="2012-11-19T09:04:00Z">
                <w:rPr>
                  <w:color w:val="0000FF"/>
                  <w:u w:val="single"/>
                </w:rPr>
              </w:rPrChange>
            </w:rPr>
            <w:delInstrText xml:space="preserve"> NEXT  \* MERGEFORMAT </w:delInstrText>
          </w:r>
          <w:r w:rsidRPr="00EE27B1" w:rsidDel="00E404A2">
            <w:rPr>
              <w:sz w:val="24"/>
              <w:szCs w:val="24"/>
              <w:rPrChange w:id="8149" w:author="Tre" w:date="2012-11-19T09:04:00Z">
                <w:rPr>
                  <w:color w:val="0000FF"/>
                  <w:u w:val="single"/>
                </w:rPr>
              </w:rPrChange>
            </w:rPr>
            <w:fldChar w:fldCharType="end"/>
          </w:r>
        </w:del>
      </w:ins>
    </w:p>
    <w:p w:rsidR="001F7E3F" w:rsidRPr="00880A1F" w:rsidRDefault="001F7E3F">
      <w:pPr>
        <w:pStyle w:val="MatrixSuperfluous"/>
        <w:rPr>
          <w:ins w:id="8150" w:author="frontdesk" w:date="2012-11-16T12:46:00Z"/>
          <w:del w:id="8151" w:author="Tre" w:date="2012-11-16T21:30:00Z"/>
          <w:sz w:val="24"/>
          <w:szCs w:val="24"/>
          <w:rPrChange w:id="8152" w:author="Tre" w:date="2012-11-19T09:04:00Z">
            <w:rPr>
              <w:ins w:id="8153" w:author="frontdesk" w:date="2012-11-16T12:46:00Z"/>
              <w:del w:id="8154" w:author="Tre" w:date="2012-11-16T21:30:00Z"/>
            </w:rPr>
          </w:rPrChange>
        </w:rPr>
      </w:pPr>
    </w:p>
    <w:p w:rsidR="001F7E3F" w:rsidRPr="00880A1F" w:rsidRDefault="00EE27B1">
      <w:pPr>
        <w:pStyle w:val="MatrixSuperfluous"/>
        <w:rPr>
          <w:ins w:id="8155" w:author="frontdesk" w:date="2012-11-16T12:46:00Z"/>
          <w:del w:id="8156" w:author="Tre" w:date="2012-11-16T21:30:00Z"/>
          <w:sz w:val="24"/>
          <w:szCs w:val="24"/>
          <w:rPrChange w:id="8157" w:author="Tre" w:date="2012-11-19T09:04:00Z">
            <w:rPr>
              <w:ins w:id="8158" w:author="frontdesk" w:date="2012-11-16T12:46:00Z"/>
              <w:del w:id="8159" w:author="Tre" w:date="2012-11-16T21:30:00Z"/>
            </w:rPr>
          </w:rPrChange>
        </w:rPr>
      </w:pPr>
      <w:ins w:id="8160" w:author="frontdesk" w:date="2012-11-16T12:46:00Z">
        <w:del w:id="8161" w:author="Tre" w:date="2012-11-16T21:30:00Z">
          <w:r w:rsidRPr="00EE27B1">
            <w:rPr>
              <w:b/>
              <w:sz w:val="24"/>
              <w:szCs w:val="24"/>
              <w:rPrChange w:id="8162" w:author="Tre" w:date="2012-11-19T09:04:00Z">
                <w:rPr>
                  <w:b/>
                  <w:color w:val="0000FF"/>
                  <w:u w:val="single"/>
                </w:rPr>
              </w:rPrChange>
            </w:rPr>
            <w:delText>Matrix Feat</w:delText>
          </w:r>
          <w:r w:rsidRPr="00EE27B1">
            <w:rPr>
              <w:sz w:val="24"/>
              <w:szCs w:val="24"/>
              <w:rPrChange w:id="8163" w:author="Tre" w:date="2012-11-19T09:04:00Z">
                <w:rPr>
                  <w:color w:val="0000FF"/>
                  <w:u w:val="single"/>
                </w:rPr>
              </w:rPrChange>
            </w:rPr>
            <w:delText xml:space="preserve"> </w:delText>
          </w:r>
          <w:r w:rsidRPr="00EE27B1">
            <w:rPr>
              <w:b/>
              <w:sz w:val="24"/>
              <w:szCs w:val="24"/>
              <w:rPrChange w:id="8164" w:author="Tre" w:date="2012-11-19T09:04:00Z">
                <w:rPr>
                  <w:b/>
                  <w:color w:val="0000FF"/>
                  <w:u w:val="single"/>
                </w:rPr>
              </w:rPrChange>
            </w:rPr>
            <w:delText>“</w:delText>
          </w:r>
          <w:r w:rsidRPr="00EE27B1" w:rsidDel="00E404A2">
            <w:rPr>
              <w:b/>
              <w:i/>
              <w:sz w:val="24"/>
              <w:szCs w:val="24"/>
              <w:rPrChange w:id="8165" w:author="Tre" w:date="2012-11-19T09:04:00Z">
                <w:rPr>
                  <w:b/>
                  <w:i/>
                  <w:color w:val="0000FF"/>
                  <w:u w:val="single"/>
                </w:rPr>
              </w:rPrChange>
            </w:rPr>
            <w:fldChar w:fldCharType="begin"/>
          </w:r>
          <w:r w:rsidRPr="00EE27B1">
            <w:rPr>
              <w:b/>
              <w:i/>
              <w:sz w:val="24"/>
              <w:szCs w:val="24"/>
              <w:rPrChange w:id="8166" w:author="Tre" w:date="2012-11-19T09:04:00Z">
                <w:rPr>
                  <w:b/>
                  <w:i/>
                  <w:color w:val="0000FF"/>
                  <w:u w:val="single"/>
                </w:rPr>
              </w:rPrChange>
            </w:rPr>
            <w:delInstrText xml:space="preserve"> MERGEFIELD Skill </w:delInstrText>
          </w:r>
          <w:r w:rsidRPr="00EE27B1" w:rsidDel="00E404A2">
            <w:rPr>
              <w:b/>
              <w:i/>
              <w:sz w:val="24"/>
              <w:szCs w:val="24"/>
              <w:rPrChange w:id="8167" w:author="Tre" w:date="2012-11-19T09:04:00Z">
                <w:rPr>
                  <w:b/>
                  <w:i/>
                  <w:color w:val="0000FF"/>
                  <w:u w:val="single"/>
                </w:rPr>
              </w:rPrChange>
            </w:rPr>
            <w:fldChar w:fldCharType="separate"/>
          </w:r>
          <w:r w:rsidRPr="00EE27B1">
            <w:rPr>
              <w:b/>
              <w:i/>
              <w:noProof/>
              <w:sz w:val="24"/>
              <w:szCs w:val="24"/>
              <w:rPrChange w:id="8168" w:author="Tre" w:date="2012-11-19T09:04:00Z">
                <w:rPr>
                  <w:b/>
                  <w:i/>
                  <w:noProof/>
                  <w:color w:val="0000FF"/>
                  <w:u w:val="single"/>
                </w:rPr>
              </w:rPrChange>
            </w:rPr>
            <w:delText>Telepathy</w:delText>
          </w:r>
          <w:r w:rsidRPr="00EE27B1" w:rsidDel="00E404A2">
            <w:rPr>
              <w:b/>
              <w:i/>
              <w:sz w:val="24"/>
              <w:szCs w:val="24"/>
              <w:rPrChange w:id="8169" w:author="Tre" w:date="2012-11-19T09:04:00Z">
                <w:rPr>
                  <w:b/>
                  <w:i/>
                  <w:color w:val="0000FF"/>
                  <w:u w:val="single"/>
                </w:rPr>
              </w:rPrChange>
            </w:rPr>
            <w:fldChar w:fldCharType="end"/>
          </w:r>
          <w:r w:rsidRPr="00EE27B1">
            <w:rPr>
              <w:b/>
              <w:sz w:val="24"/>
              <w:szCs w:val="24"/>
              <w:rPrChange w:id="8170" w:author="Tre" w:date="2012-11-19T09:04:00Z">
                <w:rPr>
                  <w:b/>
                  <w:color w:val="0000FF"/>
                  <w:u w:val="single"/>
                </w:rPr>
              </w:rPrChange>
            </w:rPr>
            <w:delText>”</w:delText>
          </w:r>
          <w:r w:rsidRPr="00EE27B1">
            <w:rPr>
              <w:sz w:val="24"/>
              <w:szCs w:val="24"/>
              <w:rPrChange w:id="8171" w:author="Tre" w:date="2012-11-19T09:04:00Z">
                <w:rPr>
                  <w:color w:val="0000FF"/>
                  <w:u w:val="single"/>
                </w:rPr>
              </w:rPrChange>
            </w:rPr>
            <w:delText xml:space="preserve"> - [CyberZen]</w:delText>
          </w:r>
        </w:del>
      </w:ins>
    </w:p>
    <w:p w:rsidR="001F7E3F" w:rsidRPr="00880A1F" w:rsidRDefault="00EE27B1">
      <w:pPr>
        <w:pStyle w:val="MatrixSuperfluous"/>
        <w:rPr>
          <w:ins w:id="8172" w:author="frontdesk" w:date="2012-11-16T12:46:00Z"/>
          <w:del w:id="8173" w:author="Tre" w:date="2012-11-16T21:30:00Z"/>
          <w:sz w:val="24"/>
          <w:szCs w:val="24"/>
          <w:rPrChange w:id="8174" w:author="Tre" w:date="2012-11-19T09:04:00Z">
            <w:rPr>
              <w:ins w:id="8175" w:author="frontdesk" w:date="2012-11-16T12:46:00Z"/>
              <w:del w:id="8176" w:author="Tre" w:date="2012-11-16T21:30:00Z"/>
            </w:rPr>
          </w:rPrChange>
        </w:rPr>
      </w:pPr>
      <w:ins w:id="8177" w:author="frontdesk" w:date="2012-11-16T12:46:00Z">
        <w:del w:id="8178" w:author="Tre" w:date="2012-11-16T21:30:00Z">
          <w:r w:rsidRPr="00EE27B1">
            <w:rPr>
              <w:sz w:val="24"/>
              <w:szCs w:val="24"/>
              <w:rPrChange w:id="8179" w:author="Tre" w:date="2012-11-19T09:04:00Z">
                <w:rPr>
                  <w:color w:val="0000FF"/>
                  <w:u w:val="single"/>
                </w:rPr>
              </w:rPrChange>
            </w:rPr>
            <w:delText>Rule Bender Feat:</w:delText>
          </w:r>
          <w:r w:rsidRPr="00EE27B1">
            <w:rPr>
              <w:i/>
              <w:sz w:val="24"/>
              <w:szCs w:val="24"/>
              <w:rPrChange w:id="8180" w:author="Tre" w:date="2012-11-19T09:04:00Z">
                <w:rPr>
                  <w:i/>
                  <w:color w:val="0000FF"/>
                  <w:u w:val="single"/>
                </w:rPr>
              </w:rPrChange>
            </w:rPr>
            <w:delText xml:space="preserve"> </w:delText>
          </w:r>
          <w:r w:rsidRPr="00EE27B1" w:rsidDel="00E404A2">
            <w:rPr>
              <w:i/>
              <w:sz w:val="24"/>
              <w:szCs w:val="24"/>
              <w:rPrChange w:id="8181" w:author="Tre" w:date="2012-11-19T09:04:00Z">
                <w:rPr>
                  <w:i/>
                  <w:color w:val="0000FF"/>
                  <w:u w:val="single"/>
                </w:rPr>
              </w:rPrChange>
            </w:rPr>
            <w:fldChar w:fldCharType="begin"/>
          </w:r>
          <w:r w:rsidRPr="00EE27B1">
            <w:rPr>
              <w:i/>
              <w:sz w:val="24"/>
              <w:szCs w:val="24"/>
              <w:rPrChange w:id="8182" w:author="Tre" w:date="2012-11-19T09:04:00Z">
                <w:rPr>
                  <w:i/>
                  <w:color w:val="0000FF"/>
                  <w:u w:val="single"/>
                </w:rPr>
              </w:rPrChange>
            </w:rPr>
            <w:delInstrText xml:space="preserve"> MERGEFIELD Rule_Bender_Description </w:delInstrText>
          </w:r>
          <w:r w:rsidRPr="00EE27B1" w:rsidDel="00E404A2">
            <w:rPr>
              <w:i/>
              <w:sz w:val="24"/>
              <w:szCs w:val="24"/>
              <w:rPrChange w:id="8183" w:author="Tre" w:date="2012-11-19T09:04:00Z">
                <w:rPr>
                  <w:i/>
                  <w:color w:val="0000FF"/>
                  <w:u w:val="single"/>
                </w:rPr>
              </w:rPrChange>
            </w:rPr>
            <w:fldChar w:fldCharType="separate"/>
          </w:r>
          <w:r w:rsidRPr="00EE27B1">
            <w:rPr>
              <w:i/>
              <w:noProof/>
              <w:sz w:val="24"/>
              <w:szCs w:val="24"/>
              <w:rPrChange w:id="8184" w:author="Tre" w:date="2012-11-19T09:04:00Z">
                <w:rPr>
                  <w:i/>
                  <w:noProof/>
                  <w:color w:val="0000FF"/>
                  <w:u w:val="single"/>
                </w:rPr>
              </w:rPrChange>
            </w:rPr>
            <w:delText>Character can read surface thoughts of other RSI’s. If the person actively resist having their mind read it makes the roll more difficult for the players. People can notice when someone is reading their thoughts. It feels like someone is holding your head</w:delText>
          </w:r>
          <w:r w:rsidRPr="00EE27B1" w:rsidDel="00E404A2">
            <w:rPr>
              <w:i/>
              <w:sz w:val="24"/>
              <w:szCs w:val="24"/>
              <w:rPrChange w:id="8185" w:author="Tre" w:date="2012-11-19T09:04:00Z">
                <w:rPr>
                  <w:i/>
                  <w:color w:val="0000FF"/>
                  <w:u w:val="single"/>
                </w:rPr>
              </w:rPrChange>
            </w:rPr>
            <w:fldChar w:fldCharType="end"/>
          </w:r>
        </w:del>
      </w:ins>
    </w:p>
    <w:p w:rsidR="001F7E3F" w:rsidRPr="00880A1F" w:rsidRDefault="00EE27B1">
      <w:pPr>
        <w:pStyle w:val="MatrixSuperfluous"/>
        <w:rPr>
          <w:ins w:id="8186" w:author="frontdesk" w:date="2012-11-16T12:46:00Z"/>
          <w:del w:id="8187" w:author="Tre" w:date="2012-11-16T21:30:00Z"/>
          <w:sz w:val="24"/>
          <w:szCs w:val="24"/>
          <w:rPrChange w:id="8188" w:author="Tre" w:date="2012-11-19T09:04:00Z">
            <w:rPr>
              <w:ins w:id="8189" w:author="frontdesk" w:date="2012-11-16T12:46:00Z"/>
              <w:del w:id="8190" w:author="Tre" w:date="2012-11-16T21:30:00Z"/>
            </w:rPr>
          </w:rPrChange>
        </w:rPr>
      </w:pPr>
      <w:ins w:id="8191" w:author="frontdesk" w:date="2012-11-16T12:46:00Z">
        <w:del w:id="8192" w:author="Tre" w:date="2012-11-16T21:30:00Z">
          <w:r w:rsidRPr="00EE27B1">
            <w:rPr>
              <w:sz w:val="24"/>
              <w:szCs w:val="24"/>
              <w:rPrChange w:id="8193" w:author="Tre" w:date="2012-11-19T09:04:00Z">
                <w:rPr>
                  <w:color w:val="0000FF"/>
                  <w:u w:val="single"/>
                </w:rPr>
              </w:rPrChange>
            </w:rPr>
            <w:delText xml:space="preserve">Rule Breaker Feat: </w:delText>
          </w:r>
          <w:r w:rsidRPr="00EE27B1" w:rsidDel="00E404A2">
            <w:rPr>
              <w:i/>
              <w:sz w:val="24"/>
              <w:szCs w:val="24"/>
              <w:rPrChange w:id="8194" w:author="Tre" w:date="2012-11-19T09:04:00Z">
                <w:rPr>
                  <w:i/>
                  <w:color w:val="0000FF"/>
                  <w:u w:val="single"/>
                </w:rPr>
              </w:rPrChange>
            </w:rPr>
            <w:fldChar w:fldCharType="begin"/>
          </w:r>
          <w:r w:rsidRPr="00EE27B1">
            <w:rPr>
              <w:i/>
              <w:sz w:val="24"/>
              <w:szCs w:val="24"/>
              <w:rPrChange w:id="8195" w:author="Tre" w:date="2012-11-19T09:04:00Z">
                <w:rPr>
                  <w:i/>
                  <w:color w:val="0000FF"/>
                  <w:u w:val="single"/>
                </w:rPr>
              </w:rPrChange>
            </w:rPr>
            <w:delInstrText xml:space="preserve"> MERGEFIELD Rule_Breaker_Description </w:delInstrText>
          </w:r>
          <w:r w:rsidRPr="00EE27B1" w:rsidDel="00E404A2">
            <w:rPr>
              <w:i/>
              <w:sz w:val="24"/>
              <w:szCs w:val="24"/>
              <w:rPrChange w:id="8196" w:author="Tre" w:date="2012-11-19T09:04:00Z">
                <w:rPr>
                  <w:i/>
                  <w:color w:val="0000FF"/>
                  <w:u w:val="single"/>
                </w:rPr>
              </w:rPrChange>
            </w:rPr>
            <w:fldChar w:fldCharType="separate"/>
          </w:r>
          <w:r w:rsidRPr="00EE27B1">
            <w:rPr>
              <w:i/>
              <w:noProof/>
              <w:sz w:val="24"/>
              <w:szCs w:val="24"/>
              <w:rPrChange w:id="8197" w:author="Tre" w:date="2012-11-19T09:04:00Z">
                <w:rPr>
                  <w:i/>
                  <w:noProof/>
                  <w:color w:val="0000FF"/>
                  <w:u w:val="single"/>
                </w:rPr>
              </w:rPrChange>
            </w:rPr>
            <w:delText>Characters can read any thoughts that the RSIs have. Even the person tries to hide a thought or memory they will be able unearth it with a little time and focus. This is limited to as many RSIs as their Matrix Feat.</w:delText>
          </w:r>
          <w:r w:rsidRPr="00EE27B1" w:rsidDel="00E404A2">
            <w:rPr>
              <w:i/>
              <w:sz w:val="24"/>
              <w:szCs w:val="24"/>
              <w:rPrChange w:id="8198" w:author="Tre" w:date="2012-11-19T09:04:00Z">
                <w:rPr>
                  <w:i/>
                  <w:color w:val="0000FF"/>
                  <w:u w:val="single"/>
                </w:rPr>
              </w:rPrChange>
            </w:rPr>
            <w:fldChar w:fldCharType="end"/>
          </w:r>
          <w:r w:rsidRPr="00EE27B1" w:rsidDel="00E404A2">
            <w:rPr>
              <w:sz w:val="24"/>
              <w:szCs w:val="24"/>
              <w:rPrChange w:id="8199" w:author="Tre" w:date="2012-11-19T09:04:00Z">
                <w:rPr>
                  <w:color w:val="0000FF"/>
                  <w:u w:val="single"/>
                </w:rPr>
              </w:rPrChange>
            </w:rPr>
            <w:fldChar w:fldCharType="begin"/>
          </w:r>
          <w:r w:rsidRPr="00EE27B1">
            <w:rPr>
              <w:sz w:val="24"/>
              <w:szCs w:val="24"/>
              <w:rPrChange w:id="8200" w:author="Tre" w:date="2012-11-19T09:04:00Z">
                <w:rPr>
                  <w:color w:val="0000FF"/>
                  <w:u w:val="single"/>
                </w:rPr>
              </w:rPrChange>
            </w:rPr>
            <w:delInstrText xml:space="preserve"> NEXT  \* MERGEFORMAT </w:delInstrText>
          </w:r>
          <w:r w:rsidRPr="00EE27B1" w:rsidDel="00E404A2">
            <w:rPr>
              <w:sz w:val="24"/>
              <w:szCs w:val="24"/>
              <w:rPrChange w:id="8201" w:author="Tre" w:date="2012-11-19T09:04:00Z">
                <w:rPr>
                  <w:color w:val="0000FF"/>
                  <w:u w:val="single"/>
                </w:rPr>
              </w:rPrChange>
            </w:rPr>
            <w:fldChar w:fldCharType="end"/>
          </w:r>
        </w:del>
      </w:ins>
    </w:p>
    <w:p w:rsidR="001F7E3F" w:rsidRPr="00880A1F" w:rsidRDefault="001F7E3F">
      <w:pPr>
        <w:pStyle w:val="MatrixSuperfluous"/>
        <w:rPr>
          <w:ins w:id="8202" w:author="frontdesk" w:date="2012-11-16T12:46:00Z"/>
          <w:del w:id="8203" w:author="Tre" w:date="2012-11-16T21:30:00Z"/>
          <w:sz w:val="24"/>
          <w:szCs w:val="24"/>
          <w:rPrChange w:id="8204" w:author="Tre" w:date="2012-11-19T09:04:00Z">
            <w:rPr>
              <w:ins w:id="8205" w:author="frontdesk" w:date="2012-11-16T12:46:00Z"/>
              <w:del w:id="8206" w:author="Tre" w:date="2012-11-16T21:30:00Z"/>
            </w:rPr>
          </w:rPrChange>
        </w:rPr>
      </w:pPr>
    </w:p>
    <w:p w:rsidR="001F7E3F" w:rsidRPr="00880A1F" w:rsidRDefault="00EE27B1">
      <w:pPr>
        <w:pStyle w:val="MatrixSuperfluous"/>
        <w:rPr>
          <w:ins w:id="8207" w:author="frontdesk" w:date="2012-11-16T12:46:00Z"/>
          <w:del w:id="8208" w:author="Tre" w:date="2012-11-16T21:30:00Z"/>
          <w:sz w:val="24"/>
          <w:szCs w:val="24"/>
          <w:rPrChange w:id="8209" w:author="Tre" w:date="2012-11-19T09:04:00Z">
            <w:rPr>
              <w:ins w:id="8210" w:author="frontdesk" w:date="2012-11-16T12:46:00Z"/>
              <w:del w:id="8211" w:author="Tre" w:date="2012-11-16T21:30:00Z"/>
            </w:rPr>
          </w:rPrChange>
        </w:rPr>
      </w:pPr>
      <w:ins w:id="8212" w:author="frontdesk" w:date="2012-11-16T12:46:00Z">
        <w:del w:id="8213" w:author="Tre" w:date="2012-11-16T21:30:00Z">
          <w:r w:rsidRPr="00EE27B1">
            <w:rPr>
              <w:b/>
              <w:sz w:val="24"/>
              <w:szCs w:val="24"/>
              <w:rPrChange w:id="8214" w:author="Tre" w:date="2012-11-19T09:04:00Z">
                <w:rPr>
                  <w:b/>
                  <w:color w:val="0000FF"/>
                  <w:u w:val="single"/>
                </w:rPr>
              </w:rPrChange>
            </w:rPr>
            <w:delText>Matrix Feat</w:delText>
          </w:r>
          <w:r w:rsidRPr="00EE27B1">
            <w:rPr>
              <w:sz w:val="24"/>
              <w:szCs w:val="24"/>
              <w:rPrChange w:id="8215" w:author="Tre" w:date="2012-11-19T09:04:00Z">
                <w:rPr>
                  <w:color w:val="0000FF"/>
                  <w:u w:val="single"/>
                </w:rPr>
              </w:rPrChange>
            </w:rPr>
            <w:delText xml:space="preserve"> </w:delText>
          </w:r>
          <w:r w:rsidRPr="00EE27B1">
            <w:rPr>
              <w:b/>
              <w:sz w:val="24"/>
              <w:szCs w:val="24"/>
              <w:rPrChange w:id="8216" w:author="Tre" w:date="2012-11-19T09:04:00Z">
                <w:rPr>
                  <w:b/>
                  <w:color w:val="0000FF"/>
                  <w:u w:val="single"/>
                </w:rPr>
              </w:rPrChange>
            </w:rPr>
            <w:delText>“</w:delText>
          </w:r>
          <w:r w:rsidRPr="00EE27B1" w:rsidDel="00E404A2">
            <w:rPr>
              <w:b/>
              <w:i/>
              <w:sz w:val="24"/>
              <w:szCs w:val="24"/>
              <w:rPrChange w:id="8217" w:author="Tre" w:date="2012-11-19T09:04:00Z">
                <w:rPr>
                  <w:b/>
                  <w:i/>
                  <w:color w:val="0000FF"/>
                  <w:u w:val="single"/>
                </w:rPr>
              </w:rPrChange>
            </w:rPr>
            <w:fldChar w:fldCharType="begin"/>
          </w:r>
          <w:r w:rsidRPr="00EE27B1">
            <w:rPr>
              <w:b/>
              <w:i/>
              <w:sz w:val="24"/>
              <w:szCs w:val="24"/>
              <w:rPrChange w:id="8218" w:author="Tre" w:date="2012-11-19T09:04:00Z">
                <w:rPr>
                  <w:b/>
                  <w:i/>
                  <w:color w:val="0000FF"/>
                  <w:u w:val="single"/>
                </w:rPr>
              </w:rPrChange>
            </w:rPr>
            <w:delInstrText xml:space="preserve"> MERGEFIELD Skill </w:delInstrText>
          </w:r>
          <w:r w:rsidRPr="00EE27B1" w:rsidDel="00E404A2">
            <w:rPr>
              <w:b/>
              <w:i/>
              <w:sz w:val="24"/>
              <w:szCs w:val="24"/>
              <w:rPrChange w:id="8219" w:author="Tre" w:date="2012-11-19T09:04:00Z">
                <w:rPr>
                  <w:b/>
                  <w:i/>
                  <w:color w:val="0000FF"/>
                  <w:u w:val="single"/>
                </w:rPr>
              </w:rPrChange>
            </w:rPr>
            <w:fldChar w:fldCharType="separate"/>
          </w:r>
          <w:r w:rsidRPr="00EE27B1">
            <w:rPr>
              <w:b/>
              <w:i/>
              <w:noProof/>
              <w:sz w:val="24"/>
              <w:szCs w:val="24"/>
              <w:rPrChange w:id="8220" w:author="Tre" w:date="2012-11-19T09:04:00Z">
                <w:rPr>
                  <w:b/>
                  <w:i/>
                  <w:noProof/>
                  <w:color w:val="0000FF"/>
                  <w:u w:val="single"/>
                </w:rPr>
              </w:rPrChange>
            </w:rPr>
            <w:delText>Teleportation</w:delText>
          </w:r>
          <w:r w:rsidRPr="00EE27B1" w:rsidDel="00E404A2">
            <w:rPr>
              <w:b/>
              <w:i/>
              <w:sz w:val="24"/>
              <w:szCs w:val="24"/>
              <w:rPrChange w:id="8221" w:author="Tre" w:date="2012-11-19T09:04:00Z">
                <w:rPr>
                  <w:b/>
                  <w:i/>
                  <w:color w:val="0000FF"/>
                  <w:u w:val="single"/>
                </w:rPr>
              </w:rPrChange>
            </w:rPr>
            <w:fldChar w:fldCharType="end"/>
          </w:r>
          <w:r w:rsidRPr="00EE27B1">
            <w:rPr>
              <w:b/>
              <w:sz w:val="24"/>
              <w:szCs w:val="24"/>
              <w:rPrChange w:id="8222" w:author="Tre" w:date="2012-11-19T09:04:00Z">
                <w:rPr>
                  <w:b/>
                  <w:color w:val="0000FF"/>
                  <w:u w:val="single"/>
                </w:rPr>
              </w:rPrChange>
            </w:rPr>
            <w:delText>”</w:delText>
          </w:r>
          <w:r w:rsidRPr="00EE27B1">
            <w:rPr>
              <w:sz w:val="24"/>
              <w:szCs w:val="24"/>
              <w:rPrChange w:id="8223" w:author="Tre" w:date="2012-11-19T09:04:00Z">
                <w:rPr>
                  <w:color w:val="0000FF"/>
                  <w:u w:val="single"/>
                </w:rPr>
              </w:rPrChange>
            </w:rPr>
            <w:delText xml:space="preserve"> - [CyberZen]</w:delText>
          </w:r>
        </w:del>
      </w:ins>
    </w:p>
    <w:p w:rsidR="001F7E3F" w:rsidRPr="00880A1F" w:rsidRDefault="00EE27B1">
      <w:pPr>
        <w:pStyle w:val="MatrixSuperfluous"/>
        <w:rPr>
          <w:ins w:id="8224" w:author="frontdesk" w:date="2012-11-16T12:46:00Z"/>
          <w:del w:id="8225" w:author="Tre" w:date="2012-11-16T21:30:00Z"/>
          <w:sz w:val="24"/>
          <w:szCs w:val="24"/>
          <w:rPrChange w:id="8226" w:author="Tre" w:date="2012-11-19T09:04:00Z">
            <w:rPr>
              <w:ins w:id="8227" w:author="frontdesk" w:date="2012-11-16T12:46:00Z"/>
              <w:del w:id="8228" w:author="Tre" w:date="2012-11-16T21:30:00Z"/>
            </w:rPr>
          </w:rPrChange>
        </w:rPr>
      </w:pPr>
      <w:ins w:id="8229" w:author="frontdesk" w:date="2012-11-16T12:46:00Z">
        <w:del w:id="8230" w:author="Tre" w:date="2012-11-16T21:30:00Z">
          <w:r w:rsidRPr="00EE27B1">
            <w:rPr>
              <w:sz w:val="24"/>
              <w:szCs w:val="24"/>
              <w:rPrChange w:id="8231" w:author="Tre" w:date="2012-11-19T09:04:00Z">
                <w:rPr>
                  <w:color w:val="0000FF"/>
                  <w:u w:val="single"/>
                </w:rPr>
              </w:rPrChange>
            </w:rPr>
            <w:delText>Rule Bender Feat:</w:delText>
          </w:r>
          <w:r w:rsidRPr="00EE27B1">
            <w:rPr>
              <w:i/>
              <w:sz w:val="24"/>
              <w:szCs w:val="24"/>
              <w:rPrChange w:id="8232" w:author="Tre" w:date="2012-11-19T09:04:00Z">
                <w:rPr>
                  <w:i/>
                  <w:color w:val="0000FF"/>
                  <w:u w:val="single"/>
                </w:rPr>
              </w:rPrChange>
            </w:rPr>
            <w:delText xml:space="preserve"> </w:delText>
          </w:r>
          <w:r w:rsidRPr="00EE27B1" w:rsidDel="00E404A2">
            <w:rPr>
              <w:i/>
              <w:sz w:val="24"/>
              <w:szCs w:val="24"/>
              <w:rPrChange w:id="8233" w:author="Tre" w:date="2012-11-19T09:04:00Z">
                <w:rPr>
                  <w:i/>
                  <w:color w:val="0000FF"/>
                  <w:u w:val="single"/>
                </w:rPr>
              </w:rPrChange>
            </w:rPr>
            <w:fldChar w:fldCharType="begin"/>
          </w:r>
          <w:r w:rsidRPr="00EE27B1">
            <w:rPr>
              <w:i/>
              <w:sz w:val="24"/>
              <w:szCs w:val="24"/>
              <w:rPrChange w:id="8234" w:author="Tre" w:date="2012-11-19T09:04:00Z">
                <w:rPr>
                  <w:i/>
                  <w:color w:val="0000FF"/>
                  <w:u w:val="single"/>
                </w:rPr>
              </w:rPrChange>
            </w:rPr>
            <w:delInstrText xml:space="preserve"> MERGEFIELD Rule_Bender_Description </w:delInstrText>
          </w:r>
          <w:r w:rsidRPr="00EE27B1" w:rsidDel="00E404A2">
            <w:rPr>
              <w:i/>
              <w:sz w:val="24"/>
              <w:szCs w:val="24"/>
              <w:rPrChange w:id="8235" w:author="Tre" w:date="2012-11-19T09:04:00Z">
                <w:rPr>
                  <w:i/>
                  <w:color w:val="0000FF"/>
                  <w:u w:val="single"/>
                </w:rPr>
              </w:rPrChange>
            </w:rPr>
            <w:fldChar w:fldCharType="separate"/>
          </w:r>
          <w:r w:rsidRPr="00EE27B1">
            <w:rPr>
              <w:i/>
              <w:noProof/>
              <w:sz w:val="24"/>
              <w:szCs w:val="24"/>
              <w:rPrChange w:id="8236" w:author="Tre" w:date="2012-11-19T09:04:00Z">
                <w:rPr>
                  <w:i/>
                  <w:noProof/>
                  <w:color w:val="0000FF"/>
                  <w:u w:val="single"/>
                </w:rPr>
              </w:rPrChange>
            </w:rPr>
            <w:delText>Character can teleport very limited distances. Basically if they can see it they can teleport there.</w:delText>
          </w:r>
          <w:r w:rsidRPr="00EE27B1" w:rsidDel="00E404A2">
            <w:rPr>
              <w:i/>
              <w:sz w:val="24"/>
              <w:szCs w:val="24"/>
              <w:rPrChange w:id="8237" w:author="Tre" w:date="2012-11-19T09:04:00Z">
                <w:rPr>
                  <w:i/>
                  <w:color w:val="0000FF"/>
                  <w:u w:val="single"/>
                </w:rPr>
              </w:rPrChange>
            </w:rPr>
            <w:fldChar w:fldCharType="end"/>
          </w:r>
        </w:del>
      </w:ins>
    </w:p>
    <w:p w:rsidR="001F7E3F" w:rsidRPr="00880A1F" w:rsidRDefault="00EE27B1">
      <w:pPr>
        <w:pStyle w:val="MatrixSuperfluous"/>
        <w:rPr>
          <w:ins w:id="8238" w:author="frontdesk" w:date="2012-11-16T12:46:00Z"/>
          <w:del w:id="8239" w:author="Tre" w:date="2012-11-16T21:30:00Z"/>
          <w:sz w:val="24"/>
          <w:szCs w:val="24"/>
          <w:rPrChange w:id="8240" w:author="Tre" w:date="2012-11-19T09:04:00Z">
            <w:rPr>
              <w:ins w:id="8241" w:author="frontdesk" w:date="2012-11-16T12:46:00Z"/>
              <w:del w:id="8242" w:author="Tre" w:date="2012-11-16T21:30:00Z"/>
            </w:rPr>
          </w:rPrChange>
        </w:rPr>
      </w:pPr>
      <w:ins w:id="8243" w:author="frontdesk" w:date="2012-11-16T12:46:00Z">
        <w:del w:id="8244" w:author="Tre" w:date="2012-11-16T21:30:00Z">
          <w:r w:rsidRPr="00EE27B1">
            <w:rPr>
              <w:sz w:val="24"/>
              <w:szCs w:val="24"/>
              <w:rPrChange w:id="8245" w:author="Tre" w:date="2012-11-19T09:04:00Z">
                <w:rPr>
                  <w:color w:val="0000FF"/>
                  <w:u w:val="single"/>
                </w:rPr>
              </w:rPrChange>
            </w:rPr>
            <w:lastRenderedPageBreak/>
            <w:delText xml:space="preserve">Rule Breaker Feat: </w:delText>
          </w:r>
          <w:r w:rsidRPr="00EE27B1" w:rsidDel="00E404A2">
            <w:rPr>
              <w:i/>
              <w:sz w:val="24"/>
              <w:szCs w:val="24"/>
              <w:rPrChange w:id="8246" w:author="Tre" w:date="2012-11-19T09:04:00Z">
                <w:rPr>
                  <w:i/>
                  <w:color w:val="0000FF"/>
                  <w:u w:val="single"/>
                </w:rPr>
              </w:rPrChange>
            </w:rPr>
            <w:fldChar w:fldCharType="begin"/>
          </w:r>
          <w:r w:rsidRPr="00EE27B1">
            <w:rPr>
              <w:i/>
              <w:sz w:val="24"/>
              <w:szCs w:val="24"/>
              <w:rPrChange w:id="8247" w:author="Tre" w:date="2012-11-19T09:04:00Z">
                <w:rPr>
                  <w:i/>
                  <w:color w:val="0000FF"/>
                  <w:u w:val="single"/>
                </w:rPr>
              </w:rPrChange>
            </w:rPr>
            <w:delInstrText xml:space="preserve"> MERGEFIELD Rule_Breaker_Description </w:delInstrText>
          </w:r>
          <w:r w:rsidRPr="00EE27B1" w:rsidDel="00E404A2">
            <w:rPr>
              <w:i/>
              <w:sz w:val="24"/>
              <w:szCs w:val="24"/>
              <w:rPrChange w:id="8248" w:author="Tre" w:date="2012-11-19T09:04:00Z">
                <w:rPr>
                  <w:i/>
                  <w:color w:val="0000FF"/>
                  <w:u w:val="single"/>
                </w:rPr>
              </w:rPrChange>
            </w:rPr>
            <w:fldChar w:fldCharType="separate"/>
          </w:r>
          <w:r w:rsidRPr="00EE27B1">
            <w:rPr>
              <w:i/>
              <w:noProof/>
              <w:sz w:val="24"/>
              <w:szCs w:val="24"/>
              <w:rPrChange w:id="8249" w:author="Tre" w:date="2012-11-19T09:04:00Z">
                <w:rPr>
                  <w:i/>
                  <w:noProof/>
                  <w:color w:val="0000FF"/>
                  <w:u w:val="single"/>
                </w:rPr>
              </w:rPrChange>
            </w:rPr>
            <w:delText>Can teleport to any destination in the Matrix.</w:delText>
          </w:r>
          <w:r w:rsidRPr="00EE27B1" w:rsidDel="00E404A2">
            <w:rPr>
              <w:i/>
              <w:sz w:val="24"/>
              <w:szCs w:val="24"/>
              <w:rPrChange w:id="8250" w:author="Tre" w:date="2012-11-19T09:04:00Z">
                <w:rPr>
                  <w:i/>
                  <w:color w:val="0000FF"/>
                  <w:u w:val="single"/>
                </w:rPr>
              </w:rPrChange>
            </w:rPr>
            <w:fldChar w:fldCharType="end"/>
          </w:r>
          <w:r w:rsidRPr="00EE27B1" w:rsidDel="00E404A2">
            <w:rPr>
              <w:sz w:val="24"/>
              <w:szCs w:val="24"/>
              <w:rPrChange w:id="8251" w:author="Tre" w:date="2012-11-19T09:04:00Z">
                <w:rPr>
                  <w:color w:val="0000FF"/>
                  <w:u w:val="single"/>
                </w:rPr>
              </w:rPrChange>
            </w:rPr>
            <w:fldChar w:fldCharType="begin"/>
          </w:r>
          <w:r w:rsidRPr="00EE27B1">
            <w:rPr>
              <w:sz w:val="24"/>
              <w:szCs w:val="24"/>
              <w:rPrChange w:id="8252" w:author="Tre" w:date="2012-11-19T09:04:00Z">
                <w:rPr>
                  <w:color w:val="0000FF"/>
                  <w:u w:val="single"/>
                </w:rPr>
              </w:rPrChange>
            </w:rPr>
            <w:delInstrText xml:space="preserve"> NEXT  \* MERGEFORMAT </w:delInstrText>
          </w:r>
          <w:r w:rsidRPr="00EE27B1" w:rsidDel="00E404A2">
            <w:rPr>
              <w:sz w:val="24"/>
              <w:szCs w:val="24"/>
              <w:rPrChange w:id="8253" w:author="Tre" w:date="2012-11-19T09:04:00Z">
                <w:rPr>
                  <w:color w:val="0000FF"/>
                  <w:u w:val="single"/>
                </w:rPr>
              </w:rPrChange>
            </w:rPr>
            <w:fldChar w:fldCharType="end"/>
          </w:r>
        </w:del>
      </w:ins>
    </w:p>
    <w:p w:rsidR="001F7E3F" w:rsidRPr="00880A1F" w:rsidRDefault="001F7E3F">
      <w:pPr>
        <w:pStyle w:val="MatrixSuperfluous"/>
        <w:rPr>
          <w:ins w:id="8254" w:author="frontdesk" w:date="2012-11-16T12:46:00Z"/>
          <w:del w:id="8255" w:author="Tre" w:date="2012-11-16T21:30:00Z"/>
          <w:sz w:val="24"/>
          <w:szCs w:val="24"/>
          <w:rPrChange w:id="8256" w:author="Tre" w:date="2012-11-19T09:04:00Z">
            <w:rPr>
              <w:ins w:id="8257" w:author="frontdesk" w:date="2012-11-16T12:46:00Z"/>
              <w:del w:id="8258" w:author="Tre" w:date="2012-11-16T21:30:00Z"/>
            </w:rPr>
          </w:rPrChange>
        </w:rPr>
      </w:pPr>
    </w:p>
    <w:p w:rsidR="001F7E3F" w:rsidRPr="00880A1F" w:rsidRDefault="00EE27B1">
      <w:pPr>
        <w:pStyle w:val="MatrixSuperfluous"/>
        <w:rPr>
          <w:ins w:id="8259" w:author="frontdesk" w:date="2012-11-16T12:46:00Z"/>
          <w:del w:id="8260" w:author="Tre" w:date="2012-11-16T21:30:00Z"/>
          <w:sz w:val="24"/>
          <w:szCs w:val="24"/>
          <w:rPrChange w:id="8261" w:author="Tre" w:date="2012-11-19T09:04:00Z">
            <w:rPr>
              <w:ins w:id="8262" w:author="frontdesk" w:date="2012-11-16T12:46:00Z"/>
              <w:del w:id="8263" w:author="Tre" w:date="2012-11-16T21:30:00Z"/>
            </w:rPr>
          </w:rPrChange>
        </w:rPr>
      </w:pPr>
      <w:ins w:id="8264" w:author="frontdesk" w:date="2012-11-16T12:46:00Z">
        <w:del w:id="8265" w:author="Tre" w:date="2012-11-16T21:30:00Z">
          <w:r w:rsidRPr="00EE27B1">
            <w:rPr>
              <w:b/>
              <w:sz w:val="24"/>
              <w:szCs w:val="24"/>
              <w:rPrChange w:id="8266" w:author="Tre" w:date="2012-11-19T09:04:00Z">
                <w:rPr>
                  <w:b/>
                  <w:color w:val="0000FF"/>
                  <w:u w:val="single"/>
                </w:rPr>
              </w:rPrChange>
            </w:rPr>
            <w:delText>Matrix Feat</w:delText>
          </w:r>
          <w:r w:rsidRPr="00EE27B1">
            <w:rPr>
              <w:sz w:val="24"/>
              <w:szCs w:val="24"/>
              <w:rPrChange w:id="8267" w:author="Tre" w:date="2012-11-19T09:04:00Z">
                <w:rPr>
                  <w:color w:val="0000FF"/>
                  <w:u w:val="single"/>
                </w:rPr>
              </w:rPrChange>
            </w:rPr>
            <w:delText xml:space="preserve"> </w:delText>
          </w:r>
          <w:r w:rsidRPr="00EE27B1">
            <w:rPr>
              <w:b/>
              <w:sz w:val="24"/>
              <w:szCs w:val="24"/>
              <w:rPrChange w:id="8268" w:author="Tre" w:date="2012-11-19T09:04:00Z">
                <w:rPr>
                  <w:b/>
                  <w:color w:val="0000FF"/>
                  <w:u w:val="single"/>
                </w:rPr>
              </w:rPrChange>
            </w:rPr>
            <w:delText>“</w:delText>
          </w:r>
          <w:r w:rsidRPr="00EE27B1" w:rsidDel="00E404A2">
            <w:rPr>
              <w:b/>
              <w:i/>
              <w:sz w:val="24"/>
              <w:szCs w:val="24"/>
              <w:rPrChange w:id="8269" w:author="Tre" w:date="2012-11-19T09:04:00Z">
                <w:rPr>
                  <w:b/>
                  <w:i/>
                  <w:color w:val="0000FF"/>
                  <w:u w:val="single"/>
                </w:rPr>
              </w:rPrChange>
            </w:rPr>
            <w:fldChar w:fldCharType="begin"/>
          </w:r>
          <w:r w:rsidRPr="00EE27B1">
            <w:rPr>
              <w:b/>
              <w:i/>
              <w:sz w:val="24"/>
              <w:szCs w:val="24"/>
              <w:rPrChange w:id="8270" w:author="Tre" w:date="2012-11-19T09:04:00Z">
                <w:rPr>
                  <w:b/>
                  <w:i/>
                  <w:color w:val="0000FF"/>
                  <w:u w:val="single"/>
                </w:rPr>
              </w:rPrChange>
            </w:rPr>
            <w:delInstrText xml:space="preserve"> MERGEFIELD Skill </w:delInstrText>
          </w:r>
          <w:r w:rsidRPr="00EE27B1" w:rsidDel="00E404A2">
            <w:rPr>
              <w:b/>
              <w:i/>
              <w:sz w:val="24"/>
              <w:szCs w:val="24"/>
              <w:rPrChange w:id="8271" w:author="Tre" w:date="2012-11-19T09:04:00Z">
                <w:rPr>
                  <w:b/>
                  <w:i/>
                  <w:color w:val="0000FF"/>
                  <w:u w:val="single"/>
                </w:rPr>
              </w:rPrChange>
            </w:rPr>
            <w:fldChar w:fldCharType="separate"/>
          </w:r>
          <w:r w:rsidRPr="00EE27B1">
            <w:rPr>
              <w:b/>
              <w:i/>
              <w:noProof/>
              <w:sz w:val="24"/>
              <w:szCs w:val="24"/>
              <w:rPrChange w:id="8272" w:author="Tre" w:date="2012-11-19T09:04:00Z">
                <w:rPr>
                  <w:b/>
                  <w:i/>
                  <w:noProof/>
                  <w:color w:val="0000FF"/>
                  <w:u w:val="single"/>
                </w:rPr>
              </w:rPrChange>
            </w:rPr>
            <w:delText>Time Slow</w:delText>
          </w:r>
          <w:r w:rsidRPr="00EE27B1" w:rsidDel="00E404A2">
            <w:rPr>
              <w:b/>
              <w:i/>
              <w:sz w:val="24"/>
              <w:szCs w:val="24"/>
              <w:rPrChange w:id="8273" w:author="Tre" w:date="2012-11-19T09:04:00Z">
                <w:rPr>
                  <w:b/>
                  <w:i/>
                  <w:color w:val="0000FF"/>
                  <w:u w:val="single"/>
                </w:rPr>
              </w:rPrChange>
            </w:rPr>
            <w:fldChar w:fldCharType="end"/>
          </w:r>
          <w:r w:rsidRPr="00EE27B1">
            <w:rPr>
              <w:b/>
              <w:sz w:val="24"/>
              <w:szCs w:val="24"/>
              <w:rPrChange w:id="8274" w:author="Tre" w:date="2012-11-19T09:04:00Z">
                <w:rPr>
                  <w:b/>
                  <w:color w:val="0000FF"/>
                  <w:u w:val="single"/>
                </w:rPr>
              </w:rPrChange>
            </w:rPr>
            <w:delText>”</w:delText>
          </w:r>
          <w:r w:rsidRPr="00EE27B1">
            <w:rPr>
              <w:sz w:val="24"/>
              <w:szCs w:val="24"/>
              <w:rPrChange w:id="8275" w:author="Tre" w:date="2012-11-19T09:04:00Z">
                <w:rPr>
                  <w:color w:val="0000FF"/>
                  <w:u w:val="single"/>
                </w:rPr>
              </w:rPrChange>
            </w:rPr>
            <w:delText xml:space="preserve"> - [CyberZen]</w:delText>
          </w:r>
        </w:del>
      </w:ins>
    </w:p>
    <w:p w:rsidR="001F7E3F" w:rsidRPr="00880A1F" w:rsidRDefault="00EE27B1">
      <w:pPr>
        <w:pStyle w:val="MatrixSuperfluous"/>
        <w:rPr>
          <w:ins w:id="8276" w:author="frontdesk" w:date="2012-11-16T12:46:00Z"/>
          <w:del w:id="8277" w:author="Tre" w:date="2012-11-16T21:30:00Z"/>
          <w:sz w:val="24"/>
          <w:szCs w:val="24"/>
          <w:rPrChange w:id="8278" w:author="Tre" w:date="2012-11-19T09:04:00Z">
            <w:rPr>
              <w:ins w:id="8279" w:author="frontdesk" w:date="2012-11-16T12:46:00Z"/>
              <w:del w:id="8280" w:author="Tre" w:date="2012-11-16T21:30:00Z"/>
            </w:rPr>
          </w:rPrChange>
        </w:rPr>
      </w:pPr>
      <w:ins w:id="8281" w:author="frontdesk" w:date="2012-11-16T12:46:00Z">
        <w:del w:id="8282" w:author="Tre" w:date="2012-11-16T21:30:00Z">
          <w:r w:rsidRPr="00EE27B1">
            <w:rPr>
              <w:sz w:val="24"/>
              <w:szCs w:val="24"/>
              <w:rPrChange w:id="8283" w:author="Tre" w:date="2012-11-19T09:04:00Z">
                <w:rPr>
                  <w:color w:val="0000FF"/>
                  <w:u w:val="single"/>
                </w:rPr>
              </w:rPrChange>
            </w:rPr>
            <w:delText>Rule Bender Feat:</w:delText>
          </w:r>
          <w:r w:rsidRPr="00EE27B1">
            <w:rPr>
              <w:i/>
              <w:sz w:val="24"/>
              <w:szCs w:val="24"/>
              <w:rPrChange w:id="8284" w:author="Tre" w:date="2012-11-19T09:04:00Z">
                <w:rPr>
                  <w:i/>
                  <w:color w:val="0000FF"/>
                  <w:u w:val="single"/>
                </w:rPr>
              </w:rPrChange>
            </w:rPr>
            <w:delText xml:space="preserve"> </w:delText>
          </w:r>
          <w:r w:rsidRPr="00EE27B1" w:rsidDel="00E404A2">
            <w:rPr>
              <w:i/>
              <w:sz w:val="24"/>
              <w:szCs w:val="24"/>
              <w:rPrChange w:id="8285" w:author="Tre" w:date="2012-11-19T09:04:00Z">
                <w:rPr>
                  <w:i/>
                  <w:color w:val="0000FF"/>
                  <w:u w:val="single"/>
                </w:rPr>
              </w:rPrChange>
            </w:rPr>
            <w:fldChar w:fldCharType="begin"/>
          </w:r>
          <w:r w:rsidRPr="00EE27B1">
            <w:rPr>
              <w:i/>
              <w:sz w:val="24"/>
              <w:szCs w:val="24"/>
              <w:rPrChange w:id="8286" w:author="Tre" w:date="2012-11-19T09:04:00Z">
                <w:rPr>
                  <w:i/>
                  <w:color w:val="0000FF"/>
                  <w:u w:val="single"/>
                </w:rPr>
              </w:rPrChange>
            </w:rPr>
            <w:delInstrText xml:space="preserve"> MERGEFIELD Rule_Bender_Description </w:delInstrText>
          </w:r>
          <w:r w:rsidRPr="00EE27B1" w:rsidDel="00E404A2">
            <w:rPr>
              <w:i/>
              <w:sz w:val="24"/>
              <w:szCs w:val="24"/>
              <w:rPrChange w:id="8287" w:author="Tre" w:date="2012-11-19T09:04:00Z">
                <w:rPr>
                  <w:i/>
                  <w:color w:val="0000FF"/>
                  <w:u w:val="single"/>
                </w:rPr>
              </w:rPrChange>
            </w:rPr>
            <w:fldChar w:fldCharType="separate"/>
          </w:r>
          <w:r w:rsidRPr="00EE27B1">
            <w:rPr>
              <w:i/>
              <w:noProof/>
              <w:sz w:val="24"/>
              <w:szCs w:val="24"/>
              <w:rPrChange w:id="8288" w:author="Tre" w:date="2012-11-19T09:04:00Z">
                <w:rPr>
                  <w:i/>
                  <w:noProof/>
                  <w:color w:val="0000FF"/>
                  <w:u w:val="single"/>
                </w:rPr>
              </w:rPrChange>
            </w:rPr>
            <w:delText>For limited periods the character can slow down one object or person in the area. Usually when the character is in combat or in danger they pick one object or person to slow down. The object is slowed down for everyone not just to the RSI with the Matrix</w:delText>
          </w:r>
          <w:r w:rsidRPr="00EE27B1" w:rsidDel="00E404A2">
            <w:rPr>
              <w:i/>
              <w:sz w:val="24"/>
              <w:szCs w:val="24"/>
              <w:rPrChange w:id="8289" w:author="Tre" w:date="2012-11-19T09:04:00Z">
                <w:rPr>
                  <w:i/>
                  <w:color w:val="0000FF"/>
                  <w:u w:val="single"/>
                </w:rPr>
              </w:rPrChange>
            </w:rPr>
            <w:fldChar w:fldCharType="end"/>
          </w:r>
        </w:del>
      </w:ins>
    </w:p>
    <w:p w:rsidR="001F7E3F" w:rsidRPr="00880A1F" w:rsidRDefault="00EE27B1">
      <w:pPr>
        <w:pStyle w:val="MatrixSuperfluous"/>
        <w:rPr>
          <w:ins w:id="8290" w:author="frontdesk" w:date="2012-11-16T12:46:00Z"/>
          <w:del w:id="8291" w:author="Tre" w:date="2012-11-16T21:30:00Z"/>
          <w:sz w:val="24"/>
          <w:szCs w:val="24"/>
          <w:rPrChange w:id="8292" w:author="Tre" w:date="2012-11-19T09:04:00Z">
            <w:rPr>
              <w:ins w:id="8293" w:author="frontdesk" w:date="2012-11-16T12:46:00Z"/>
              <w:del w:id="8294" w:author="Tre" w:date="2012-11-16T21:30:00Z"/>
            </w:rPr>
          </w:rPrChange>
        </w:rPr>
      </w:pPr>
      <w:ins w:id="8295" w:author="frontdesk" w:date="2012-11-16T12:46:00Z">
        <w:del w:id="8296" w:author="Tre" w:date="2012-11-16T21:30:00Z">
          <w:r w:rsidRPr="00EE27B1">
            <w:rPr>
              <w:sz w:val="24"/>
              <w:szCs w:val="24"/>
              <w:rPrChange w:id="8297" w:author="Tre" w:date="2012-11-19T09:04:00Z">
                <w:rPr>
                  <w:color w:val="0000FF"/>
                  <w:u w:val="single"/>
                </w:rPr>
              </w:rPrChange>
            </w:rPr>
            <w:delText xml:space="preserve">Rule Breaker Feat: </w:delText>
          </w:r>
          <w:r w:rsidRPr="00EE27B1" w:rsidDel="00E404A2">
            <w:rPr>
              <w:i/>
              <w:sz w:val="24"/>
              <w:szCs w:val="24"/>
              <w:rPrChange w:id="8298" w:author="Tre" w:date="2012-11-19T09:04:00Z">
                <w:rPr>
                  <w:i/>
                  <w:color w:val="0000FF"/>
                  <w:u w:val="single"/>
                </w:rPr>
              </w:rPrChange>
            </w:rPr>
            <w:fldChar w:fldCharType="begin"/>
          </w:r>
          <w:r w:rsidRPr="00EE27B1">
            <w:rPr>
              <w:i/>
              <w:sz w:val="24"/>
              <w:szCs w:val="24"/>
              <w:rPrChange w:id="8299" w:author="Tre" w:date="2012-11-19T09:04:00Z">
                <w:rPr>
                  <w:i/>
                  <w:color w:val="0000FF"/>
                  <w:u w:val="single"/>
                </w:rPr>
              </w:rPrChange>
            </w:rPr>
            <w:delInstrText xml:space="preserve"> MERGEFIELD Rule_Breaker_Description </w:delInstrText>
          </w:r>
          <w:r w:rsidRPr="00EE27B1" w:rsidDel="00E404A2">
            <w:rPr>
              <w:i/>
              <w:sz w:val="24"/>
              <w:szCs w:val="24"/>
              <w:rPrChange w:id="8300" w:author="Tre" w:date="2012-11-19T09:04:00Z">
                <w:rPr>
                  <w:i/>
                  <w:color w:val="0000FF"/>
                  <w:u w:val="single"/>
                </w:rPr>
              </w:rPrChange>
            </w:rPr>
            <w:fldChar w:fldCharType="separate"/>
          </w:r>
          <w:r w:rsidRPr="00EE27B1">
            <w:rPr>
              <w:i/>
              <w:noProof/>
              <w:sz w:val="24"/>
              <w:szCs w:val="24"/>
              <w:rPrChange w:id="8301" w:author="Tre" w:date="2012-11-19T09:04:00Z">
                <w:rPr>
                  <w:i/>
                  <w:noProof/>
                  <w:color w:val="0000FF"/>
                  <w:u w:val="single"/>
                </w:rPr>
              </w:rPrChange>
            </w:rPr>
            <w:delText>With the Gift, the character can slow down the actions of everyone else around them, making the player appear to move faster than everyone else.</w:delText>
          </w:r>
          <w:r w:rsidRPr="00EE27B1" w:rsidDel="00E404A2">
            <w:rPr>
              <w:i/>
              <w:sz w:val="24"/>
              <w:szCs w:val="24"/>
              <w:rPrChange w:id="8302" w:author="Tre" w:date="2012-11-19T09:04:00Z">
                <w:rPr>
                  <w:i/>
                  <w:color w:val="0000FF"/>
                  <w:u w:val="single"/>
                </w:rPr>
              </w:rPrChange>
            </w:rPr>
            <w:fldChar w:fldCharType="end"/>
          </w:r>
          <w:r w:rsidRPr="00EE27B1" w:rsidDel="00E404A2">
            <w:rPr>
              <w:sz w:val="24"/>
              <w:szCs w:val="24"/>
              <w:rPrChange w:id="8303" w:author="Tre" w:date="2012-11-19T09:04:00Z">
                <w:rPr>
                  <w:color w:val="0000FF"/>
                  <w:u w:val="single"/>
                </w:rPr>
              </w:rPrChange>
            </w:rPr>
            <w:fldChar w:fldCharType="begin"/>
          </w:r>
          <w:r w:rsidRPr="00EE27B1">
            <w:rPr>
              <w:sz w:val="24"/>
              <w:szCs w:val="24"/>
              <w:rPrChange w:id="8304" w:author="Tre" w:date="2012-11-19T09:04:00Z">
                <w:rPr>
                  <w:color w:val="0000FF"/>
                  <w:u w:val="single"/>
                </w:rPr>
              </w:rPrChange>
            </w:rPr>
            <w:delInstrText xml:space="preserve"> NEXT  \* MERGEFORMAT </w:delInstrText>
          </w:r>
          <w:r w:rsidRPr="00EE27B1" w:rsidDel="00E404A2">
            <w:rPr>
              <w:sz w:val="24"/>
              <w:szCs w:val="24"/>
              <w:rPrChange w:id="8305" w:author="Tre" w:date="2012-11-19T09:04:00Z">
                <w:rPr>
                  <w:color w:val="0000FF"/>
                  <w:u w:val="single"/>
                </w:rPr>
              </w:rPrChange>
            </w:rPr>
            <w:fldChar w:fldCharType="end"/>
          </w:r>
        </w:del>
      </w:ins>
    </w:p>
    <w:p w:rsidR="001F7E3F" w:rsidRPr="00880A1F" w:rsidRDefault="001F7E3F">
      <w:pPr>
        <w:pStyle w:val="MatrixSuperfluous"/>
        <w:rPr>
          <w:ins w:id="8306" w:author="frontdesk" w:date="2012-11-16T12:46:00Z"/>
          <w:del w:id="8307" w:author="Tre" w:date="2012-11-16T21:30:00Z"/>
          <w:sz w:val="24"/>
          <w:szCs w:val="24"/>
          <w:rPrChange w:id="8308" w:author="Tre" w:date="2012-11-19T09:04:00Z">
            <w:rPr>
              <w:ins w:id="8309" w:author="frontdesk" w:date="2012-11-16T12:46:00Z"/>
              <w:del w:id="8310" w:author="Tre" w:date="2012-11-16T21:30:00Z"/>
            </w:rPr>
          </w:rPrChange>
        </w:rPr>
      </w:pPr>
    </w:p>
    <w:p w:rsidR="001F7E3F" w:rsidRPr="00880A1F" w:rsidRDefault="00EE27B1">
      <w:pPr>
        <w:pStyle w:val="MatrixSuperfluous"/>
        <w:rPr>
          <w:ins w:id="8311" w:author="frontdesk" w:date="2012-11-16T12:46:00Z"/>
          <w:del w:id="8312" w:author="Tre" w:date="2012-11-16T21:30:00Z"/>
          <w:sz w:val="24"/>
          <w:szCs w:val="24"/>
          <w:rPrChange w:id="8313" w:author="Tre" w:date="2012-11-19T09:04:00Z">
            <w:rPr>
              <w:ins w:id="8314" w:author="frontdesk" w:date="2012-11-16T12:46:00Z"/>
              <w:del w:id="8315" w:author="Tre" w:date="2012-11-16T21:30:00Z"/>
            </w:rPr>
          </w:rPrChange>
        </w:rPr>
      </w:pPr>
      <w:ins w:id="8316" w:author="frontdesk" w:date="2012-11-16T12:46:00Z">
        <w:del w:id="8317" w:author="Tre" w:date="2012-11-16T21:30:00Z">
          <w:r w:rsidRPr="00EE27B1">
            <w:rPr>
              <w:b/>
              <w:sz w:val="24"/>
              <w:szCs w:val="24"/>
              <w:rPrChange w:id="8318" w:author="Tre" w:date="2012-11-19T09:04:00Z">
                <w:rPr>
                  <w:b/>
                  <w:color w:val="0000FF"/>
                  <w:u w:val="single"/>
                </w:rPr>
              </w:rPrChange>
            </w:rPr>
            <w:delText>Matrix Feat</w:delText>
          </w:r>
          <w:r w:rsidRPr="00EE27B1">
            <w:rPr>
              <w:sz w:val="24"/>
              <w:szCs w:val="24"/>
              <w:rPrChange w:id="8319" w:author="Tre" w:date="2012-11-19T09:04:00Z">
                <w:rPr>
                  <w:color w:val="0000FF"/>
                  <w:u w:val="single"/>
                </w:rPr>
              </w:rPrChange>
            </w:rPr>
            <w:delText xml:space="preserve"> </w:delText>
          </w:r>
          <w:r w:rsidRPr="00EE27B1">
            <w:rPr>
              <w:b/>
              <w:sz w:val="24"/>
              <w:szCs w:val="24"/>
              <w:rPrChange w:id="8320" w:author="Tre" w:date="2012-11-19T09:04:00Z">
                <w:rPr>
                  <w:b/>
                  <w:color w:val="0000FF"/>
                  <w:u w:val="single"/>
                </w:rPr>
              </w:rPrChange>
            </w:rPr>
            <w:delText>“</w:delText>
          </w:r>
          <w:r w:rsidRPr="00EE27B1" w:rsidDel="00E404A2">
            <w:rPr>
              <w:b/>
              <w:i/>
              <w:sz w:val="24"/>
              <w:szCs w:val="24"/>
              <w:rPrChange w:id="8321" w:author="Tre" w:date="2012-11-19T09:04:00Z">
                <w:rPr>
                  <w:b/>
                  <w:i/>
                  <w:color w:val="0000FF"/>
                  <w:u w:val="single"/>
                </w:rPr>
              </w:rPrChange>
            </w:rPr>
            <w:fldChar w:fldCharType="begin"/>
          </w:r>
          <w:r w:rsidRPr="00EE27B1">
            <w:rPr>
              <w:b/>
              <w:i/>
              <w:sz w:val="24"/>
              <w:szCs w:val="24"/>
              <w:rPrChange w:id="8322" w:author="Tre" w:date="2012-11-19T09:04:00Z">
                <w:rPr>
                  <w:b/>
                  <w:i/>
                  <w:color w:val="0000FF"/>
                  <w:u w:val="single"/>
                </w:rPr>
              </w:rPrChange>
            </w:rPr>
            <w:delInstrText xml:space="preserve"> MERGEFIELD Skill </w:delInstrText>
          </w:r>
          <w:r w:rsidRPr="00EE27B1" w:rsidDel="00E404A2">
            <w:rPr>
              <w:b/>
              <w:i/>
              <w:sz w:val="24"/>
              <w:szCs w:val="24"/>
              <w:rPrChange w:id="8323" w:author="Tre" w:date="2012-11-19T09:04:00Z">
                <w:rPr>
                  <w:b/>
                  <w:i/>
                  <w:color w:val="0000FF"/>
                  <w:u w:val="single"/>
                </w:rPr>
              </w:rPrChange>
            </w:rPr>
            <w:fldChar w:fldCharType="separate"/>
          </w:r>
          <w:r w:rsidRPr="00EE27B1">
            <w:rPr>
              <w:b/>
              <w:i/>
              <w:noProof/>
              <w:sz w:val="24"/>
              <w:szCs w:val="24"/>
              <w:rPrChange w:id="8324" w:author="Tre" w:date="2012-11-19T09:04:00Z">
                <w:rPr>
                  <w:b/>
                  <w:i/>
                  <w:noProof/>
                  <w:color w:val="0000FF"/>
                  <w:u w:val="single"/>
                </w:rPr>
              </w:rPrChange>
            </w:rPr>
            <w:delText>True Sight</w:delText>
          </w:r>
          <w:r w:rsidRPr="00EE27B1" w:rsidDel="00E404A2">
            <w:rPr>
              <w:b/>
              <w:i/>
              <w:sz w:val="24"/>
              <w:szCs w:val="24"/>
              <w:rPrChange w:id="8325" w:author="Tre" w:date="2012-11-19T09:04:00Z">
                <w:rPr>
                  <w:b/>
                  <w:i/>
                  <w:color w:val="0000FF"/>
                  <w:u w:val="single"/>
                </w:rPr>
              </w:rPrChange>
            </w:rPr>
            <w:fldChar w:fldCharType="end"/>
          </w:r>
          <w:r w:rsidRPr="00EE27B1">
            <w:rPr>
              <w:b/>
              <w:sz w:val="24"/>
              <w:szCs w:val="24"/>
              <w:rPrChange w:id="8326" w:author="Tre" w:date="2012-11-19T09:04:00Z">
                <w:rPr>
                  <w:b/>
                  <w:color w:val="0000FF"/>
                  <w:u w:val="single"/>
                </w:rPr>
              </w:rPrChange>
            </w:rPr>
            <w:delText>”</w:delText>
          </w:r>
          <w:r w:rsidRPr="00EE27B1">
            <w:rPr>
              <w:sz w:val="24"/>
              <w:szCs w:val="24"/>
              <w:rPrChange w:id="8327" w:author="Tre" w:date="2012-11-19T09:04:00Z">
                <w:rPr>
                  <w:color w:val="0000FF"/>
                  <w:u w:val="single"/>
                </w:rPr>
              </w:rPrChange>
            </w:rPr>
            <w:delText xml:space="preserve"> - [CyberZen]</w:delText>
          </w:r>
        </w:del>
      </w:ins>
    </w:p>
    <w:p w:rsidR="001F7E3F" w:rsidRPr="00880A1F" w:rsidRDefault="00EE27B1">
      <w:pPr>
        <w:pStyle w:val="MatrixSuperfluous"/>
        <w:rPr>
          <w:ins w:id="8328" w:author="frontdesk" w:date="2012-11-16T12:46:00Z"/>
          <w:del w:id="8329" w:author="Tre" w:date="2012-11-16T21:30:00Z"/>
          <w:sz w:val="24"/>
          <w:szCs w:val="24"/>
          <w:rPrChange w:id="8330" w:author="Tre" w:date="2012-11-19T09:04:00Z">
            <w:rPr>
              <w:ins w:id="8331" w:author="frontdesk" w:date="2012-11-16T12:46:00Z"/>
              <w:del w:id="8332" w:author="Tre" w:date="2012-11-16T21:30:00Z"/>
            </w:rPr>
          </w:rPrChange>
        </w:rPr>
      </w:pPr>
      <w:ins w:id="8333" w:author="frontdesk" w:date="2012-11-16T12:46:00Z">
        <w:del w:id="8334" w:author="Tre" w:date="2012-11-16T21:30:00Z">
          <w:r w:rsidRPr="00EE27B1">
            <w:rPr>
              <w:sz w:val="24"/>
              <w:szCs w:val="24"/>
              <w:rPrChange w:id="8335" w:author="Tre" w:date="2012-11-19T09:04:00Z">
                <w:rPr>
                  <w:color w:val="0000FF"/>
                  <w:u w:val="single"/>
                </w:rPr>
              </w:rPrChange>
            </w:rPr>
            <w:delText>Rule Bender Feat:</w:delText>
          </w:r>
          <w:r w:rsidRPr="00EE27B1">
            <w:rPr>
              <w:i/>
              <w:sz w:val="24"/>
              <w:szCs w:val="24"/>
              <w:rPrChange w:id="8336" w:author="Tre" w:date="2012-11-19T09:04:00Z">
                <w:rPr>
                  <w:i/>
                  <w:color w:val="0000FF"/>
                  <w:u w:val="single"/>
                </w:rPr>
              </w:rPrChange>
            </w:rPr>
            <w:delText xml:space="preserve"> </w:delText>
          </w:r>
          <w:r w:rsidRPr="00EE27B1" w:rsidDel="00E404A2">
            <w:rPr>
              <w:i/>
              <w:sz w:val="24"/>
              <w:szCs w:val="24"/>
              <w:rPrChange w:id="8337" w:author="Tre" w:date="2012-11-19T09:04:00Z">
                <w:rPr>
                  <w:i/>
                  <w:color w:val="0000FF"/>
                  <w:u w:val="single"/>
                </w:rPr>
              </w:rPrChange>
            </w:rPr>
            <w:fldChar w:fldCharType="begin"/>
          </w:r>
          <w:r w:rsidRPr="00EE27B1">
            <w:rPr>
              <w:i/>
              <w:sz w:val="24"/>
              <w:szCs w:val="24"/>
              <w:rPrChange w:id="8338" w:author="Tre" w:date="2012-11-19T09:04:00Z">
                <w:rPr>
                  <w:i/>
                  <w:color w:val="0000FF"/>
                  <w:u w:val="single"/>
                </w:rPr>
              </w:rPrChange>
            </w:rPr>
            <w:delInstrText xml:space="preserve"> MERGEFIELD Rule_Bender_Description </w:delInstrText>
          </w:r>
          <w:r w:rsidRPr="00EE27B1" w:rsidDel="00E404A2">
            <w:rPr>
              <w:i/>
              <w:sz w:val="24"/>
              <w:szCs w:val="24"/>
              <w:rPrChange w:id="8339" w:author="Tre" w:date="2012-11-19T09:04:00Z">
                <w:rPr>
                  <w:i/>
                  <w:color w:val="0000FF"/>
                  <w:u w:val="single"/>
                </w:rPr>
              </w:rPrChange>
            </w:rPr>
            <w:fldChar w:fldCharType="separate"/>
          </w:r>
          <w:r w:rsidRPr="00EE27B1">
            <w:rPr>
              <w:i/>
              <w:noProof/>
              <w:sz w:val="24"/>
              <w:szCs w:val="24"/>
              <w:rPrChange w:id="8340" w:author="Tre" w:date="2012-11-19T09:04:00Z">
                <w:rPr>
                  <w:i/>
                  <w:noProof/>
                  <w:color w:val="0000FF"/>
                  <w:u w:val="single"/>
                </w:rPr>
              </w:rPrChange>
            </w:rPr>
            <w:delText>The character can see random snippets of code. It is up to the GM as to what the character sees when they use this ability. It should be small things like information about and object or person. Use this to reveal some fact about the object or person.</w:delText>
          </w:r>
          <w:r w:rsidRPr="00EE27B1" w:rsidDel="00E404A2">
            <w:rPr>
              <w:i/>
              <w:sz w:val="24"/>
              <w:szCs w:val="24"/>
              <w:rPrChange w:id="8341" w:author="Tre" w:date="2012-11-19T09:04:00Z">
                <w:rPr>
                  <w:i/>
                  <w:color w:val="0000FF"/>
                  <w:u w:val="single"/>
                </w:rPr>
              </w:rPrChange>
            </w:rPr>
            <w:fldChar w:fldCharType="end"/>
          </w:r>
        </w:del>
      </w:ins>
    </w:p>
    <w:p w:rsidR="001F7E3F" w:rsidRPr="00880A1F" w:rsidRDefault="00EE27B1">
      <w:pPr>
        <w:pStyle w:val="MatrixSuperfluous"/>
        <w:rPr>
          <w:ins w:id="8342" w:author="frontdesk" w:date="2012-11-16T12:46:00Z"/>
          <w:del w:id="8343" w:author="Tre" w:date="2012-11-16T21:30:00Z"/>
          <w:sz w:val="24"/>
          <w:szCs w:val="24"/>
          <w:rPrChange w:id="8344" w:author="Tre" w:date="2012-11-19T09:04:00Z">
            <w:rPr>
              <w:ins w:id="8345" w:author="frontdesk" w:date="2012-11-16T12:46:00Z"/>
              <w:del w:id="8346" w:author="Tre" w:date="2012-11-16T21:30:00Z"/>
            </w:rPr>
          </w:rPrChange>
        </w:rPr>
      </w:pPr>
      <w:ins w:id="8347" w:author="frontdesk" w:date="2012-11-16T12:46:00Z">
        <w:del w:id="8348" w:author="Tre" w:date="2012-11-16T21:30:00Z">
          <w:r w:rsidRPr="00EE27B1">
            <w:rPr>
              <w:sz w:val="24"/>
              <w:szCs w:val="24"/>
              <w:rPrChange w:id="8349" w:author="Tre" w:date="2012-11-19T09:04:00Z">
                <w:rPr>
                  <w:color w:val="0000FF"/>
                  <w:u w:val="single"/>
                </w:rPr>
              </w:rPrChange>
            </w:rPr>
            <w:delText xml:space="preserve">Rule Breaker Feat: </w:delText>
          </w:r>
          <w:r w:rsidRPr="00EE27B1" w:rsidDel="00E404A2">
            <w:rPr>
              <w:i/>
              <w:sz w:val="24"/>
              <w:szCs w:val="24"/>
              <w:rPrChange w:id="8350" w:author="Tre" w:date="2012-11-19T09:04:00Z">
                <w:rPr>
                  <w:i/>
                  <w:color w:val="0000FF"/>
                  <w:u w:val="single"/>
                </w:rPr>
              </w:rPrChange>
            </w:rPr>
            <w:fldChar w:fldCharType="begin"/>
          </w:r>
          <w:r w:rsidRPr="00EE27B1">
            <w:rPr>
              <w:i/>
              <w:sz w:val="24"/>
              <w:szCs w:val="24"/>
              <w:rPrChange w:id="8351" w:author="Tre" w:date="2012-11-19T09:04:00Z">
                <w:rPr>
                  <w:i/>
                  <w:color w:val="0000FF"/>
                  <w:u w:val="single"/>
                </w:rPr>
              </w:rPrChange>
            </w:rPr>
            <w:delInstrText xml:space="preserve"> MERGEFIELD Rule_Breaker_Description </w:delInstrText>
          </w:r>
          <w:r w:rsidRPr="00EE27B1" w:rsidDel="00E404A2">
            <w:rPr>
              <w:i/>
              <w:sz w:val="24"/>
              <w:szCs w:val="24"/>
              <w:rPrChange w:id="8352" w:author="Tre" w:date="2012-11-19T09:04:00Z">
                <w:rPr>
                  <w:i/>
                  <w:color w:val="0000FF"/>
                  <w:u w:val="single"/>
                </w:rPr>
              </w:rPrChange>
            </w:rPr>
            <w:fldChar w:fldCharType="separate"/>
          </w:r>
          <w:r w:rsidRPr="00EE27B1">
            <w:rPr>
              <w:i/>
              <w:noProof/>
              <w:sz w:val="24"/>
              <w:szCs w:val="24"/>
              <w:rPrChange w:id="8353" w:author="Tre" w:date="2012-11-19T09:04:00Z">
                <w:rPr>
                  <w:i/>
                  <w:noProof/>
                  <w:color w:val="0000FF"/>
                  <w:u w:val="single"/>
                </w:rPr>
              </w:rPrChange>
            </w:rPr>
            <w:delText>With the Gift, the character can see all of the simulacrum as Matrix code from within the Matrix.</w:delText>
          </w:r>
          <w:r w:rsidRPr="00EE27B1" w:rsidDel="00E404A2">
            <w:rPr>
              <w:i/>
              <w:sz w:val="24"/>
              <w:szCs w:val="24"/>
              <w:rPrChange w:id="8354" w:author="Tre" w:date="2012-11-19T09:04:00Z">
                <w:rPr>
                  <w:i/>
                  <w:color w:val="0000FF"/>
                  <w:u w:val="single"/>
                </w:rPr>
              </w:rPrChange>
            </w:rPr>
            <w:fldChar w:fldCharType="end"/>
          </w:r>
          <w:r w:rsidRPr="00EE27B1" w:rsidDel="00E404A2">
            <w:rPr>
              <w:sz w:val="24"/>
              <w:szCs w:val="24"/>
              <w:rPrChange w:id="8355" w:author="Tre" w:date="2012-11-19T09:04:00Z">
                <w:rPr>
                  <w:color w:val="0000FF"/>
                  <w:u w:val="single"/>
                </w:rPr>
              </w:rPrChange>
            </w:rPr>
            <w:fldChar w:fldCharType="begin"/>
          </w:r>
          <w:r w:rsidRPr="00EE27B1">
            <w:rPr>
              <w:sz w:val="24"/>
              <w:szCs w:val="24"/>
              <w:rPrChange w:id="8356" w:author="Tre" w:date="2012-11-19T09:04:00Z">
                <w:rPr>
                  <w:color w:val="0000FF"/>
                  <w:u w:val="single"/>
                </w:rPr>
              </w:rPrChange>
            </w:rPr>
            <w:delInstrText xml:space="preserve"> NEXT  \* MERGEFORMAT </w:delInstrText>
          </w:r>
          <w:r w:rsidRPr="00EE27B1" w:rsidDel="00E404A2">
            <w:rPr>
              <w:sz w:val="24"/>
              <w:szCs w:val="24"/>
              <w:rPrChange w:id="8357" w:author="Tre" w:date="2012-11-19T09:04:00Z">
                <w:rPr>
                  <w:color w:val="0000FF"/>
                  <w:u w:val="single"/>
                </w:rPr>
              </w:rPrChange>
            </w:rPr>
            <w:fldChar w:fldCharType="end"/>
          </w:r>
        </w:del>
      </w:ins>
    </w:p>
    <w:p w:rsidR="001F7E3F" w:rsidRPr="00880A1F" w:rsidRDefault="001F7E3F">
      <w:pPr>
        <w:pStyle w:val="MatrixSuperfluous"/>
        <w:rPr>
          <w:ins w:id="8358" w:author="frontdesk" w:date="2012-11-16T12:46:00Z"/>
          <w:del w:id="8359" w:author="Tre" w:date="2012-11-16T21:30:00Z"/>
          <w:sz w:val="24"/>
          <w:szCs w:val="24"/>
          <w:rPrChange w:id="8360" w:author="Tre" w:date="2012-11-19T09:04:00Z">
            <w:rPr>
              <w:ins w:id="8361" w:author="frontdesk" w:date="2012-11-16T12:46:00Z"/>
              <w:del w:id="8362" w:author="Tre" w:date="2012-11-16T21:30:00Z"/>
            </w:rPr>
          </w:rPrChange>
        </w:rPr>
      </w:pPr>
    </w:p>
    <w:p w:rsidR="001F7E3F" w:rsidRPr="00880A1F" w:rsidRDefault="00EE27B1">
      <w:pPr>
        <w:pStyle w:val="MatrixSuperfluous"/>
        <w:rPr>
          <w:ins w:id="8363" w:author="frontdesk" w:date="2012-11-16T12:46:00Z"/>
          <w:del w:id="8364" w:author="Tre" w:date="2012-11-16T21:30:00Z"/>
          <w:sz w:val="24"/>
          <w:szCs w:val="24"/>
          <w:rPrChange w:id="8365" w:author="Tre" w:date="2012-11-19T09:04:00Z">
            <w:rPr>
              <w:ins w:id="8366" w:author="frontdesk" w:date="2012-11-16T12:46:00Z"/>
              <w:del w:id="8367" w:author="Tre" w:date="2012-11-16T21:30:00Z"/>
            </w:rPr>
          </w:rPrChange>
        </w:rPr>
      </w:pPr>
      <w:ins w:id="8368" w:author="frontdesk" w:date="2012-11-16T12:46:00Z">
        <w:del w:id="8369" w:author="Tre" w:date="2012-11-16T21:30:00Z">
          <w:r w:rsidRPr="00EE27B1">
            <w:rPr>
              <w:b/>
              <w:sz w:val="24"/>
              <w:szCs w:val="24"/>
              <w:rPrChange w:id="8370" w:author="Tre" w:date="2012-11-19T09:04:00Z">
                <w:rPr>
                  <w:b/>
                  <w:color w:val="0000FF"/>
                  <w:u w:val="single"/>
                </w:rPr>
              </w:rPrChange>
            </w:rPr>
            <w:delText>Matrix Feat</w:delText>
          </w:r>
          <w:r w:rsidRPr="00EE27B1">
            <w:rPr>
              <w:sz w:val="24"/>
              <w:szCs w:val="24"/>
              <w:rPrChange w:id="8371" w:author="Tre" w:date="2012-11-19T09:04:00Z">
                <w:rPr>
                  <w:color w:val="0000FF"/>
                  <w:u w:val="single"/>
                </w:rPr>
              </w:rPrChange>
            </w:rPr>
            <w:delText xml:space="preserve"> </w:delText>
          </w:r>
          <w:r w:rsidRPr="00EE27B1">
            <w:rPr>
              <w:b/>
              <w:sz w:val="24"/>
              <w:szCs w:val="24"/>
              <w:rPrChange w:id="8372" w:author="Tre" w:date="2012-11-19T09:04:00Z">
                <w:rPr>
                  <w:b/>
                  <w:color w:val="0000FF"/>
                  <w:u w:val="single"/>
                </w:rPr>
              </w:rPrChange>
            </w:rPr>
            <w:delText>“</w:delText>
          </w:r>
          <w:r w:rsidRPr="00EE27B1" w:rsidDel="00E404A2">
            <w:rPr>
              <w:b/>
              <w:i/>
              <w:sz w:val="24"/>
              <w:szCs w:val="24"/>
              <w:rPrChange w:id="8373" w:author="Tre" w:date="2012-11-19T09:04:00Z">
                <w:rPr>
                  <w:b/>
                  <w:i/>
                  <w:color w:val="0000FF"/>
                  <w:u w:val="single"/>
                </w:rPr>
              </w:rPrChange>
            </w:rPr>
            <w:fldChar w:fldCharType="begin"/>
          </w:r>
          <w:r w:rsidRPr="00EE27B1">
            <w:rPr>
              <w:b/>
              <w:i/>
              <w:sz w:val="24"/>
              <w:szCs w:val="24"/>
              <w:rPrChange w:id="8374" w:author="Tre" w:date="2012-11-19T09:04:00Z">
                <w:rPr>
                  <w:b/>
                  <w:i/>
                  <w:color w:val="0000FF"/>
                  <w:u w:val="single"/>
                </w:rPr>
              </w:rPrChange>
            </w:rPr>
            <w:delInstrText xml:space="preserve"> MERGEFIELD Skill </w:delInstrText>
          </w:r>
          <w:r w:rsidRPr="00EE27B1" w:rsidDel="00E404A2">
            <w:rPr>
              <w:b/>
              <w:i/>
              <w:sz w:val="24"/>
              <w:szCs w:val="24"/>
              <w:rPrChange w:id="8375" w:author="Tre" w:date="2012-11-19T09:04:00Z">
                <w:rPr>
                  <w:b/>
                  <w:i/>
                  <w:color w:val="0000FF"/>
                  <w:u w:val="single"/>
                </w:rPr>
              </w:rPrChange>
            </w:rPr>
            <w:fldChar w:fldCharType="separate"/>
          </w:r>
          <w:r w:rsidRPr="00EE27B1">
            <w:rPr>
              <w:b/>
              <w:i/>
              <w:noProof/>
              <w:sz w:val="24"/>
              <w:szCs w:val="24"/>
              <w:rPrChange w:id="8376" w:author="Tre" w:date="2012-11-19T09:04:00Z">
                <w:rPr>
                  <w:b/>
                  <w:i/>
                  <w:noProof/>
                  <w:color w:val="0000FF"/>
                  <w:u w:val="single"/>
                </w:rPr>
              </w:rPrChange>
            </w:rPr>
            <w:delText>Truth Sayer</w:delText>
          </w:r>
          <w:r w:rsidRPr="00EE27B1" w:rsidDel="00E404A2">
            <w:rPr>
              <w:b/>
              <w:i/>
              <w:sz w:val="24"/>
              <w:szCs w:val="24"/>
              <w:rPrChange w:id="8377" w:author="Tre" w:date="2012-11-19T09:04:00Z">
                <w:rPr>
                  <w:b/>
                  <w:i/>
                  <w:color w:val="0000FF"/>
                  <w:u w:val="single"/>
                </w:rPr>
              </w:rPrChange>
            </w:rPr>
            <w:fldChar w:fldCharType="end"/>
          </w:r>
          <w:r w:rsidRPr="00EE27B1">
            <w:rPr>
              <w:b/>
              <w:sz w:val="24"/>
              <w:szCs w:val="24"/>
              <w:rPrChange w:id="8378" w:author="Tre" w:date="2012-11-19T09:04:00Z">
                <w:rPr>
                  <w:b/>
                  <w:color w:val="0000FF"/>
                  <w:u w:val="single"/>
                </w:rPr>
              </w:rPrChange>
            </w:rPr>
            <w:delText>”</w:delText>
          </w:r>
          <w:r w:rsidRPr="00EE27B1">
            <w:rPr>
              <w:sz w:val="24"/>
              <w:szCs w:val="24"/>
              <w:rPrChange w:id="8379" w:author="Tre" w:date="2012-11-19T09:04:00Z">
                <w:rPr>
                  <w:color w:val="0000FF"/>
                  <w:u w:val="single"/>
                </w:rPr>
              </w:rPrChange>
            </w:rPr>
            <w:delText xml:space="preserve"> - [CyberZen]</w:delText>
          </w:r>
        </w:del>
      </w:ins>
    </w:p>
    <w:p w:rsidR="001F7E3F" w:rsidRPr="00880A1F" w:rsidRDefault="00EE27B1">
      <w:pPr>
        <w:pStyle w:val="MatrixSuperfluous"/>
        <w:rPr>
          <w:ins w:id="8380" w:author="frontdesk" w:date="2012-11-16T12:46:00Z"/>
          <w:del w:id="8381" w:author="Tre" w:date="2012-11-16T21:30:00Z"/>
          <w:sz w:val="24"/>
          <w:szCs w:val="24"/>
          <w:rPrChange w:id="8382" w:author="Tre" w:date="2012-11-19T09:04:00Z">
            <w:rPr>
              <w:ins w:id="8383" w:author="frontdesk" w:date="2012-11-16T12:46:00Z"/>
              <w:del w:id="8384" w:author="Tre" w:date="2012-11-16T21:30:00Z"/>
            </w:rPr>
          </w:rPrChange>
        </w:rPr>
      </w:pPr>
      <w:ins w:id="8385" w:author="frontdesk" w:date="2012-11-16T12:46:00Z">
        <w:del w:id="8386" w:author="Tre" w:date="2012-11-16T21:30:00Z">
          <w:r w:rsidRPr="00EE27B1">
            <w:rPr>
              <w:sz w:val="24"/>
              <w:szCs w:val="24"/>
              <w:rPrChange w:id="8387" w:author="Tre" w:date="2012-11-19T09:04:00Z">
                <w:rPr>
                  <w:color w:val="0000FF"/>
                  <w:u w:val="single"/>
                </w:rPr>
              </w:rPrChange>
            </w:rPr>
            <w:delText>Rule Bender Feat:</w:delText>
          </w:r>
          <w:r w:rsidRPr="00EE27B1">
            <w:rPr>
              <w:i/>
              <w:sz w:val="24"/>
              <w:szCs w:val="24"/>
              <w:rPrChange w:id="8388" w:author="Tre" w:date="2012-11-19T09:04:00Z">
                <w:rPr>
                  <w:i/>
                  <w:color w:val="0000FF"/>
                  <w:u w:val="single"/>
                </w:rPr>
              </w:rPrChange>
            </w:rPr>
            <w:delText xml:space="preserve"> </w:delText>
          </w:r>
          <w:r w:rsidRPr="00EE27B1" w:rsidDel="00E404A2">
            <w:rPr>
              <w:i/>
              <w:sz w:val="24"/>
              <w:szCs w:val="24"/>
              <w:rPrChange w:id="8389" w:author="Tre" w:date="2012-11-19T09:04:00Z">
                <w:rPr>
                  <w:i/>
                  <w:color w:val="0000FF"/>
                  <w:u w:val="single"/>
                </w:rPr>
              </w:rPrChange>
            </w:rPr>
            <w:fldChar w:fldCharType="begin"/>
          </w:r>
          <w:r w:rsidRPr="00EE27B1">
            <w:rPr>
              <w:i/>
              <w:sz w:val="24"/>
              <w:szCs w:val="24"/>
              <w:rPrChange w:id="8390" w:author="Tre" w:date="2012-11-19T09:04:00Z">
                <w:rPr>
                  <w:i/>
                  <w:color w:val="0000FF"/>
                  <w:u w:val="single"/>
                </w:rPr>
              </w:rPrChange>
            </w:rPr>
            <w:delInstrText xml:space="preserve"> MERGEFIELD Rule_Bender_Description </w:delInstrText>
          </w:r>
          <w:r w:rsidRPr="00EE27B1" w:rsidDel="00E404A2">
            <w:rPr>
              <w:i/>
              <w:sz w:val="24"/>
              <w:szCs w:val="24"/>
              <w:rPrChange w:id="8391" w:author="Tre" w:date="2012-11-19T09:04:00Z">
                <w:rPr>
                  <w:i/>
                  <w:color w:val="0000FF"/>
                  <w:u w:val="single"/>
                </w:rPr>
              </w:rPrChange>
            </w:rPr>
            <w:fldChar w:fldCharType="separate"/>
          </w:r>
          <w:r w:rsidRPr="00EE27B1">
            <w:rPr>
              <w:i/>
              <w:noProof/>
              <w:sz w:val="24"/>
              <w:szCs w:val="24"/>
              <w:rPrChange w:id="8392" w:author="Tre" w:date="2012-11-19T09:04:00Z">
                <w:rPr>
                  <w:i/>
                  <w:noProof/>
                  <w:color w:val="0000FF"/>
                  <w:u w:val="single"/>
                </w:rPr>
              </w:rPrChange>
            </w:rPr>
            <w:delText>Can tell when someone is lying about something, or when they think they are lying about something.</w:delText>
          </w:r>
          <w:r w:rsidRPr="00EE27B1" w:rsidDel="00E404A2">
            <w:rPr>
              <w:i/>
              <w:sz w:val="24"/>
              <w:szCs w:val="24"/>
              <w:rPrChange w:id="8393" w:author="Tre" w:date="2012-11-19T09:04:00Z">
                <w:rPr>
                  <w:i/>
                  <w:color w:val="0000FF"/>
                  <w:u w:val="single"/>
                </w:rPr>
              </w:rPrChange>
            </w:rPr>
            <w:fldChar w:fldCharType="end"/>
          </w:r>
        </w:del>
      </w:ins>
    </w:p>
    <w:p w:rsidR="001F7E3F" w:rsidRPr="00880A1F" w:rsidRDefault="00EE27B1">
      <w:pPr>
        <w:pStyle w:val="MatrixSuperfluous"/>
        <w:rPr>
          <w:ins w:id="8394" w:author="frontdesk" w:date="2012-11-16T12:46:00Z"/>
          <w:del w:id="8395" w:author="Tre" w:date="2012-11-16T21:30:00Z"/>
          <w:sz w:val="24"/>
          <w:szCs w:val="24"/>
          <w:rPrChange w:id="8396" w:author="Tre" w:date="2012-11-19T09:04:00Z">
            <w:rPr>
              <w:ins w:id="8397" w:author="frontdesk" w:date="2012-11-16T12:46:00Z"/>
              <w:del w:id="8398" w:author="Tre" w:date="2012-11-16T21:30:00Z"/>
            </w:rPr>
          </w:rPrChange>
        </w:rPr>
      </w:pPr>
      <w:ins w:id="8399" w:author="frontdesk" w:date="2012-11-16T12:46:00Z">
        <w:del w:id="8400" w:author="Tre" w:date="2012-11-16T21:30:00Z">
          <w:r w:rsidRPr="00EE27B1">
            <w:rPr>
              <w:sz w:val="24"/>
              <w:szCs w:val="24"/>
              <w:rPrChange w:id="8401" w:author="Tre" w:date="2012-11-19T09:04:00Z">
                <w:rPr>
                  <w:color w:val="0000FF"/>
                  <w:u w:val="single"/>
                </w:rPr>
              </w:rPrChange>
            </w:rPr>
            <w:delText xml:space="preserve">Rule Breaker Feat: </w:delText>
          </w:r>
          <w:r w:rsidRPr="00EE27B1" w:rsidDel="00E404A2">
            <w:rPr>
              <w:i/>
              <w:sz w:val="24"/>
              <w:szCs w:val="24"/>
              <w:rPrChange w:id="8402" w:author="Tre" w:date="2012-11-19T09:04:00Z">
                <w:rPr>
                  <w:i/>
                  <w:color w:val="0000FF"/>
                  <w:u w:val="single"/>
                </w:rPr>
              </w:rPrChange>
            </w:rPr>
            <w:fldChar w:fldCharType="begin"/>
          </w:r>
          <w:r w:rsidRPr="00EE27B1">
            <w:rPr>
              <w:i/>
              <w:sz w:val="24"/>
              <w:szCs w:val="24"/>
              <w:rPrChange w:id="8403" w:author="Tre" w:date="2012-11-19T09:04:00Z">
                <w:rPr>
                  <w:i/>
                  <w:color w:val="0000FF"/>
                  <w:u w:val="single"/>
                </w:rPr>
              </w:rPrChange>
            </w:rPr>
            <w:delInstrText xml:space="preserve"> MERGEFIELD Rule_Breaker_Description </w:delInstrText>
          </w:r>
          <w:r w:rsidRPr="00EE27B1" w:rsidDel="00E404A2">
            <w:rPr>
              <w:i/>
              <w:sz w:val="24"/>
              <w:szCs w:val="24"/>
              <w:rPrChange w:id="8404" w:author="Tre" w:date="2012-11-19T09:04:00Z">
                <w:rPr>
                  <w:i/>
                  <w:color w:val="0000FF"/>
                  <w:u w:val="single"/>
                </w:rPr>
              </w:rPrChange>
            </w:rPr>
            <w:fldChar w:fldCharType="separate"/>
          </w:r>
          <w:r w:rsidRPr="00EE27B1">
            <w:rPr>
              <w:i/>
              <w:noProof/>
              <w:sz w:val="24"/>
              <w:szCs w:val="24"/>
              <w:rPrChange w:id="8405" w:author="Tre" w:date="2012-11-19T09:04:00Z">
                <w:rPr>
                  <w:i/>
                  <w:noProof/>
                  <w:color w:val="0000FF"/>
                  <w:u w:val="single"/>
                </w:rPr>
              </w:rPrChange>
            </w:rPr>
            <w:delText>Character can force a RSI to only tell the truth as far as they know. They don’t feel compelled to talk, but anything they say is the truth and they don’t know why.</w:delText>
          </w:r>
          <w:r w:rsidRPr="00EE27B1" w:rsidDel="00E404A2">
            <w:rPr>
              <w:i/>
              <w:sz w:val="24"/>
              <w:szCs w:val="24"/>
              <w:rPrChange w:id="8406" w:author="Tre" w:date="2012-11-19T09:04:00Z">
                <w:rPr>
                  <w:i/>
                  <w:color w:val="0000FF"/>
                  <w:u w:val="single"/>
                </w:rPr>
              </w:rPrChange>
            </w:rPr>
            <w:fldChar w:fldCharType="end"/>
          </w:r>
          <w:r w:rsidRPr="00EE27B1" w:rsidDel="00E404A2">
            <w:rPr>
              <w:sz w:val="24"/>
              <w:szCs w:val="24"/>
              <w:rPrChange w:id="8407" w:author="Tre" w:date="2012-11-19T09:04:00Z">
                <w:rPr>
                  <w:color w:val="0000FF"/>
                  <w:u w:val="single"/>
                </w:rPr>
              </w:rPrChange>
            </w:rPr>
            <w:fldChar w:fldCharType="begin"/>
          </w:r>
          <w:r w:rsidRPr="00EE27B1">
            <w:rPr>
              <w:sz w:val="24"/>
              <w:szCs w:val="24"/>
              <w:rPrChange w:id="8408" w:author="Tre" w:date="2012-11-19T09:04:00Z">
                <w:rPr>
                  <w:color w:val="0000FF"/>
                  <w:u w:val="single"/>
                </w:rPr>
              </w:rPrChange>
            </w:rPr>
            <w:delInstrText xml:space="preserve"> NEXT  \* MERGEFORMAT </w:delInstrText>
          </w:r>
          <w:r w:rsidRPr="00EE27B1" w:rsidDel="00E404A2">
            <w:rPr>
              <w:sz w:val="24"/>
              <w:szCs w:val="24"/>
              <w:rPrChange w:id="8409" w:author="Tre" w:date="2012-11-19T09:04:00Z">
                <w:rPr>
                  <w:color w:val="0000FF"/>
                  <w:u w:val="single"/>
                </w:rPr>
              </w:rPrChange>
            </w:rPr>
            <w:fldChar w:fldCharType="end"/>
          </w:r>
        </w:del>
      </w:ins>
    </w:p>
    <w:p w:rsidR="001F7E3F" w:rsidRPr="00880A1F" w:rsidRDefault="001F7E3F">
      <w:pPr>
        <w:pStyle w:val="MatrixSuperfluous"/>
        <w:rPr>
          <w:ins w:id="8410" w:author="frontdesk" w:date="2012-11-16T12:46:00Z"/>
          <w:del w:id="8411" w:author="Tre" w:date="2012-11-16T21:30:00Z"/>
          <w:sz w:val="24"/>
          <w:szCs w:val="24"/>
          <w:rPrChange w:id="8412" w:author="Tre" w:date="2012-11-19T09:04:00Z">
            <w:rPr>
              <w:ins w:id="8413" w:author="frontdesk" w:date="2012-11-16T12:46:00Z"/>
              <w:del w:id="8414" w:author="Tre" w:date="2012-11-16T21:30:00Z"/>
            </w:rPr>
          </w:rPrChange>
        </w:rPr>
      </w:pPr>
    </w:p>
    <w:p w:rsidR="001F7E3F" w:rsidRPr="00880A1F" w:rsidRDefault="00EE27B1">
      <w:pPr>
        <w:pStyle w:val="MatrixSuperfluous"/>
        <w:rPr>
          <w:ins w:id="8415" w:author="frontdesk" w:date="2012-11-16T12:46:00Z"/>
          <w:del w:id="8416" w:author="Tre" w:date="2012-11-16T21:30:00Z"/>
          <w:sz w:val="24"/>
          <w:szCs w:val="24"/>
          <w:rPrChange w:id="8417" w:author="Tre" w:date="2012-11-19T09:04:00Z">
            <w:rPr>
              <w:ins w:id="8418" w:author="frontdesk" w:date="2012-11-16T12:46:00Z"/>
              <w:del w:id="8419" w:author="Tre" w:date="2012-11-16T21:30:00Z"/>
            </w:rPr>
          </w:rPrChange>
        </w:rPr>
      </w:pPr>
      <w:ins w:id="8420" w:author="frontdesk" w:date="2012-11-16T12:46:00Z">
        <w:del w:id="8421" w:author="Tre" w:date="2012-11-16T21:30:00Z">
          <w:r w:rsidRPr="00EE27B1">
            <w:rPr>
              <w:b/>
              <w:sz w:val="24"/>
              <w:szCs w:val="24"/>
              <w:rPrChange w:id="8422" w:author="Tre" w:date="2012-11-19T09:04:00Z">
                <w:rPr>
                  <w:b/>
                  <w:color w:val="0000FF"/>
                  <w:u w:val="single"/>
                </w:rPr>
              </w:rPrChange>
            </w:rPr>
            <w:delText>Matrix Feat</w:delText>
          </w:r>
          <w:r w:rsidRPr="00EE27B1">
            <w:rPr>
              <w:sz w:val="24"/>
              <w:szCs w:val="24"/>
              <w:rPrChange w:id="8423" w:author="Tre" w:date="2012-11-19T09:04:00Z">
                <w:rPr>
                  <w:color w:val="0000FF"/>
                  <w:u w:val="single"/>
                </w:rPr>
              </w:rPrChange>
            </w:rPr>
            <w:delText xml:space="preserve"> </w:delText>
          </w:r>
          <w:r w:rsidRPr="00EE27B1">
            <w:rPr>
              <w:b/>
              <w:sz w:val="24"/>
              <w:szCs w:val="24"/>
              <w:rPrChange w:id="8424" w:author="Tre" w:date="2012-11-19T09:04:00Z">
                <w:rPr>
                  <w:b/>
                  <w:color w:val="0000FF"/>
                  <w:u w:val="single"/>
                </w:rPr>
              </w:rPrChange>
            </w:rPr>
            <w:delText>“</w:delText>
          </w:r>
          <w:r w:rsidRPr="00EE27B1" w:rsidDel="00E404A2">
            <w:rPr>
              <w:b/>
              <w:i/>
              <w:sz w:val="24"/>
              <w:szCs w:val="24"/>
              <w:rPrChange w:id="8425" w:author="Tre" w:date="2012-11-19T09:04:00Z">
                <w:rPr>
                  <w:b/>
                  <w:i/>
                  <w:color w:val="0000FF"/>
                  <w:u w:val="single"/>
                </w:rPr>
              </w:rPrChange>
            </w:rPr>
            <w:fldChar w:fldCharType="begin"/>
          </w:r>
          <w:r w:rsidRPr="00EE27B1">
            <w:rPr>
              <w:b/>
              <w:i/>
              <w:sz w:val="24"/>
              <w:szCs w:val="24"/>
              <w:rPrChange w:id="8426" w:author="Tre" w:date="2012-11-19T09:04:00Z">
                <w:rPr>
                  <w:b/>
                  <w:i/>
                  <w:color w:val="0000FF"/>
                  <w:u w:val="single"/>
                </w:rPr>
              </w:rPrChange>
            </w:rPr>
            <w:delInstrText xml:space="preserve"> MERGEFIELD Skill </w:delInstrText>
          </w:r>
          <w:r w:rsidRPr="00EE27B1" w:rsidDel="00E404A2">
            <w:rPr>
              <w:b/>
              <w:i/>
              <w:sz w:val="24"/>
              <w:szCs w:val="24"/>
              <w:rPrChange w:id="8427" w:author="Tre" w:date="2012-11-19T09:04:00Z">
                <w:rPr>
                  <w:b/>
                  <w:i/>
                  <w:color w:val="0000FF"/>
                  <w:u w:val="single"/>
                </w:rPr>
              </w:rPrChange>
            </w:rPr>
            <w:fldChar w:fldCharType="separate"/>
          </w:r>
          <w:r w:rsidRPr="00EE27B1">
            <w:rPr>
              <w:b/>
              <w:i/>
              <w:noProof/>
              <w:sz w:val="24"/>
              <w:szCs w:val="24"/>
              <w:rPrChange w:id="8428" w:author="Tre" w:date="2012-11-19T09:04:00Z">
                <w:rPr>
                  <w:b/>
                  <w:i/>
                  <w:noProof/>
                  <w:color w:val="0000FF"/>
                  <w:u w:val="single"/>
                </w:rPr>
              </w:rPrChange>
            </w:rPr>
            <w:delText>Wall Crawling</w:delText>
          </w:r>
          <w:r w:rsidRPr="00EE27B1" w:rsidDel="00E404A2">
            <w:rPr>
              <w:b/>
              <w:i/>
              <w:sz w:val="24"/>
              <w:szCs w:val="24"/>
              <w:rPrChange w:id="8429" w:author="Tre" w:date="2012-11-19T09:04:00Z">
                <w:rPr>
                  <w:b/>
                  <w:i/>
                  <w:color w:val="0000FF"/>
                  <w:u w:val="single"/>
                </w:rPr>
              </w:rPrChange>
            </w:rPr>
            <w:fldChar w:fldCharType="end"/>
          </w:r>
          <w:r w:rsidRPr="00EE27B1">
            <w:rPr>
              <w:b/>
              <w:sz w:val="24"/>
              <w:szCs w:val="24"/>
              <w:rPrChange w:id="8430" w:author="Tre" w:date="2012-11-19T09:04:00Z">
                <w:rPr>
                  <w:b/>
                  <w:color w:val="0000FF"/>
                  <w:u w:val="single"/>
                </w:rPr>
              </w:rPrChange>
            </w:rPr>
            <w:delText>”</w:delText>
          </w:r>
          <w:r w:rsidRPr="00EE27B1">
            <w:rPr>
              <w:sz w:val="24"/>
              <w:szCs w:val="24"/>
              <w:rPrChange w:id="8431" w:author="Tre" w:date="2012-11-19T09:04:00Z">
                <w:rPr>
                  <w:color w:val="0000FF"/>
                  <w:u w:val="single"/>
                </w:rPr>
              </w:rPrChange>
            </w:rPr>
            <w:delText xml:space="preserve"> - [CyberZen]</w:delText>
          </w:r>
        </w:del>
      </w:ins>
    </w:p>
    <w:p w:rsidR="001F7E3F" w:rsidRPr="00880A1F" w:rsidRDefault="00EE27B1">
      <w:pPr>
        <w:pStyle w:val="MatrixSuperfluous"/>
        <w:rPr>
          <w:ins w:id="8432" w:author="frontdesk" w:date="2012-11-16T12:46:00Z"/>
          <w:del w:id="8433" w:author="Tre" w:date="2012-11-16T21:30:00Z"/>
          <w:sz w:val="24"/>
          <w:szCs w:val="24"/>
          <w:rPrChange w:id="8434" w:author="Tre" w:date="2012-11-19T09:04:00Z">
            <w:rPr>
              <w:ins w:id="8435" w:author="frontdesk" w:date="2012-11-16T12:46:00Z"/>
              <w:del w:id="8436" w:author="Tre" w:date="2012-11-16T21:30:00Z"/>
            </w:rPr>
          </w:rPrChange>
        </w:rPr>
      </w:pPr>
      <w:ins w:id="8437" w:author="frontdesk" w:date="2012-11-16T12:46:00Z">
        <w:del w:id="8438" w:author="Tre" w:date="2012-11-16T21:30:00Z">
          <w:r w:rsidRPr="00EE27B1">
            <w:rPr>
              <w:sz w:val="24"/>
              <w:szCs w:val="24"/>
              <w:rPrChange w:id="8439" w:author="Tre" w:date="2012-11-19T09:04:00Z">
                <w:rPr>
                  <w:color w:val="0000FF"/>
                  <w:u w:val="single"/>
                </w:rPr>
              </w:rPrChange>
            </w:rPr>
            <w:delText>Rule Bender Feat:</w:delText>
          </w:r>
          <w:r w:rsidRPr="00EE27B1">
            <w:rPr>
              <w:i/>
              <w:sz w:val="24"/>
              <w:szCs w:val="24"/>
              <w:rPrChange w:id="8440" w:author="Tre" w:date="2012-11-19T09:04:00Z">
                <w:rPr>
                  <w:i/>
                  <w:color w:val="0000FF"/>
                  <w:u w:val="single"/>
                </w:rPr>
              </w:rPrChange>
            </w:rPr>
            <w:delText xml:space="preserve"> </w:delText>
          </w:r>
          <w:r w:rsidRPr="00EE27B1" w:rsidDel="00E404A2">
            <w:rPr>
              <w:i/>
              <w:sz w:val="24"/>
              <w:szCs w:val="24"/>
              <w:rPrChange w:id="8441" w:author="Tre" w:date="2012-11-19T09:04:00Z">
                <w:rPr>
                  <w:i/>
                  <w:color w:val="0000FF"/>
                  <w:u w:val="single"/>
                </w:rPr>
              </w:rPrChange>
            </w:rPr>
            <w:fldChar w:fldCharType="begin"/>
          </w:r>
          <w:r w:rsidRPr="00EE27B1">
            <w:rPr>
              <w:i/>
              <w:sz w:val="24"/>
              <w:szCs w:val="24"/>
              <w:rPrChange w:id="8442" w:author="Tre" w:date="2012-11-19T09:04:00Z">
                <w:rPr>
                  <w:i/>
                  <w:color w:val="0000FF"/>
                  <w:u w:val="single"/>
                </w:rPr>
              </w:rPrChange>
            </w:rPr>
            <w:delInstrText xml:space="preserve"> MERGEFIELD Rule_Bender_Description </w:delInstrText>
          </w:r>
          <w:r w:rsidRPr="00EE27B1" w:rsidDel="00E404A2">
            <w:rPr>
              <w:i/>
              <w:sz w:val="24"/>
              <w:szCs w:val="24"/>
              <w:rPrChange w:id="8443" w:author="Tre" w:date="2012-11-19T09:04:00Z">
                <w:rPr>
                  <w:i/>
                  <w:color w:val="0000FF"/>
                  <w:u w:val="single"/>
                </w:rPr>
              </w:rPrChange>
            </w:rPr>
            <w:fldChar w:fldCharType="separate"/>
          </w:r>
          <w:r w:rsidRPr="00EE27B1">
            <w:rPr>
              <w:i/>
              <w:noProof/>
              <w:sz w:val="24"/>
              <w:szCs w:val="24"/>
              <w:rPrChange w:id="8444" w:author="Tre" w:date="2012-11-19T09:04:00Z">
                <w:rPr>
                  <w:i/>
                  <w:noProof/>
                  <w:color w:val="0000FF"/>
                  <w:u w:val="single"/>
                </w:rPr>
              </w:rPrChange>
            </w:rPr>
            <w:delText>cling to walls with hands and/or feet like a spider or climbing insect. If the surface is smooth or wet then crawling is more difficult. Much like fi the person was walking on ice. It is difficult to be completely upside down, the character must concentra</w:delText>
          </w:r>
          <w:r w:rsidRPr="00EE27B1" w:rsidDel="00E404A2">
            <w:rPr>
              <w:i/>
              <w:sz w:val="24"/>
              <w:szCs w:val="24"/>
              <w:rPrChange w:id="8445" w:author="Tre" w:date="2012-11-19T09:04:00Z">
                <w:rPr>
                  <w:i/>
                  <w:color w:val="0000FF"/>
                  <w:u w:val="single"/>
                </w:rPr>
              </w:rPrChange>
            </w:rPr>
            <w:fldChar w:fldCharType="end"/>
          </w:r>
        </w:del>
      </w:ins>
    </w:p>
    <w:p w:rsidR="001F7E3F" w:rsidRPr="00880A1F" w:rsidRDefault="00EE27B1">
      <w:pPr>
        <w:pStyle w:val="MatrixSuperfluous"/>
        <w:rPr>
          <w:ins w:id="8446" w:author="frontdesk" w:date="2012-11-16T12:46:00Z"/>
          <w:del w:id="8447" w:author="Tre" w:date="2012-11-16T21:30:00Z"/>
          <w:sz w:val="24"/>
          <w:szCs w:val="24"/>
          <w:rPrChange w:id="8448" w:author="Tre" w:date="2012-11-19T09:04:00Z">
            <w:rPr>
              <w:ins w:id="8449" w:author="frontdesk" w:date="2012-11-16T12:46:00Z"/>
              <w:del w:id="8450" w:author="Tre" w:date="2012-11-16T21:30:00Z"/>
            </w:rPr>
          </w:rPrChange>
        </w:rPr>
      </w:pPr>
      <w:ins w:id="8451" w:author="frontdesk" w:date="2012-11-16T12:46:00Z">
        <w:del w:id="8452" w:author="Tre" w:date="2012-11-16T21:30:00Z">
          <w:r w:rsidRPr="00EE27B1">
            <w:rPr>
              <w:sz w:val="24"/>
              <w:szCs w:val="24"/>
              <w:rPrChange w:id="8453" w:author="Tre" w:date="2012-11-19T09:04:00Z">
                <w:rPr>
                  <w:color w:val="0000FF"/>
                  <w:u w:val="single"/>
                </w:rPr>
              </w:rPrChange>
            </w:rPr>
            <w:delText xml:space="preserve">Rule Breaker Feat: </w:delText>
          </w:r>
          <w:r w:rsidRPr="00EE27B1" w:rsidDel="00E404A2">
            <w:rPr>
              <w:i/>
              <w:sz w:val="24"/>
              <w:szCs w:val="24"/>
              <w:rPrChange w:id="8454" w:author="Tre" w:date="2012-11-19T09:04:00Z">
                <w:rPr>
                  <w:i/>
                  <w:color w:val="0000FF"/>
                  <w:u w:val="single"/>
                </w:rPr>
              </w:rPrChange>
            </w:rPr>
            <w:fldChar w:fldCharType="begin"/>
          </w:r>
          <w:r w:rsidRPr="00EE27B1">
            <w:rPr>
              <w:i/>
              <w:sz w:val="24"/>
              <w:szCs w:val="24"/>
              <w:rPrChange w:id="8455" w:author="Tre" w:date="2012-11-19T09:04:00Z">
                <w:rPr>
                  <w:i/>
                  <w:color w:val="0000FF"/>
                  <w:u w:val="single"/>
                </w:rPr>
              </w:rPrChange>
            </w:rPr>
            <w:delInstrText xml:space="preserve"> MERGEFIELD Rule_Breaker_Description </w:delInstrText>
          </w:r>
          <w:r w:rsidRPr="00EE27B1" w:rsidDel="00E404A2">
            <w:rPr>
              <w:i/>
              <w:sz w:val="24"/>
              <w:szCs w:val="24"/>
              <w:rPrChange w:id="8456" w:author="Tre" w:date="2012-11-19T09:04:00Z">
                <w:rPr>
                  <w:i/>
                  <w:color w:val="0000FF"/>
                  <w:u w:val="single"/>
                </w:rPr>
              </w:rPrChange>
            </w:rPr>
            <w:fldChar w:fldCharType="separate"/>
          </w:r>
          <w:r w:rsidRPr="00EE27B1">
            <w:rPr>
              <w:i/>
              <w:noProof/>
              <w:sz w:val="24"/>
              <w:szCs w:val="24"/>
              <w:rPrChange w:id="8457" w:author="Tre" w:date="2012-11-19T09:04:00Z">
                <w:rPr>
                  <w:i/>
                  <w:noProof/>
                  <w:color w:val="0000FF"/>
                  <w:u w:val="single"/>
                </w:rPr>
              </w:rPrChange>
            </w:rPr>
            <w:delText>character can cling to ceilings and walls made of any material with any type of surface, slippery or not.</w:delText>
          </w:r>
          <w:r w:rsidRPr="00EE27B1" w:rsidDel="00E404A2">
            <w:rPr>
              <w:i/>
              <w:sz w:val="24"/>
              <w:szCs w:val="24"/>
              <w:rPrChange w:id="8458" w:author="Tre" w:date="2012-11-19T09:04:00Z">
                <w:rPr>
                  <w:i/>
                  <w:color w:val="0000FF"/>
                  <w:u w:val="single"/>
                </w:rPr>
              </w:rPrChange>
            </w:rPr>
            <w:fldChar w:fldCharType="end"/>
          </w:r>
          <w:r w:rsidRPr="00EE27B1" w:rsidDel="00E404A2">
            <w:rPr>
              <w:sz w:val="24"/>
              <w:szCs w:val="24"/>
              <w:rPrChange w:id="8459" w:author="Tre" w:date="2012-11-19T09:04:00Z">
                <w:rPr>
                  <w:color w:val="0000FF"/>
                  <w:u w:val="single"/>
                </w:rPr>
              </w:rPrChange>
            </w:rPr>
            <w:fldChar w:fldCharType="begin"/>
          </w:r>
          <w:r w:rsidRPr="00EE27B1">
            <w:rPr>
              <w:sz w:val="24"/>
              <w:szCs w:val="24"/>
              <w:rPrChange w:id="8460" w:author="Tre" w:date="2012-11-19T09:04:00Z">
                <w:rPr>
                  <w:color w:val="0000FF"/>
                  <w:u w:val="single"/>
                </w:rPr>
              </w:rPrChange>
            </w:rPr>
            <w:delInstrText xml:space="preserve"> NEXT  \* MERGEFORMAT </w:delInstrText>
          </w:r>
          <w:r w:rsidRPr="00EE27B1" w:rsidDel="00E404A2">
            <w:rPr>
              <w:sz w:val="24"/>
              <w:szCs w:val="24"/>
              <w:rPrChange w:id="8461" w:author="Tre" w:date="2012-11-19T09:04:00Z">
                <w:rPr>
                  <w:color w:val="0000FF"/>
                  <w:u w:val="single"/>
                </w:rPr>
              </w:rPrChange>
            </w:rPr>
            <w:fldChar w:fldCharType="end"/>
          </w:r>
        </w:del>
      </w:ins>
    </w:p>
    <w:p w:rsidR="001F7E3F" w:rsidRPr="00880A1F" w:rsidRDefault="001F7E3F">
      <w:pPr>
        <w:pStyle w:val="MatrixSuperfluous"/>
        <w:rPr>
          <w:ins w:id="8462" w:author="frontdesk" w:date="2012-11-16T12:46:00Z"/>
          <w:del w:id="8463" w:author="Tre" w:date="2012-11-16T21:30:00Z"/>
          <w:sz w:val="24"/>
          <w:szCs w:val="24"/>
          <w:rPrChange w:id="8464" w:author="Tre" w:date="2012-11-19T09:04:00Z">
            <w:rPr>
              <w:ins w:id="8465" w:author="frontdesk" w:date="2012-11-16T12:46:00Z"/>
              <w:del w:id="8466" w:author="Tre" w:date="2012-11-16T21:30:00Z"/>
            </w:rPr>
          </w:rPrChange>
        </w:rPr>
      </w:pPr>
    </w:p>
    <w:p w:rsidR="001F7E3F" w:rsidRPr="00880A1F" w:rsidRDefault="00EE27B1">
      <w:pPr>
        <w:pStyle w:val="MatrixSuperfluous"/>
        <w:rPr>
          <w:ins w:id="8467" w:author="frontdesk" w:date="2012-11-16T12:46:00Z"/>
          <w:del w:id="8468" w:author="Tre" w:date="2012-11-16T21:30:00Z"/>
          <w:sz w:val="24"/>
          <w:szCs w:val="24"/>
          <w:rPrChange w:id="8469" w:author="Tre" w:date="2012-11-19T09:04:00Z">
            <w:rPr>
              <w:ins w:id="8470" w:author="frontdesk" w:date="2012-11-16T12:46:00Z"/>
              <w:del w:id="8471" w:author="Tre" w:date="2012-11-16T21:30:00Z"/>
            </w:rPr>
          </w:rPrChange>
        </w:rPr>
      </w:pPr>
      <w:ins w:id="8472" w:author="frontdesk" w:date="2012-11-16T12:46:00Z">
        <w:del w:id="8473" w:author="Tre" w:date="2012-11-16T21:30:00Z">
          <w:r w:rsidRPr="00EE27B1">
            <w:rPr>
              <w:b/>
              <w:sz w:val="24"/>
              <w:szCs w:val="24"/>
              <w:rPrChange w:id="8474" w:author="Tre" w:date="2012-11-19T09:04:00Z">
                <w:rPr>
                  <w:b/>
                  <w:color w:val="0000FF"/>
                  <w:u w:val="single"/>
                </w:rPr>
              </w:rPrChange>
            </w:rPr>
            <w:delText>Matrix Feat</w:delText>
          </w:r>
          <w:r w:rsidRPr="00EE27B1">
            <w:rPr>
              <w:sz w:val="24"/>
              <w:szCs w:val="24"/>
              <w:rPrChange w:id="8475" w:author="Tre" w:date="2012-11-19T09:04:00Z">
                <w:rPr>
                  <w:color w:val="0000FF"/>
                  <w:u w:val="single"/>
                </w:rPr>
              </w:rPrChange>
            </w:rPr>
            <w:delText xml:space="preserve"> </w:delText>
          </w:r>
          <w:r w:rsidRPr="00EE27B1">
            <w:rPr>
              <w:b/>
              <w:sz w:val="24"/>
              <w:szCs w:val="24"/>
              <w:rPrChange w:id="8476" w:author="Tre" w:date="2012-11-19T09:04:00Z">
                <w:rPr>
                  <w:b/>
                  <w:color w:val="0000FF"/>
                  <w:u w:val="single"/>
                </w:rPr>
              </w:rPrChange>
            </w:rPr>
            <w:delText>“</w:delText>
          </w:r>
          <w:r w:rsidRPr="00EE27B1" w:rsidDel="00E404A2">
            <w:rPr>
              <w:b/>
              <w:i/>
              <w:sz w:val="24"/>
              <w:szCs w:val="24"/>
              <w:rPrChange w:id="8477" w:author="Tre" w:date="2012-11-19T09:04:00Z">
                <w:rPr>
                  <w:b/>
                  <w:i/>
                  <w:color w:val="0000FF"/>
                  <w:u w:val="single"/>
                </w:rPr>
              </w:rPrChange>
            </w:rPr>
            <w:fldChar w:fldCharType="begin"/>
          </w:r>
          <w:r w:rsidRPr="00EE27B1">
            <w:rPr>
              <w:b/>
              <w:i/>
              <w:sz w:val="24"/>
              <w:szCs w:val="24"/>
              <w:rPrChange w:id="8478" w:author="Tre" w:date="2012-11-19T09:04:00Z">
                <w:rPr>
                  <w:b/>
                  <w:i/>
                  <w:color w:val="0000FF"/>
                  <w:u w:val="single"/>
                </w:rPr>
              </w:rPrChange>
            </w:rPr>
            <w:delInstrText xml:space="preserve"> MERGEFIELD Skill </w:delInstrText>
          </w:r>
          <w:r w:rsidRPr="00EE27B1" w:rsidDel="00E404A2">
            <w:rPr>
              <w:b/>
              <w:i/>
              <w:sz w:val="24"/>
              <w:szCs w:val="24"/>
              <w:rPrChange w:id="8479" w:author="Tre" w:date="2012-11-19T09:04:00Z">
                <w:rPr>
                  <w:b/>
                  <w:i/>
                  <w:color w:val="0000FF"/>
                  <w:u w:val="single"/>
                </w:rPr>
              </w:rPrChange>
            </w:rPr>
            <w:fldChar w:fldCharType="separate"/>
          </w:r>
          <w:r w:rsidRPr="00EE27B1">
            <w:rPr>
              <w:b/>
              <w:i/>
              <w:noProof/>
              <w:sz w:val="24"/>
              <w:szCs w:val="24"/>
              <w:rPrChange w:id="8480" w:author="Tre" w:date="2012-11-19T09:04:00Z">
                <w:rPr>
                  <w:b/>
                  <w:i/>
                  <w:noProof/>
                  <w:color w:val="0000FF"/>
                  <w:u w:val="single"/>
                </w:rPr>
              </w:rPrChange>
            </w:rPr>
            <w:delText>X-Ray Vision</w:delText>
          </w:r>
          <w:r w:rsidRPr="00EE27B1" w:rsidDel="00E404A2">
            <w:rPr>
              <w:b/>
              <w:i/>
              <w:sz w:val="24"/>
              <w:szCs w:val="24"/>
              <w:rPrChange w:id="8481" w:author="Tre" w:date="2012-11-19T09:04:00Z">
                <w:rPr>
                  <w:b/>
                  <w:i/>
                  <w:color w:val="0000FF"/>
                  <w:u w:val="single"/>
                </w:rPr>
              </w:rPrChange>
            </w:rPr>
            <w:fldChar w:fldCharType="end"/>
          </w:r>
          <w:r w:rsidRPr="00EE27B1">
            <w:rPr>
              <w:b/>
              <w:sz w:val="24"/>
              <w:szCs w:val="24"/>
              <w:rPrChange w:id="8482" w:author="Tre" w:date="2012-11-19T09:04:00Z">
                <w:rPr>
                  <w:b/>
                  <w:color w:val="0000FF"/>
                  <w:u w:val="single"/>
                </w:rPr>
              </w:rPrChange>
            </w:rPr>
            <w:delText>”</w:delText>
          </w:r>
          <w:r w:rsidRPr="00EE27B1">
            <w:rPr>
              <w:sz w:val="24"/>
              <w:szCs w:val="24"/>
              <w:rPrChange w:id="8483" w:author="Tre" w:date="2012-11-19T09:04:00Z">
                <w:rPr>
                  <w:color w:val="0000FF"/>
                  <w:u w:val="single"/>
                </w:rPr>
              </w:rPrChange>
            </w:rPr>
            <w:delText xml:space="preserve"> - [CyberZen]</w:delText>
          </w:r>
        </w:del>
      </w:ins>
    </w:p>
    <w:p w:rsidR="001F7E3F" w:rsidRPr="00880A1F" w:rsidRDefault="00EE27B1">
      <w:pPr>
        <w:pStyle w:val="MatrixSuperfluous"/>
        <w:rPr>
          <w:ins w:id="8484" w:author="frontdesk" w:date="2012-11-16T12:46:00Z"/>
          <w:del w:id="8485" w:author="Tre" w:date="2012-11-16T21:30:00Z"/>
          <w:sz w:val="24"/>
          <w:szCs w:val="24"/>
          <w:rPrChange w:id="8486" w:author="Tre" w:date="2012-11-19T09:04:00Z">
            <w:rPr>
              <w:ins w:id="8487" w:author="frontdesk" w:date="2012-11-16T12:46:00Z"/>
              <w:del w:id="8488" w:author="Tre" w:date="2012-11-16T21:30:00Z"/>
            </w:rPr>
          </w:rPrChange>
        </w:rPr>
      </w:pPr>
      <w:ins w:id="8489" w:author="frontdesk" w:date="2012-11-16T12:46:00Z">
        <w:del w:id="8490" w:author="Tre" w:date="2012-11-16T21:30:00Z">
          <w:r w:rsidRPr="00EE27B1">
            <w:rPr>
              <w:sz w:val="24"/>
              <w:szCs w:val="24"/>
              <w:rPrChange w:id="8491" w:author="Tre" w:date="2012-11-19T09:04:00Z">
                <w:rPr>
                  <w:color w:val="0000FF"/>
                  <w:u w:val="single"/>
                </w:rPr>
              </w:rPrChange>
            </w:rPr>
            <w:delText>Rule Bender Feat:</w:delText>
          </w:r>
          <w:r w:rsidRPr="00EE27B1">
            <w:rPr>
              <w:i/>
              <w:sz w:val="24"/>
              <w:szCs w:val="24"/>
              <w:rPrChange w:id="8492" w:author="Tre" w:date="2012-11-19T09:04:00Z">
                <w:rPr>
                  <w:i/>
                  <w:color w:val="0000FF"/>
                  <w:u w:val="single"/>
                </w:rPr>
              </w:rPrChange>
            </w:rPr>
            <w:delText xml:space="preserve"> </w:delText>
          </w:r>
          <w:r w:rsidRPr="00EE27B1" w:rsidDel="00E404A2">
            <w:rPr>
              <w:i/>
              <w:sz w:val="24"/>
              <w:szCs w:val="24"/>
              <w:rPrChange w:id="8493" w:author="Tre" w:date="2012-11-19T09:04:00Z">
                <w:rPr>
                  <w:i/>
                  <w:color w:val="0000FF"/>
                  <w:u w:val="single"/>
                </w:rPr>
              </w:rPrChange>
            </w:rPr>
            <w:fldChar w:fldCharType="begin"/>
          </w:r>
          <w:r w:rsidRPr="00EE27B1">
            <w:rPr>
              <w:i/>
              <w:sz w:val="24"/>
              <w:szCs w:val="24"/>
              <w:rPrChange w:id="8494" w:author="Tre" w:date="2012-11-19T09:04:00Z">
                <w:rPr>
                  <w:i/>
                  <w:color w:val="0000FF"/>
                  <w:u w:val="single"/>
                </w:rPr>
              </w:rPrChange>
            </w:rPr>
            <w:delInstrText xml:space="preserve"> MERGEFIELD Rule_Bender_Description </w:delInstrText>
          </w:r>
          <w:r w:rsidRPr="00EE27B1" w:rsidDel="00E404A2">
            <w:rPr>
              <w:i/>
              <w:sz w:val="24"/>
              <w:szCs w:val="24"/>
              <w:rPrChange w:id="8495" w:author="Tre" w:date="2012-11-19T09:04:00Z">
                <w:rPr>
                  <w:i/>
                  <w:color w:val="0000FF"/>
                  <w:u w:val="single"/>
                </w:rPr>
              </w:rPrChange>
            </w:rPr>
            <w:fldChar w:fldCharType="separate"/>
          </w:r>
          <w:r w:rsidRPr="00EE27B1">
            <w:rPr>
              <w:i/>
              <w:noProof/>
              <w:sz w:val="24"/>
              <w:szCs w:val="24"/>
              <w:rPrChange w:id="8496" w:author="Tre" w:date="2012-11-19T09:04:00Z">
                <w:rPr>
                  <w:i/>
                  <w:noProof/>
                  <w:color w:val="0000FF"/>
                  <w:u w:val="single"/>
                </w:rPr>
              </w:rPrChange>
            </w:rPr>
            <w:delText>Not literally using X-Rays to see through objects. Character can see through thin walls and clothes as though they weren’t there.</w:delText>
          </w:r>
          <w:r w:rsidRPr="00EE27B1" w:rsidDel="00E404A2">
            <w:rPr>
              <w:i/>
              <w:sz w:val="24"/>
              <w:szCs w:val="24"/>
              <w:rPrChange w:id="8497" w:author="Tre" w:date="2012-11-19T09:04:00Z">
                <w:rPr>
                  <w:i/>
                  <w:color w:val="0000FF"/>
                  <w:u w:val="single"/>
                </w:rPr>
              </w:rPrChange>
            </w:rPr>
            <w:fldChar w:fldCharType="end"/>
          </w:r>
        </w:del>
      </w:ins>
    </w:p>
    <w:p w:rsidR="001F7E3F" w:rsidRPr="00880A1F" w:rsidRDefault="00EE27B1">
      <w:pPr>
        <w:pStyle w:val="MatrixSuperfluous"/>
        <w:rPr>
          <w:ins w:id="8498" w:author="frontdesk" w:date="2012-11-16T12:46:00Z"/>
          <w:del w:id="8499" w:author="Tre" w:date="2012-11-16T21:30:00Z"/>
          <w:sz w:val="24"/>
          <w:szCs w:val="24"/>
          <w:rPrChange w:id="8500" w:author="Tre" w:date="2012-11-19T09:04:00Z">
            <w:rPr>
              <w:ins w:id="8501" w:author="frontdesk" w:date="2012-11-16T12:46:00Z"/>
              <w:del w:id="8502" w:author="Tre" w:date="2012-11-16T21:30:00Z"/>
            </w:rPr>
          </w:rPrChange>
        </w:rPr>
      </w:pPr>
      <w:ins w:id="8503" w:author="frontdesk" w:date="2012-11-16T12:46:00Z">
        <w:del w:id="8504" w:author="Tre" w:date="2012-11-16T21:30:00Z">
          <w:r w:rsidRPr="00EE27B1">
            <w:rPr>
              <w:sz w:val="24"/>
              <w:szCs w:val="24"/>
              <w:rPrChange w:id="8505" w:author="Tre" w:date="2012-11-19T09:04:00Z">
                <w:rPr>
                  <w:color w:val="0000FF"/>
                  <w:u w:val="single"/>
                </w:rPr>
              </w:rPrChange>
            </w:rPr>
            <w:delText xml:space="preserve">Rule Breaker Feat: </w:delText>
          </w:r>
          <w:r w:rsidRPr="00EE27B1" w:rsidDel="00E404A2">
            <w:rPr>
              <w:i/>
              <w:sz w:val="24"/>
              <w:szCs w:val="24"/>
              <w:rPrChange w:id="8506" w:author="Tre" w:date="2012-11-19T09:04:00Z">
                <w:rPr>
                  <w:i/>
                  <w:color w:val="0000FF"/>
                  <w:u w:val="single"/>
                </w:rPr>
              </w:rPrChange>
            </w:rPr>
            <w:fldChar w:fldCharType="begin"/>
          </w:r>
          <w:r w:rsidRPr="00EE27B1">
            <w:rPr>
              <w:i/>
              <w:sz w:val="24"/>
              <w:szCs w:val="24"/>
              <w:rPrChange w:id="8507" w:author="Tre" w:date="2012-11-19T09:04:00Z">
                <w:rPr>
                  <w:i/>
                  <w:color w:val="0000FF"/>
                  <w:u w:val="single"/>
                </w:rPr>
              </w:rPrChange>
            </w:rPr>
            <w:delInstrText xml:space="preserve"> MERGEFIELD Rule_Breaker_Description </w:delInstrText>
          </w:r>
          <w:r w:rsidRPr="00EE27B1" w:rsidDel="00E404A2">
            <w:rPr>
              <w:i/>
              <w:sz w:val="24"/>
              <w:szCs w:val="24"/>
              <w:rPrChange w:id="8508" w:author="Tre" w:date="2012-11-19T09:04:00Z">
                <w:rPr>
                  <w:i/>
                  <w:color w:val="0000FF"/>
                  <w:u w:val="single"/>
                </w:rPr>
              </w:rPrChange>
            </w:rPr>
            <w:fldChar w:fldCharType="separate"/>
          </w:r>
          <w:r w:rsidRPr="00EE27B1">
            <w:rPr>
              <w:i/>
              <w:noProof/>
              <w:sz w:val="24"/>
              <w:szCs w:val="24"/>
              <w:rPrChange w:id="8509" w:author="Tre" w:date="2012-11-19T09:04:00Z">
                <w:rPr>
                  <w:i/>
                  <w:noProof/>
                  <w:color w:val="0000FF"/>
                  <w:u w:val="single"/>
                </w:rPr>
              </w:rPrChange>
            </w:rPr>
            <w:delText>Character can see through lead and thick concrete as though it were not there.</w:delText>
          </w:r>
          <w:r w:rsidRPr="00EE27B1" w:rsidDel="00E404A2">
            <w:rPr>
              <w:i/>
              <w:sz w:val="24"/>
              <w:szCs w:val="24"/>
              <w:rPrChange w:id="8510" w:author="Tre" w:date="2012-11-19T09:04:00Z">
                <w:rPr>
                  <w:i/>
                  <w:color w:val="0000FF"/>
                  <w:u w:val="single"/>
                </w:rPr>
              </w:rPrChange>
            </w:rPr>
            <w:fldChar w:fldCharType="end"/>
          </w:r>
          <w:r w:rsidRPr="00EE27B1" w:rsidDel="00E404A2">
            <w:rPr>
              <w:sz w:val="24"/>
              <w:szCs w:val="24"/>
              <w:rPrChange w:id="8511" w:author="Tre" w:date="2012-11-19T09:04:00Z">
                <w:rPr>
                  <w:color w:val="0000FF"/>
                  <w:u w:val="single"/>
                </w:rPr>
              </w:rPrChange>
            </w:rPr>
            <w:fldChar w:fldCharType="begin"/>
          </w:r>
          <w:r w:rsidRPr="00EE27B1">
            <w:rPr>
              <w:sz w:val="24"/>
              <w:szCs w:val="24"/>
              <w:rPrChange w:id="8512" w:author="Tre" w:date="2012-11-19T09:04:00Z">
                <w:rPr>
                  <w:color w:val="0000FF"/>
                  <w:u w:val="single"/>
                </w:rPr>
              </w:rPrChange>
            </w:rPr>
            <w:delInstrText xml:space="preserve"> NEXT  \* MERGEFORMAT </w:delInstrText>
          </w:r>
          <w:r w:rsidRPr="00EE27B1" w:rsidDel="00E404A2">
            <w:rPr>
              <w:sz w:val="24"/>
              <w:szCs w:val="24"/>
              <w:rPrChange w:id="8513" w:author="Tre" w:date="2012-11-19T09:04:00Z">
                <w:rPr>
                  <w:color w:val="0000FF"/>
                  <w:u w:val="single"/>
                </w:rPr>
              </w:rPrChange>
            </w:rPr>
            <w:fldChar w:fldCharType="end"/>
          </w:r>
        </w:del>
      </w:ins>
    </w:p>
    <w:p w:rsidR="001F7E3F" w:rsidRPr="00880A1F" w:rsidRDefault="001F7E3F">
      <w:pPr>
        <w:pStyle w:val="MatrixSuperfluous"/>
        <w:rPr>
          <w:ins w:id="8514" w:author="frontdesk" w:date="2012-11-16T12:46:00Z"/>
          <w:del w:id="8515" w:author="Tre" w:date="2012-11-16T21:30:00Z"/>
          <w:sz w:val="24"/>
          <w:szCs w:val="24"/>
          <w:rPrChange w:id="8516" w:author="Tre" w:date="2012-11-19T09:04:00Z">
            <w:rPr>
              <w:ins w:id="8517" w:author="frontdesk" w:date="2012-11-16T12:46:00Z"/>
              <w:del w:id="8518" w:author="Tre" w:date="2012-11-16T21:30:00Z"/>
            </w:rPr>
          </w:rPrChange>
        </w:rPr>
      </w:pPr>
    </w:p>
    <w:p w:rsidR="001F7E3F" w:rsidRPr="00880A1F" w:rsidRDefault="00EE27B1">
      <w:pPr>
        <w:pStyle w:val="MatrixSuperfluous"/>
        <w:rPr>
          <w:ins w:id="8519" w:author="frontdesk" w:date="2012-11-16T12:46:00Z"/>
          <w:del w:id="8520" w:author="Tre" w:date="2012-11-16T21:30:00Z"/>
          <w:sz w:val="24"/>
          <w:szCs w:val="24"/>
          <w:rPrChange w:id="8521" w:author="Tre" w:date="2012-11-19T09:04:00Z">
            <w:rPr>
              <w:ins w:id="8522" w:author="frontdesk" w:date="2012-11-16T12:46:00Z"/>
              <w:del w:id="8523" w:author="Tre" w:date="2012-11-16T21:30:00Z"/>
            </w:rPr>
          </w:rPrChange>
        </w:rPr>
      </w:pPr>
      <w:ins w:id="8524" w:author="frontdesk" w:date="2012-11-16T12:46:00Z">
        <w:del w:id="8525" w:author="Tre" w:date="2012-11-16T21:30:00Z">
          <w:r w:rsidRPr="00EE27B1">
            <w:rPr>
              <w:b/>
              <w:sz w:val="24"/>
              <w:szCs w:val="24"/>
              <w:rPrChange w:id="8526" w:author="Tre" w:date="2012-11-19T09:04:00Z">
                <w:rPr>
                  <w:b/>
                  <w:color w:val="0000FF"/>
                  <w:u w:val="single"/>
                </w:rPr>
              </w:rPrChange>
            </w:rPr>
            <w:delText>Matrix Feat</w:delText>
          </w:r>
          <w:r w:rsidRPr="00EE27B1">
            <w:rPr>
              <w:sz w:val="24"/>
              <w:szCs w:val="24"/>
              <w:rPrChange w:id="8527" w:author="Tre" w:date="2012-11-19T09:04:00Z">
                <w:rPr>
                  <w:color w:val="0000FF"/>
                  <w:u w:val="single"/>
                </w:rPr>
              </w:rPrChange>
            </w:rPr>
            <w:delText xml:space="preserve"> </w:delText>
          </w:r>
          <w:r w:rsidRPr="00EE27B1">
            <w:rPr>
              <w:b/>
              <w:sz w:val="24"/>
              <w:szCs w:val="24"/>
              <w:rPrChange w:id="8528" w:author="Tre" w:date="2012-11-19T09:04:00Z">
                <w:rPr>
                  <w:b/>
                  <w:color w:val="0000FF"/>
                  <w:u w:val="single"/>
                </w:rPr>
              </w:rPrChange>
            </w:rPr>
            <w:delText>“</w:delText>
          </w:r>
          <w:r w:rsidRPr="00EE27B1" w:rsidDel="00E404A2">
            <w:rPr>
              <w:b/>
              <w:i/>
              <w:sz w:val="24"/>
              <w:szCs w:val="24"/>
              <w:rPrChange w:id="8529" w:author="Tre" w:date="2012-11-19T09:04:00Z">
                <w:rPr>
                  <w:b/>
                  <w:i/>
                  <w:color w:val="0000FF"/>
                  <w:u w:val="single"/>
                </w:rPr>
              </w:rPrChange>
            </w:rPr>
            <w:fldChar w:fldCharType="begin"/>
          </w:r>
          <w:r w:rsidRPr="00EE27B1">
            <w:rPr>
              <w:b/>
              <w:i/>
              <w:sz w:val="24"/>
              <w:szCs w:val="24"/>
              <w:rPrChange w:id="8530" w:author="Tre" w:date="2012-11-19T09:04:00Z">
                <w:rPr>
                  <w:b/>
                  <w:i/>
                  <w:color w:val="0000FF"/>
                  <w:u w:val="single"/>
                </w:rPr>
              </w:rPrChange>
            </w:rPr>
            <w:delInstrText xml:space="preserve"> MERGEFIELD Skill </w:delInstrText>
          </w:r>
          <w:r w:rsidRPr="00EE27B1" w:rsidDel="00E404A2">
            <w:rPr>
              <w:b/>
              <w:i/>
              <w:sz w:val="24"/>
              <w:szCs w:val="24"/>
              <w:rPrChange w:id="8531" w:author="Tre" w:date="2012-11-19T09:04:00Z">
                <w:rPr>
                  <w:b/>
                  <w:i/>
                  <w:color w:val="0000FF"/>
                  <w:u w:val="single"/>
                </w:rPr>
              </w:rPrChange>
            </w:rPr>
            <w:fldChar w:fldCharType="separate"/>
          </w:r>
          <w:r w:rsidRPr="00EE27B1">
            <w:rPr>
              <w:b/>
              <w:i/>
              <w:noProof/>
              <w:sz w:val="24"/>
              <w:szCs w:val="24"/>
              <w:rPrChange w:id="8532" w:author="Tre" w:date="2012-11-19T09:04:00Z">
                <w:rPr>
                  <w:b/>
                  <w:i/>
                  <w:noProof/>
                  <w:color w:val="0000FF"/>
                  <w:u w:val="single"/>
                </w:rPr>
              </w:rPrChange>
            </w:rPr>
            <w:delText>Heal</w:delText>
          </w:r>
          <w:r w:rsidRPr="00EE27B1" w:rsidDel="00E404A2">
            <w:rPr>
              <w:b/>
              <w:i/>
              <w:sz w:val="24"/>
              <w:szCs w:val="24"/>
              <w:rPrChange w:id="8533" w:author="Tre" w:date="2012-11-19T09:04:00Z">
                <w:rPr>
                  <w:b/>
                  <w:i/>
                  <w:color w:val="0000FF"/>
                  <w:u w:val="single"/>
                </w:rPr>
              </w:rPrChange>
            </w:rPr>
            <w:fldChar w:fldCharType="end"/>
          </w:r>
          <w:r w:rsidRPr="00EE27B1">
            <w:rPr>
              <w:b/>
              <w:sz w:val="24"/>
              <w:szCs w:val="24"/>
              <w:rPrChange w:id="8534" w:author="Tre" w:date="2012-11-19T09:04:00Z">
                <w:rPr>
                  <w:b/>
                  <w:color w:val="0000FF"/>
                  <w:u w:val="single"/>
                </w:rPr>
              </w:rPrChange>
            </w:rPr>
            <w:delText>”</w:delText>
          </w:r>
          <w:r w:rsidRPr="00EE27B1">
            <w:rPr>
              <w:sz w:val="24"/>
              <w:szCs w:val="24"/>
              <w:rPrChange w:id="8535" w:author="Tre" w:date="2012-11-19T09:04:00Z">
                <w:rPr>
                  <w:color w:val="0000FF"/>
                  <w:u w:val="single"/>
                </w:rPr>
              </w:rPrChange>
            </w:rPr>
            <w:delText xml:space="preserve"> - [CyberZen]</w:delText>
          </w:r>
        </w:del>
      </w:ins>
    </w:p>
    <w:p w:rsidR="001F7E3F" w:rsidRPr="00880A1F" w:rsidRDefault="00EE27B1">
      <w:pPr>
        <w:pStyle w:val="MatrixSuperfluous"/>
        <w:rPr>
          <w:ins w:id="8536" w:author="frontdesk" w:date="2012-11-16T12:46:00Z"/>
          <w:del w:id="8537" w:author="Tre" w:date="2012-11-16T21:30:00Z"/>
          <w:sz w:val="24"/>
          <w:szCs w:val="24"/>
          <w:rPrChange w:id="8538" w:author="Tre" w:date="2012-11-19T09:04:00Z">
            <w:rPr>
              <w:ins w:id="8539" w:author="frontdesk" w:date="2012-11-16T12:46:00Z"/>
              <w:del w:id="8540" w:author="Tre" w:date="2012-11-16T21:30:00Z"/>
            </w:rPr>
          </w:rPrChange>
        </w:rPr>
      </w:pPr>
      <w:ins w:id="8541" w:author="frontdesk" w:date="2012-11-16T12:46:00Z">
        <w:del w:id="8542" w:author="Tre" w:date="2012-11-16T21:30:00Z">
          <w:r w:rsidRPr="00EE27B1">
            <w:rPr>
              <w:sz w:val="24"/>
              <w:szCs w:val="24"/>
              <w:rPrChange w:id="8543" w:author="Tre" w:date="2012-11-19T09:04:00Z">
                <w:rPr>
                  <w:color w:val="0000FF"/>
                  <w:u w:val="single"/>
                </w:rPr>
              </w:rPrChange>
            </w:rPr>
            <w:delText>Rule Bender Feat:</w:delText>
          </w:r>
          <w:r w:rsidRPr="00EE27B1">
            <w:rPr>
              <w:i/>
              <w:sz w:val="24"/>
              <w:szCs w:val="24"/>
              <w:rPrChange w:id="8544" w:author="Tre" w:date="2012-11-19T09:04:00Z">
                <w:rPr>
                  <w:i/>
                  <w:color w:val="0000FF"/>
                  <w:u w:val="single"/>
                </w:rPr>
              </w:rPrChange>
            </w:rPr>
            <w:delText xml:space="preserve"> </w:delText>
          </w:r>
          <w:r w:rsidRPr="00EE27B1" w:rsidDel="00E404A2">
            <w:rPr>
              <w:i/>
              <w:sz w:val="24"/>
              <w:szCs w:val="24"/>
              <w:rPrChange w:id="8545" w:author="Tre" w:date="2012-11-19T09:04:00Z">
                <w:rPr>
                  <w:i/>
                  <w:color w:val="0000FF"/>
                  <w:u w:val="single"/>
                </w:rPr>
              </w:rPrChange>
            </w:rPr>
            <w:fldChar w:fldCharType="begin"/>
          </w:r>
          <w:r w:rsidRPr="00EE27B1">
            <w:rPr>
              <w:i/>
              <w:sz w:val="24"/>
              <w:szCs w:val="24"/>
              <w:rPrChange w:id="8546" w:author="Tre" w:date="2012-11-19T09:04:00Z">
                <w:rPr>
                  <w:i/>
                  <w:color w:val="0000FF"/>
                  <w:u w:val="single"/>
                </w:rPr>
              </w:rPrChange>
            </w:rPr>
            <w:delInstrText xml:space="preserve"> MERGEFIELD Rule_Bender_Description </w:delInstrText>
          </w:r>
          <w:r w:rsidRPr="00EE27B1" w:rsidDel="00E404A2">
            <w:rPr>
              <w:i/>
              <w:sz w:val="24"/>
              <w:szCs w:val="24"/>
              <w:rPrChange w:id="8547" w:author="Tre" w:date="2012-11-19T09:04:00Z">
                <w:rPr>
                  <w:i/>
                  <w:color w:val="0000FF"/>
                  <w:u w:val="single"/>
                </w:rPr>
              </w:rPrChange>
            </w:rPr>
            <w:fldChar w:fldCharType="separate"/>
          </w:r>
          <w:r w:rsidRPr="00EE27B1">
            <w:rPr>
              <w:i/>
              <w:noProof/>
              <w:sz w:val="24"/>
              <w:szCs w:val="24"/>
              <w:rPrChange w:id="8548" w:author="Tre" w:date="2012-11-19T09:04:00Z">
                <w:rPr>
                  <w:i/>
                  <w:noProof/>
                  <w:color w:val="0000FF"/>
                  <w:u w:val="single"/>
                </w:rPr>
              </w:rPrChange>
            </w:rPr>
            <w:delText>Character can roll Endurance to reduce damage up to their Cyberzen rating, in one day.</w:delText>
          </w:r>
          <w:r w:rsidRPr="00EE27B1" w:rsidDel="00E404A2">
            <w:rPr>
              <w:i/>
              <w:sz w:val="24"/>
              <w:szCs w:val="24"/>
              <w:rPrChange w:id="8549" w:author="Tre" w:date="2012-11-19T09:04:00Z">
                <w:rPr>
                  <w:i/>
                  <w:color w:val="0000FF"/>
                  <w:u w:val="single"/>
                </w:rPr>
              </w:rPrChange>
            </w:rPr>
            <w:fldChar w:fldCharType="end"/>
          </w:r>
        </w:del>
      </w:ins>
    </w:p>
    <w:p w:rsidR="001F7E3F" w:rsidRPr="00880A1F" w:rsidRDefault="00EE27B1">
      <w:pPr>
        <w:pStyle w:val="MatrixSuperfluous"/>
        <w:rPr>
          <w:ins w:id="8550" w:author="frontdesk" w:date="2012-11-16T12:46:00Z"/>
          <w:del w:id="8551" w:author="Tre" w:date="2012-11-16T21:30:00Z"/>
          <w:sz w:val="24"/>
          <w:szCs w:val="24"/>
          <w:rPrChange w:id="8552" w:author="Tre" w:date="2012-11-19T09:04:00Z">
            <w:rPr>
              <w:ins w:id="8553" w:author="frontdesk" w:date="2012-11-16T12:46:00Z"/>
              <w:del w:id="8554" w:author="Tre" w:date="2012-11-16T21:30:00Z"/>
            </w:rPr>
          </w:rPrChange>
        </w:rPr>
      </w:pPr>
      <w:ins w:id="8555" w:author="frontdesk" w:date="2012-11-16T12:46:00Z">
        <w:del w:id="8556" w:author="Tre" w:date="2012-11-16T21:30:00Z">
          <w:r w:rsidRPr="00EE27B1">
            <w:rPr>
              <w:sz w:val="24"/>
              <w:szCs w:val="24"/>
              <w:rPrChange w:id="8557" w:author="Tre" w:date="2012-11-19T09:04:00Z">
                <w:rPr>
                  <w:color w:val="0000FF"/>
                  <w:u w:val="single"/>
                </w:rPr>
              </w:rPrChange>
            </w:rPr>
            <w:delText xml:space="preserve">Rule Breaker Feat: </w:delText>
          </w:r>
          <w:r w:rsidRPr="00EE27B1" w:rsidDel="00E404A2">
            <w:rPr>
              <w:i/>
              <w:sz w:val="24"/>
              <w:szCs w:val="24"/>
              <w:rPrChange w:id="8558" w:author="Tre" w:date="2012-11-19T09:04:00Z">
                <w:rPr>
                  <w:i/>
                  <w:color w:val="0000FF"/>
                  <w:u w:val="single"/>
                </w:rPr>
              </w:rPrChange>
            </w:rPr>
            <w:fldChar w:fldCharType="begin"/>
          </w:r>
          <w:r w:rsidRPr="00EE27B1">
            <w:rPr>
              <w:i/>
              <w:sz w:val="24"/>
              <w:szCs w:val="24"/>
              <w:rPrChange w:id="8559" w:author="Tre" w:date="2012-11-19T09:04:00Z">
                <w:rPr>
                  <w:i/>
                  <w:color w:val="0000FF"/>
                  <w:u w:val="single"/>
                </w:rPr>
              </w:rPrChange>
            </w:rPr>
            <w:delInstrText xml:space="preserve"> MERGEFIELD Rule_Breaker_Description </w:delInstrText>
          </w:r>
          <w:r w:rsidRPr="00EE27B1" w:rsidDel="00E404A2">
            <w:rPr>
              <w:i/>
              <w:sz w:val="24"/>
              <w:szCs w:val="24"/>
              <w:rPrChange w:id="8560" w:author="Tre" w:date="2012-11-19T09:04:00Z">
                <w:rPr>
                  <w:i/>
                  <w:color w:val="0000FF"/>
                  <w:u w:val="single"/>
                </w:rPr>
              </w:rPrChange>
            </w:rPr>
            <w:fldChar w:fldCharType="separate"/>
          </w:r>
          <w:r w:rsidRPr="00EE27B1">
            <w:rPr>
              <w:i/>
              <w:noProof/>
              <w:sz w:val="24"/>
              <w:szCs w:val="24"/>
              <w:rPrChange w:id="8561" w:author="Tre" w:date="2012-11-19T09:04:00Z">
                <w:rPr>
                  <w:i/>
                  <w:noProof/>
                  <w:color w:val="0000FF"/>
                  <w:u w:val="single"/>
                </w:rPr>
              </w:rPrChange>
            </w:rPr>
            <w:delText>Character can lay hands on a character and allow them to roll their Endurance score to reduce damage even if they have already rolled once this 24 hour period.</w:delText>
          </w:r>
          <w:r w:rsidRPr="00EE27B1" w:rsidDel="00E404A2">
            <w:rPr>
              <w:i/>
              <w:sz w:val="24"/>
              <w:szCs w:val="24"/>
              <w:rPrChange w:id="8562" w:author="Tre" w:date="2012-11-19T09:04:00Z">
                <w:rPr>
                  <w:i/>
                  <w:color w:val="0000FF"/>
                  <w:u w:val="single"/>
                </w:rPr>
              </w:rPrChange>
            </w:rPr>
            <w:fldChar w:fldCharType="end"/>
          </w:r>
          <w:r w:rsidRPr="00EE27B1" w:rsidDel="00E404A2">
            <w:rPr>
              <w:sz w:val="24"/>
              <w:szCs w:val="24"/>
              <w:rPrChange w:id="8563" w:author="Tre" w:date="2012-11-19T09:04:00Z">
                <w:rPr>
                  <w:color w:val="0000FF"/>
                  <w:u w:val="single"/>
                </w:rPr>
              </w:rPrChange>
            </w:rPr>
            <w:fldChar w:fldCharType="begin"/>
          </w:r>
          <w:r w:rsidRPr="00EE27B1">
            <w:rPr>
              <w:sz w:val="24"/>
              <w:szCs w:val="24"/>
              <w:rPrChange w:id="8564" w:author="Tre" w:date="2012-11-19T09:04:00Z">
                <w:rPr>
                  <w:color w:val="0000FF"/>
                  <w:u w:val="single"/>
                </w:rPr>
              </w:rPrChange>
            </w:rPr>
            <w:delInstrText xml:space="preserve"> NEXT  \* MERGEFORMAT </w:delInstrText>
          </w:r>
          <w:r w:rsidRPr="00EE27B1" w:rsidDel="00E404A2">
            <w:rPr>
              <w:sz w:val="24"/>
              <w:szCs w:val="24"/>
              <w:rPrChange w:id="8565" w:author="Tre" w:date="2012-11-19T09:04:00Z">
                <w:rPr>
                  <w:color w:val="0000FF"/>
                  <w:u w:val="single"/>
                </w:rPr>
              </w:rPrChange>
            </w:rPr>
            <w:fldChar w:fldCharType="end"/>
          </w:r>
        </w:del>
      </w:ins>
    </w:p>
    <w:p w:rsidR="00EE27B1" w:rsidRDefault="00EE27B1" w:rsidP="00EE27B1">
      <w:pPr>
        <w:pStyle w:val="MatrixSuperfluous"/>
        <w:rPr>
          <w:szCs w:val="24"/>
        </w:rPr>
        <w:pPrChange w:id="8566" w:author="Tre" w:date="2012-11-16T21:55:00Z">
          <w:pPr>
            <w:pStyle w:val="MatrixIntrotext"/>
          </w:pPr>
        </w:pPrChange>
      </w:pPr>
    </w:p>
    <w:p w:rsidR="00D56CA6" w:rsidRDefault="00D56CA6" w:rsidP="00D56CA6">
      <w:pPr>
        <w:pStyle w:val="Matrix"/>
      </w:pPr>
    </w:p>
    <w:p w:rsidR="00EE27B1" w:rsidRDefault="00D56CA6" w:rsidP="00EE27B1">
      <w:pPr>
        <w:pStyle w:val="Matrixsubtitle"/>
        <w:rPr>
          <w:ins w:id="8567" w:author="Tre" w:date="2012-11-15T11:20:00Z"/>
        </w:rPr>
        <w:pPrChange w:id="8568" w:author="Tre" w:date="2012-11-15T11:20:00Z">
          <w:pPr>
            <w:pStyle w:val="Matrix"/>
          </w:pPr>
        </w:pPrChange>
      </w:pPr>
      <w:r w:rsidRPr="00FE54F9">
        <w:t xml:space="preserve">Downloaded Skills </w:t>
      </w:r>
      <w:del w:id="8569" w:author="Tre" w:date="2012-11-15T11:20:00Z">
        <w:r w:rsidRPr="00FE54F9" w:rsidDel="00C52D0F">
          <w:delText>[</w:delText>
        </w:r>
        <w:r w:rsidR="006A5B9D" w:rsidDel="00C52D0F">
          <w:delText>V</w:delText>
        </w:r>
      </w:del>
      <w:del w:id="8570" w:author="Tre" w:date="2012-11-15T11:19:00Z">
        <w:r w:rsidRPr="00FE54F9" w:rsidDel="00C52D0F">
          <w:delText>aries]</w:delText>
        </w:r>
      </w:del>
      <w:del w:id="8571" w:author="Tre" w:date="2012-11-15T11:20:00Z">
        <w:r w:rsidRPr="00FE54F9" w:rsidDel="00C52D0F">
          <w:delText xml:space="preserve">- </w:delText>
        </w:r>
      </w:del>
    </w:p>
    <w:p w:rsidR="00B45E68" w:rsidRDefault="00B45E68" w:rsidP="00CD65C8">
      <w:pPr>
        <w:pStyle w:val="Matrix"/>
        <w:rPr>
          <w:ins w:id="8572" w:author="Tre" w:date="2012-11-15T11:28:00Z"/>
        </w:rPr>
      </w:pPr>
      <w:ins w:id="8573" w:author="Tre" w:date="2012-11-15T11:21:00Z">
        <w:r>
          <w:t xml:space="preserve">Operators can convert </w:t>
        </w:r>
      </w:ins>
      <w:ins w:id="8574" w:author="Tre" w:date="2012-11-15T11:22:00Z">
        <w:r>
          <w:t xml:space="preserve">all </w:t>
        </w:r>
      </w:ins>
      <w:ins w:id="8575" w:author="Tre" w:date="2012-11-15T11:21:00Z">
        <w:r>
          <w:t>skills</w:t>
        </w:r>
      </w:ins>
      <w:ins w:id="8576" w:author="Tre" w:date="2012-11-15T11:22:00Z">
        <w:r>
          <w:t>, except Matrix Feats,</w:t>
        </w:r>
      </w:ins>
      <w:ins w:id="8577" w:author="Tre" w:date="2012-11-15T11:21:00Z">
        <w:r>
          <w:t xml:space="preserve"> into </w:t>
        </w:r>
      </w:ins>
      <w:ins w:id="8578" w:author="Tre" w:date="2012-11-15T11:22:00Z">
        <w:r>
          <w:t xml:space="preserve">programming code. </w:t>
        </w:r>
      </w:ins>
      <w:ins w:id="8579" w:author="Tre" w:date="2012-11-15T11:21:00Z">
        <w:r>
          <w:t xml:space="preserve"> </w:t>
        </w:r>
      </w:ins>
      <w:ins w:id="8580" w:author="Tre" w:date="2012-11-15T11:22:00Z">
        <w:r>
          <w:t xml:space="preserve">Everything from Martial Arts to Perception can be quantified and converted into simple ones and zeros. The drawback is the programmed skills are only good </w:t>
        </w:r>
      </w:ins>
      <w:ins w:id="8581" w:author="Tre" w:date="2012-11-15T11:23:00Z">
        <w:r>
          <w:t>in the</w:t>
        </w:r>
      </w:ins>
      <w:ins w:id="8582" w:author="Tre" w:date="2012-11-15T11:22:00Z">
        <w:r>
          <w:t xml:space="preserve"> </w:t>
        </w:r>
      </w:ins>
      <w:ins w:id="8583" w:author="Tre" w:date="2012-11-15T11:23:00Z">
        <w:r>
          <w:t>Matrix, where they are uploaded and downloaded to the RSI</w:t>
        </w:r>
      </w:ins>
      <w:ins w:id="8584" w:author="Tre" w:date="2012-11-15T11:24:00Z">
        <w:r w:rsidR="00DA43C0">
          <w:t>s</w:t>
        </w:r>
      </w:ins>
      <w:ins w:id="8585" w:author="Tre" w:date="2012-11-15T11:23:00Z">
        <w:r>
          <w:t xml:space="preserve"> as needed.</w:t>
        </w:r>
      </w:ins>
      <w:ins w:id="8586" w:author="Tre" w:date="2012-11-15T11:24:00Z">
        <w:r w:rsidR="00DA43C0">
          <w:t xml:space="preserve"> A character </w:t>
        </w:r>
      </w:ins>
      <w:ins w:id="8587" w:author="Tre" w:date="2012-11-15T11:31:00Z">
        <w:r w:rsidR="002F63F8">
          <w:t>with</w:t>
        </w:r>
      </w:ins>
      <w:ins w:id="8588" w:author="Tre" w:date="2012-11-15T11:24:00Z">
        <w:r w:rsidR="00DA43C0">
          <w:t xml:space="preserve"> </w:t>
        </w:r>
      </w:ins>
      <w:ins w:id="8589" w:author="Tre" w:date="2012-11-15T11:31:00Z">
        <w:r w:rsidR="002F63F8">
          <w:t>a</w:t>
        </w:r>
      </w:ins>
      <w:ins w:id="8590" w:author="Tre" w:date="2012-11-15T11:24:00Z">
        <w:r w:rsidR="00DA43C0">
          <w:t xml:space="preserve"> 3-Skilled in Parkor </w:t>
        </w:r>
      </w:ins>
      <w:ins w:id="8591" w:author="Tre" w:date="2012-11-15T11:25:00Z">
        <w:r w:rsidR="00DA43C0">
          <w:t xml:space="preserve">can only use his downloaded skill for </w:t>
        </w:r>
      </w:ins>
      <w:ins w:id="8592" w:author="Tre" w:date="2012-11-15T11:31:00Z">
        <w:r w:rsidR="009C3932">
          <w:t xml:space="preserve">Taks rolls </w:t>
        </w:r>
      </w:ins>
      <w:ins w:id="8593" w:author="Tre" w:date="2012-11-15T11:25:00Z">
        <w:r w:rsidR="00DA43C0">
          <w:t>while in the Matrix. Once the RSI has unplugged from the Matrix those skills stay</w:t>
        </w:r>
      </w:ins>
      <w:ins w:id="8594" w:author="Tre" w:date="2012-11-15T11:26:00Z">
        <w:r w:rsidR="00DA43C0">
          <w:t>s</w:t>
        </w:r>
      </w:ins>
      <w:ins w:id="8595" w:author="Tre" w:date="2012-11-15T11:25:00Z">
        <w:r w:rsidR="00DA43C0">
          <w:t xml:space="preserve"> stored in his brain but</w:t>
        </w:r>
      </w:ins>
      <w:ins w:id="8596" w:author="Tre" w:date="2012-11-15T11:26:00Z">
        <w:r w:rsidR="00DA43C0">
          <w:t xml:space="preserve"> are inaccessible while he is in the Real World.</w:t>
        </w:r>
      </w:ins>
    </w:p>
    <w:p w:rsidR="00DA43C0" w:rsidRDefault="00DA43C0" w:rsidP="00CD65C8">
      <w:pPr>
        <w:pStyle w:val="Matrix"/>
        <w:rPr>
          <w:ins w:id="8597" w:author="Tre" w:date="2012-11-15T11:26:00Z"/>
        </w:rPr>
      </w:pPr>
      <w:ins w:id="8598" w:author="Tre" w:date="2012-11-15T11:28:00Z">
        <w:r>
          <w:lastRenderedPageBreak/>
          <w:t>Downloaded skills are limited by the RSI’s Cyberzen rating. Downloaded skills are either temporary or permanent</w:t>
        </w:r>
      </w:ins>
      <w:ins w:id="8599" w:author="Tre" w:date="2012-11-15T11:30:00Z">
        <w:r w:rsidR="00760ABF">
          <w:t>,</w:t>
        </w:r>
      </w:ins>
      <w:ins w:id="8600" w:author="Tre" w:date="2012-11-15T11:28:00Z">
        <w:r>
          <w:t xml:space="preserve"> and this should be tracked on the character</w:t>
        </w:r>
      </w:ins>
      <w:ins w:id="8601" w:author="Tre" w:date="2012-11-15T11:30:00Z">
        <w:r w:rsidR="00760ABF">
          <w:t>’</w:t>
        </w:r>
      </w:ins>
      <w:ins w:id="8602" w:author="Tre" w:date="2012-11-15T11:28:00Z">
        <w:r>
          <w:t>s sheet</w:t>
        </w:r>
      </w:ins>
      <w:ins w:id="8603" w:author="Tre" w:date="2012-11-15T11:30:00Z">
        <w:r w:rsidR="00B612D5">
          <w:t xml:space="preserve"> </w:t>
        </w:r>
        <w:r w:rsidR="00B612D5" w:rsidRPr="009C224A">
          <w:rPr>
            <w:rFonts w:cs="Calibri"/>
            <w:color w:val="FF0000"/>
          </w:rPr>
          <w:t>(</w:t>
        </w:r>
        <w:r w:rsidR="00B612D5" w:rsidRPr="009C224A">
          <w:rPr>
            <w:rFonts w:cs="Calibri"/>
            <w:i/>
            <w:color w:val="FF0000"/>
          </w:rPr>
          <w:t>as listed in [The Ma</w:t>
        </w:r>
        <w:r w:rsidR="00B612D5">
          <w:rPr>
            <w:rFonts w:cs="Calibri"/>
            <w:i/>
            <w:color w:val="FF0000"/>
          </w:rPr>
          <w:t>trix RPG].[Game Concepts].Matrix Ego</w:t>
        </w:r>
        <w:r w:rsidR="00B612D5" w:rsidRPr="009C224A">
          <w:rPr>
            <w:color w:val="FF0000"/>
          </w:rPr>
          <w:t>)</w:t>
        </w:r>
      </w:ins>
      <w:ins w:id="8604" w:author="Tre" w:date="2012-11-15T11:28:00Z">
        <w:r>
          <w:t>. Once unplugged from the Matrix temporary skills are completely erased from the RSI</w:t>
        </w:r>
      </w:ins>
      <w:ins w:id="8605" w:author="Tre" w:date="2012-11-15T11:30:00Z">
        <w:r>
          <w:t>’s brain.</w:t>
        </w:r>
      </w:ins>
    </w:p>
    <w:p w:rsidR="005E123A" w:rsidRPr="00FE54F9" w:rsidDel="00B612D5" w:rsidRDefault="00CD65C8" w:rsidP="00CD65C8">
      <w:pPr>
        <w:pStyle w:val="Matrix"/>
        <w:rPr>
          <w:del w:id="8606" w:author="Tre" w:date="2012-11-15T11:30:00Z"/>
        </w:rPr>
      </w:pPr>
      <w:del w:id="8607" w:author="Tre" w:date="2012-11-15T11:30:00Z">
        <w:r w:rsidDel="00B612D5">
          <w:delText>(rewrite this description)</w:delText>
        </w:r>
        <w:r w:rsidR="009C224A" w:rsidDel="00B612D5">
          <w:delText xml:space="preserve"> </w:delText>
        </w:r>
        <w:r w:rsidR="000D7DD0" w:rsidDel="00B612D5">
          <w:delText>A</w:delText>
        </w:r>
        <w:r w:rsidR="00D56CA6" w:rsidRPr="00FE54F9" w:rsidDel="00B612D5">
          <w:delText xml:space="preserve">ny skill </w:delText>
        </w:r>
        <w:r w:rsidR="000D7DD0" w:rsidDel="00B612D5">
          <w:delText>the character</w:delText>
        </w:r>
        <w:r w:rsidR="000D7DD0" w:rsidRPr="00FE54F9" w:rsidDel="00B612D5">
          <w:delText xml:space="preserve"> </w:delText>
        </w:r>
        <w:r w:rsidR="000D7DD0" w:rsidDel="00B612D5">
          <w:delText>has</w:delText>
        </w:r>
        <w:r w:rsidR="000D7DD0" w:rsidRPr="00FE54F9" w:rsidDel="00B612D5">
          <w:delText xml:space="preserve"> </w:delText>
        </w:r>
        <w:r w:rsidR="00D56CA6" w:rsidRPr="00FE54F9" w:rsidDel="00B612D5">
          <w:delText xml:space="preserve">downloaded into memory. These skills are limited by </w:delText>
        </w:r>
        <w:r w:rsidDel="00B612D5">
          <w:delText>Cyberzen</w:delText>
        </w:r>
        <w:r w:rsidR="00D56CA6" w:rsidRPr="00FE54F9" w:rsidDel="00B612D5">
          <w:delText>. Even though the skills have been downloaded</w:delText>
        </w:r>
        <w:r w:rsidR="001C1C9B" w:rsidDel="00B612D5">
          <w:delText>,</w:delText>
        </w:r>
        <w:r w:rsidR="00D56CA6" w:rsidRPr="00FE54F9" w:rsidDel="00B612D5">
          <w:delText xml:space="preserve"> they still have a skill level. Downloaded skills are either temporary or permanent</w:delText>
        </w:r>
        <w:r w:rsidR="001C1C9B" w:rsidDel="00B612D5">
          <w:delText>,</w:delText>
        </w:r>
        <w:r w:rsidR="00D56CA6" w:rsidRPr="00FE54F9" w:rsidDel="00B612D5">
          <w:delText xml:space="preserve"> depending on the character’s </w:delText>
        </w:r>
        <w:r w:rsidR="009C224A" w:rsidDel="00B612D5">
          <w:delText>Cyberzen</w:delText>
        </w:r>
        <w:r w:rsidR="00D56CA6" w:rsidRPr="00FE54F9" w:rsidDel="00B612D5">
          <w:delText xml:space="preserve"> rating.</w:delText>
        </w:r>
        <w:r w:rsidR="009C224A" w:rsidDel="00B612D5">
          <w:delText xml:space="preserve"> </w:delText>
        </w:r>
        <w:r w:rsidR="009C224A" w:rsidRPr="009C224A" w:rsidDel="00B612D5">
          <w:rPr>
            <w:color w:val="FF0000"/>
          </w:rPr>
          <w:delText>(</w:delText>
        </w:r>
        <w:r w:rsidR="009C224A" w:rsidRPr="009C224A" w:rsidDel="00B612D5">
          <w:rPr>
            <w:rFonts w:cs="Calibri"/>
            <w:color w:val="FF0000"/>
          </w:rPr>
          <w:delText>(</w:delText>
        </w:r>
        <w:r w:rsidR="009C224A" w:rsidRPr="009C224A" w:rsidDel="00B612D5">
          <w:rPr>
            <w:rFonts w:cs="Calibri"/>
            <w:i/>
            <w:color w:val="FF0000"/>
          </w:rPr>
          <w:delText>as listed in [The Ma</w:delText>
        </w:r>
        <w:r w:rsidR="009C224A" w:rsidDel="00B612D5">
          <w:rPr>
            <w:rFonts w:cs="Calibri"/>
            <w:i/>
            <w:color w:val="FF0000"/>
          </w:rPr>
          <w:delText>trix RPG].[Game Concepts].Matrix Ego</w:delText>
        </w:r>
        <w:r w:rsidR="009C224A" w:rsidRPr="009C224A" w:rsidDel="00B612D5">
          <w:rPr>
            <w:color w:val="FF0000"/>
          </w:rPr>
          <w:delText>)</w:delText>
        </w:r>
      </w:del>
    </w:p>
    <w:p w:rsidR="00D56CA6" w:rsidRDefault="00D56CA6" w:rsidP="00D56CA6">
      <w:pPr>
        <w:pStyle w:val="Matrix"/>
        <w:ind w:left="360" w:hanging="360"/>
        <w:rPr>
          <w:rFonts w:cs="Calibri"/>
          <w:b/>
        </w:rPr>
      </w:pPr>
    </w:p>
    <w:p w:rsidR="00D56CA6" w:rsidRDefault="00D56CA6" w:rsidP="00D56CA6">
      <w:pPr>
        <w:pStyle w:val="Matrixsubtitle"/>
      </w:pPr>
      <w:r w:rsidRPr="008E4B70">
        <w:t>Operator Skills</w:t>
      </w:r>
    </w:p>
    <w:p w:rsidR="00D56CA6" w:rsidRDefault="00D56CA6" w:rsidP="00D56CA6">
      <w:pPr>
        <w:pStyle w:val="Matrix"/>
      </w:pPr>
      <w:r>
        <w:t>Skills used by an Operator to get things done. They are an important part of the crew. Their skill set is very specific.</w:t>
      </w:r>
    </w:p>
    <w:p w:rsidR="00D56CA6" w:rsidRPr="00E41110" w:rsidRDefault="00D56CA6" w:rsidP="00D56CA6">
      <w:pPr>
        <w:pStyle w:val="Matrix"/>
      </w:pPr>
    </w:p>
    <w:p w:rsidR="00D56CA6" w:rsidRDefault="00B029A7" w:rsidP="00D56CA6">
      <w:pPr>
        <w:pStyle w:val="Matrix"/>
      </w:pPr>
      <w:r>
        <w:rPr>
          <w:b/>
        </w:rPr>
        <w:t>Programming</w:t>
      </w:r>
      <w:r w:rsidR="00D56CA6" w:rsidRPr="00FE54F9">
        <w:t xml:space="preserve"> [Focus]- Being able to read the Matrix code. </w:t>
      </w:r>
      <w:r w:rsidR="000D7DD0">
        <w:t>Us</w:t>
      </w:r>
      <w:r w:rsidR="00D56CA6" w:rsidRPr="00FE54F9">
        <w:t xml:space="preserve">e </w:t>
      </w:r>
      <w:r>
        <w:t>Programming</w:t>
      </w:r>
      <w:r w:rsidR="00D56CA6" w:rsidRPr="00FE54F9">
        <w:t xml:space="preserve"> to create simulacra equipment for the Matrix, etc. When a party or person is in the loading area before they broadcast</w:t>
      </w:r>
      <w:r w:rsidR="001C1C9B">
        <w:t>,</w:t>
      </w:r>
      <w:r w:rsidR="00D56CA6" w:rsidRPr="00FE54F9">
        <w:t xml:space="preserve"> </w:t>
      </w:r>
      <w:r w:rsidR="002B790A">
        <w:t xml:space="preserve">they </w:t>
      </w:r>
      <w:r w:rsidR="00D56CA6" w:rsidRPr="00FE54F9">
        <w:t xml:space="preserve">have all the equipment that they can take. </w:t>
      </w:r>
    </w:p>
    <w:p w:rsidR="009B381B" w:rsidRPr="00FE54F9" w:rsidRDefault="009B381B" w:rsidP="009B381B">
      <w:pPr>
        <w:pStyle w:val="Matrix"/>
      </w:pPr>
      <w:r>
        <w:t>H</w:t>
      </w:r>
      <w:r w:rsidRPr="00FE54F9">
        <w:t xml:space="preserve">acks </w:t>
      </w:r>
      <w:r>
        <w:t>that</w:t>
      </w:r>
      <w:r w:rsidRPr="00FE54F9">
        <w:t xml:space="preserve"> help RSIs get things done in the Matrix. RSIs need an Operator, who is like a copilot</w:t>
      </w:r>
      <w:r>
        <w:t>, and t</w:t>
      </w:r>
      <w:r w:rsidRPr="00FE54F9">
        <w:t xml:space="preserve">heir copilot needs to know some Hacks to help them get around in the system. Hacks help the Operator watch </w:t>
      </w:r>
      <w:r>
        <w:t xml:space="preserve">a character’s </w:t>
      </w:r>
      <w:r w:rsidRPr="00FE54F9">
        <w:t xml:space="preserve">back. </w:t>
      </w:r>
      <w:r>
        <w:t>Programming</w:t>
      </w:r>
      <w:r w:rsidRPr="00FE54F9">
        <w:t xml:space="preserve"> Hacks help an Operator know enough programming to see the construct for what it is. Operators have a better view</w:t>
      </w:r>
      <w:r>
        <w:t xml:space="preserve"> </w:t>
      </w:r>
      <w:r w:rsidRPr="00FE54F9">
        <w:t>of what is happening inside the Matrix than the players do.</w:t>
      </w:r>
    </w:p>
    <w:p w:rsidR="009B381B" w:rsidRPr="00FE54F9" w:rsidRDefault="009B381B" w:rsidP="009B381B">
      <w:pPr>
        <w:pStyle w:val="Matrix"/>
      </w:pPr>
      <w:r w:rsidRPr="00FE54F9">
        <w:t>The moment before an Operator can jack people into the Matrix</w:t>
      </w:r>
      <w:r>
        <w:t>,</w:t>
      </w:r>
      <w:r w:rsidRPr="00FE54F9">
        <w:t xml:space="preserve"> he must make a task roll to see how many hardlines he can secure for his team to go into the Matrix. If the Operator makes the task threshold they get one secure hardline. For every success rolled above the Task Threshold they secure an additional hardline for the group. These hardlines are secure connections that the operator uses to broadcast RSIs in and out of the Matrix. An Operator can check if her hardlines have been cut. An Operator has</w:t>
      </w:r>
      <w:r>
        <w:t xml:space="preserve"> a limited number of</w:t>
      </w:r>
      <w:r w:rsidRPr="00FE54F9">
        <w:t xml:space="preserve"> spaces for that particular broadcast. He can have all his hardlines secure or</w:t>
      </w:r>
      <w:r>
        <w:t>,</w:t>
      </w:r>
      <w:r w:rsidRPr="00FE54F9">
        <w:t xml:space="preserve"> if they have been cut or damaged for some reason, he can secure another until his maximum amount of secure hardlines have been filled</w:t>
      </w:r>
      <w:r w:rsidRPr="00FE54F9">
        <w:rPr>
          <w:i/>
          <w:color w:val="FF0000"/>
        </w:rPr>
        <w:t xml:space="preserve">. [Example: An Operator makes a task roll to see how many hardlines he can secure for the connection, </w:t>
      </w:r>
      <w:r>
        <w:rPr>
          <w:i/>
          <w:color w:val="FF0000"/>
        </w:rPr>
        <w:t>let’s</w:t>
      </w:r>
      <w:r w:rsidRPr="00FE54F9">
        <w:rPr>
          <w:i/>
          <w:color w:val="FF0000"/>
        </w:rPr>
        <w:t xml:space="preserve"> say it is 5. These are </w:t>
      </w:r>
      <w:r>
        <w:rPr>
          <w:i/>
          <w:color w:val="FF0000"/>
        </w:rPr>
        <w:t>5</w:t>
      </w:r>
      <w:r w:rsidRPr="00FE54F9">
        <w:rPr>
          <w:i/>
          <w:color w:val="FF0000"/>
        </w:rPr>
        <w:t xml:space="preserve"> secure locations that he can </w:t>
      </w:r>
      <w:r>
        <w:rPr>
          <w:i/>
          <w:color w:val="FF0000"/>
        </w:rPr>
        <w:t xml:space="preserve">use to </w:t>
      </w:r>
      <w:r w:rsidRPr="00FE54F9">
        <w:rPr>
          <w:i/>
          <w:color w:val="FF0000"/>
        </w:rPr>
        <w:t>bring RSI in and out of the Matrix. If a hardline is cut</w:t>
      </w:r>
      <w:r>
        <w:rPr>
          <w:i/>
          <w:color w:val="FF0000"/>
        </w:rPr>
        <w:t>,</w:t>
      </w:r>
      <w:r w:rsidRPr="00FE54F9">
        <w:rPr>
          <w:i/>
          <w:color w:val="FF0000"/>
        </w:rPr>
        <w:t xml:space="preserve"> he can secure another so that he is back to the 5 hardlines he is allowed to maintain.]</w:t>
      </w:r>
      <w:r w:rsidRPr="007836B6">
        <w:t xml:space="preserve"> </w:t>
      </w:r>
      <w:r w:rsidRPr="00FE54F9">
        <w:t>It is suicide to use a non-secure hardline</w:t>
      </w:r>
      <w:r>
        <w:t>; a</w:t>
      </w:r>
      <w:r w:rsidRPr="00FE54F9">
        <w:t>n unsecured hardline could have Agents at the other end of the line.</w:t>
      </w:r>
    </w:p>
    <w:p w:rsidR="009B381B" w:rsidRPr="00FE54F9" w:rsidRDefault="009B381B" w:rsidP="009B381B">
      <w:pPr>
        <w:pStyle w:val="Matrix"/>
      </w:pPr>
      <w:r w:rsidRPr="00FE54F9">
        <w:t>Operators also need to be aware of their hardline’s bandwidth. It is more difficult for an Operator to secure hardlines with large bandwidths. The more network traffic the higher the bandwidth. High bandwidth hardlines increase the Operator’s difficulty level for securing that hardline. So if a crew is trying to broadcast a Navy ship it would be next to impossible because the bandwidth for that would be ridiculous. It would be better to build a Navy Ship in the Matrix and use that one.</w:t>
      </w:r>
    </w:p>
    <w:p w:rsidR="009B381B" w:rsidRDefault="009B381B" w:rsidP="009B381B">
      <w:pPr>
        <w:pStyle w:val="Matrix"/>
        <w:rPr>
          <w:ins w:id="8608" w:author="Tre" w:date="2012-11-19T09:05:00Z"/>
        </w:rPr>
      </w:pPr>
      <w:r w:rsidRPr="00FE54F9">
        <w:t xml:space="preserve">The Operator makes </w:t>
      </w:r>
      <w:r>
        <w:t>the</w:t>
      </w:r>
      <w:r w:rsidRPr="00FE54F9">
        <w:t xml:space="preserve"> task roll to assist the RSIs in the Matrix. The Operator can add dice to the RSI’s dice pool. This helps represent the advance knowledge that the Operator is sharing with the players. The Operator also helps with lots of </w:t>
      </w:r>
      <w:r>
        <w:t>roleplay</w:t>
      </w:r>
      <w:r w:rsidRPr="00FE54F9">
        <w:t xml:space="preserve"> knowledge. The Operator can see what the characters can’t. For example an Operator can see through walls. For every success on the Operator’s task roll</w:t>
      </w:r>
      <w:r>
        <w:t>,</w:t>
      </w:r>
      <w:r w:rsidRPr="00FE54F9">
        <w:t xml:space="preserve"> the RSI gets additional dice added to their dice pool. This affect last</w:t>
      </w:r>
      <w:r>
        <w:t>s</w:t>
      </w:r>
      <w:r w:rsidRPr="00FE54F9">
        <w:t xml:space="preserve"> as long as the Operator’s information is still helpful. That is left up to the GM’s discretion.</w:t>
      </w:r>
    </w:p>
    <w:p w:rsidR="000B0456" w:rsidRPr="00FE54F9" w:rsidRDefault="000B0456" w:rsidP="009B381B">
      <w:pPr>
        <w:pStyle w:val="Matrix"/>
      </w:pPr>
    </w:p>
    <w:p w:rsidR="00D56CA6" w:rsidRPr="00FE54F9" w:rsidRDefault="00D56CA6" w:rsidP="009B381B">
      <w:pPr>
        <w:pStyle w:val="Matrix"/>
      </w:pPr>
      <w:r w:rsidRPr="00FE54F9">
        <w:rPr>
          <w:b/>
        </w:rPr>
        <w:t>Matrix Power Plant Hardware</w:t>
      </w:r>
      <w:r w:rsidRPr="00FE54F9">
        <w:t xml:space="preserve"> [Focus]- Understanding the actual hardware and tech that makes up any construct based technology. </w:t>
      </w:r>
    </w:p>
    <w:p w:rsidR="00D56CA6" w:rsidRDefault="00D56CA6" w:rsidP="00B5091C">
      <w:pPr>
        <w:pStyle w:val="Matrix"/>
      </w:pPr>
      <w:r>
        <w:br w:type="page"/>
      </w:r>
    </w:p>
    <w:p w:rsidR="002F0A45" w:rsidRDefault="002F0A45" w:rsidP="002F0A45">
      <w:pPr>
        <w:pStyle w:val="MatrixTitle"/>
        <w:rPr>
          <w:sz w:val="20"/>
        </w:rPr>
      </w:pPr>
      <w:r w:rsidRPr="00D56CA6">
        <w:lastRenderedPageBreak/>
        <w:t>Equipment</w:t>
      </w:r>
      <w:r w:rsidRPr="00D56CA6">
        <w:rPr>
          <w:sz w:val="20"/>
        </w:rPr>
        <w:t xml:space="preserve"> </w:t>
      </w:r>
    </w:p>
    <w:p w:rsidR="00D56CA6" w:rsidRPr="00D56CA6" w:rsidRDefault="00D56CA6" w:rsidP="002F0A45">
      <w:pPr>
        <w:pStyle w:val="MatrixIntrotext"/>
      </w:pPr>
      <w:r w:rsidRPr="00D56CA6">
        <w:t xml:space="preserve">Real World Equipment and hardware are listed in this section. This is not a complete list, but </w:t>
      </w:r>
      <w:r w:rsidR="00076D16">
        <w:t>I</w:t>
      </w:r>
      <w:r w:rsidR="00076D16" w:rsidRPr="00D56CA6">
        <w:t xml:space="preserve"> </w:t>
      </w:r>
      <w:r w:rsidRPr="00D56CA6">
        <w:t xml:space="preserve">have outlined enough items to get most people started. Equipment is gear most people can carry or travel with. Hardware includes cyberware and larger pieces of equipment that are not normally carried by one person. Simulacra equipment </w:t>
      </w:r>
      <w:r w:rsidR="001C1C9B">
        <w:t>includes</w:t>
      </w:r>
      <w:r w:rsidR="001C1C9B" w:rsidRPr="00D56CA6">
        <w:t xml:space="preserve"> </w:t>
      </w:r>
      <w:r w:rsidRPr="00D56CA6">
        <w:t>items made to work in the Matrix. They are constructed in the Matrix and only work in the Matrix.</w:t>
      </w:r>
    </w:p>
    <w:p w:rsidR="00D56CA6" w:rsidRPr="00D56CA6" w:rsidRDefault="00D56CA6" w:rsidP="00B5091C">
      <w:pPr>
        <w:pStyle w:val="Matrix"/>
      </w:pPr>
    </w:p>
    <w:p w:rsidR="00D56CA6" w:rsidRPr="00D56CA6" w:rsidRDefault="002F0A45" w:rsidP="002F0A45">
      <w:pPr>
        <w:pStyle w:val="Matrixsubtitle"/>
      </w:pPr>
      <w:r w:rsidRPr="00D56CA6">
        <w:t>Real World Equipment List</w:t>
      </w:r>
    </w:p>
    <w:p w:rsidR="00D56CA6" w:rsidRPr="00D56CA6" w:rsidRDefault="00D56CA6" w:rsidP="002F0A45">
      <w:pPr>
        <w:pStyle w:val="MatrixIntrotext"/>
      </w:pPr>
      <w:r w:rsidRPr="00D56CA6">
        <w:t>Equipment is gear that characters can acquire outside the Matrix. All gear outside the Matrix has value based on how uncommon, or how difficult it is to find. Humans will trade for food, clothing, shelter, transport, weapons, services, or entertainment. Currency doesn’t work in this post apocalyptic world.</w:t>
      </w:r>
    </w:p>
    <w:p w:rsidR="00D56CA6" w:rsidRPr="00D56CA6" w:rsidRDefault="00D56CA6" w:rsidP="00056D0C">
      <w:pPr>
        <w:pStyle w:val="Matrix"/>
      </w:pPr>
    </w:p>
    <w:p w:rsidR="00D56CA6" w:rsidRDefault="00C55D6C" w:rsidP="00056D0C">
      <w:pPr>
        <w:pStyle w:val="Matrix"/>
        <w:rPr>
          <w:ins w:id="8609" w:author="Tre" w:date="2012-11-19T09:05:00Z"/>
        </w:rPr>
      </w:pPr>
      <w:r w:rsidRPr="00C55D6C">
        <w:rPr>
          <w:b/>
        </w:rPr>
        <w:t xml:space="preserve">Desert </w:t>
      </w:r>
      <w:r w:rsidR="0078215A">
        <w:rPr>
          <w:b/>
        </w:rPr>
        <w:t>S</w:t>
      </w:r>
      <w:r w:rsidRPr="00C55D6C">
        <w:rPr>
          <w:b/>
        </w:rPr>
        <w:t>uits</w:t>
      </w:r>
      <w:r w:rsidR="00CF75F2" w:rsidRPr="00DB5FC3">
        <w:rPr>
          <w:b/>
        </w:rPr>
        <w:t>-</w:t>
      </w:r>
      <w:r w:rsidR="00D56CA6" w:rsidRPr="00D56CA6">
        <w:t xml:space="preserve"> </w:t>
      </w:r>
      <w:r w:rsidR="00EE4FEE">
        <w:t>W</w:t>
      </w:r>
      <w:r w:rsidR="0078215A">
        <w:t>oven</w:t>
      </w:r>
      <w:r w:rsidR="0078215A" w:rsidRPr="00D56CA6">
        <w:t xml:space="preserve"> </w:t>
      </w:r>
      <w:r w:rsidR="00D56CA6" w:rsidRPr="00D56CA6">
        <w:t>suits that are worn in the ice desert o</w:t>
      </w:r>
      <w:r w:rsidR="00EE4FEE">
        <w:t>n</w:t>
      </w:r>
      <w:r w:rsidR="00D56CA6" w:rsidRPr="00D56CA6">
        <w:t xml:space="preserve"> the surface world. The suits are built with environmental controls that keep </w:t>
      </w:r>
      <w:r w:rsidR="0078215A">
        <w:t>the body</w:t>
      </w:r>
      <w:r w:rsidR="0078215A" w:rsidRPr="00D56CA6">
        <w:t xml:space="preserve"> </w:t>
      </w:r>
      <w:r w:rsidR="00D56CA6" w:rsidRPr="00D56CA6">
        <w:t>warm. The entire suit is powered on body movement</w:t>
      </w:r>
      <w:r w:rsidR="00EE4FEE">
        <w:t xml:space="preserve"> with</w:t>
      </w:r>
      <w:r w:rsidR="00D56CA6" w:rsidRPr="00D56CA6">
        <w:t xml:space="preserve"> no electronic parts in it at all. The suit recycles bodyheat</w:t>
      </w:r>
      <w:r w:rsidR="00EE4FEE">
        <w:t>,</w:t>
      </w:r>
      <w:r w:rsidR="00D56CA6" w:rsidRPr="00D56CA6">
        <w:t xml:space="preserve"> saving it and distributing that heat to where it is needed. The suit filters the air </w:t>
      </w:r>
      <w:r w:rsidR="0078215A">
        <w:t>for breathing, and it</w:t>
      </w:r>
      <w:r w:rsidR="00D56CA6" w:rsidRPr="00D56CA6">
        <w:t xml:space="preserve"> can completely recycle </w:t>
      </w:r>
      <w:r w:rsidR="0078215A">
        <w:t>breathable</w:t>
      </w:r>
      <w:r w:rsidR="0078215A" w:rsidRPr="00D56CA6">
        <w:t xml:space="preserve"> </w:t>
      </w:r>
      <w:r w:rsidR="00D56CA6" w:rsidRPr="00D56CA6">
        <w:t xml:space="preserve">air for up to twelve hours at a time. </w:t>
      </w:r>
      <w:r w:rsidR="0078215A">
        <w:t>T</w:t>
      </w:r>
      <w:r w:rsidR="00D56CA6" w:rsidRPr="00D56CA6">
        <w:t>he suits are completely submersible in water</w:t>
      </w:r>
      <w:r w:rsidR="0078215A">
        <w:t>,</w:t>
      </w:r>
      <w:r w:rsidR="00D56CA6" w:rsidRPr="00D56CA6">
        <w:t xml:space="preserve"> but they are less efficient and not </w:t>
      </w:r>
      <w:r w:rsidR="00EE4FEE">
        <w:t xml:space="preserve">at all </w:t>
      </w:r>
      <w:r w:rsidR="00D56CA6" w:rsidRPr="00D56CA6">
        <w:t xml:space="preserve">buoyant. These suits were developed by the first Nomads who went out into the desert. Different tribes of Nomads have different </w:t>
      </w:r>
      <w:r w:rsidR="00EE4FEE">
        <w:t>(</w:t>
      </w:r>
      <w:r w:rsidR="00D56CA6" w:rsidRPr="00D56CA6">
        <w:t>sometimes extremely different</w:t>
      </w:r>
      <w:r w:rsidR="00EE4FEE">
        <w:t>)</w:t>
      </w:r>
      <w:r w:rsidR="00D56CA6" w:rsidRPr="00D56CA6">
        <w:t xml:space="preserve"> styles of suits, but essentially</w:t>
      </w:r>
      <w:r w:rsidR="00EE4FEE">
        <w:t>,</w:t>
      </w:r>
      <w:r w:rsidR="00D56CA6" w:rsidRPr="00D56CA6">
        <w:t xml:space="preserve"> they all work the same. The suits are lightweight and easy to move around in. </w:t>
      </w:r>
    </w:p>
    <w:p w:rsidR="000B0456" w:rsidRPr="00D56CA6" w:rsidRDefault="000B0456" w:rsidP="00056D0C">
      <w:pPr>
        <w:pStyle w:val="Matrix"/>
      </w:pPr>
    </w:p>
    <w:p w:rsidR="00D56CA6" w:rsidRDefault="00C55D6C" w:rsidP="00056D0C">
      <w:pPr>
        <w:pStyle w:val="Matrix"/>
        <w:rPr>
          <w:ins w:id="8610" w:author="Tre" w:date="2012-11-19T09:05:00Z"/>
        </w:rPr>
      </w:pPr>
      <w:r w:rsidRPr="00C55D6C">
        <w:rPr>
          <w:b/>
        </w:rPr>
        <w:t>Battle Suits</w:t>
      </w:r>
      <w:r w:rsidR="00D56CA6" w:rsidRPr="00D56CA6">
        <w:t xml:space="preserve"> </w:t>
      </w:r>
      <w:r w:rsidRPr="00C55D6C">
        <w:rPr>
          <w:b/>
        </w:rPr>
        <w:t>(APU)</w:t>
      </w:r>
      <w:r w:rsidR="00D56CA6" w:rsidRPr="00D56CA6">
        <w:t xml:space="preserve"> - </w:t>
      </w:r>
      <w:r w:rsidR="0078215A">
        <w:t>M</w:t>
      </w:r>
      <w:r w:rsidR="00D56CA6" w:rsidRPr="00D56CA6">
        <w:t xml:space="preserve">echanized suits worn by any Zion soldier fighting a sentinel. The first APUs were developed from an actual sentinel frame. APUs can use the Machines’ parts in their construction. APUs are essential to combat the Machines out of the </w:t>
      </w:r>
      <w:r w:rsidR="00EE4FEE" w:rsidRPr="00D56CA6">
        <w:t>M</w:t>
      </w:r>
      <w:r w:rsidR="00EE4FEE">
        <w:t>atrix</w:t>
      </w:r>
      <w:r w:rsidR="00D56CA6" w:rsidRPr="00D56CA6">
        <w:t>. The suits have augmented strength</w:t>
      </w:r>
      <w:r w:rsidR="00EE4FEE">
        <w:t>, and t</w:t>
      </w:r>
      <w:r w:rsidR="00D56CA6" w:rsidRPr="00D56CA6">
        <w:t>hey are also extremely resistant to damage, much like the sentinels they were developed from. But unfortunately for the human race</w:t>
      </w:r>
      <w:r w:rsidR="00EE4FEE">
        <w:t>,</w:t>
      </w:r>
      <w:r w:rsidR="00D56CA6" w:rsidRPr="00D56CA6">
        <w:t xml:space="preserve"> there are not </w:t>
      </w:r>
      <w:r w:rsidR="00EE4FEE">
        <w:t>many</w:t>
      </w:r>
      <w:r w:rsidR="00D56CA6" w:rsidRPr="00D56CA6">
        <w:t xml:space="preserve"> of these suits. The raw materials have to be taken from parts of sentinels and frames</w:t>
      </w:r>
      <w:r w:rsidR="00EE4FEE">
        <w:t>, and of course, t</w:t>
      </w:r>
      <w:r w:rsidR="00D56CA6" w:rsidRPr="00D56CA6">
        <w:t>he Machines are not about to hand over their factories and frames to the humans. APUs are powered by fusion power cells.</w:t>
      </w:r>
    </w:p>
    <w:p w:rsidR="000B0456" w:rsidRPr="00D56CA6" w:rsidRDefault="000B0456" w:rsidP="00056D0C">
      <w:pPr>
        <w:pStyle w:val="Matrix"/>
      </w:pPr>
    </w:p>
    <w:p w:rsidR="00D56CA6" w:rsidRDefault="00C55D6C" w:rsidP="00056D0C">
      <w:pPr>
        <w:pStyle w:val="Matrix"/>
        <w:rPr>
          <w:ins w:id="8611" w:author="Tre" w:date="2012-11-19T09:05:00Z"/>
        </w:rPr>
      </w:pPr>
      <w:r w:rsidRPr="00C55D6C">
        <w:rPr>
          <w:b/>
        </w:rPr>
        <w:t>Thermal Wear</w:t>
      </w:r>
      <w:r w:rsidR="00D56CA6" w:rsidRPr="00D56CA6">
        <w:t xml:space="preserve"> – Non</w:t>
      </w:r>
      <w:r w:rsidR="0078215A">
        <w:t>-</w:t>
      </w:r>
      <w:r w:rsidR="00D56CA6" w:rsidRPr="00D56CA6">
        <w:t>standard thermal clothing best used under the Earth's surface. Light Thermal Wear isn’t sufficient for being above ground at night. If a person plans to spend any time on the surface they better have a heavier Thermal Wear. Thermal wear is rated as light, medium, or heavy duty.</w:t>
      </w:r>
    </w:p>
    <w:p w:rsidR="000B0456" w:rsidRPr="00D56CA6" w:rsidRDefault="000B0456" w:rsidP="00056D0C">
      <w:pPr>
        <w:pStyle w:val="Matrix"/>
      </w:pPr>
    </w:p>
    <w:p w:rsidR="00D56CA6" w:rsidRDefault="00C55D6C" w:rsidP="00056D0C">
      <w:pPr>
        <w:pStyle w:val="Matrix"/>
        <w:rPr>
          <w:ins w:id="8612" w:author="Tre" w:date="2012-11-19T09:05:00Z"/>
        </w:rPr>
      </w:pPr>
      <w:r w:rsidRPr="00C55D6C">
        <w:rPr>
          <w:b/>
        </w:rPr>
        <w:t xml:space="preserve">Dig Dug- </w:t>
      </w:r>
      <w:r w:rsidR="00FC61A3" w:rsidRPr="00D56CA6">
        <w:t xml:space="preserve">Most nomads carry this utilitarian piece of equipment. </w:t>
      </w:r>
      <w:r w:rsidR="00FC61A3">
        <w:t>The dig dug</w:t>
      </w:r>
      <w:r w:rsidR="00FC61A3" w:rsidRPr="00D56CA6">
        <w:t xml:space="preserve"> </w:t>
      </w:r>
      <w:r w:rsidR="00D56CA6" w:rsidRPr="00D56CA6">
        <w:t>looks like a metal trash lid with claws folded underneath. When placed on the ground with the claw side down</w:t>
      </w:r>
      <w:r w:rsidR="00FC61A3">
        <w:t>,</w:t>
      </w:r>
      <w:r w:rsidR="00D56CA6" w:rsidRPr="00D56CA6">
        <w:t xml:space="preserve"> it will dig to a specific depth</w:t>
      </w:r>
      <w:r w:rsidR="00FC61A3">
        <w:t>,</w:t>
      </w:r>
      <w:r w:rsidR="00D56CA6" w:rsidRPr="00D56CA6">
        <w:t xml:space="preserve"> making </w:t>
      </w:r>
      <w:r w:rsidR="008373DD">
        <w:t>a three</w:t>
      </w:r>
      <w:r w:rsidR="00FC61A3">
        <w:t>-</w:t>
      </w:r>
      <w:r w:rsidR="008373DD">
        <w:t xml:space="preserve"> to five</w:t>
      </w:r>
      <w:r w:rsidR="00FC61A3">
        <w:t>-</w:t>
      </w:r>
      <w:r w:rsidR="008373DD">
        <w:t>foot</w:t>
      </w:r>
      <w:r w:rsidR="00D56CA6" w:rsidRPr="00D56CA6">
        <w:t xml:space="preserve"> wide tunnel. Usually</w:t>
      </w:r>
      <w:r w:rsidR="00FC61A3">
        <w:t>,</w:t>
      </w:r>
      <w:r w:rsidR="00D56CA6" w:rsidRPr="00D56CA6">
        <w:t xml:space="preserve"> Nomads will put their tent</w:t>
      </w:r>
      <w:r w:rsidR="00FC61A3">
        <w:t>s</w:t>
      </w:r>
      <w:r w:rsidR="00D56CA6" w:rsidRPr="00D56CA6">
        <w:t xml:space="preserve"> into these burrowed holes to sleep hidden and warm.</w:t>
      </w:r>
    </w:p>
    <w:p w:rsidR="000B0456" w:rsidRPr="00D56CA6" w:rsidRDefault="000B0456" w:rsidP="00056D0C">
      <w:pPr>
        <w:pStyle w:val="Matrix"/>
      </w:pPr>
    </w:p>
    <w:p w:rsidR="00D56CA6" w:rsidRDefault="00C55D6C" w:rsidP="00056D0C">
      <w:pPr>
        <w:pStyle w:val="Matrix"/>
        <w:rPr>
          <w:ins w:id="8613" w:author="Tre" w:date="2012-11-19T09:05:00Z"/>
        </w:rPr>
      </w:pPr>
      <w:r w:rsidRPr="00C55D6C">
        <w:rPr>
          <w:b/>
        </w:rPr>
        <w:t>Canteen-</w:t>
      </w:r>
      <w:r w:rsidR="00D56CA6" w:rsidRPr="00D56CA6">
        <w:t xml:space="preserve"> A canteen not only holds water, but can test for the purity of the water and sterilize the water if need be. </w:t>
      </w:r>
      <w:r w:rsidR="00FC61A3">
        <w:t>Canteens</w:t>
      </w:r>
      <w:r w:rsidR="00FC61A3" w:rsidRPr="00D56CA6">
        <w:t xml:space="preserve"> </w:t>
      </w:r>
      <w:r w:rsidR="00D56CA6" w:rsidRPr="00D56CA6">
        <w:t>can also melt small amounts of ice so that a traveler can make water to drink.</w:t>
      </w:r>
    </w:p>
    <w:p w:rsidR="000B0456" w:rsidRPr="00D56CA6" w:rsidRDefault="000B0456" w:rsidP="00056D0C">
      <w:pPr>
        <w:pStyle w:val="Matrix"/>
      </w:pPr>
    </w:p>
    <w:p w:rsidR="00D56CA6" w:rsidRDefault="00C55D6C" w:rsidP="00056D0C">
      <w:pPr>
        <w:pStyle w:val="Matrix"/>
        <w:rPr>
          <w:ins w:id="8614" w:author="Tre" w:date="2012-11-19T09:05:00Z"/>
        </w:rPr>
      </w:pPr>
      <w:r w:rsidRPr="00C55D6C">
        <w:rPr>
          <w:b/>
        </w:rPr>
        <w:t>Desert Tents-</w:t>
      </w:r>
      <w:r w:rsidR="00D56CA6" w:rsidRPr="00D56CA6">
        <w:t xml:space="preserve"> These are a nomadic invention. The</w:t>
      </w:r>
      <w:r w:rsidR="00FC61A3">
        <w:t>re are two types of desert tents. The smaller tents</w:t>
      </w:r>
      <w:r w:rsidR="00D56CA6" w:rsidRPr="00D56CA6">
        <w:t xml:space="preserve"> are made to fit into holes that are burrowed by a dig dug. The large versions are set up on the surface and allowed to be buried by blowing snow and ice. </w:t>
      </w:r>
      <w:r w:rsidR="00FC61A3">
        <w:t>These</w:t>
      </w:r>
      <w:r w:rsidR="00D56CA6" w:rsidRPr="00D56CA6">
        <w:t xml:space="preserve"> can act as more permanent structures that people can live in</w:t>
      </w:r>
      <w:r w:rsidR="008373DD">
        <w:t>,</w:t>
      </w:r>
      <w:r w:rsidR="00D56CA6" w:rsidRPr="00D56CA6">
        <w:t xml:space="preserve"> and there is natural camouflage from the snow</w:t>
      </w:r>
      <w:r w:rsidR="00FC61A3">
        <w:t>,</w:t>
      </w:r>
      <w:r w:rsidR="00D56CA6" w:rsidRPr="00D56CA6">
        <w:t xml:space="preserve"> turning the tent into what would look like a mound of snow. These tents come in different sizes, i.e. one man, two man, etc.</w:t>
      </w:r>
    </w:p>
    <w:p w:rsidR="000B0456" w:rsidRPr="00D56CA6" w:rsidRDefault="000B0456" w:rsidP="00056D0C">
      <w:pPr>
        <w:pStyle w:val="Matrix"/>
      </w:pPr>
    </w:p>
    <w:p w:rsidR="00D56CA6" w:rsidRDefault="00C55D6C" w:rsidP="00056D0C">
      <w:pPr>
        <w:pStyle w:val="Matrix"/>
        <w:rPr>
          <w:ins w:id="8615" w:author="Tre" w:date="2012-11-19T09:05:00Z"/>
        </w:rPr>
      </w:pPr>
      <w:r w:rsidRPr="00C55D6C">
        <w:rPr>
          <w:b/>
        </w:rPr>
        <w:lastRenderedPageBreak/>
        <w:t>Nomad Stick-</w:t>
      </w:r>
      <w:r w:rsidR="00D56CA6" w:rsidRPr="00D56CA6">
        <w:t xml:space="preserve"> </w:t>
      </w:r>
      <w:r w:rsidR="008373DD">
        <w:t>T</w:t>
      </w:r>
      <w:r w:rsidR="00D56CA6" w:rsidRPr="00D56CA6">
        <w:t>hese are handy tools in a scepter</w:t>
      </w:r>
      <w:r w:rsidR="008373DD">
        <w:t>-</w:t>
      </w:r>
      <w:r w:rsidR="00D56CA6" w:rsidRPr="00D56CA6">
        <w:t>size</w:t>
      </w:r>
      <w:r w:rsidR="00FC61A3">
        <w:t>d</w:t>
      </w:r>
      <w:r w:rsidR="00D56CA6" w:rsidRPr="00D56CA6">
        <w:t xml:space="preserve"> case. They have lights, fire starters, cutters for metal, compass, etc. Nomad Sticks can </w:t>
      </w:r>
      <w:r w:rsidR="008373DD">
        <w:t>include</w:t>
      </w:r>
      <w:r w:rsidR="008373DD" w:rsidRPr="00D56CA6">
        <w:t xml:space="preserve"> </w:t>
      </w:r>
      <w:r w:rsidR="00D56CA6" w:rsidRPr="00D56CA6">
        <w:t>any number of gadgets, weapons, whatever. These instruments were developed by the original Nomad communitie</w:t>
      </w:r>
      <w:r w:rsidR="00FC61A3">
        <w:t>s—t</w:t>
      </w:r>
      <w:r w:rsidR="00D56CA6" w:rsidRPr="00D56CA6">
        <w:t xml:space="preserve">here was a need to </w:t>
      </w:r>
      <w:r w:rsidR="008373DD">
        <w:t xml:space="preserve">make a device that would </w:t>
      </w:r>
      <w:r w:rsidR="00FC61A3">
        <w:t>be both</w:t>
      </w:r>
      <w:r w:rsidR="00D56CA6" w:rsidRPr="00D56CA6">
        <w:t xml:space="preserve"> functional and easy to carry. Not all Nomads have these sticks, but the desert Nomads prefer them.</w:t>
      </w:r>
    </w:p>
    <w:p w:rsidR="000B0456" w:rsidRPr="00D56CA6" w:rsidRDefault="000B0456" w:rsidP="00056D0C">
      <w:pPr>
        <w:pStyle w:val="Matrix"/>
      </w:pPr>
    </w:p>
    <w:p w:rsidR="00D56CA6" w:rsidRDefault="00C55D6C" w:rsidP="00056D0C">
      <w:pPr>
        <w:pStyle w:val="Matrix"/>
        <w:rPr>
          <w:ins w:id="8616" w:author="Tre" w:date="2012-11-19T09:05:00Z"/>
        </w:rPr>
      </w:pPr>
      <w:r w:rsidRPr="00C55D6C">
        <w:rPr>
          <w:b/>
        </w:rPr>
        <w:t>Climbing Gear-</w:t>
      </w:r>
      <w:r w:rsidR="00D56CA6" w:rsidRPr="00D56CA6">
        <w:t xml:space="preserve"> Shoes, harnesses, ropes, belay devices, and various other climbing odds and ends. Climbing gear is specialized for the terrain it is used in. For example</w:t>
      </w:r>
      <w:r w:rsidR="00FC61A3">
        <w:t>,</w:t>
      </w:r>
      <w:r w:rsidR="00D56CA6" w:rsidRPr="00D56CA6">
        <w:t xml:space="preserve"> ice climbers </w:t>
      </w:r>
      <w:r w:rsidR="00687200">
        <w:t xml:space="preserve">might </w:t>
      </w:r>
      <w:r w:rsidR="00D56CA6" w:rsidRPr="00D56CA6">
        <w:t>use crampons.</w:t>
      </w:r>
    </w:p>
    <w:p w:rsidR="000B0456" w:rsidRPr="00D56CA6" w:rsidRDefault="000B0456" w:rsidP="00056D0C">
      <w:pPr>
        <w:pStyle w:val="Matrix"/>
      </w:pPr>
    </w:p>
    <w:p w:rsidR="00D56CA6" w:rsidRDefault="00C55D6C" w:rsidP="00056D0C">
      <w:pPr>
        <w:pStyle w:val="Matrix"/>
        <w:rPr>
          <w:ins w:id="8617" w:author="Tre" w:date="2012-11-19T09:05:00Z"/>
        </w:rPr>
      </w:pPr>
      <w:r w:rsidRPr="00C55D6C">
        <w:rPr>
          <w:b/>
        </w:rPr>
        <w:t>Land Mine-</w:t>
      </w:r>
      <w:r w:rsidR="00D56CA6" w:rsidRPr="00D56CA6">
        <w:t xml:space="preserve"> </w:t>
      </w:r>
      <w:r w:rsidR="008373DD">
        <w:t xml:space="preserve"> E</w:t>
      </w:r>
      <w:r w:rsidR="00D56CA6" w:rsidRPr="00D56CA6">
        <w:t>xplosive device concealed under or on the ground.</w:t>
      </w:r>
    </w:p>
    <w:p w:rsidR="000B0456" w:rsidRPr="00D56CA6" w:rsidRDefault="000B0456" w:rsidP="00056D0C">
      <w:pPr>
        <w:pStyle w:val="Matrix"/>
      </w:pPr>
    </w:p>
    <w:p w:rsidR="00D56CA6" w:rsidRDefault="00C55D6C" w:rsidP="00056D0C">
      <w:pPr>
        <w:pStyle w:val="Matrix"/>
        <w:rPr>
          <w:ins w:id="8618" w:author="Tre" w:date="2012-11-19T09:06:00Z"/>
        </w:rPr>
      </w:pPr>
      <w:r w:rsidRPr="00C55D6C">
        <w:rPr>
          <w:b/>
        </w:rPr>
        <w:t xml:space="preserve">Plastic Explosive- </w:t>
      </w:r>
      <w:r w:rsidR="00274B95">
        <w:t>H</w:t>
      </w:r>
      <w:r w:rsidR="00D56CA6" w:rsidRPr="00D56CA6">
        <w:t>and</w:t>
      </w:r>
      <w:r w:rsidR="00177E5A">
        <w:t>-</w:t>
      </w:r>
      <w:r w:rsidR="00D56CA6" w:rsidRPr="00D56CA6">
        <w:t xml:space="preserve">moldable explosive material best </w:t>
      </w:r>
      <w:r w:rsidR="00274B95">
        <w:t xml:space="preserve">used </w:t>
      </w:r>
      <w:r w:rsidR="00D56CA6" w:rsidRPr="00D56CA6">
        <w:t>for demolitions. Plastic explosives high</w:t>
      </w:r>
      <w:r w:rsidR="00177E5A">
        <w:t>-</w:t>
      </w:r>
      <w:r w:rsidR="00D56CA6" w:rsidRPr="00D56CA6">
        <w:t>velocity blast is good for demolishing obstacles.</w:t>
      </w:r>
    </w:p>
    <w:p w:rsidR="000B0456" w:rsidRPr="00D56CA6" w:rsidRDefault="000B0456" w:rsidP="00056D0C">
      <w:pPr>
        <w:pStyle w:val="Matrix"/>
      </w:pPr>
    </w:p>
    <w:p w:rsidR="00D56CA6" w:rsidRDefault="00C55D6C" w:rsidP="00056D0C">
      <w:pPr>
        <w:pStyle w:val="Matrix"/>
        <w:rPr>
          <w:ins w:id="8619" w:author="Tre" w:date="2012-11-19T09:06:00Z"/>
        </w:rPr>
      </w:pPr>
      <w:r w:rsidRPr="00C55D6C">
        <w:rPr>
          <w:b/>
        </w:rPr>
        <w:t>Trinitrotoluene (</w:t>
      </w:r>
      <w:r w:rsidR="00274B95" w:rsidRPr="00274B95">
        <w:rPr>
          <w:b/>
        </w:rPr>
        <w:t>TNT</w:t>
      </w:r>
      <w:r w:rsidRPr="00C55D6C">
        <w:rPr>
          <w:b/>
        </w:rPr>
        <w:t>)</w:t>
      </w:r>
      <w:r w:rsidR="00177E5A" w:rsidRPr="00177E5A">
        <w:t>-</w:t>
      </w:r>
      <w:r w:rsidR="00274B95">
        <w:t xml:space="preserve"> </w:t>
      </w:r>
      <w:r w:rsidR="00D56CA6" w:rsidRPr="00D56CA6">
        <w:t>Easy to manufacture</w:t>
      </w:r>
      <w:r w:rsidR="00274B95">
        <w:t xml:space="preserve"> explosives, made</w:t>
      </w:r>
      <w:r w:rsidR="00D56CA6" w:rsidRPr="00D56CA6">
        <w:t xml:space="preserve"> from materials in the Real World. Fuses and ignition devices for TNT vary.</w:t>
      </w:r>
    </w:p>
    <w:p w:rsidR="000B0456" w:rsidRPr="00D56CA6" w:rsidRDefault="000B0456" w:rsidP="00056D0C">
      <w:pPr>
        <w:pStyle w:val="Matrix"/>
      </w:pPr>
    </w:p>
    <w:p w:rsidR="00D56CA6" w:rsidRDefault="00C55D6C" w:rsidP="00056D0C">
      <w:pPr>
        <w:pStyle w:val="Matrix"/>
        <w:rPr>
          <w:ins w:id="8620" w:author="Tre" w:date="2012-11-19T09:06:00Z"/>
        </w:rPr>
      </w:pPr>
      <w:r w:rsidRPr="00C55D6C">
        <w:rPr>
          <w:b/>
        </w:rPr>
        <w:t>Ration Packs-</w:t>
      </w:r>
      <w:r w:rsidR="00D56CA6" w:rsidRPr="00D56CA6">
        <w:t xml:space="preserve"> Rations consist of “amino-mush</w:t>
      </w:r>
      <w:r w:rsidR="00177E5A">
        <w:t>”— a</w:t>
      </w:r>
      <w:r w:rsidR="00D56CA6" w:rsidRPr="00D56CA6">
        <w:t xml:space="preserve"> person must have at least an ounce a day of this synthetic food to survive.</w:t>
      </w:r>
    </w:p>
    <w:p w:rsidR="000B0456" w:rsidRPr="00D56CA6" w:rsidRDefault="000B0456" w:rsidP="00056D0C">
      <w:pPr>
        <w:pStyle w:val="Matrix"/>
      </w:pPr>
    </w:p>
    <w:p w:rsidR="00D56CA6" w:rsidRDefault="009B7B8E" w:rsidP="00056D0C">
      <w:pPr>
        <w:pStyle w:val="Matrix"/>
        <w:rPr>
          <w:ins w:id="8621" w:author="Tre" w:date="2012-11-19T09:06:00Z"/>
        </w:rPr>
      </w:pPr>
      <w:r>
        <w:rPr>
          <w:b/>
        </w:rPr>
        <w:t>Infrared (IR)</w:t>
      </w:r>
      <w:r w:rsidR="00C55D6C" w:rsidRPr="00C55D6C">
        <w:rPr>
          <w:b/>
        </w:rPr>
        <w:t xml:space="preserve"> Goggles-</w:t>
      </w:r>
      <w:r w:rsidR="00D56CA6" w:rsidRPr="00D56CA6">
        <w:t xml:space="preserve"> </w:t>
      </w:r>
      <w:r>
        <w:t>U</w:t>
      </w:r>
      <w:r w:rsidR="00D56CA6" w:rsidRPr="00D56CA6">
        <w:t>sed by humans to see heat signatures easily on the cold surface.</w:t>
      </w:r>
    </w:p>
    <w:p w:rsidR="000B0456" w:rsidRPr="00D56CA6" w:rsidRDefault="000B0456" w:rsidP="00056D0C">
      <w:pPr>
        <w:pStyle w:val="Matrix"/>
      </w:pPr>
    </w:p>
    <w:p w:rsidR="00D56CA6" w:rsidRDefault="00C55D6C" w:rsidP="00056D0C">
      <w:pPr>
        <w:pStyle w:val="Matrix"/>
        <w:rPr>
          <w:ins w:id="8622" w:author="Tre" w:date="2012-11-19T09:06:00Z"/>
        </w:rPr>
      </w:pPr>
      <w:r w:rsidRPr="00C55D6C">
        <w:rPr>
          <w:b/>
        </w:rPr>
        <w:t xml:space="preserve">Dark Particle Goggles- </w:t>
      </w:r>
      <w:r w:rsidR="00D56CA6" w:rsidRPr="00D56CA6">
        <w:t>Used in complete darkness. The goggles make everything appear as though it were a photograph</w:t>
      </w:r>
      <w:r w:rsidR="009B7B8E">
        <w:t>ic</w:t>
      </w:r>
      <w:r w:rsidR="00D56CA6" w:rsidRPr="00D56CA6">
        <w:t xml:space="preserve"> negative. Shadows are bright. Light and colors are dark. No colors can be seen with the goggles</w:t>
      </w:r>
      <w:r w:rsidR="00177E5A">
        <w:t>,</w:t>
      </w:r>
      <w:r w:rsidR="00D56CA6" w:rsidRPr="00D56CA6">
        <w:t xml:space="preserve"> it’s all monochrome</w:t>
      </w:r>
      <w:r w:rsidR="00CA07C5">
        <w:t>.</w:t>
      </w:r>
    </w:p>
    <w:p w:rsidR="000B0456" w:rsidRPr="00D56CA6" w:rsidRDefault="000B0456" w:rsidP="00056D0C">
      <w:pPr>
        <w:pStyle w:val="Matrix"/>
      </w:pPr>
    </w:p>
    <w:p w:rsidR="00D56CA6" w:rsidRDefault="00C55D6C" w:rsidP="00056D0C">
      <w:pPr>
        <w:pStyle w:val="Matrix"/>
        <w:rPr>
          <w:ins w:id="8623" w:author="Tre" w:date="2012-11-19T09:06:00Z"/>
        </w:rPr>
      </w:pPr>
      <w:r w:rsidRPr="00C55D6C">
        <w:rPr>
          <w:b/>
        </w:rPr>
        <w:t>First Aid Gear</w:t>
      </w:r>
      <w:r w:rsidR="00CF75F2" w:rsidRPr="00DB5FC3">
        <w:rPr>
          <w:b/>
        </w:rPr>
        <w:t>-</w:t>
      </w:r>
      <w:r w:rsidR="00D56CA6" w:rsidRPr="00D56CA6">
        <w:t xml:space="preserve"> Antiseptics, bandages, and medicine.</w:t>
      </w:r>
    </w:p>
    <w:p w:rsidR="000B0456" w:rsidRDefault="000B0456" w:rsidP="00056D0C">
      <w:pPr>
        <w:pStyle w:val="Matrix"/>
      </w:pPr>
    </w:p>
    <w:p w:rsidR="00F05730" w:rsidRPr="00F05730" w:rsidRDefault="00F05730" w:rsidP="00056D0C">
      <w:pPr>
        <w:pStyle w:val="Matrix"/>
      </w:pPr>
      <w:r w:rsidRPr="002229E1">
        <w:rPr>
          <w:b/>
        </w:rPr>
        <w:t>Punksmith tools-</w:t>
      </w:r>
      <w:r>
        <w:t xml:space="preserve"> A punksmith is the post apocalyptic mechanic. They need lots of tools to maintain and create new machines. Punksmith tools are too numerous to mention. The GM assumes a punksmith has the tools they need for a job unless otherwise mentioned by the GM. These tools come in two sizes. Either their tools are portable and affordable, or their tools are large and expensive. When choosing these tools the player must decide how much space their tools take. </w:t>
      </w:r>
    </w:p>
    <w:p w:rsidR="002F0A45" w:rsidRDefault="002F0A45" w:rsidP="00056D0C">
      <w:pPr>
        <w:pStyle w:val="Matrix"/>
      </w:pPr>
    </w:p>
    <w:p w:rsidR="00D56CA6" w:rsidRPr="00D56CA6" w:rsidRDefault="00D56CA6" w:rsidP="002F0A45">
      <w:pPr>
        <w:pStyle w:val="Matrixsubtitle"/>
      </w:pPr>
      <w:r w:rsidRPr="00D56CA6">
        <w:t>Real World Hardware List</w:t>
      </w:r>
    </w:p>
    <w:p w:rsidR="00D56CA6" w:rsidRDefault="00C55D6C" w:rsidP="00056D0C">
      <w:pPr>
        <w:pStyle w:val="Matrix"/>
        <w:rPr>
          <w:ins w:id="8624" w:author="Tre" w:date="2012-11-19T09:06:00Z"/>
        </w:rPr>
      </w:pPr>
      <w:r w:rsidRPr="00C55D6C">
        <w:rPr>
          <w:b/>
        </w:rPr>
        <w:t>Neural Interface</w:t>
      </w:r>
      <w:r w:rsidR="00D56CA6" w:rsidRPr="00D56CA6">
        <w:t xml:space="preserve">– </w:t>
      </w:r>
      <w:r w:rsidR="008B73F7">
        <w:t>A</w:t>
      </w:r>
      <w:r w:rsidR="00D56CA6" w:rsidRPr="00D56CA6">
        <w:t xml:space="preserve"> cybernetic plug surgically implanted in</w:t>
      </w:r>
      <w:r w:rsidR="008B73F7">
        <w:t>to</w:t>
      </w:r>
      <w:r w:rsidR="00D56CA6" w:rsidRPr="00D56CA6">
        <w:t xml:space="preserve"> the user’s head. This plug allows the human to enter the Matrix</w:t>
      </w:r>
      <w:r w:rsidR="00DE268D">
        <w:t>,</w:t>
      </w:r>
      <w:r w:rsidR="00D56CA6" w:rsidRPr="00D56CA6">
        <w:t xml:space="preserve"> converting </w:t>
      </w:r>
      <w:r w:rsidR="00DE268D">
        <w:t>him</w:t>
      </w:r>
      <w:r w:rsidR="00DE268D" w:rsidRPr="00D56CA6">
        <w:t xml:space="preserve"> </w:t>
      </w:r>
      <w:r w:rsidR="00D56CA6" w:rsidRPr="00D56CA6">
        <w:t>into a digital signal that is a Residual Self Image</w:t>
      </w:r>
      <w:r w:rsidR="008B73F7">
        <w:t xml:space="preserve"> (RSI)</w:t>
      </w:r>
      <w:r w:rsidR="00D56CA6" w:rsidRPr="00D56CA6">
        <w:t xml:space="preserve"> of the person.</w:t>
      </w:r>
    </w:p>
    <w:p w:rsidR="000B0456" w:rsidRPr="00D56CA6" w:rsidRDefault="000B0456" w:rsidP="00056D0C">
      <w:pPr>
        <w:pStyle w:val="Matrix"/>
      </w:pPr>
    </w:p>
    <w:p w:rsidR="00D56CA6" w:rsidRDefault="00C55D6C" w:rsidP="00056D0C">
      <w:pPr>
        <w:pStyle w:val="Matrix"/>
        <w:rPr>
          <w:ins w:id="8625" w:author="Tre" w:date="2012-11-19T09:06:00Z"/>
        </w:rPr>
      </w:pPr>
      <w:r w:rsidRPr="00C55D6C">
        <w:rPr>
          <w:b/>
        </w:rPr>
        <w:t>Skill Chips-</w:t>
      </w:r>
      <w:r w:rsidR="00D56CA6" w:rsidRPr="00D56CA6">
        <w:t xml:space="preserve"> RSIs download their skills from skill chips. Chips are programmed at different skill levels. There is only one rating for the skill contained on the chip. A character cannot have more than one copy of the same skill loaded in their neural hardware. A character can have one skill, and only one skill. If they download a cooking skill at novice level, to increase </w:t>
      </w:r>
      <w:r w:rsidR="008655DB">
        <w:t xml:space="preserve">the level of </w:t>
      </w:r>
      <w:r w:rsidR="00D56CA6" w:rsidRPr="00D56CA6">
        <w:t>that downloaded skill</w:t>
      </w:r>
      <w:r w:rsidR="008655DB">
        <w:t>,</w:t>
      </w:r>
      <w:r w:rsidR="00D56CA6" w:rsidRPr="00D56CA6">
        <w:t xml:space="preserve"> </w:t>
      </w:r>
      <w:r w:rsidR="008655DB">
        <w:t xml:space="preserve">the original level </w:t>
      </w:r>
      <w:r w:rsidR="00D56CA6" w:rsidRPr="00D56CA6">
        <w:t xml:space="preserve">must be erased. The best skill chips out there, generally, are the military grade skill chips. </w:t>
      </w:r>
    </w:p>
    <w:p w:rsidR="000B0456" w:rsidRPr="00D56CA6" w:rsidRDefault="000B0456" w:rsidP="00056D0C">
      <w:pPr>
        <w:pStyle w:val="Matrix"/>
      </w:pPr>
    </w:p>
    <w:p w:rsidR="00D56CA6" w:rsidRDefault="00C55D6C" w:rsidP="00056D0C">
      <w:pPr>
        <w:pStyle w:val="Matrix"/>
        <w:rPr>
          <w:ins w:id="8626" w:author="Tre" w:date="2012-11-19T09:06:00Z"/>
        </w:rPr>
      </w:pPr>
      <w:r w:rsidRPr="00C55D6C">
        <w:rPr>
          <w:b/>
        </w:rPr>
        <w:t>Cyber Limbs-</w:t>
      </w:r>
      <w:r w:rsidR="00D56CA6" w:rsidRPr="00D56CA6">
        <w:t xml:space="preserve"> Any human limb can be replaced with a cybernetic prosthetic limb.</w:t>
      </w:r>
    </w:p>
    <w:p w:rsidR="000B0456" w:rsidRPr="00D56CA6" w:rsidRDefault="000B0456" w:rsidP="00056D0C">
      <w:pPr>
        <w:pStyle w:val="Matrix"/>
      </w:pPr>
    </w:p>
    <w:p w:rsidR="00D56CA6" w:rsidRDefault="00C55D6C" w:rsidP="00056D0C">
      <w:pPr>
        <w:pStyle w:val="Matrix"/>
        <w:rPr>
          <w:ins w:id="8627" w:author="Tre" w:date="2012-11-19T09:06:00Z"/>
        </w:rPr>
      </w:pPr>
      <w:r w:rsidRPr="00C55D6C">
        <w:rPr>
          <w:b/>
        </w:rPr>
        <w:t>Skill Chip Processor-</w:t>
      </w:r>
      <w:r w:rsidR="00D56CA6" w:rsidRPr="00D56CA6">
        <w:t xml:space="preserve"> One of the main pieces in any Operator’s broadcast equipment. This is what allows the chips to be read and downloaded into the RSIs. It can also be used to write new skill chips and copy </w:t>
      </w:r>
      <w:r w:rsidR="00D56CA6" w:rsidRPr="00D56CA6">
        <w:lastRenderedPageBreak/>
        <w:t xml:space="preserve">skill chips. </w:t>
      </w:r>
      <w:r w:rsidR="008655DB">
        <w:t>To make skill chips, o</w:t>
      </w:r>
      <w:r w:rsidR="008B73F7">
        <w:t>ne</w:t>
      </w:r>
      <w:r w:rsidR="008B73F7" w:rsidRPr="00D56CA6">
        <w:t xml:space="preserve"> </w:t>
      </w:r>
      <w:r w:rsidR="00D56CA6" w:rsidRPr="00D56CA6">
        <w:t>need</w:t>
      </w:r>
      <w:r w:rsidR="008B73F7">
        <w:t>s</w:t>
      </w:r>
      <w:r w:rsidR="00D56CA6" w:rsidRPr="00D56CA6">
        <w:t xml:space="preserve"> to have at least a 3-Skilled Level of </w:t>
      </w:r>
      <w:r w:rsidR="00B029A7">
        <w:t>Programming</w:t>
      </w:r>
      <w:r w:rsidR="00D56CA6" w:rsidRPr="00D56CA6">
        <w:t xml:space="preserve">. The skill chip processor will encode the chips with the desired skills. New skills take </w:t>
      </w:r>
      <w:r w:rsidR="008B73F7">
        <w:t>two</w:t>
      </w:r>
      <w:r w:rsidR="00D56CA6" w:rsidRPr="00D56CA6">
        <w:t xml:space="preserve"> days per level of skill chip created. </w:t>
      </w:r>
      <w:r w:rsidR="008B73F7">
        <w:t>To r</w:t>
      </w:r>
      <w:r w:rsidR="00D56CA6" w:rsidRPr="00D56CA6">
        <w:t xml:space="preserve">aise, lower, or copy a skill takes </w:t>
      </w:r>
      <w:r w:rsidR="008B73F7">
        <w:t>one day</w:t>
      </w:r>
      <w:r w:rsidR="00D56CA6" w:rsidRPr="00D56CA6">
        <w:t xml:space="preserve"> per level</w:t>
      </w:r>
      <w:r w:rsidR="008655DB">
        <w:t>,</w:t>
      </w:r>
      <w:r w:rsidR="00D56CA6" w:rsidRPr="00D56CA6">
        <w:t xml:space="preserve"> plus another day for the difference between the old and new skills. Copying skills take</w:t>
      </w:r>
      <w:r w:rsidR="008655DB">
        <w:t>s</w:t>
      </w:r>
      <w:r w:rsidR="00D56CA6" w:rsidRPr="00D56CA6">
        <w:t xml:space="preserve"> </w:t>
      </w:r>
      <w:r w:rsidR="00F05730">
        <w:t>one day</w:t>
      </w:r>
      <w:r w:rsidR="00D56CA6" w:rsidRPr="00D56CA6">
        <w:t xml:space="preserve"> per level of the skill.</w:t>
      </w:r>
    </w:p>
    <w:p w:rsidR="000B0456" w:rsidRPr="00D56CA6" w:rsidRDefault="000B0456" w:rsidP="00056D0C">
      <w:pPr>
        <w:pStyle w:val="Matrix"/>
      </w:pPr>
    </w:p>
    <w:p w:rsidR="00D56CA6" w:rsidRDefault="00C55D6C" w:rsidP="00056D0C">
      <w:pPr>
        <w:pStyle w:val="Matrix"/>
        <w:rPr>
          <w:ins w:id="8628" w:author="Tre" w:date="2012-11-19T09:06:00Z"/>
        </w:rPr>
      </w:pPr>
      <w:r w:rsidRPr="00C55D6C">
        <w:rPr>
          <w:b/>
        </w:rPr>
        <w:t>Operator’s Broadcast Control Deck-</w:t>
      </w:r>
      <w:r w:rsidR="00D56CA6" w:rsidRPr="00D56CA6">
        <w:t xml:space="preserve"> </w:t>
      </w:r>
      <w:r w:rsidR="008B73F7">
        <w:t>Has</w:t>
      </w:r>
      <w:r w:rsidR="00D56CA6" w:rsidRPr="00D56CA6">
        <w:t xml:space="preserve"> a multitude of screens and chairs. The chairs are used for RSIs to plug their cybernetic implants into the mainframe. The video screens display Matrix code for the Operator to interpret. The Broadcast deck is used to digitize the RSI</w:t>
      </w:r>
      <w:r w:rsidR="008B73F7">
        <w:t>’</w:t>
      </w:r>
      <w:r w:rsidR="00D56CA6" w:rsidRPr="00D56CA6">
        <w:t xml:space="preserve">s signal and connect </w:t>
      </w:r>
      <w:r w:rsidR="008655DB">
        <w:t>her</w:t>
      </w:r>
      <w:r w:rsidR="008655DB" w:rsidRPr="00D56CA6">
        <w:t xml:space="preserve"> </w:t>
      </w:r>
      <w:r w:rsidR="00D56CA6" w:rsidRPr="00D56CA6">
        <w:t>to the Matrix. The broadcast deck creates an interactive simulation</w:t>
      </w:r>
      <w:r w:rsidR="00DB5FC3">
        <w:t>, called the loading program,</w:t>
      </w:r>
      <w:r w:rsidR="00D56CA6" w:rsidRPr="00D56CA6">
        <w:t xml:space="preserve"> where scenarios can be loaded to train people for situations they would encounter in the Matrix. In the ship’s Matrix construct</w:t>
      </w:r>
      <w:r w:rsidR="008655DB">
        <w:t>,</w:t>
      </w:r>
      <w:r w:rsidR="00D56CA6" w:rsidRPr="00D56CA6">
        <w:t xml:space="preserve"> the Operator can give RSI Hackers simulacra Matrix equipment like weapons, fake </w:t>
      </w:r>
      <w:r w:rsidR="008655DB">
        <w:t>ID</w:t>
      </w:r>
      <w:r w:rsidR="00D56CA6" w:rsidRPr="00D56CA6">
        <w:t>s, clothing, and vehicles before they enter the Matrix. Examples of scenarios that a ship</w:t>
      </w:r>
      <w:r w:rsidR="008655DB">
        <w:t>’s crew</w:t>
      </w:r>
      <w:r w:rsidR="00D56CA6" w:rsidRPr="00D56CA6">
        <w:t xml:space="preserve"> would </w:t>
      </w:r>
      <w:r w:rsidR="00461340">
        <w:t>use in the loading program</w:t>
      </w:r>
      <w:r w:rsidR="00D56CA6" w:rsidRPr="00D56CA6">
        <w:t xml:space="preserve"> are the Agent training program, the jump program, or the sparring dojo. </w:t>
      </w:r>
      <w:r w:rsidR="00461340">
        <w:t>Loading program scenarios are ways for RSI’s to practice their skills and feats safely. In a loading program, which acts just like the Matrix, the Operator is the administrator of the loading program. The Operator can change anything in the loading program</w:t>
      </w:r>
      <w:r w:rsidR="00966167">
        <w:t>, u</w:t>
      </w:r>
      <w:r w:rsidR="00461340">
        <w:t xml:space="preserve">nlike the Matrix where an Operator has read only access. </w:t>
      </w:r>
      <w:r w:rsidR="00D56CA6" w:rsidRPr="00D56CA6">
        <w:t>Delivering equipment into the Matrix requires a hardline</w:t>
      </w:r>
      <w:r w:rsidR="008655DB">
        <w:t>,</w:t>
      </w:r>
      <w:r w:rsidR="00D56CA6" w:rsidRPr="00D56CA6">
        <w:t xml:space="preserve"> as discussed in [Matrix RPG].[Path].[Matrix Operator] section.</w:t>
      </w:r>
    </w:p>
    <w:p w:rsidR="000B0456" w:rsidRPr="00D56CA6" w:rsidRDefault="000B0456" w:rsidP="00056D0C">
      <w:pPr>
        <w:pStyle w:val="Matrix"/>
      </w:pPr>
    </w:p>
    <w:p w:rsidR="00D56CA6" w:rsidRPr="00D56CA6" w:rsidRDefault="00C55D6C" w:rsidP="00056D0C">
      <w:pPr>
        <w:pStyle w:val="Matrix"/>
      </w:pPr>
      <w:r w:rsidRPr="00C55D6C">
        <w:rPr>
          <w:b/>
        </w:rPr>
        <w:t>Wifi Decoy-</w:t>
      </w:r>
      <w:r w:rsidR="00D56CA6" w:rsidRPr="00D56CA6">
        <w:t xml:space="preserve"> These are large spheres that can be dropped in</w:t>
      </w:r>
      <w:r w:rsidR="008B73F7">
        <w:t xml:space="preserve"> the</w:t>
      </w:r>
      <w:r w:rsidR="00D56CA6" w:rsidRPr="00D56CA6">
        <w:t xml:space="preserve"> vicinity of the broadcasting hovercraft. If an Agent were to trace the carrier signal for a</w:t>
      </w:r>
      <w:r w:rsidR="008B73F7">
        <w:t>n</w:t>
      </w:r>
      <w:r w:rsidR="00D56CA6" w:rsidRPr="00D56CA6">
        <w:t xml:space="preserve"> RSI</w:t>
      </w:r>
      <w:r w:rsidR="008655DB">
        <w:t>,</w:t>
      </w:r>
      <w:r w:rsidR="00D56CA6" w:rsidRPr="00D56CA6">
        <w:t xml:space="preserve"> the</w:t>
      </w:r>
      <w:r w:rsidR="008655DB">
        <w:t xml:space="preserve"> trace would lead </w:t>
      </w:r>
      <w:r w:rsidR="00D56CA6" w:rsidRPr="00D56CA6">
        <w:t>to one of these decoys first. Wifi decoys add to the amount of time it takes a trace program to find the crew’s location</w:t>
      </w:r>
      <w:r w:rsidR="008655DB">
        <w:t xml:space="preserve"> and thus</w:t>
      </w:r>
      <w:r w:rsidR="00D56CA6" w:rsidRPr="00D56CA6">
        <w:t xml:space="preserve"> give the crew more time to run away. This device makes it harder for the crew’s location to be traced accurately</w:t>
      </w:r>
      <w:r w:rsidR="008655DB">
        <w:t>, because the</w:t>
      </w:r>
      <w:r w:rsidR="00D56CA6" w:rsidRPr="00D56CA6">
        <w:t xml:space="preserve"> Machines have to destroy the decoy and restart the trace.</w:t>
      </w:r>
    </w:p>
    <w:p w:rsidR="00D56CA6" w:rsidRPr="00D56CA6" w:rsidRDefault="00D56CA6" w:rsidP="00056D0C">
      <w:pPr>
        <w:pStyle w:val="Matrix"/>
      </w:pPr>
    </w:p>
    <w:p w:rsidR="00D56CA6" w:rsidRDefault="002F0A45" w:rsidP="00503AB2">
      <w:pPr>
        <w:pStyle w:val="MatrixTitle"/>
      </w:pPr>
      <w:r>
        <w:t>W</w:t>
      </w:r>
      <w:r w:rsidR="00D56CA6" w:rsidRPr="00D56CA6">
        <w:t>eapons</w:t>
      </w:r>
    </w:p>
    <w:p w:rsidR="009D1277" w:rsidRDefault="00052D1B" w:rsidP="00056D0C">
      <w:pPr>
        <w:pStyle w:val="MatrixIntrotext"/>
      </w:pPr>
      <w:r w:rsidRPr="00D56CA6">
        <w:t xml:space="preserve">Anything can be a weapon if used properly. Here </w:t>
      </w:r>
      <w:r>
        <w:t>I</w:t>
      </w:r>
      <w:r w:rsidRPr="00D56CA6">
        <w:t xml:space="preserve"> have attempted to list at least one type of each weapon type that is available in or out of the Matrix.</w:t>
      </w:r>
    </w:p>
    <w:p w:rsidR="00056D0C" w:rsidRDefault="00056D0C" w:rsidP="009D1277">
      <w:pPr>
        <w:pStyle w:val="Matrixsubtitle"/>
      </w:pPr>
    </w:p>
    <w:p w:rsidR="00503AB2" w:rsidRPr="00D56CA6" w:rsidRDefault="009D1277" w:rsidP="009D1277">
      <w:pPr>
        <w:pStyle w:val="Matrixsubtitle"/>
      </w:pPr>
      <w:r>
        <w:t>How Weapons work</w:t>
      </w:r>
    </w:p>
    <w:p w:rsidR="00D56CA6" w:rsidRPr="00D56CA6" w:rsidRDefault="00D56CA6" w:rsidP="00056D0C">
      <w:pPr>
        <w:pStyle w:val="MatrixIntrotext"/>
      </w:pPr>
      <w:r w:rsidRPr="00D56CA6">
        <w:t>In the real world there aren’t many manufacturers. Factories don’t exist like they did in the 20th Century. People with the skills to make weapons and items aren’t able to mass</w:t>
      </w:r>
      <w:r w:rsidR="009520B0">
        <w:t>-</w:t>
      </w:r>
      <w:r w:rsidRPr="00D56CA6">
        <w:t xml:space="preserve">produce items because of </w:t>
      </w:r>
      <w:r w:rsidR="003A2A79">
        <w:t>lack of resources</w:t>
      </w:r>
      <w:r w:rsidR="009520B0">
        <w:t>, among</w:t>
      </w:r>
      <w:r w:rsidR="003A2A79">
        <w:t xml:space="preserve"> other reasons</w:t>
      </w:r>
      <w:r w:rsidRPr="00D56CA6">
        <w:t>. As a result</w:t>
      </w:r>
      <w:r w:rsidR="009520B0">
        <w:t>,</w:t>
      </w:r>
      <w:r w:rsidRPr="00D56CA6">
        <w:t xml:space="preserve"> many weapons and ammo are custom built.</w:t>
      </w:r>
    </w:p>
    <w:p w:rsidR="00D56CA6" w:rsidRPr="00D56CA6" w:rsidRDefault="00D56CA6" w:rsidP="00D56CA6">
      <w:pPr>
        <w:spacing w:line="360" w:lineRule="auto"/>
        <w:ind w:left="720" w:hanging="720"/>
        <w:jc w:val="both"/>
        <w:rPr>
          <w:rFonts w:ascii="Calibri" w:hAnsi="Calibri" w:cs="Calibri"/>
          <w:b/>
          <w:sz w:val="20"/>
        </w:rPr>
      </w:pPr>
    </w:p>
    <w:p w:rsidR="003A2A79" w:rsidRDefault="00D56CA6" w:rsidP="00056D0C">
      <w:pPr>
        <w:pStyle w:val="Matrix"/>
        <w:rPr>
          <w:ins w:id="8629" w:author="Tre" w:date="2012-11-19T09:34:00Z"/>
        </w:rPr>
      </w:pPr>
      <w:r w:rsidRPr="00D56CA6">
        <w:t>Weapons in the Matrix RPG have characteristics that are important</w:t>
      </w:r>
      <w:r w:rsidR="003A2A79">
        <w:t>:</w:t>
      </w:r>
      <w:r w:rsidRPr="00D56CA6">
        <w:t xml:space="preserve"> </w:t>
      </w:r>
      <w:r w:rsidR="00C55D6C" w:rsidRPr="00C55D6C">
        <w:rPr>
          <w:i/>
        </w:rPr>
        <w:t>skill type</w:t>
      </w:r>
      <w:r w:rsidRPr="00D56CA6">
        <w:t xml:space="preserve"> (type), </w:t>
      </w:r>
      <w:r w:rsidR="00C55D6C" w:rsidRPr="00C55D6C">
        <w:rPr>
          <w:i/>
        </w:rPr>
        <w:t>rate of fire</w:t>
      </w:r>
      <w:r w:rsidRPr="00D56CA6">
        <w:t xml:space="preserve"> (rate), </w:t>
      </w:r>
      <w:r w:rsidR="00C55D6C" w:rsidRPr="00C55D6C">
        <w:rPr>
          <w:i/>
        </w:rPr>
        <w:t>ammunition</w:t>
      </w:r>
      <w:r w:rsidRPr="00D56CA6">
        <w:t xml:space="preserve"> (ammo), </w:t>
      </w:r>
      <w:r w:rsidR="00C55D6C" w:rsidRPr="00C55D6C">
        <w:rPr>
          <w:i/>
        </w:rPr>
        <w:t>effective firing range</w:t>
      </w:r>
      <w:r w:rsidRPr="00D56CA6">
        <w:t xml:space="preserve"> (range), and </w:t>
      </w:r>
      <w:r w:rsidR="00C55D6C" w:rsidRPr="00C55D6C">
        <w:rPr>
          <w:i/>
        </w:rPr>
        <w:t>damage</w:t>
      </w:r>
      <w:r w:rsidRPr="00D56CA6">
        <w:t xml:space="preserve">. </w:t>
      </w:r>
    </w:p>
    <w:p w:rsidR="00D478B4" w:rsidRDefault="00D478B4" w:rsidP="00056D0C">
      <w:pPr>
        <w:pStyle w:val="Matrix"/>
      </w:pPr>
    </w:p>
    <w:p w:rsidR="0004099B" w:rsidRDefault="00C55D6C" w:rsidP="00056D0C">
      <w:pPr>
        <w:pStyle w:val="Matrix"/>
        <w:rPr>
          <w:ins w:id="8630" w:author="Tre" w:date="2012-11-19T09:06:00Z"/>
        </w:rPr>
      </w:pPr>
      <w:r w:rsidRPr="00C55D6C">
        <w:rPr>
          <w:b/>
        </w:rPr>
        <w:t>Skill type</w:t>
      </w:r>
      <w:r w:rsidR="00D56CA6" w:rsidRPr="00D56CA6">
        <w:t xml:space="preserve"> (or simply “</w:t>
      </w:r>
      <w:r w:rsidR="003A2A79">
        <w:t>t</w:t>
      </w:r>
      <w:r w:rsidR="00D56CA6" w:rsidRPr="00D56CA6">
        <w:t>ype”)</w:t>
      </w:r>
      <w:r w:rsidR="009520B0">
        <w:t>-</w:t>
      </w:r>
      <w:r w:rsidR="00D56CA6" w:rsidRPr="00D56CA6">
        <w:t xml:space="preserve"> determines the skill a character needs to have in order to use that weapon. Common skills used for combat and weapons are things like gun fighting, sci fi weapons, knife fighting, martial arts, sword fighting, archery, throwing weapons, or other GM approved skills. </w:t>
      </w:r>
    </w:p>
    <w:p w:rsidR="000B0456" w:rsidRDefault="000B0456" w:rsidP="00056D0C">
      <w:pPr>
        <w:pStyle w:val="Matrix"/>
      </w:pPr>
    </w:p>
    <w:p w:rsidR="0004099B" w:rsidRDefault="00C55D6C" w:rsidP="00056D0C">
      <w:pPr>
        <w:pStyle w:val="Matrix"/>
        <w:rPr>
          <w:ins w:id="8631" w:author="Tre" w:date="2012-11-19T09:06:00Z"/>
        </w:rPr>
      </w:pPr>
      <w:r w:rsidRPr="00C55D6C">
        <w:rPr>
          <w:b/>
        </w:rPr>
        <w:t>Rate of fire</w:t>
      </w:r>
      <w:r w:rsidR="00D56CA6" w:rsidRPr="00D56CA6">
        <w:t xml:space="preserve"> (or simply “</w:t>
      </w:r>
      <w:r w:rsidR="0004099B">
        <w:t>r</w:t>
      </w:r>
      <w:r w:rsidR="00D56CA6" w:rsidRPr="00D56CA6">
        <w:t>ate”)</w:t>
      </w:r>
      <w:r w:rsidR="009520B0">
        <w:t>-</w:t>
      </w:r>
      <w:r w:rsidR="00D56CA6" w:rsidRPr="00D56CA6">
        <w:t xml:space="preserve"> If weapons have multiple </w:t>
      </w:r>
      <w:r w:rsidR="0004099B">
        <w:t>r</w:t>
      </w:r>
      <w:r w:rsidR="00D56CA6" w:rsidRPr="00D56CA6">
        <w:t>ates of fire</w:t>
      </w:r>
      <w:r w:rsidR="009520B0">
        <w:t>,</w:t>
      </w:r>
      <w:r w:rsidR="00D56CA6" w:rsidRPr="00D56CA6">
        <w:t xml:space="preserve"> the user can switch to whichever rate of fire </w:t>
      </w:r>
      <w:r w:rsidR="009520B0">
        <w:t xml:space="preserve"> he</w:t>
      </w:r>
      <w:r w:rsidR="009520B0" w:rsidRPr="00D56CA6">
        <w:t xml:space="preserve"> </w:t>
      </w:r>
      <w:r w:rsidR="00D56CA6" w:rsidRPr="00D56CA6">
        <w:t>wish</w:t>
      </w:r>
      <w:r w:rsidR="009520B0">
        <w:t>es</w:t>
      </w:r>
      <w:r w:rsidR="00D56CA6" w:rsidRPr="00D56CA6">
        <w:t xml:space="preserve"> to use that combat turn. Here are the different rates a weapon could have</w:t>
      </w:r>
      <w:r w:rsidR="0004099B">
        <w:t>:</w:t>
      </w:r>
      <w:r w:rsidR="00D56CA6" w:rsidRPr="00D56CA6">
        <w:t xml:space="preserve"> </w:t>
      </w:r>
      <w:r w:rsidRPr="00C55D6C">
        <w:rPr>
          <w:i/>
        </w:rPr>
        <w:t>full</w:t>
      </w:r>
      <w:r w:rsidR="0004099B">
        <w:rPr>
          <w:i/>
        </w:rPr>
        <w:t>y</w:t>
      </w:r>
      <w:r w:rsidRPr="00C55D6C">
        <w:rPr>
          <w:i/>
        </w:rPr>
        <w:t xml:space="preserve"> automatic fire</w:t>
      </w:r>
      <w:r w:rsidR="00D56CA6" w:rsidRPr="00D56CA6">
        <w:t xml:space="preserve">, </w:t>
      </w:r>
      <w:r w:rsidRPr="00C55D6C">
        <w:rPr>
          <w:i/>
        </w:rPr>
        <w:t>semi automatic fire</w:t>
      </w:r>
      <w:r w:rsidR="00D56CA6" w:rsidRPr="00D56CA6">
        <w:t xml:space="preserve">, </w:t>
      </w:r>
      <w:r w:rsidRPr="00C55D6C">
        <w:rPr>
          <w:i/>
        </w:rPr>
        <w:t>sustained fire</w:t>
      </w:r>
      <w:r w:rsidR="00D56CA6" w:rsidRPr="00D56CA6">
        <w:t xml:space="preserve">, and </w:t>
      </w:r>
      <w:r w:rsidRPr="00C55D6C">
        <w:rPr>
          <w:i/>
        </w:rPr>
        <w:t>single shot</w:t>
      </w:r>
      <w:r w:rsidR="00D56CA6" w:rsidRPr="00D56CA6">
        <w:t xml:space="preserve">. Rate of </w:t>
      </w:r>
      <w:r w:rsidR="0004099B">
        <w:t>f</w:t>
      </w:r>
      <w:r w:rsidR="00D56CA6" w:rsidRPr="00D56CA6">
        <w:t xml:space="preserve">ire is purely a </w:t>
      </w:r>
      <w:r w:rsidR="00B42776">
        <w:t>roleplay</w:t>
      </w:r>
      <w:r w:rsidR="00D56CA6" w:rsidRPr="00D56CA6">
        <w:t xml:space="preserve"> characteristic. Rate of fire should not affect how much damage the weapon does in a combat turn. Rate of fire can change the details a character could use in their description phase of combat. Fully </w:t>
      </w:r>
      <w:r w:rsidR="0004099B">
        <w:t>a</w:t>
      </w:r>
      <w:r w:rsidR="00D56CA6" w:rsidRPr="00D56CA6">
        <w:t xml:space="preserve">utomatic weapons will continue to fire as long as the trigger is held down. Semi </w:t>
      </w:r>
      <w:r w:rsidR="0004099B">
        <w:t>a</w:t>
      </w:r>
      <w:r w:rsidR="00D56CA6" w:rsidRPr="00D56CA6">
        <w:t xml:space="preserve">utomatic weapons fire one to three shots at a </w:t>
      </w:r>
      <w:r w:rsidR="00D56CA6" w:rsidRPr="00D56CA6">
        <w:lastRenderedPageBreak/>
        <w:t xml:space="preserve">time, but they can continue to fire every time the trigger is pulled. Single </w:t>
      </w:r>
      <w:r w:rsidR="0004099B">
        <w:t>s</w:t>
      </w:r>
      <w:r w:rsidR="00D56CA6" w:rsidRPr="00D56CA6">
        <w:t xml:space="preserve">hot weapons only have one shot before they need to be reloaded. Sustained fire means the weapon only fires while the trigger is depressed and continues to fire until the trigger is released.  </w:t>
      </w:r>
    </w:p>
    <w:p w:rsidR="000B0456" w:rsidRDefault="000B0456" w:rsidP="00056D0C">
      <w:pPr>
        <w:pStyle w:val="Matrix"/>
      </w:pPr>
    </w:p>
    <w:p w:rsidR="0004099B" w:rsidRDefault="00C55D6C" w:rsidP="00056D0C">
      <w:pPr>
        <w:pStyle w:val="Matrix"/>
        <w:rPr>
          <w:ins w:id="8632" w:author="Tre" w:date="2012-11-19T09:06:00Z"/>
        </w:rPr>
      </w:pPr>
      <w:r w:rsidRPr="00C55D6C">
        <w:rPr>
          <w:b/>
        </w:rPr>
        <w:t>Ammunition</w:t>
      </w:r>
      <w:r w:rsidR="00D56CA6" w:rsidRPr="00D56CA6">
        <w:t xml:space="preserve"> (or simply “</w:t>
      </w:r>
      <w:r w:rsidR="0004099B">
        <w:t>a</w:t>
      </w:r>
      <w:r w:rsidR="00D56CA6" w:rsidRPr="00D56CA6">
        <w:t>mmo”)</w:t>
      </w:r>
      <w:r w:rsidR="009520B0">
        <w:t>-</w:t>
      </w:r>
      <w:r w:rsidR="00D56CA6" w:rsidRPr="00D56CA6">
        <w:t xml:space="preserve"> Ammo comes in different forms like belt fed, box, magazine, normal (which is a standard, no frills, non explosive round), explosive rounds, flechette (which spray small metal shot for more damage to the target), non</w:t>
      </w:r>
      <w:r w:rsidR="009520B0">
        <w:t>-</w:t>
      </w:r>
      <w:r w:rsidR="00D56CA6" w:rsidRPr="00D56CA6">
        <w:t>lethal (sandbags), fuel cells, or armor piercing. Ammunition is another characteristic that is purely for roleplay, and can be added to a description as an additional detail. Ammo should only affect the combat during an automatic failure or impressive success. At that point</w:t>
      </w:r>
      <w:r w:rsidR="0004099B">
        <w:t>, for example,</w:t>
      </w:r>
      <w:r w:rsidR="00D56CA6" w:rsidRPr="00D56CA6">
        <w:t xml:space="preserve"> the GM could say the ammo helped increase the damage or</w:t>
      </w:r>
      <w:r w:rsidR="0004099B">
        <w:t>,</w:t>
      </w:r>
      <w:r w:rsidR="00D56CA6" w:rsidRPr="00D56CA6">
        <w:t xml:space="preserve"> for automatic failure</w:t>
      </w:r>
      <w:r w:rsidR="009520B0">
        <w:t>,</w:t>
      </w:r>
      <w:r w:rsidR="00D56CA6" w:rsidRPr="00D56CA6">
        <w:t xml:space="preserve"> the ammo is jammed and the weapon won’t fire. </w:t>
      </w:r>
    </w:p>
    <w:p w:rsidR="000B0456" w:rsidRDefault="000B0456" w:rsidP="00056D0C">
      <w:pPr>
        <w:pStyle w:val="Matrix"/>
      </w:pPr>
    </w:p>
    <w:p w:rsidR="0004099B" w:rsidRDefault="00C55D6C" w:rsidP="00056D0C">
      <w:pPr>
        <w:pStyle w:val="Matrix"/>
        <w:rPr>
          <w:ins w:id="8633" w:author="Tre" w:date="2012-11-19T09:06:00Z"/>
        </w:rPr>
      </w:pPr>
      <w:r w:rsidRPr="00C55D6C">
        <w:rPr>
          <w:b/>
        </w:rPr>
        <w:t>Effective Range</w:t>
      </w:r>
      <w:r w:rsidR="00D56CA6" w:rsidRPr="00D56CA6">
        <w:t xml:space="preserve"> (or simply “</w:t>
      </w:r>
      <w:r w:rsidR="0004099B">
        <w:t>r</w:t>
      </w:r>
      <w:r w:rsidR="00D56CA6" w:rsidRPr="00D56CA6">
        <w:t>ange”)</w:t>
      </w:r>
      <w:r w:rsidR="009520B0">
        <w:t>-</w:t>
      </w:r>
      <w:r w:rsidR="00D56CA6" w:rsidRPr="00D56CA6">
        <w:t xml:space="preserve"> Range can affect the accuracy and/or damage of a weapon. Most weapons have </w:t>
      </w:r>
      <w:r w:rsidR="0004099B">
        <w:t>four</w:t>
      </w:r>
      <w:r w:rsidR="00D56CA6" w:rsidRPr="00D56CA6">
        <w:t xml:space="preserve"> categories of range (</w:t>
      </w:r>
      <w:r w:rsidR="0004099B">
        <w:t>e</w:t>
      </w:r>
      <w:r w:rsidR="00D56CA6" w:rsidRPr="00D56CA6">
        <w:t xml:space="preserve">asy, </w:t>
      </w:r>
      <w:r w:rsidR="0004099B">
        <w:t>a</w:t>
      </w:r>
      <w:r w:rsidR="00D56CA6" w:rsidRPr="00D56CA6">
        <w:t>verage, hard, and extreme range). Easy range has no modifiers to combat. For each range category above easy</w:t>
      </w:r>
      <w:r w:rsidR="009520B0">
        <w:t>,</w:t>
      </w:r>
      <w:r w:rsidR="00D56CA6" w:rsidRPr="00D56CA6">
        <w:t xml:space="preserve"> the range begins to negatively modify the task threshold. For each range category above easy</w:t>
      </w:r>
      <w:r w:rsidR="00DD3D39">
        <w:t>,</w:t>
      </w:r>
      <w:r w:rsidR="00D56CA6" w:rsidRPr="00D56CA6">
        <w:t xml:space="preserve"> subtract 1 die from the player</w:t>
      </w:r>
      <w:r w:rsidR="0004099B">
        <w:t>’</w:t>
      </w:r>
      <w:r w:rsidR="00D56CA6" w:rsidRPr="00D56CA6">
        <w:t xml:space="preserve">s dice pool. </w:t>
      </w:r>
    </w:p>
    <w:p w:rsidR="000B0456" w:rsidRDefault="000B0456" w:rsidP="00056D0C">
      <w:pPr>
        <w:pStyle w:val="Matrix"/>
      </w:pPr>
    </w:p>
    <w:p w:rsidR="00D56CA6" w:rsidRPr="00D56CA6" w:rsidRDefault="00C55D6C" w:rsidP="00056D0C">
      <w:pPr>
        <w:pStyle w:val="Matrix"/>
      </w:pPr>
      <w:r w:rsidRPr="00C55D6C">
        <w:rPr>
          <w:b/>
        </w:rPr>
        <w:t xml:space="preserve">Weapon </w:t>
      </w:r>
      <w:r w:rsidR="0004099B">
        <w:rPr>
          <w:b/>
        </w:rPr>
        <w:t>D</w:t>
      </w:r>
      <w:r w:rsidRPr="00C55D6C">
        <w:rPr>
          <w:b/>
        </w:rPr>
        <w:t>amage</w:t>
      </w:r>
      <w:r w:rsidRPr="00C55D6C">
        <w:rPr>
          <w:i/>
        </w:rPr>
        <w:t xml:space="preserve"> </w:t>
      </w:r>
      <w:r w:rsidR="00D56CA6" w:rsidRPr="00D56CA6">
        <w:t>is listed in wound levels for weapons</w:t>
      </w:r>
      <w:r w:rsidR="004F6722" w:rsidRPr="004F6722">
        <w:t xml:space="preserve"> </w:t>
      </w:r>
      <w:r w:rsidR="004F6722">
        <w:t>(</w:t>
      </w:r>
      <w:r w:rsidR="004F6722" w:rsidRPr="004F6722">
        <w:t>[The Matrix RPG].[Game Concepts].Health)</w:t>
      </w:r>
      <w:r w:rsidR="00D56CA6" w:rsidRPr="00D56CA6">
        <w:t>. This is the average combat damage for a weapon of that type.</w:t>
      </w:r>
    </w:p>
    <w:p w:rsidR="00D56CA6" w:rsidRPr="00D56CA6" w:rsidRDefault="00D56CA6" w:rsidP="00D56CA6">
      <w:pPr>
        <w:spacing w:line="360" w:lineRule="auto"/>
        <w:ind w:left="720" w:hanging="720"/>
        <w:jc w:val="both"/>
        <w:rPr>
          <w:rFonts w:ascii="Calibri" w:hAnsi="Calibri" w:cs="Calibri"/>
          <w:b/>
          <w:color w:val="FF0000"/>
          <w:sz w:val="20"/>
        </w:rPr>
      </w:pPr>
    </w:p>
    <w:p w:rsidR="00D56CA6" w:rsidRPr="00D56CA6" w:rsidRDefault="00D56CA6" w:rsidP="00056D0C">
      <w:pPr>
        <w:pStyle w:val="Matrixsubtitle"/>
      </w:pPr>
      <w:r w:rsidRPr="00D56CA6">
        <w:t>Weapon Ranges</w:t>
      </w:r>
    </w:p>
    <w:p w:rsidR="00D56CA6" w:rsidRPr="00D56CA6" w:rsidRDefault="00D56CA6" w:rsidP="00D41B57">
      <w:pPr>
        <w:pStyle w:val="Matrix"/>
        <w:ind w:firstLine="0"/>
        <w:jc w:val="left"/>
      </w:pPr>
      <w:r w:rsidRPr="00D56CA6">
        <w:t xml:space="preserve">Handgun - </w:t>
      </w:r>
      <w:r w:rsidRPr="00D56CA6">
        <w:tab/>
        <w:t>Easy (0-15 ft), Average (16-45 ft), Hard (46-90 ft), extreme (91-180 ft)</w:t>
      </w:r>
    </w:p>
    <w:p w:rsidR="00D56CA6" w:rsidRPr="00D56CA6" w:rsidRDefault="00D56CA6" w:rsidP="00D41B57">
      <w:pPr>
        <w:pStyle w:val="Matrix"/>
        <w:ind w:firstLine="0"/>
        <w:jc w:val="left"/>
      </w:pPr>
      <w:r w:rsidRPr="00D56CA6">
        <w:t xml:space="preserve">SMG - </w:t>
      </w:r>
      <w:r w:rsidRPr="00D56CA6">
        <w:tab/>
      </w:r>
      <w:r w:rsidRPr="00D56CA6">
        <w:tab/>
        <w:t>Easy (0-30 ft), Average (31-120 ft), Hard (120-240 ft), extreme (241-450 ft)</w:t>
      </w:r>
    </w:p>
    <w:p w:rsidR="00D56CA6" w:rsidRPr="00D56CA6" w:rsidRDefault="00D56CA6" w:rsidP="00D41B57">
      <w:pPr>
        <w:pStyle w:val="Matrix"/>
        <w:ind w:firstLine="0"/>
        <w:jc w:val="left"/>
      </w:pPr>
      <w:r w:rsidRPr="00D56CA6">
        <w:t>Assault Rifle -</w:t>
      </w:r>
      <w:r w:rsidRPr="00D56CA6">
        <w:tab/>
        <w:t>Easy (0-150 ft), Average (151-450 ft), Hard (451-1,050 ft), extreme (1,051-1,650 ft)</w:t>
      </w:r>
    </w:p>
    <w:p w:rsidR="00D56CA6" w:rsidRPr="00D56CA6" w:rsidRDefault="00D56CA6" w:rsidP="00D41B57">
      <w:pPr>
        <w:pStyle w:val="Matrix"/>
        <w:ind w:firstLine="0"/>
        <w:jc w:val="left"/>
      </w:pPr>
      <w:r w:rsidRPr="00D56CA6">
        <w:t>Shotgun -</w:t>
      </w:r>
      <w:r w:rsidRPr="00D56CA6">
        <w:tab/>
        <w:t>Easy (0-30 ft), Average (31-75 ft), Hard (76-120 ft), extreme (121-180 ft)</w:t>
      </w:r>
    </w:p>
    <w:p w:rsidR="00D56CA6" w:rsidRPr="00D56CA6" w:rsidRDefault="00D41B57" w:rsidP="00D41B57">
      <w:pPr>
        <w:pStyle w:val="Matrix"/>
        <w:ind w:firstLine="0"/>
        <w:jc w:val="left"/>
      </w:pPr>
      <w:r>
        <w:t xml:space="preserve">Machine Gun - </w:t>
      </w:r>
      <w:r w:rsidR="00D56CA6" w:rsidRPr="00D56CA6">
        <w:t>Easy (0-240 ft), Average (241-600 ft), Hard (601-1,200 ft), extreme (1,201-2,400 ft)</w:t>
      </w:r>
    </w:p>
    <w:p w:rsidR="00D56CA6" w:rsidRPr="00D56CA6" w:rsidRDefault="00D56CA6" w:rsidP="00D41B57">
      <w:pPr>
        <w:pStyle w:val="Matrix"/>
        <w:ind w:firstLine="0"/>
        <w:jc w:val="left"/>
      </w:pPr>
      <w:r w:rsidRPr="00D56CA6">
        <w:t xml:space="preserve">Rifle - </w:t>
      </w:r>
      <w:r w:rsidRPr="00D56CA6">
        <w:tab/>
      </w:r>
      <w:r w:rsidRPr="00D56CA6">
        <w:tab/>
        <w:t>Easy (0-300 ft), Average (301-750 ft), Hard (751-1,500 ft), extreme (1,501-2,250 ft)</w:t>
      </w:r>
    </w:p>
    <w:p w:rsidR="00D56CA6" w:rsidRPr="00D56CA6" w:rsidRDefault="00D478B4" w:rsidP="00D41B57">
      <w:pPr>
        <w:pStyle w:val="Matrix"/>
        <w:ind w:firstLine="0"/>
        <w:jc w:val="left"/>
      </w:pPr>
      <w:ins w:id="8634" w:author="Tre" w:date="2012-11-19T09:36:00Z">
        <w:r>
          <w:t>B</w:t>
        </w:r>
      </w:ins>
      <w:del w:id="8635" w:author="Tre" w:date="2012-11-19T09:36:00Z">
        <w:r w:rsidR="00D56CA6" w:rsidRPr="00D56CA6" w:rsidDel="00D478B4">
          <w:delText>Crossb</w:delText>
        </w:r>
      </w:del>
      <w:r w:rsidR="00D56CA6" w:rsidRPr="00D56CA6">
        <w:t xml:space="preserve">ow - </w:t>
      </w:r>
      <w:r w:rsidR="00D56CA6" w:rsidRPr="00D56CA6">
        <w:tab/>
      </w:r>
      <w:ins w:id="8636" w:author="Tre" w:date="2012-11-19T09:36:00Z">
        <w:r>
          <w:tab/>
        </w:r>
      </w:ins>
      <w:r w:rsidR="00D56CA6" w:rsidRPr="00D56CA6">
        <w:t>Easy (0-30 ft), Average (31-120 ft), Hard (121-270 ft), extreme (271-450 ft)</w:t>
      </w:r>
    </w:p>
    <w:p w:rsidR="00D56CA6" w:rsidRPr="00D56CA6" w:rsidRDefault="00D56CA6" w:rsidP="00D41B57">
      <w:pPr>
        <w:pStyle w:val="Matrix"/>
        <w:ind w:firstLine="0"/>
        <w:jc w:val="left"/>
      </w:pPr>
      <w:r w:rsidRPr="00D56CA6">
        <w:t>Thrown Weapons (Objects) - Easy (Str</w:t>
      </w:r>
      <w:r w:rsidR="004F6722">
        <w:t>ength</w:t>
      </w:r>
      <w:r w:rsidRPr="00D56CA6">
        <w:t xml:space="preserve"> in feet), Average (Str x 3 ft), Hard (Str x 5 ft), extreme (Str x 10 ft)</w:t>
      </w:r>
    </w:p>
    <w:p w:rsidR="00D56CA6" w:rsidRPr="00D56CA6" w:rsidRDefault="00D56CA6" w:rsidP="00056D0C">
      <w:pPr>
        <w:pStyle w:val="Matrix"/>
      </w:pPr>
    </w:p>
    <w:p w:rsidR="00D56CA6" w:rsidRDefault="00D56CA6" w:rsidP="00056D0C">
      <w:pPr>
        <w:pStyle w:val="Matrixsubtitle"/>
      </w:pPr>
      <w:r w:rsidRPr="00D56CA6">
        <w:t>Real World Weapon List</w:t>
      </w:r>
    </w:p>
    <w:p w:rsidR="004D76C6" w:rsidRPr="00D56CA6" w:rsidRDefault="004D76C6" w:rsidP="00056D0C">
      <w:pPr>
        <w:pStyle w:val="Matrixsubtitle"/>
      </w:pPr>
    </w:p>
    <w:p w:rsidR="00981F81" w:rsidRPr="000B0456" w:rsidDel="00381476" w:rsidRDefault="00EE27B1" w:rsidP="00981F81">
      <w:pPr>
        <w:jc w:val="both"/>
        <w:rPr>
          <w:del w:id="8637" w:author="frontdesk" w:date="2012-11-16T12:51:00Z"/>
          <w:rFonts w:ascii="Calibri" w:hAnsi="Calibri"/>
          <w:b/>
          <w:rPrChange w:id="8638" w:author="Tre" w:date="2012-11-19T09:06:00Z">
            <w:rPr>
              <w:del w:id="8639" w:author="frontdesk" w:date="2012-11-16T12:51:00Z"/>
              <w:rFonts w:ascii="Calibri" w:hAnsi="Calibri"/>
              <w:b/>
              <w:sz w:val="22"/>
              <w:szCs w:val="22"/>
            </w:rPr>
          </w:rPrChange>
        </w:rPr>
      </w:pPr>
      <w:del w:id="8640" w:author="frontdesk" w:date="2012-11-16T12:51:00Z">
        <w:r w:rsidRPr="00EE27B1" w:rsidDel="00381476">
          <w:rPr>
            <w:rFonts w:ascii="Calibri" w:hAnsi="Calibri"/>
            <w:b/>
            <w:rPrChange w:id="8641" w:author="Tre" w:date="2012-11-19T09:06:00Z">
              <w:rPr>
                <w:rFonts w:ascii="Calibri" w:hAnsi="Calibri"/>
                <w:b/>
                <w:color w:val="0000FF"/>
                <w:sz w:val="22"/>
                <w:szCs w:val="22"/>
                <w:u w:val="single"/>
              </w:rPr>
            </w:rPrChange>
          </w:rPr>
          <w:fldChar w:fldCharType="begin"/>
        </w:r>
        <w:r w:rsidRPr="00EE27B1">
          <w:rPr>
            <w:rFonts w:ascii="Calibri" w:hAnsi="Calibri"/>
            <w:b/>
            <w:rPrChange w:id="864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643" w:author="Tre" w:date="2012-11-19T09:06:00Z">
              <w:rPr>
                <w:rFonts w:ascii="Calibri" w:hAnsi="Calibri"/>
                <w:b/>
                <w:color w:val="0000FF"/>
                <w:sz w:val="22"/>
                <w:szCs w:val="22"/>
                <w:u w:val="single"/>
              </w:rPr>
            </w:rPrChange>
          </w:rPr>
          <w:fldChar w:fldCharType="separate"/>
        </w:r>
        <w:r w:rsidRPr="00EE27B1">
          <w:rPr>
            <w:rFonts w:ascii="Calibri" w:hAnsi="Calibri"/>
            <w:b/>
            <w:noProof/>
            <w:rPrChange w:id="8644" w:author="Tre" w:date="2012-11-19T09:06:00Z">
              <w:rPr>
                <w:rFonts w:ascii="Calibri" w:hAnsi="Calibri"/>
                <w:b/>
                <w:noProof/>
                <w:color w:val="0000FF"/>
                <w:sz w:val="20"/>
                <w:szCs w:val="20"/>
                <w:u w:val="single"/>
              </w:rPr>
            </w:rPrChange>
          </w:rPr>
          <w:delText>Gun scopes</w:delText>
        </w:r>
        <w:r w:rsidRPr="00EE27B1" w:rsidDel="00381476">
          <w:rPr>
            <w:rFonts w:ascii="Calibri" w:hAnsi="Calibri"/>
            <w:b/>
            <w:rPrChange w:id="864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646" w:author="frontdesk" w:date="2012-11-16T12:51:00Z"/>
          <w:rFonts w:ascii="Calibri" w:hAnsi="Calibri"/>
          <w:i/>
          <w:rPrChange w:id="8647" w:author="Tre" w:date="2012-11-19T09:06:00Z">
            <w:rPr>
              <w:del w:id="8648" w:author="frontdesk" w:date="2012-11-16T12:51:00Z"/>
              <w:rFonts w:ascii="Calibri" w:hAnsi="Calibri"/>
              <w:i/>
              <w:sz w:val="20"/>
              <w:szCs w:val="20"/>
            </w:rPr>
          </w:rPrChange>
        </w:rPr>
      </w:pPr>
      <w:del w:id="8649" w:author="frontdesk" w:date="2012-11-16T12:51:00Z">
        <w:r w:rsidRPr="00EE27B1">
          <w:rPr>
            <w:rFonts w:ascii="Calibri" w:hAnsi="Calibri"/>
            <w:i/>
            <w:rPrChange w:id="8650" w:author="Tre" w:date="2012-11-19T09:06:00Z">
              <w:rPr>
                <w:rFonts w:ascii="Calibri" w:hAnsi="Calibri"/>
                <w:i/>
                <w:color w:val="0000FF"/>
                <w:sz w:val="20"/>
                <w:szCs w:val="20"/>
                <w:u w:val="single"/>
              </w:rPr>
            </w:rPrChange>
          </w:rPr>
          <w:delText>[Type (</w:delText>
        </w:r>
        <w:r w:rsidRPr="00EE27B1" w:rsidDel="00381476">
          <w:rPr>
            <w:rFonts w:ascii="Calibri" w:hAnsi="Calibri"/>
            <w:i/>
            <w:rPrChange w:id="8651" w:author="Tre" w:date="2012-11-19T09:06:00Z">
              <w:rPr>
                <w:rFonts w:ascii="Calibri" w:hAnsi="Calibri"/>
                <w:i/>
                <w:color w:val="0000FF"/>
                <w:sz w:val="20"/>
                <w:szCs w:val="20"/>
                <w:u w:val="single"/>
              </w:rPr>
            </w:rPrChange>
          </w:rPr>
          <w:fldChar w:fldCharType="begin"/>
        </w:r>
        <w:r w:rsidRPr="00EE27B1">
          <w:rPr>
            <w:rFonts w:ascii="Calibri" w:hAnsi="Calibri"/>
            <w:i/>
            <w:rPrChange w:id="865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653" w:author="Tre" w:date="2012-11-19T09:06:00Z">
              <w:rPr>
                <w:rFonts w:ascii="Calibri" w:hAnsi="Calibri"/>
                <w:i/>
                <w:color w:val="0000FF"/>
                <w:sz w:val="20"/>
                <w:szCs w:val="20"/>
                <w:u w:val="single"/>
              </w:rPr>
            </w:rPrChange>
          </w:rPr>
          <w:fldChar w:fldCharType="separate"/>
        </w:r>
        <w:r w:rsidRPr="00EE27B1">
          <w:rPr>
            <w:rFonts w:ascii="Calibri" w:hAnsi="Calibri"/>
            <w:i/>
            <w:noProof/>
            <w:rPrChange w:id="8654" w:author="Tre" w:date="2012-11-19T09:06:00Z">
              <w:rPr>
                <w:rFonts w:ascii="Calibri" w:hAnsi="Calibri"/>
                <w:i/>
                <w:noProof/>
                <w:color w:val="0000FF"/>
                <w:sz w:val="20"/>
                <w:szCs w:val="20"/>
                <w:u w:val="single"/>
              </w:rPr>
            </w:rPrChange>
          </w:rPr>
          <w:delText>Accessory</w:delText>
        </w:r>
        <w:r w:rsidRPr="00EE27B1" w:rsidDel="00381476">
          <w:rPr>
            <w:rFonts w:ascii="Calibri" w:hAnsi="Calibri"/>
            <w:i/>
            <w:rPrChange w:id="8655" w:author="Tre" w:date="2012-11-19T09:06:00Z">
              <w:rPr>
                <w:rFonts w:ascii="Calibri" w:hAnsi="Calibri"/>
                <w:i/>
                <w:color w:val="0000FF"/>
                <w:sz w:val="20"/>
                <w:szCs w:val="20"/>
                <w:u w:val="single"/>
              </w:rPr>
            </w:rPrChange>
          </w:rPr>
          <w:fldChar w:fldCharType="end"/>
        </w:r>
        <w:r w:rsidRPr="00EE27B1">
          <w:rPr>
            <w:rFonts w:ascii="Calibri" w:hAnsi="Calibri"/>
            <w:i/>
            <w:rPrChange w:id="8656" w:author="Tre" w:date="2012-11-19T09:06:00Z">
              <w:rPr>
                <w:rFonts w:ascii="Calibri" w:hAnsi="Calibri"/>
                <w:i/>
                <w:color w:val="0000FF"/>
                <w:sz w:val="20"/>
                <w:szCs w:val="20"/>
                <w:u w:val="single"/>
              </w:rPr>
            </w:rPrChange>
          </w:rPr>
          <w:delText>), Rate (</w:delText>
        </w:r>
        <w:r w:rsidRPr="00EE27B1" w:rsidDel="00381476">
          <w:rPr>
            <w:rFonts w:ascii="Calibri" w:hAnsi="Calibri"/>
            <w:i/>
            <w:rPrChange w:id="8657" w:author="Tre" w:date="2012-11-19T09:06:00Z">
              <w:rPr>
                <w:rFonts w:ascii="Calibri" w:hAnsi="Calibri"/>
                <w:i/>
                <w:color w:val="0000FF"/>
                <w:sz w:val="20"/>
                <w:szCs w:val="20"/>
                <w:u w:val="single"/>
              </w:rPr>
            </w:rPrChange>
          </w:rPr>
          <w:fldChar w:fldCharType="begin"/>
        </w:r>
        <w:r w:rsidRPr="00EE27B1">
          <w:rPr>
            <w:rFonts w:ascii="Calibri" w:hAnsi="Calibri"/>
            <w:i/>
            <w:rPrChange w:id="865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659" w:author="Tre" w:date="2012-11-19T09:06:00Z">
              <w:rPr>
                <w:rFonts w:ascii="Calibri" w:hAnsi="Calibri"/>
                <w:i/>
                <w:color w:val="0000FF"/>
                <w:sz w:val="20"/>
                <w:szCs w:val="20"/>
                <w:u w:val="single"/>
              </w:rPr>
            </w:rPrChange>
          </w:rPr>
          <w:fldChar w:fldCharType="separate"/>
        </w:r>
        <w:r w:rsidRPr="00EE27B1">
          <w:rPr>
            <w:rFonts w:ascii="Calibri" w:hAnsi="Calibri"/>
            <w:i/>
            <w:noProof/>
            <w:rPrChange w:id="8660" w:author="Tre" w:date="2012-11-19T09:06:00Z">
              <w:rPr>
                <w:rFonts w:ascii="Calibri" w:hAnsi="Calibri"/>
                <w:i/>
                <w:noProof/>
                <w:color w:val="0000FF"/>
                <w:sz w:val="20"/>
                <w:szCs w:val="20"/>
                <w:u w:val="single"/>
              </w:rPr>
            </w:rPrChange>
          </w:rPr>
          <w:delText>-</w:delText>
        </w:r>
        <w:r w:rsidRPr="00EE27B1" w:rsidDel="00381476">
          <w:rPr>
            <w:rFonts w:ascii="Calibri" w:hAnsi="Calibri"/>
            <w:i/>
            <w:rPrChange w:id="8661" w:author="Tre" w:date="2012-11-19T09:06:00Z">
              <w:rPr>
                <w:rFonts w:ascii="Calibri" w:hAnsi="Calibri"/>
                <w:i/>
                <w:color w:val="0000FF"/>
                <w:sz w:val="20"/>
                <w:szCs w:val="20"/>
                <w:u w:val="single"/>
              </w:rPr>
            </w:rPrChange>
          </w:rPr>
          <w:fldChar w:fldCharType="end"/>
        </w:r>
        <w:r w:rsidRPr="00EE27B1">
          <w:rPr>
            <w:rFonts w:ascii="Calibri" w:hAnsi="Calibri"/>
            <w:i/>
            <w:rPrChange w:id="8662" w:author="Tre" w:date="2012-11-19T09:06:00Z">
              <w:rPr>
                <w:rFonts w:ascii="Calibri" w:hAnsi="Calibri"/>
                <w:i/>
                <w:color w:val="0000FF"/>
                <w:sz w:val="20"/>
                <w:szCs w:val="20"/>
                <w:u w:val="single"/>
              </w:rPr>
            </w:rPrChange>
          </w:rPr>
          <w:delText>), Ammo (</w:delText>
        </w:r>
        <w:r w:rsidRPr="00EE27B1" w:rsidDel="00381476">
          <w:rPr>
            <w:rFonts w:ascii="Calibri" w:hAnsi="Calibri"/>
            <w:i/>
            <w:rPrChange w:id="8663" w:author="Tre" w:date="2012-11-19T09:06:00Z">
              <w:rPr>
                <w:rFonts w:ascii="Calibri" w:hAnsi="Calibri"/>
                <w:i/>
                <w:color w:val="0000FF"/>
                <w:sz w:val="20"/>
                <w:szCs w:val="20"/>
                <w:u w:val="single"/>
              </w:rPr>
            </w:rPrChange>
          </w:rPr>
          <w:fldChar w:fldCharType="begin"/>
        </w:r>
        <w:r w:rsidRPr="00EE27B1">
          <w:rPr>
            <w:rFonts w:ascii="Calibri" w:hAnsi="Calibri"/>
            <w:i/>
            <w:rPrChange w:id="866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665" w:author="Tre" w:date="2012-11-19T09:06:00Z">
              <w:rPr>
                <w:rFonts w:ascii="Calibri" w:hAnsi="Calibri"/>
                <w:i/>
                <w:color w:val="0000FF"/>
                <w:sz w:val="20"/>
                <w:szCs w:val="20"/>
                <w:u w:val="single"/>
              </w:rPr>
            </w:rPrChange>
          </w:rPr>
          <w:fldChar w:fldCharType="separate"/>
        </w:r>
        <w:r w:rsidRPr="00EE27B1">
          <w:rPr>
            <w:rFonts w:ascii="Calibri" w:hAnsi="Calibri"/>
            <w:i/>
            <w:noProof/>
            <w:rPrChange w:id="8666" w:author="Tre" w:date="2012-11-19T09:06:00Z">
              <w:rPr>
                <w:rFonts w:ascii="Calibri" w:hAnsi="Calibri"/>
                <w:i/>
                <w:noProof/>
                <w:color w:val="0000FF"/>
                <w:sz w:val="20"/>
                <w:szCs w:val="20"/>
                <w:u w:val="single"/>
              </w:rPr>
            </w:rPrChange>
          </w:rPr>
          <w:delText>-</w:delText>
        </w:r>
        <w:r w:rsidRPr="00EE27B1" w:rsidDel="00381476">
          <w:rPr>
            <w:rFonts w:ascii="Calibri" w:hAnsi="Calibri"/>
            <w:i/>
            <w:rPrChange w:id="8667" w:author="Tre" w:date="2012-11-19T09:06:00Z">
              <w:rPr>
                <w:rFonts w:ascii="Calibri" w:hAnsi="Calibri"/>
                <w:i/>
                <w:color w:val="0000FF"/>
                <w:sz w:val="20"/>
                <w:szCs w:val="20"/>
                <w:u w:val="single"/>
              </w:rPr>
            </w:rPrChange>
          </w:rPr>
          <w:fldChar w:fldCharType="end"/>
        </w:r>
        <w:r w:rsidRPr="00EE27B1">
          <w:rPr>
            <w:rFonts w:ascii="Calibri" w:hAnsi="Calibri"/>
            <w:i/>
            <w:rPrChange w:id="8668" w:author="Tre" w:date="2012-11-19T09:06:00Z">
              <w:rPr>
                <w:rFonts w:ascii="Calibri" w:hAnsi="Calibri"/>
                <w:i/>
                <w:color w:val="0000FF"/>
                <w:sz w:val="20"/>
                <w:szCs w:val="20"/>
                <w:u w:val="single"/>
              </w:rPr>
            </w:rPrChange>
          </w:rPr>
          <w:delText>), Range (</w:delText>
        </w:r>
        <w:r w:rsidRPr="00EE27B1" w:rsidDel="00381476">
          <w:rPr>
            <w:rFonts w:ascii="Calibri" w:hAnsi="Calibri"/>
            <w:i/>
            <w:rPrChange w:id="8669" w:author="Tre" w:date="2012-11-19T09:06:00Z">
              <w:rPr>
                <w:rFonts w:ascii="Calibri" w:hAnsi="Calibri"/>
                <w:i/>
                <w:color w:val="0000FF"/>
                <w:sz w:val="20"/>
                <w:szCs w:val="20"/>
                <w:u w:val="single"/>
              </w:rPr>
            </w:rPrChange>
          </w:rPr>
          <w:fldChar w:fldCharType="begin"/>
        </w:r>
        <w:r w:rsidRPr="00EE27B1">
          <w:rPr>
            <w:rFonts w:ascii="Calibri" w:hAnsi="Calibri"/>
            <w:i/>
            <w:rPrChange w:id="867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671" w:author="Tre" w:date="2012-11-19T09:06:00Z">
              <w:rPr>
                <w:rFonts w:ascii="Calibri" w:hAnsi="Calibri"/>
                <w:i/>
                <w:color w:val="0000FF"/>
                <w:sz w:val="20"/>
                <w:szCs w:val="20"/>
                <w:u w:val="single"/>
              </w:rPr>
            </w:rPrChange>
          </w:rPr>
          <w:fldChar w:fldCharType="separate"/>
        </w:r>
        <w:r w:rsidRPr="00EE27B1">
          <w:rPr>
            <w:rFonts w:ascii="Calibri" w:hAnsi="Calibri"/>
            <w:i/>
            <w:noProof/>
            <w:rPrChange w:id="8672" w:author="Tre" w:date="2012-11-19T09:06:00Z">
              <w:rPr>
                <w:rFonts w:ascii="Calibri" w:hAnsi="Calibri"/>
                <w:i/>
                <w:noProof/>
                <w:color w:val="0000FF"/>
                <w:sz w:val="20"/>
                <w:szCs w:val="20"/>
                <w:u w:val="single"/>
              </w:rPr>
            </w:rPrChange>
          </w:rPr>
          <w:delText>-</w:delText>
        </w:r>
        <w:r w:rsidRPr="00EE27B1" w:rsidDel="00381476">
          <w:rPr>
            <w:rFonts w:ascii="Calibri" w:hAnsi="Calibri"/>
            <w:i/>
            <w:rPrChange w:id="8673" w:author="Tre" w:date="2012-11-19T09:06:00Z">
              <w:rPr>
                <w:rFonts w:ascii="Calibri" w:hAnsi="Calibri"/>
                <w:i/>
                <w:color w:val="0000FF"/>
                <w:sz w:val="20"/>
                <w:szCs w:val="20"/>
                <w:u w:val="single"/>
              </w:rPr>
            </w:rPrChange>
          </w:rPr>
          <w:fldChar w:fldCharType="end"/>
        </w:r>
        <w:r w:rsidRPr="00EE27B1">
          <w:rPr>
            <w:rFonts w:ascii="Calibri" w:hAnsi="Calibri"/>
            <w:i/>
            <w:rPrChange w:id="8674" w:author="Tre" w:date="2012-11-19T09:06:00Z">
              <w:rPr>
                <w:rFonts w:ascii="Calibri" w:hAnsi="Calibri"/>
                <w:i/>
                <w:color w:val="0000FF"/>
                <w:sz w:val="20"/>
                <w:szCs w:val="20"/>
                <w:u w:val="single"/>
              </w:rPr>
            </w:rPrChange>
          </w:rPr>
          <w:delText>), Damage (</w:delText>
        </w:r>
        <w:r w:rsidRPr="00EE27B1" w:rsidDel="00381476">
          <w:rPr>
            <w:rFonts w:ascii="Calibri" w:hAnsi="Calibri"/>
            <w:i/>
            <w:rPrChange w:id="8675" w:author="Tre" w:date="2012-11-19T09:06:00Z">
              <w:rPr>
                <w:rFonts w:ascii="Calibri" w:hAnsi="Calibri"/>
                <w:i/>
                <w:color w:val="0000FF"/>
                <w:sz w:val="20"/>
                <w:szCs w:val="20"/>
                <w:u w:val="single"/>
              </w:rPr>
            </w:rPrChange>
          </w:rPr>
          <w:fldChar w:fldCharType="begin"/>
        </w:r>
        <w:r w:rsidRPr="00EE27B1">
          <w:rPr>
            <w:rFonts w:ascii="Calibri" w:hAnsi="Calibri"/>
            <w:i/>
            <w:rPrChange w:id="867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677" w:author="Tre" w:date="2012-11-19T09:06:00Z">
              <w:rPr>
                <w:rFonts w:ascii="Calibri" w:hAnsi="Calibri"/>
                <w:i/>
                <w:color w:val="0000FF"/>
                <w:sz w:val="20"/>
                <w:szCs w:val="20"/>
                <w:u w:val="single"/>
              </w:rPr>
            </w:rPrChange>
          </w:rPr>
          <w:fldChar w:fldCharType="separate"/>
        </w:r>
        <w:r w:rsidRPr="00EE27B1">
          <w:rPr>
            <w:rFonts w:ascii="Calibri" w:hAnsi="Calibri"/>
            <w:i/>
            <w:noProof/>
            <w:rPrChange w:id="8678" w:author="Tre" w:date="2012-11-19T09:06:00Z">
              <w:rPr>
                <w:rFonts w:ascii="Calibri" w:hAnsi="Calibri"/>
                <w:i/>
                <w:noProof/>
                <w:color w:val="0000FF"/>
                <w:sz w:val="20"/>
                <w:szCs w:val="20"/>
                <w:u w:val="single"/>
              </w:rPr>
            </w:rPrChange>
          </w:rPr>
          <w:delText>-</w:delText>
        </w:r>
        <w:r w:rsidRPr="00EE27B1" w:rsidDel="00381476">
          <w:rPr>
            <w:rFonts w:ascii="Calibri" w:hAnsi="Calibri"/>
            <w:i/>
            <w:rPrChange w:id="8679" w:author="Tre" w:date="2012-11-19T09:06:00Z">
              <w:rPr>
                <w:rFonts w:ascii="Calibri" w:hAnsi="Calibri"/>
                <w:i/>
                <w:color w:val="0000FF"/>
                <w:sz w:val="20"/>
                <w:szCs w:val="20"/>
                <w:u w:val="single"/>
              </w:rPr>
            </w:rPrChange>
          </w:rPr>
          <w:fldChar w:fldCharType="end"/>
        </w:r>
        <w:r w:rsidRPr="00EE27B1">
          <w:rPr>
            <w:rFonts w:ascii="Calibri" w:hAnsi="Calibri"/>
            <w:i/>
            <w:rPrChange w:id="868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681" w:author="frontdesk" w:date="2012-11-16T12:51:00Z"/>
          <w:rFonts w:ascii="Calibri" w:hAnsi="Calibri"/>
          <w:rPrChange w:id="8682" w:author="Tre" w:date="2012-11-19T09:06:00Z">
            <w:rPr>
              <w:del w:id="8683" w:author="frontdesk" w:date="2012-11-16T12:51:00Z"/>
              <w:rFonts w:ascii="Calibri" w:hAnsi="Calibri"/>
              <w:sz w:val="20"/>
              <w:szCs w:val="20"/>
            </w:rPr>
          </w:rPrChange>
        </w:rPr>
      </w:pPr>
      <w:del w:id="8684" w:author="frontdesk" w:date="2012-11-16T12:51:00Z">
        <w:r w:rsidRPr="00EE27B1" w:rsidDel="00381476">
          <w:rPr>
            <w:rFonts w:ascii="Calibri" w:hAnsi="Calibri"/>
            <w:rPrChange w:id="8685" w:author="Tre" w:date="2012-11-19T09:06:00Z">
              <w:rPr>
                <w:rFonts w:ascii="Calibri" w:hAnsi="Calibri"/>
                <w:color w:val="0000FF"/>
                <w:sz w:val="20"/>
                <w:szCs w:val="20"/>
                <w:u w:val="single"/>
              </w:rPr>
            </w:rPrChange>
          </w:rPr>
          <w:fldChar w:fldCharType="begin"/>
        </w:r>
        <w:r w:rsidRPr="00EE27B1">
          <w:rPr>
            <w:rFonts w:ascii="Calibri" w:hAnsi="Calibri"/>
            <w:rPrChange w:id="868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687" w:author="Tre" w:date="2012-11-19T09:06:00Z">
              <w:rPr>
                <w:rFonts w:ascii="Calibri" w:hAnsi="Calibri"/>
                <w:color w:val="0000FF"/>
                <w:sz w:val="20"/>
                <w:szCs w:val="20"/>
                <w:u w:val="single"/>
              </w:rPr>
            </w:rPrChange>
          </w:rPr>
          <w:fldChar w:fldCharType="separate"/>
        </w:r>
        <w:r w:rsidRPr="00EE27B1">
          <w:rPr>
            <w:rFonts w:ascii="Calibri" w:hAnsi="Calibri"/>
            <w:noProof/>
            <w:rPrChange w:id="8688" w:author="Tre" w:date="2012-11-19T09:06:00Z">
              <w:rPr>
                <w:rFonts w:ascii="Calibri" w:hAnsi="Calibri"/>
                <w:noProof/>
                <w:color w:val="0000FF"/>
                <w:sz w:val="20"/>
                <w:szCs w:val="20"/>
                <w:u w:val="single"/>
              </w:rPr>
            </w:rPrChange>
          </w:rPr>
          <w:delText>A gun scope is a lense that is attached to the barrel of the gun. Scopes are designed for a specific weapon. Fizbang scopes don't fit on a Popper handgun. This attachement reduces the range of the shot. Scopes reduce the effective range up to their rating. For example, a gun scope (-1 range), or gun scope (-2 range).</w:delText>
        </w:r>
        <w:r w:rsidRPr="00EE27B1" w:rsidDel="00381476">
          <w:rPr>
            <w:rFonts w:ascii="Calibri" w:hAnsi="Calibri"/>
            <w:rPrChange w:id="8689" w:author="Tre" w:date="2012-11-19T09:06:00Z">
              <w:rPr>
                <w:rFonts w:ascii="Calibri" w:hAnsi="Calibri"/>
                <w:color w:val="0000FF"/>
                <w:sz w:val="20"/>
                <w:szCs w:val="20"/>
                <w:u w:val="single"/>
              </w:rPr>
            </w:rPrChange>
          </w:rPr>
          <w:fldChar w:fldCharType="end"/>
        </w:r>
        <w:r w:rsidRPr="00EE27B1" w:rsidDel="00381476">
          <w:rPr>
            <w:rFonts w:ascii="Calibri" w:hAnsi="Calibri"/>
            <w:rPrChange w:id="8690" w:author="Tre" w:date="2012-11-19T09:06:00Z">
              <w:rPr>
                <w:rFonts w:ascii="Calibri" w:hAnsi="Calibri"/>
                <w:color w:val="0000FF"/>
                <w:sz w:val="20"/>
                <w:szCs w:val="20"/>
                <w:u w:val="single"/>
              </w:rPr>
            </w:rPrChange>
          </w:rPr>
          <w:fldChar w:fldCharType="begin"/>
        </w:r>
        <w:r w:rsidRPr="00EE27B1">
          <w:rPr>
            <w:rFonts w:ascii="Calibri" w:hAnsi="Calibri"/>
            <w:rPrChange w:id="869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69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693" w:author="frontdesk" w:date="2012-11-16T12:51:00Z"/>
          <w:rFonts w:ascii="Calibri" w:hAnsi="Calibri"/>
          <w:b/>
          <w:rPrChange w:id="8694" w:author="Tre" w:date="2012-11-19T09:06:00Z">
            <w:rPr>
              <w:del w:id="8695" w:author="frontdesk" w:date="2012-11-16T12:51:00Z"/>
              <w:rFonts w:ascii="Calibri" w:hAnsi="Calibri"/>
              <w:b/>
              <w:sz w:val="22"/>
              <w:szCs w:val="22"/>
            </w:rPr>
          </w:rPrChange>
        </w:rPr>
      </w:pPr>
      <w:del w:id="8696" w:author="frontdesk" w:date="2012-11-16T12:51:00Z">
        <w:r w:rsidRPr="00EE27B1" w:rsidDel="00381476">
          <w:rPr>
            <w:rFonts w:ascii="Calibri" w:hAnsi="Calibri"/>
            <w:b/>
            <w:rPrChange w:id="8697" w:author="Tre" w:date="2012-11-19T09:06:00Z">
              <w:rPr>
                <w:rFonts w:ascii="Calibri" w:hAnsi="Calibri"/>
                <w:b/>
                <w:color w:val="0000FF"/>
                <w:sz w:val="22"/>
                <w:szCs w:val="22"/>
                <w:u w:val="single"/>
              </w:rPr>
            </w:rPrChange>
          </w:rPr>
          <w:fldChar w:fldCharType="begin"/>
        </w:r>
        <w:r w:rsidRPr="00EE27B1">
          <w:rPr>
            <w:rFonts w:ascii="Calibri" w:hAnsi="Calibri"/>
            <w:b/>
            <w:rPrChange w:id="869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699" w:author="Tre" w:date="2012-11-19T09:06:00Z">
              <w:rPr>
                <w:rFonts w:ascii="Calibri" w:hAnsi="Calibri"/>
                <w:b/>
                <w:color w:val="0000FF"/>
                <w:sz w:val="22"/>
                <w:szCs w:val="22"/>
                <w:u w:val="single"/>
              </w:rPr>
            </w:rPrChange>
          </w:rPr>
          <w:fldChar w:fldCharType="separate"/>
        </w:r>
        <w:r w:rsidRPr="00EE27B1">
          <w:rPr>
            <w:rFonts w:ascii="Calibri" w:hAnsi="Calibri"/>
            <w:b/>
            <w:noProof/>
            <w:rPrChange w:id="8700" w:author="Tre" w:date="2012-11-19T09:06:00Z">
              <w:rPr>
                <w:rFonts w:ascii="Calibri" w:hAnsi="Calibri"/>
                <w:b/>
                <w:noProof/>
                <w:color w:val="0000FF"/>
                <w:sz w:val="20"/>
                <w:szCs w:val="20"/>
                <w:u w:val="single"/>
              </w:rPr>
            </w:rPrChange>
          </w:rPr>
          <w:delText>Bow</w:delText>
        </w:r>
        <w:r w:rsidRPr="00EE27B1" w:rsidDel="00381476">
          <w:rPr>
            <w:rFonts w:ascii="Calibri" w:hAnsi="Calibri"/>
            <w:b/>
            <w:rPrChange w:id="870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702" w:author="frontdesk" w:date="2012-11-16T12:51:00Z"/>
          <w:rFonts w:ascii="Calibri" w:hAnsi="Calibri"/>
          <w:i/>
          <w:rPrChange w:id="8703" w:author="Tre" w:date="2012-11-19T09:06:00Z">
            <w:rPr>
              <w:del w:id="8704" w:author="frontdesk" w:date="2012-11-16T12:51:00Z"/>
              <w:rFonts w:ascii="Calibri" w:hAnsi="Calibri"/>
              <w:i/>
              <w:sz w:val="20"/>
              <w:szCs w:val="20"/>
            </w:rPr>
          </w:rPrChange>
        </w:rPr>
      </w:pPr>
      <w:del w:id="8705" w:author="frontdesk" w:date="2012-11-16T12:51:00Z">
        <w:r w:rsidRPr="00EE27B1">
          <w:rPr>
            <w:rFonts w:ascii="Calibri" w:hAnsi="Calibri"/>
            <w:i/>
            <w:rPrChange w:id="8706" w:author="Tre" w:date="2012-11-19T09:06:00Z">
              <w:rPr>
                <w:rFonts w:ascii="Calibri" w:hAnsi="Calibri"/>
                <w:i/>
                <w:color w:val="0000FF"/>
                <w:sz w:val="20"/>
                <w:szCs w:val="20"/>
                <w:u w:val="single"/>
              </w:rPr>
            </w:rPrChange>
          </w:rPr>
          <w:delText>[Type (</w:delText>
        </w:r>
        <w:r w:rsidRPr="00EE27B1" w:rsidDel="00381476">
          <w:rPr>
            <w:rFonts w:ascii="Calibri" w:hAnsi="Calibri"/>
            <w:i/>
            <w:rPrChange w:id="8707" w:author="Tre" w:date="2012-11-19T09:06:00Z">
              <w:rPr>
                <w:rFonts w:ascii="Calibri" w:hAnsi="Calibri"/>
                <w:i/>
                <w:color w:val="0000FF"/>
                <w:sz w:val="20"/>
                <w:szCs w:val="20"/>
                <w:u w:val="single"/>
              </w:rPr>
            </w:rPrChange>
          </w:rPr>
          <w:fldChar w:fldCharType="begin"/>
        </w:r>
        <w:r w:rsidRPr="00EE27B1">
          <w:rPr>
            <w:rFonts w:ascii="Calibri" w:hAnsi="Calibri"/>
            <w:i/>
            <w:rPrChange w:id="870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709" w:author="Tre" w:date="2012-11-19T09:06:00Z">
              <w:rPr>
                <w:rFonts w:ascii="Calibri" w:hAnsi="Calibri"/>
                <w:i/>
                <w:color w:val="0000FF"/>
                <w:sz w:val="20"/>
                <w:szCs w:val="20"/>
                <w:u w:val="single"/>
              </w:rPr>
            </w:rPrChange>
          </w:rPr>
          <w:fldChar w:fldCharType="separate"/>
        </w:r>
        <w:r w:rsidRPr="00EE27B1">
          <w:rPr>
            <w:rFonts w:ascii="Calibri" w:hAnsi="Calibri"/>
            <w:i/>
            <w:noProof/>
            <w:rPrChange w:id="8710" w:author="Tre" w:date="2012-11-19T09:06:00Z">
              <w:rPr>
                <w:rFonts w:ascii="Calibri" w:hAnsi="Calibri"/>
                <w:i/>
                <w:noProof/>
                <w:color w:val="0000FF"/>
                <w:sz w:val="20"/>
                <w:szCs w:val="20"/>
                <w:u w:val="single"/>
              </w:rPr>
            </w:rPrChange>
          </w:rPr>
          <w:delText>Archery</w:delText>
        </w:r>
        <w:r w:rsidRPr="00EE27B1" w:rsidDel="00381476">
          <w:rPr>
            <w:rFonts w:ascii="Calibri" w:hAnsi="Calibri"/>
            <w:i/>
            <w:rPrChange w:id="8711" w:author="Tre" w:date="2012-11-19T09:06:00Z">
              <w:rPr>
                <w:rFonts w:ascii="Calibri" w:hAnsi="Calibri"/>
                <w:i/>
                <w:color w:val="0000FF"/>
                <w:sz w:val="20"/>
                <w:szCs w:val="20"/>
                <w:u w:val="single"/>
              </w:rPr>
            </w:rPrChange>
          </w:rPr>
          <w:fldChar w:fldCharType="end"/>
        </w:r>
        <w:r w:rsidRPr="00EE27B1">
          <w:rPr>
            <w:rFonts w:ascii="Calibri" w:hAnsi="Calibri"/>
            <w:i/>
            <w:rPrChange w:id="8712" w:author="Tre" w:date="2012-11-19T09:06:00Z">
              <w:rPr>
                <w:rFonts w:ascii="Calibri" w:hAnsi="Calibri"/>
                <w:i/>
                <w:color w:val="0000FF"/>
                <w:sz w:val="20"/>
                <w:szCs w:val="20"/>
                <w:u w:val="single"/>
              </w:rPr>
            </w:rPrChange>
          </w:rPr>
          <w:delText>), Rate (</w:delText>
        </w:r>
        <w:r w:rsidRPr="00EE27B1" w:rsidDel="00381476">
          <w:rPr>
            <w:rFonts w:ascii="Calibri" w:hAnsi="Calibri"/>
            <w:i/>
            <w:rPrChange w:id="8713" w:author="Tre" w:date="2012-11-19T09:06:00Z">
              <w:rPr>
                <w:rFonts w:ascii="Calibri" w:hAnsi="Calibri"/>
                <w:i/>
                <w:color w:val="0000FF"/>
                <w:sz w:val="20"/>
                <w:szCs w:val="20"/>
                <w:u w:val="single"/>
              </w:rPr>
            </w:rPrChange>
          </w:rPr>
          <w:fldChar w:fldCharType="begin"/>
        </w:r>
        <w:r w:rsidRPr="00EE27B1">
          <w:rPr>
            <w:rFonts w:ascii="Calibri" w:hAnsi="Calibri"/>
            <w:i/>
            <w:rPrChange w:id="871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715" w:author="Tre" w:date="2012-11-19T09:06:00Z">
              <w:rPr>
                <w:rFonts w:ascii="Calibri" w:hAnsi="Calibri"/>
                <w:i/>
                <w:color w:val="0000FF"/>
                <w:sz w:val="20"/>
                <w:szCs w:val="20"/>
                <w:u w:val="single"/>
              </w:rPr>
            </w:rPrChange>
          </w:rPr>
          <w:fldChar w:fldCharType="separate"/>
        </w:r>
        <w:r w:rsidRPr="00EE27B1">
          <w:rPr>
            <w:rFonts w:ascii="Calibri" w:hAnsi="Calibri"/>
            <w:i/>
            <w:noProof/>
            <w:rPrChange w:id="8716" w:author="Tre" w:date="2012-11-19T09:06:00Z">
              <w:rPr>
                <w:rFonts w:ascii="Calibri" w:hAnsi="Calibri"/>
                <w:i/>
                <w:noProof/>
                <w:color w:val="0000FF"/>
                <w:sz w:val="20"/>
                <w:szCs w:val="20"/>
                <w:u w:val="single"/>
              </w:rPr>
            </w:rPrChange>
          </w:rPr>
          <w:delText>Agility/2</w:delText>
        </w:r>
        <w:r w:rsidRPr="00EE27B1" w:rsidDel="00381476">
          <w:rPr>
            <w:rFonts w:ascii="Calibri" w:hAnsi="Calibri"/>
            <w:i/>
            <w:rPrChange w:id="8717" w:author="Tre" w:date="2012-11-19T09:06:00Z">
              <w:rPr>
                <w:rFonts w:ascii="Calibri" w:hAnsi="Calibri"/>
                <w:i/>
                <w:color w:val="0000FF"/>
                <w:sz w:val="20"/>
                <w:szCs w:val="20"/>
                <w:u w:val="single"/>
              </w:rPr>
            </w:rPrChange>
          </w:rPr>
          <w:fldChar w:fldCharType="end"/>
        </w:r>
        <w:r w:rsidRPr="00EE27B1">
          <w:rPr>
            <w:rFonts w:ascii="Calibri" w:hAnsi="Calibri"/>
            <w:i/>
            <w:rPrChange w:id="8718" w:author="Tre" w:date="2012-11-19T09:06:00Z">
              <w:rPr>
                <w:rFonts w:ascii="Calibri" w:hAnsi="Calibri"/>
                <w:i/>
                <w:color w:val="0000FF"/>
                <w:sz w:val="20"/>
                <w:szCs w:val="20"/>
                <w:u w:val="single"/>
              </w:rPr>
            </w:rPrChange>
          </w:rPr>
          <w:delText>), Ammo (</w:delText>
        </w:r>
        <w:r w:rsidRPr="00EE27B1" w:rsidDel="00381476">
          <w:rPr>
            <w:rFonts w:ascii="Calibri" w:hAnsi="Calibri"/>
            <w:i/>
            <w:rPrChange w:id="8719" w:author="Tre" w:date="2012-11-19T09:06:00Z">
              <w:rPr>
                <w:rFonts w:ascii="Calibri" w:hAnsi="Calibri"/>
                <w:i/>
                <w:color w:val="0000FF"/>
                <w:sz w:val="20"/>
                <w:szCs w:val="20"/>
                <w:u w:val="single"/>
              </w:rPr>
            </w:rPrChange>
          </w:rPr>
          <w:fldChar w:fldCharType="begin"/>
        </w:r>
        <w:r w:rsidRPr="00EE27B1">
          <w:rPr>
            <w:rFonts w:ascii="Calibri" w:hAnsi="Calibri"/>
            <w:i/>
            <w:rPrChange w:id="872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721" w:author="Tre" w:date="2012-11-19T09:06:00Z">
              <w:rPr>
                <w:rFonts w:ascii="Calibri" w:hAnsi="Calibri"/>
                <w:i/>
                <w:color w:val="0000FF"/>
                <w:sz w:val="20"/>
                <w:szCs w:val="20"/>
                <w:u w:val="single"/>
              </w:rPr>
            </w:rPrChange>
          </w:rPr>
          <w:fldChar w:fldCharType="end"/>
        </w:r>
        <w:r w:rsidRPr="00EE27B1">
          <w:rPr>
            <w:rFonts w:ascii="Calibri" w:hAnsi="Calibri"/>
            <w:i/>
            <w:rPrChange w:id="8722" w:author="Tre" w:date="2012-11-19T09:06:00Z">
              <w:rPr>
                <w:rFonts w:ascii="Calibri" w:hAnsi="Calibri"/>
                <w:i/>
                <w:color w:val="0000FF"/>
                <w:sz w:val="20"/>
                <w:szCs w:val="20"/>
                <w:u w:val="single"/>
              </w:rPr>
            </w:rPrChange>
          </w:rPr>
          <w:delText>), Range (</w:delText>
        </w:r>
        <w:r w:rsidRPr="00EE27B1" w:rsidDel="00381476">
          <w:rPr>
            <w:rFonts w:ascii="Calibri" w:hAnsi="Calibri"/>
            <w:i/>
            <w:rPrChange w:id="8723" w:author="Tre" w:date="2012-11-19T09:06:00Z">
              <w:rPr>
                <w:rFonts w:ascii="Calibri" w:hAnsi="Calibri"/>
                <w:i/>
                <w:color w:val="0000FF"/>
                <w:sz w:val="20"/>
                <w:szCs w:val="20"/>
                <w:u w:val="single"/>
              </w:rPr>
            </w:rPrChange>
          </w:rPr>
          <w:fldChar w:fldCharType="begin"/>
        </w:r>
        <w:r w:rsidRPr="00EE27B1">
          <w:rPr>
            <w:rFonts w:ascii="Calibri" w:hAnsi="Calibri"/>
            <w:i/>
            <w:rPrChange w:id="872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725" w:author="Tre" w:date="2012-11-19T09:06:00Z">
              <w:rPr>
                <w:rFonts w:ascii="Calibri" w:hAnsi="Calibri"/>
                <w:i/>
                <w:color w:val="0000FF"/>
                <w:sz w:val="20"/>
                <w:szCs w:val="20"/>
                <w:u w:val="single"/>
              </w:rPr>
            </w:rPrChange>
          </w:rPr>
          <w:fldChar w:fldCharType="end"/>
        </w:r>
        <w:r w:rsidRPr="00EE27B1">
          <w:rPr>
            <w:rFonts w:ascii="Calibri" w:hAnsi="Calibri"/>
            <w:i/>
            <w:rPrChange w:id="8726" w:author="Tre" w:date="2012-11-19T09:06:00Z">
              <w:rPr>
                <w:rFonts w:ascii="Calibri" w:hAnsi="Calibri"/>
                <w:i/>
                <w:color w:val="0000FF"/>
                <w:sz w:val="20"/>
                <w:szCs w:val="20"/>
                <w:u w:val="single"/>
              </w:rPr>
            </w:rPrChange>
          </w:rPr>
          <w:delText>), Damage (</w:delText>
        </w:r>
        <w:r w:rsidRPr="00EE27B1" w:rsidDel="00381476">
          <w:rPr>
            <w:rFonts w:ascii="Calibri" w:hAnsi="Calibri"/>
            <w:i/>
            <w:rPrChange w:id="8727" w:author="Tre" w:date="2012-11-19T09:06:00Z">
              <w:rPr>
                <w:rFonts w:ascii="Calibri" w:hAnsi="Calibri"/>
                <w:i/>
                <w:color w:val="0000FF"/>
                <w:sz w:val="20"/>
                <w:szCs w:val="20"/>
                <w:u w:val="single"/>
              </w:rPr>
            </w:rPrChange>
          </w:rPr>
          <w:fldChar w:fldCharType="begin"/>
        </w:r>
        <w:r w:rsidRPr="00EE27B1">
          <w:rPr>
            <w:rFonts w:ascii="Calibri" w:hAnsi="Calibri"/>
            <w:i/>
            <w:rPrChange w:id="872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729" w:author="Tre" w:date="2012-11-19T09:06:00Z">
              <w:rPr>
                <w:rFonts w:ascii="Calibri" w:hAnsi="Calibri"/>
                <w:i/>
                <w:color w:val="0000FF"/>
                <w:sz w:val="20"/>
                <w:szCs w:val="20"/>
                <w:u w:val="single"/>
              </w:rPr>
            </w:rPrChange>
          </w:rPr>
          <w:fldChar w:fldCharType="separate"/>
        </w:r>
        <w:r w:rsidRPr="00EE27B1">
          <w:rPr>
            <w:rFonts w:ascii="Calibri" w:hAnsi="Calibri"/>
            <w:i/>
            <w:noProof/>
            <w:rPrChange w:id="8730"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8731" w:author="Tre" w:date="2012-11-19T09:06:00Z">
              <w:rPr>
                <w:rFonts w:ascii="Calibri" w:hAnsi="Calibri"/>
                <w:i/>
                <w:color w:val="0000FF"/>
                <w:sz w:val="20"/>
                <w:szCs w:val="20"/>
                <w:u w:val="single"/>
              </w:rPr>
            </w:rPrChange>
          </w:rPr>
          <w:fldChar w:fldCharType="end"/>
        </w:r>
        <w:r w:rsidRPr="00EE27B1">
          <w:rPr>
            <w:rFonts w:ascii="Calibri" w:hAnsi="Calibri"/>
            <w:i/>
            <w:rPrChange w:id="873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733" w:author="frontdesk" w:date="2012-11-16T12:51:00Z"/>
          <w:rFonts w:ascii="Calibri" w:hAnsi="Calibri"/>
          <w:rPrChange w:id="8734" w:author="Tre" w:date="2012-11-19T09:06:00Z">
            <w:rPr>
              <w:del w:id="8735" w:author="frontdesk" w:date="2012-11-16T12:51:00Z"/>
              <w:rFonts w:ascii="Calibri" w:hAnsi="Calibri"/>
              <w:sz w:val="20"/>
              <w:szCs w:val="20"/>
            </w:rPr>
          </w:rPrChange>
        </w:rPr>
      </w:pPr>
      <w:del w:id="8736" w:author="frontdesk" w:date="2012-11-16T12:51:00Z">
        <w:r w:rsidRPr="00EE27B1" w:rsidDel="00381476">
          <w:rPr>
            <w:rFonts w:ascii="Calibri" w:hAnsi="Calibri"/>
            <w:rPrChange w:id="8737" w:author="Tre" w:date="2012-11-19T09:06:00Z">
              <w:rPr>
                <w:rFonts w:ascii="Calibri" w:hAnsi="Calibri"/>
                <w:color w:val="0000FF"/>
                <w:sz w:val="20"/>
                <w:szCs w:val="20"/>
                <w:u w:val="single"/>
              </w:rPr>
            </w:rPrChange>
          </w:rPr>
          <w:fldChar w:fldCharType="begin"/>
        </w:r>
        <w:r w:rsidRPr="00EE27B1">
          <w:rPr>
            <w:rFonts w:ascii="Calibri" w:hAnsi="Calibri"/>
            <w:rPrChange w:id="873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739" w:author="Tre" w:date="2012-11-19T09:06:00Z">
              <w:rPr>
                <w:rFonts w:ascii="Calibri" w:hAnsi="Calibri"/>
                <w:color w:val="0000FF"/>
                <w:sz w:val="20"/>
                <w:szCs w:val="20"/>
                <w:u w:val="single"/>
              </w:rPr>
            </w:rPrChange>
          </w:rPr>
          <w:fldChar w:fldCharType="separate"/>
        </w:r>
        <w:r w:rsidRPr="00EE27B1">
          <w:rPr>
            <w:rFonts w:ascii="Calibri" w:hAnsi="Calibri"/>
            <w:noProof/>
            <w:rPrChange w:id="8740" w:author="Tre" w:date="2012-11-19T09:06:00Z">
              <w:rPr>
                <w:rFonts w:ascii="Calibri" w:hAnsi="Calibri"/>
                <w:noProof/>
                <w:color w:val="0000FF"/>
                <w:sz w:val="20"/>
                <w:szCs w:val="20"/>
                <w:u w:val="single"/>
              </w:rPr>
            </w:rPrChange>
          </w:rPr>
          <w:delText>Archer’s bow and arrow. Arrows made of wood are uncommon. Most arrows are metal and tipped with a special arrowhead. Usually archers use explosive arrows, but the choices vary.</w:delText>
        </w:r>
        <w:r w:rsidRPr="00EE27B1" w:rsidDel="00381476">
          <w:rPr>
            <w:rFonts w:ascii="Calibri" w:hAnsi="Calibri"/>
            <w:rPrChange w:id="8741" w:author="Tre" w:date="2012-11-19T09:06:00Z">
              <w:rPr>
                <w:rFonts w:ascii="Calibri" w:hAnsi="Calibri"/>
                <w:color w:val="0000FF"/>
                <w:sz w:val="20"/>
                <w:szCs w:val="20"/>
                <w:u w:val="single"/>
              </w:rPr>
            </w:rPrChange>
          </w:rPr>
          <w:fldChar w:fldCharType="end"/>
        </w:r>
        <w:r w:rsidRPr="00EE27B1" w:rsidDel="00381476">
          <w:rPr>
            <w:rFonts w:ascii="Calibri" w:hAnsi="Calibri"/>
            <w:rPrChange w:id="8742" w:author="Tre" w:date="2012-11-19T09:06:00Z">
              <w:rPr>
                <w:rFonts w:ascii="Calibri" w:hAnsi="Calibri"/>
                <w:color w:val="0000FF"/>
                <w:sz w:val="20"/>
                <w:szCs w:val="20"/>
                <w:u w:val="single"/>
              </w:rPr>
            </w:rPrChange>
          </w:rPr>
          <w:fldChar w:fldCharType="begin"/>
        </w:r>
        <w:r w:rsidRPr="00EE27B1">
          <w:rPr>
            <w:rFonts w:ascii="Calibri" w:hAnsi="Calibri"/>
            <w:rPrChange w:id="874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74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745" w:author="frontdesk" w:date="2012-11-16T12:51:00Z"/>
          <w:rFonts w:ascii="Calibri" w:hAnsi="Calibri"/>
          <w:b/>
          <w:rPrChange w:id="8746" w:author="Tre" w:date="2012-11-19T09:06:00Z">
            <w:rPr>
              <w:del w:id="8747" w:author="frontdesk" w:date="2012-11-16T12:51:00Z"/>
              <w:rFonts w:ascii="Calibri" w:hAnsi="Calibri"/>
              <w:b/>
              <w:sz w:val="22"/>
              <w:szCs w:val="22"/>
            </w:rPr>
          </w:rPrChange>
        </w:rPr>
      </w:pPr>
      <w:del w:id="8748" w:author="frontdesk" w:date="2012-11-16T12:51:00Z">
        <w:r w:rsidRPr="00EE27B1" w:rsidDel="00381476">
          <w:rPr>
            <w:rFonts w:ascii="Calibri" w:hAnsi="Calibri"/>
            <w:b/>
            <w:rPrChange w:id="8749" w:author="Tre" w:date="2012-11-19T09:06:00Z">
              <w:rPr>
                <w:rFonts w:ascii="Calibri" w:hAnsi="Calibri"/>
                <w:b/>
                <w:color w:val="0000FF"/>
                <w:sz w:val="22"/>
                <w:szCs w:val="22"/>
                <w:u w:val="single"/>
              </w:rPr>
            </w:rPrChange>
          </w:rPr>
          <w:fldChar w:fldCharType="begin"/>
        </w:r>
        <w:r w:rsidRPr="00EE27B1">
          <w:rPr>
            <w:rFonts w:ascii="Calibri" w:hAnsi="Calibri"/>
            <w:b/>
            <w:rPrChange w:id="875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751" w:author="Tre" w:date="2012-11-19T09:06:00Z">
              <w:rPr>
                <w:rFonts w:ascii="Calibri" w:hAnsi="Calibri"/>
                <w:b/>
                <w:color w:val="0000FF"/>
                <w:sz w:val="22"/>
                <w:szCs w:val="22"/>
                <w:u w:val="single"/>
              </w:rPr>
            </w:rPrChange>
          </w:rPr>
          <w:fldChar w:fldCharType="separate"/>
        </w:r>
        <w:r w:rsidRPr="00EE27B1">
          <w:rPr>
            <w:rFonts w:ascii="Calibri" w:hAnsi="Calibri"/>
            <w:b/>
            <w:noProof/>
            <w:rPrChange w:id="8752" w:author="Tre" w:date="2012-11-19T09:06:00Z">
              <w:rPr>
                <w:rFonts w:ascii="Calibri" w:hAnsi="Calibri"/>
                <w:b/>
                <w:noProof/>
                <w:color w:val="0000FF"/>
                <w:sz w:val="20"/>
                <w:szCs w:val="20"/>
                <w:u w:val="single"/>
              </w:rPr>
            </w:rPrChange>
          </w:rPr>
          <w:delText>Crossbow</w:delText>
        </w:r>
        <w:r w:rsidRPr="00EE27B1" w:rsidDel="00381476">
          <w:rPr>
            <w:rFonts w:ascii="Calibri" w:hAnsi="Calibri"/>
            <w:b/>
            <w:rPrChange w:id="875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754" w:author="frontdesk" w:date="2012-11-16T12:51:00Z"/>
          <w:rFonts w:ascii="Calibri" w:hAnsi="Calibri"/>
          <w:i/>
          <w:rPrChange w:id="8755" w:author="Tre" w:date="2012-11-19T09:06:00Z">
            <w:rPr>
              <w:del w:id="8756" w:author="frontdesk" w:date="2012-11-16T12:51:00Z"/>
              <w:rFonts w:ascii="Calibri" w:hAnsi="Calibri"/>
              <w:i/>
              <w:sz w:val="20"/>
              <w:szCs w:val="20"/>
            </w:rPr>
          </w:rPrChange>
        </w:rPr>
      </w:pPr>
      <w:del w:id="8757" w:author="frontdesk" w:date="2012-11-16T12:51:00Z">
        <w:r w:rsidRPr="00EE27B1">
          <w:rPr>
            <w:rFonts w:ascii="Calibri" w:hAnsi="Calibri"/>
            <w:i/>
            <w:rPrChange w:id="8758" w:author="Tre" w:date="2012-11-19T09:06:00Z">
              <w:rPr>
                <w:rFonts w:ascii="Calibri" w:hAnsi="Calibri"/>
                <w:i/>
                <w:color w:val="0000FF"/>
                <w:sz w:val="20"/>
                <w:szCs w:val="20"/>
                <w:u w:val="single"/>
              </w:rPr>
            </w:rPrChange>
          </w:rPr>
          <w:delText>[Type (</w:delText>
        </w:r>
        <w:r w:rsidRPr="00EE27B1" w:rsidDel="00381476">
          <w:rPr>
            <w:rFonts w:ascii="Calibri" w:hAnsi="Calibri"/>
            <w:i/>
            <w:rPrChange w:id="8759" w:author="Tre" w:date="2012-11-19T09:06:00Z">
              <w:rPr>
                <w:rFonts w:ascii="Calibri" w:hAnsi="Calibri"/>
                <w:i/>
                <w:color w:val="0000FF"/>
                <w:sz w:val="20"/>
                <w:szCs w:val="20"/>
                <w:u w:val="single"/>
              </w:rPr>
            </w:rPrChange>
          </w:rPr>
          <w:fldChar w:fldCharType="begin"/>
        </w:r>
        <w:r w:rsidRPr="00EE27B1">
          <w:rPr>
            <w:rFonts w:ascii="Calibri" w:hAnsi="Calibri"/>
            <w:i/>
            <w:rPrChange w:id="876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761" w:author="Tre" w:date="2012-11-19T09:06:00Z">
              <w:rPr>
                <w:rFonts w:ascii="Calibri" w:hAnsi="Calibri"/>
                <w:i/>
                <w:color w:val="0000FF"/>
                <w:sz w:val="20"/>
                <w:szCs w:val="20"/>
                <w:u w:val="single"/>
              </w:rPr>
            </w:rPrChange>
          </w:rPr>
          <w:fldChar w:fldCharType="separate"/>
        </w:r>
        <w:r w:rsidRPr="00EE27B1">
          <w:rPr>
            <w:rFonts w:ascii="Calibri" w:hAnsi="Calibri"/>
            <w:i/>
            <w:noProof/>
            <w:rPrChange w:id="8762" w:author="Tre" w:date="2012-11-19T09:06:00Z">
              <w:rPr>
                <w:rFonts w:ascii="Calibri" w:hAnsi="Calibri"/>
                <w:i/>
                <w:noProof/>
                <w:color w:val="0000FF"/>
                <w:sz w:val="20"/>
                <w:szCs w:val="20"/>
                <w:u w:val="single"/>
              </w:rPr>
            </w:rPrChange>
          </w:rPr>
          <w:delText>Archery</w:delText>
        </w:r>
        <w:r w:rsidRPr="00EE27B1" w:rsidDel="00381476">
          <w:rPr>
            <w:rFonts w:ascii="Calibri" w:hAnsi="Calibri"/>
            <w:i/>
            <w:rPrChange w:id="8763" w:author="Tre" w:date="2012-11-19T09:06:00Z">
              <w:rPr>
                <w:rFonts w:ascii="Calibri" w:hAnsi="Calibri"/>
                <w:i/>
                <w:color w:val="0000FF"/>
                <w:sz w:val="20"/>
                <w:szCs w:val="20"/>
                <w:u w:val="single"/>
              </w:rPr>
            </w:rPrChange>
          </w:rPr>
          <w:fldChar w:fldCharType="end"/>
        </w:r>
        <w:r w:rsidRPr="00EE27B1">
          <w:rPr>
            <w:rFonts w:ascii="Calibri" w:hAnsi="Calibri"/>
            <w:i/>
            <w:rPrChange w:id="8764" w:author="Tre" w:date="2012-11-19T09:06:00Z">
              <w:rPr>
                <w:rFonts w:ascii="Calibri" w:hAnsi="Calibri"/>
                <w:i/>
                <w:color w:val="0000FF"/>
                <w:sz w:val="20"/>
                <w:szCs w:val="20"/>
                <w:u w:val="single"/>
              </w:rPr>
            </w:rPrChange>
          </w:rPr>
          <w:delText>), Rate (</w:delText>
        </w:r>
        <w:r w:rsidRPr="00EE27B1" w:rsidDel="00381476">
          <w:rPr>
            <w:rFonts w:ascii="Calibri" w:hAnsi="Calibri"/>
            <w:i/>
            <w:rPrChange w:id="8765" w:author="Tre" w:date="2012-11-19T09:06:00Z">
              <w:rPr>
                <w:rFonts w:ascii="Calibri" w:hAnsi="Calibri"/>
                <w:i/>
                <w:color w:val="0000FF"/>
                <w:sz w:val="20"/>
                <w:szCs w:val="20"/>
                <w:u w:val="single"/>
              </w:rPr>
            </w:rPrChange>
          </w:rPr>
          <w:fldChar w:fldCharType="begin"/>
        </w:r>
        <w:r w:rsidRPr="00EE27B1">
          <w:rPr>
            <w:rFonts w:ascii="Calibri" w:hAnsi="Calibri"/>
            <w:i/>
            <w:rPrChange w:id="876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767" w:author="Tre" w:date="2012-11-19T09:06:00Z">
              <w:rPr>
                <w:rFonts w:ascii="Calibri" w:hAnsi="Calibri"/>
                <w:i/>
                <w:color w:val="0000FF"/>
                <w:sz w:val="20"/>
                <w:szCs w:val="20"/>
                <w:u w:val="single"/>
              </w:rPr>
            </w:rPrChange>
          </w:rPr>
          <w:fldChar w:fldCharType="separate"/>
        </w:r>
        <w:r w:rsidRPr="00EE27B1">
          <w:rPr>
            <w:rFonts w:ascii="Calibri" w:hAnsi="Calibri"/>
            <w:i/>
            <w:noProof/>
            <w:rPrChange w:id="8768" w:author="Tre" w:date="2012-11-19T09:06:00Z">
              <w:rPr>
                <w:rFonts w:ascii="Calibri" w:hAnsi="Calibri"/>
                <w:i/>
                <w:noProof/>
                <w:color w:val="0000FF"/>
                <w:sz w:val="20"/>
                <w:szCs w:val="20"/>
                <w:u w:val="single"/>
              </w:rPr>
            </w:rPrChange>
          </w:rPr>
          <w:delText>Agility/2</w:delText>
        </w:r>
        <w:r w:rsidRPr="00EE27B1" w:rsidDel="00381476">
          <w:rPr>
            <w:rFonts w:ascii="Calibri" w:hAnsi="Calibri"/>
            <w:i/>
            <w:rPrChange w:id="8769" w:author="Tre" w:date="2012-11-19T09:06:00Z">
              <w:rPr>
                <w:rFonts w:ascii="Calibri" w:hAnsi="Calibri"/>
                <w:i/>
                <w:color w:val="0000FF"/>
                <w:sz w:val="20"/>
                <w:szCs w:val="20"/>
                <w:u w:val="single"/>
              </w:rPr>
            </w:rPrChange>
          </w:rPr>
          <w:fldChar w:fldCharType="end"/>
        </w:r>
        <w:r w:rsidRPr="00EE27B1">
          <w:rPr>
            <w:rFonts w:ascii="Calibri" w:hAnsi="Calibri"/>
            <w:i/>
            <w:rPrChange w:id="8770" w:author="Tre" w:date="2012-11-19T09:06:00Z">
              <w:rPr>
                <w:rFonts w:ascii="Calibri" w:hAnsi="Calibri"/>
                <w:i/>
                <w:color w:val="0000FF"/>
                <w:sz w:val="20"/>
                <w:szCs w:val="20"/>
                <w:u w:val="single"/>
              </w:rPr>
            </w:rPrChange>
          </w:rPr>
          <w:delText>), Ammo (</w:delText>
        </w:r>
        <w:r w:rsidRPr="00EE27B1" w:rsidDel="00381476">
          <w:rPr>
            <w:rFonts w:ascii="Calibri" w:hAnsi="Calibri"/>
            <w:i/>
            <w:rPrChange w:id="8771" w:author="Tre" w:date="2012-11-19T09:06:00Z">
              <w:rPr>
                <w:rFonts w:ascii="Calibri" w:hAnsi="Calibri"/>
                <w:i/>
                <w:color w:val="0000FF"/>
                <w:sz w:val="20"/>
                <w:szCs w:val="20"/>
                <w:u w:val="single"/>
              </w:rPr>
            </w:rPrChange>
          </w:rPr>
          <w:fldChar w:fldCharType="begin"/>
        </w:r>
        <w:r w:rsidRPr="00EE27B1">
          <w:rPr>
            <w:rFonts w:ascii="Calibri" w:hAnsi="Calibri"/>
            <w:i/>
            <w:rPrChange w:id="877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773" w:author="Tre" w:date="2012-11-19T09:06:00Z">
              <w:rPr>
                <w:rFonts w:ascii="Calibri" w:hAnsi="Calibri"/>
                <w:i/>
                <w:color w:val="0000FF"/>
                <w:sz w:val="20"/>
                <w:szCs w:val="20"/>
                <w:u w:val="single"/>
              </w:rPr>
            </w:rPrChange>
          </w:rPr>
          <w:fldChar w:fldCharType="end"/>
        </w:r>
        <w:r w:rsidRPr="00EE27B1">
          <w:rPr>
            <w:rFonts w:ascii="Calibri" w:hAnsi="Calibri"/>
            <w:i/>
            <w:rPrChange w:id="8774" w:author="Tre" w:date="2012-11-19T09:06:00Z">
              <w:rPr>
                <w:rFonts w:ascii="Calibri" w:hAnsi="Calibri"/>
                <w:i/>
                <w:color w:val="0000FF"/>
                <w:sz w:val="20"/>
                <w:szCs w:val="20"/>
                <w:u w:val="single"/>
              </w:rPr>
            </w:rPrChange>
          </w:rPr>
          <w:delText>), Range (</w:delText>
        </w:r>
        <w:r w:rsidRPr="00EE27B1" w:rsidDel="00381476">
          <w:rPr>
            <w:rFonts w:ascii="Calibri" w:hAnsi="Calibri"/>
            <w:i/>
            <w:rPrChange w:id="8775" w:author="Tre" w:date="2012-11-19T09:06:00Z">
              <w:rPr>
                <w:rFonts w:ascii="Calibri" w:hAnsi="Calibri"/>
                <w:i/>
                <w:color w:val="0000FF"/>
                <w:sz w:val="20"/>
                <w:szCs w:val="20"/>
                <w:u w:val="single"/>
              </w:rPr>
            </w:rPrChange>
          </w:rPr>
          <w:fldChar w:fldCharType="begin"/>
        </w:r>
        <w:r w:rsidRPr="00EE27B1">
          <w:rPr>
            <w:rFonts w:ascii="Calibri" w:hAnsi="Calibri"/>
            <w:i/>
            <w:rPrChange w:id="877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777" w:author="Tre" w:date="2012-11-19T09:06:00Z">
              <w:rPr>
                <w:rFonts w:ascii="Calibri" w:hAnsi="Calibri"/>
                <w:i/>
                <w:color w:val="0000FF"/>
                <w:sz w:val="20"/>
                <w:szCs w:val="20"/>
                <w:u w:val="single"/>
              </w:rPr>
            </w:rPrChange>
          </w:rPr>
          <w:fldChar w:fldCharType="end"/>
        </w:r>
        <w:r w:rsidRPr="00EE27B1">
          <w:rPr>
            <w:rFonts w:ascii="Calibri" w:hAnsi="Calibri"/>
            <w:i/>
            <w:rPrChange w:id="8778" w:author="Tre" w:date="2012-11-19T09:06:00Z">
              <w:rPr>
                <w:rFonts w:ascii="Calibri" w:hAnsi="Calibri"/>
                <w:i/>
                <w:color w:val="0000FF"/>
                <w:sz w:val="20"/>
                <w:szCs w:val="20"/>
                <w:u w:val="single"/>
              </w:rPr>
            </w:rPrChange>
          </w:rPr>
          <w:delText>), Damage (</w:delText>
        </w:r>
        <w:r w:rsidRPr="00EE27B1" w:rsidDel="00381476">
          <w:rPr>
            <w:rFonts w:ascii="Calibri" w:hAnsi="Calibri"/>
            <w:i/>
            <w:rPrChange w:id="8779" w:author="Tre" w:date="2012-11-19T09:06:00Z">
              <w:rPr>
                <w:rFonts w:ascii="Calibri" w:hAnsi="Calibri"/>
                <w:i/>
                <w:color w:val="0000FF"/>
                <w:sz w:val="20"/>
                <w:szCs w:val="20"/>
                <w:u w:val="single"/>
              </w:rPr>
            </w:rPrChange>
          </w:rPr>
          <w:fldChar w:fldCharType="begin"/>
        </w:r>
        <w:r w:rsidRPr="00EE27B1">
          <w:rPr>
            <w:rFonts w:ascii="Calibri" w:hAnsi="Calibri"/>
            <w:i/>
            <w:rPrChange w:id="878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781" w:author="Tre" w:date="2012-11-19T09:06:00Z">
              <w:rPr>
                <w:rFonts w:ascii="Calibri" w:hAnsi="Calibri"/>
                <w:i/>
                <w:color w:val="0000FF"/>
                <w:sz w:val="20"/>
                <w:szCs w:val="20"/>
                <w:u w:val="single"/>
              </w:rPr>
            </w:rPrChange>
          </w:rPr>
          <w:fldChar w:fldCharType="separate"/>
        </w:r>
        <w:r w:rsidRPr="00EE27B1">
          <w:rPr>
            <w:rFonts w:ascii="Calibri" w:hAnsi="Calibri"/>
            <w:i/>
            <w:noProof/>
            <w:rPrChange w:id="8782"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8783" w:author="Tre" w:date="2012-11-19T09:06:00Z">
              <w:rPr>
                <w:rFonts w:ascii="Calibri" w:hAnsi="Calibri"/>
                <w:i/>
                <w:color w:val="0000FF"/>
                <w:sz w:val="20"/>
                <w:szCs w:val="20"/>
                <w:u w:val="single"/>
              </w:rPr>
            </w:rPrChange>
          </w:rPr>
          <w:fldChar w:fldCharType="end"/>
        </w:r>
        <w:r w:rsidRPr="00EE27B1">
          <w:rPr>
            <w:rFonts w:ascii="Calibri" w:hAnsi="Calibri"/>
            <w:i/>
            <w:rPrChange w:id="878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785" w:author="frontdesk" w:date="2012-11-16T12:51:00Z"/>
          <w:rFonts w:ascii="Calibri" w:hAnsi="Calibri"/>
          <w:rPrChange w:id="8786" w:author="Tre" w:date="2012-11-19T09:06:00Z">
            <w:rPr>
              <w:del w:id="8787" w:author="frontdesk" w:date="2012-11-16T12:51:00Z"/>
              <w:rFonts w:ascii="Calibri" w:hAnsi="Calibri"/>
              <w:sz w:val="20"/>
              <w:szCs w:val="20"/>
            </w:rPr>
          </w:rPrChange>
        </w:rPr>
      </w:pPr>
      <w:del w:id="8788" w:author="frontdesk" w:date="2012-11-16T12:51:00Z">
        <w:r w:rsidRPr="00EE27B1" w:rsidDel="00381476">
          <w:rPr>
            <w:rFonts w:ascii="Calibri" w:hAnsi="Calibri"/>
            <w:rPrChange w:id="8789" w:author="Tre" w:date="2012-11-19T09:06:00Z">
              <w:rPr>
                <w:rFonts w:ascii="Calibri" w:hAnsi="Calibri"/>
                <w:color w:val="0000FF"/>
                <w:sz w:val="20"/>
                <w:szCs w:val="20"/>
                <w:u w:val="single"/>
              </w:rPr>
            </w:rPrChange>
          </w:rPr>
          <w:fldChar w:fldCharType="begin"/>
        </w:r>
        <w:r w:rsidRPr="00EE27B1">
          <w:rPr>
            <w:rFonts w:ascii="Calibri" w:hAnsi="Calibri"/>
            <w:rPrChange w:id="879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791" w:author="Tre" w:date="2012-11-19T09:06:00Z">
              <w:rPr>
                <w:rFonts w:ascii="Calibri" w:hAnsi="Calibri"/>
                <w:color w:val="0000FF"/>
                <w:sz w:val="20"/>
                <w:szCs w:val="20"/>
                <w:u w:val="single"/>
              </w:rPr>
            </w:rPrChange>
          </w:rPr>
          <w:fldChar w:fldCharType="separate"/>
        </w:r>
        <w:r w:rsidRPr="00EE27B1">
          <w:rPr>
            <w:rFonts w:ascii="Calibri" w:hAnsi="Calibri"/>
            <w:noProof/>
            <w:rPrChange w:id="8792" w:author="Tre" w:date="2012-11-19T09:06:00Z">
              <w:rPr>
                <w:rFonts w:ascii="Calibri" w:hAnsi="Calibri"/>
                <w:noProof/>
                <w:color w:val="0000FF"/>
                <w:sz w:val="20"/>
                <w:szCs w:val="20"/>
                <w:u w:val="single"/>
              </w:rPr>
            </w:rPrChange>
          </w:rPr>
          <w:delText>A smaller bow mounted on a trigger stock that shoots bolts. Most crossbows have a mechanism that draws the bow automatically for the shooter.</w:delText>
        </w:r>
        <w:r w:rsidRPr="00EE27B1" w:rsidDel="00381476">
          <w:rPr>
            <w:rFonts w:ascii="Calibri" w:hAnsi="Calibri"/>
            <w:rPrChange w:id="8793" w:author="Tre" w:date="2012-11-19T09:06:00Z">
              <w:rPr>
                <w:rFonts w:ascii="Calibri" w:hAnsi="Calibri"/>
                <w:color w:val="0000FF"/>
                <w:sz w:val="20"/>
                <w:szCs w:val="20"/>
                <w:u w:val="single"/>
              </w:rPr>
            </w:rPrChange>
          </w:rPr>
          <w:fldChar w:fldCharType="end"/>
        </w:r>
        <w:r w:rsidRPr="00EE27B1" w:rsidDel="00381476">
          <w:rPr>
            <w:rFonts w:ascii="Calibri" w:hAnsi="Calibri"/>
            <w:rPrChange w:id="8794" w:author="Tre" w:date="2012-11-19T09:06:00Z">
              <w:rPr>
                <w:rFonts w:ascii="Calibri" w:hAnsi="Calibri"/>
                <w:color w:val="0000FF"/>
                <w:sz w:val="20"/>
                <w:szCs w:val="20"/>
                <w:u w:val="single"/>
              </w:rPr>
            </w:rPrChange>
          </w:rPr>
          <w:fldChar w:fldCharType="begin"/>
        </w:r>
        <w:r w:rsidRPr="00EE27B1">
          <w:rPr>
            <w:rFonts w:ascii="Calibri" w:hAnsi="Calibri"/>
            <w:rPrChange w:id="879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79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797" w:author="frontdesk" w:date="2012-11-16T12:51:00Z"/>
          <w:rFonts w:ascii="Calibri" w:hAnsi="Calibri"/>
          <w:b/>
          <w:rPrChange w:id="8798" w:author="Tre" w:date="2012-11-19T09:06:00Z">
            <w:rPr>
              <w:del w:id="8799" w:author="frontdesk" w:date="2012-11-16T12:51:00Z"/>
              <w:rFonts w:ascii="Calibri" w:hAnsi="Calibri"/>
              <w:b/>
              <w:sz w:val="22"/>
              <w:szCs w:val="22"/>
            </w:rPr>
          </w:rPrChange>
        </w:rPr>
      </w:pPr>
      <w:del w:id="8800" w:author="frontdesk" w:date="2012-11-16T12:51:00Z">
        <w:r w:rsidRPr="00EE27B1" w:rsidDel="00381476">
          <w:rPr>
            <w:rFonts w:ascii="Calibri" w:hAnsi="Calibri"/>
            <w:b/>
            <w:rPrChange w:id="8801" w:author="Tre" w:date="2012-11-19T09:06:00Z">
              <w:rPr>
                <w:rFonts w:ascii="Calibri" w:hAnsi="Calibri"/>
                <w:b/>
                <w:color w:val="0000FF"/>
                <w:sz w:val="22"/>
                <w:szCs w:val="22"/>
                <w:u w:val="single"/>
              </w:rPr>
            </w:rPrChange>
          </w:rPr>
          <w:fldChar w:fldCharType="begin"/>
        </w:r>
        <w:r w:rsidRPr="00EE27B1">
          <w:rPr>
            <w:rFonts w:ascii="Calibri" w:hAnsi="Calibri"/>
            <w:b/>
            <w:rPrChange w:id="880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803" w:author="Tre" w:date="2012-11-19T09:06:00Z">
              <w:rPr>
                <w:rFonts w:ascii="Calibri" w:hAnsi="Calibri"/>
                <w:b/>
                <w:color w:val="0000FF"/>
                <w:sz w:val="22"/>
                <w:szCs w:val="22"/>
                <w:u w:val="single"/>
              </w:rPr>
            </w:rPrChange>
          </w:rPr>
          <w:fldChar w:fldCharType="separate"/>
        </w:r>
        <w:r w:rsidRPr="00EE27B1">
          <w:rPr>
            <w:rFonts w:ascii="Calibri" w:hAnsi="Calibri"/>
            <w:b/>
            <w:noProof/>
            <w:rPrChange w:id="8804" w:author="Tre" w:date="2012-11-19T09:06:00Z">
              <w:rPr>
                <w:rFonts w:ascii="Calibri" w:hAnsi="Calibri"/>
                <w:b/>
                <w:noProof/>
                <w:color w:val="0000FF"/>
                <w:sz w:val="20"/>
                <w:szCs w:val="20"/>
                <w:u w:val="single"/>
              </w:rPr>
            </w:rPrChange>
          </w:rPr>
          <w:delText>Chain Knife</w:delText>
        </w:r>
        <w:r w:rsidRPr="00EE27B1" w:rsidDel="00381476">
          <w:rPr>
            <w:rFonts w:ascii="Calibri" w:hAnsi="Calibri"/>
            <w:b/>
            <w:rPrChange w:id="880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806" w:author="frontdesk" w:date="2012-11-16T12:51:00Z"/>
          <w:rFonts w:ascii="Calibri" w:hAnsi="Calibri"/>
          <w:i/>
          <w:rPrChange w:id="8807" w:author="Tre" w:date="2012-11-19T09:06:00Z">
            <w:rPr>
              <w:del w:id="8808" w:author="frontdesk" w:date="2012-11-16T12:51:00Z"/>
              <w:rFonts w:ascii="Calibri" w:hAnsi="Calibri"/>
              <w:i/>
              <w:sz w:val="20"/>
              <w:szCs w:val="20"/>
            </w:rPr>
          </w:rPrChange>
        </w:rPr>
      </w:pPr>
      <w:del w:id="8809" w:author="frontdesk" w:date="2012-11-16T12:51:00Z">
        <w:r w:rsidRPr="00EE27B1">
          <w:rPr>
            <w:rFonts w:ascii="Calibri" w:hAnsi="Calibri"/>
            <w:i/>
            <w:rPrChange w:id="8810" w:author="Tre" w:date="2012-11-19T09:06:00Z">
              <w:rPr>
                <w:rFonts w:ascii="Calibri" w:hAnsi="Calibri"/>
                <w:i/>
                <w:color w:val="0000FF"/>
                <w:sz w:val="20"/>
                <w:szCs w:val="20"/>
                <w:u w:val="single"/>
              </w:rPr>
            </w:rPrChange>
          </w:rPr>
          <w:delText>[Type (</w:delText>
        </w:r>
        <w:r w:rsidRPr="00EE27B1" w:rsidDel="00381476">
          <w:rPr>
            <w:rFonts w:ascii="Calibri" w:hAnsi="Calibri"/>
            <w:i/>
            <w:rPrChange w:id="8811" w:author="Tre" w:date="2012-11-19T09:06:00Z">
              <w:rPr>
                <w:rFonts w:ascii="Calibri" w:hAnsi="Calibri"/>
                <w:i/>
                <w:color w:val="0000FF"/>
                <w:sz w:val="20"/>
                <w:szCs w:val="20"/>
                <w:u w:val="single"/>
              </w:rPr>
            </w:rPrChange>
          </w:rPr>
          <w:fldChar w:fldCharType="begin"/>
        </w:r>
        <w:r w:rsidRPr="00EE27B1">
          <w:rPr>
            <w:rFonts w:ascii="Calibri" w:hAnsi="Calibri"/>
            <w:i/>
            <w:rPrChange w:id="881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813" w:author="Tre" w:date="2012-11-19T09:06:00Z">
              <w:rPr>
                <w:rFonts w:ascii="Calibri" w:hAnsi="Calibri"/>
                <w:i/>
                <w:color w:val="0000FF"/>
                <w:sz w:val="20"/>
                <w:szCs w:val="20"/>
                <w:u w:val="single"/>
              </w:rPr>
            </w:rPrChange>
          </w:rPr>
          <w:fldChar w:fldCharType="separate"/>
        </w:r>
        <w:r w:rsidRPr="00EE27B1">
          <w:rPr>
            <w:rFonts w:ascii="Calibri" w:hAnsi="Calibri"/>
            <w:i/>
            <w:noProof/>
            <w:rPrChange w:id="8814" w:author="Tre" w:date="2012-11-19T09:06:00Z">
              <w:rPr>
                <w:rFonts w:ascii="Calibri" w:hAnsi="Calibri"/>
                <w:i/>
                <w:noProof/>
                <w:color w:val="0000FF"/>
                <w:sz w:val="20"/>
                <w:szCs w:val="20"/>
                <w:u w:val="single"/>
              </w:rPr>
            </w:rPrChange>
          </w:rPr>
          <w:delText>Knife</w:delText>
        </w:r>
        <w:r w:rsidRPr="00EE27B1" w:rsidDel="00381476">
          <w:rPr>
            <w:rFonts w:ascii="Calibri" w:hAnsi="Calibri"/>
            <w:i/>
            <w:rPrChange w:id="8815" w:author="Tre" w:date="2012-11-19T09:06:00Z">
              <w:rPr>
                <w:rFonts w:ascii="Calibri" w:hAnsi="Calibri"/>
                <w:i/>
                <w:color w:val="0000FF"/>
                <w:sz w:val="20"/>
                <w:szCs w:val="20"/>
                <w:u w:val="single"/>
              </w:rPr>
            </w:rPrChange>
          </w:rPr>
          <w:fldChar w:fldCharType="end"/>
        </w:r>
        <w:r w:rsidRPr="00EE27B1">
          <w:rPr>
            <w:rFonts w:ascii="Calibri" w:hAnsi="Calibri"/>
            <w:i/>
            <w:rPrChange w:id="8816" w:author="Tre" w:date="2012-11-19T09:06:00Z">
              <w:rPr>
                <w:rFonts w:ascii="Calibri" w:hAnsi="Calibri"/>
                <w:i/>
                <w:color w:val="0000FF"/>
                <w:sz w:val="20"/>
                <w:szCs w:val="20"/>
                <w:u w:val="single"/>
              </w:rPr>
            </w:rPrChange>
          </w:rPr>
          <w:delText>), Rate (</w:delText>
        </w:r>
        <w:r w:rsidRPr="00EE27B1" w:rsidDel="00381476">
          <w:rPr>
            <w:rFonts w:ascii="Calibri" w:hAnsi="Calibri"/>
            <w:i/>
            <w:rPrChange w:id="8817" w:author="Tre" w:date="2012-11-19T09:06:00Z">
              <w:rPr>
                <w:rFonts w:ascii="Calibri" w:hAnsi="Calibri"/>
                <w:i/>
                <w:color w:val="0000FF"/>
                <w:sz w:val="20"/>
                <w:szCs w:val="20"/>
                <w:u w:val="single"/>
              </w:rPr>
            </w:rPrChange>
          </w:rPr>
          <w:fldChar w:fldCharType="begin"/>
        </w:r>
        <w:r w:rsidRPr="00EE27B1">
          <w:rPr>
            <w:rFonts w:ascii="Calibri" w:hAnsi="Calibri"/>
            <w:i/>
            <w:rPrChange w:id="881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819" w:author="Tre" w:date="2012-11-19T09:06:00Z">
              <w:rPr>
                <w:rFonts w:ascii="Calibri" w:hAnsi="Calibri"/>
                <w:i/>
                <w:color w:val="0000FF"/>
                <w:sz w:val="20"/>
                <w:szCs w:val="20"/>
                <w:u w:val="single"/>
              </w:rPr>
            </w:rPrChange>
          </w:rPr>
          <w:fldChar w:fldCharType="separate"/>
        </w:r>
        <w:r w:rsidRPr="00EE27B1">
          <w:rPr>
            <w:rFonts w:ascii="Calibri" w:hAnsi="Calibri"/>
            <w:i/>
            <w:noProof/>
            <w:rPrChange w:id="8820" w:author="Tre" w:date="2012-11-19T09:06:00Z">
              <w:rPr>
                <w:rFonts w:ascii="Calibri" w:hAnsi="Calibri"/>
                <w:i/>
                <w:noProof/>
                <w:color w:val="0000FF"/>
                <w:sz w:val="20"/>
                <w:szCs w:val="20"/>
                <w:u w:val="single"/>
              </w:rPr>
            </w:rPrChange>
          </w:rPr>
          <w:delText>Full Round</w:delText>
        </w:r>
        <w:r w:rsidRPr="00EE27B1" w:rsidDel="00381476">
          <w:rPr>
            <w:rFonts w:ascii="Calibri" w:hAnsi="Calibri"/>
            <w:i/>
            <w:rPrChange w:id="8821" w:author="Tre" w:date="2012-11-19T09:06:00Z">
              <w:rPr>
                <w:rFonts w:ascii="Calibri" w:hAnsi="Calibri"/>
                <w:i/>
                <w:color w:val="0000FF"/>
                <w:sz w:val="20"/>
                <w:szCs w:val="20"/>
                <w:u w:val="single"/>
              </w:rPr>
            </w:rPrChange>
          </w:rPr>
          <w:fldChar w:fldCharType="end"/>
        </w:r>
        <w:r w:rsidRPr="00EE27B1">
          <w:rPr>
            <w:rFonts w:ascii="Calibri" w:hAnsi="Calibri"/>
            <w:i/>
            <w:rPrChange w:id="8822" w:author="Tre" w:date="2012-11-19T09:06:00Z">
              <w:rPr>
                <w:rFonts w:ascii="Calibri" w:hAnsi="Calibri"/>
                <w:i/>
                <w:color w:val="0000FF"/>
                <w:sz w:val="20"/>
                <w:szCs w:val="20"/>
                <w:u w:val="single"/>
              </w:rPr>
            </w:rPrChange>
          </w:rPr>
          <w:delText>), Ammo (</w:delText>
        </w:r>
        <w:r w:rsidRPr="00EE27B1" w:rsidDel="00381476">
          <w:rPr>
            <w:rFonts w:ascii="Calibri" w:hAnsi="Calibri"/>
            <w:i/>
            <w:rPrChange w:id="8823" w:author="Tre" w:date="2012-11-19T09:06:00Z">
              <w:rPr>
                <w:rFonts w:ascii="Calibri" w:hAnsi="Calibri"/>
                <w:i/>
                <w:color w:val="0000FF"/>
                <w:sz w:val="20"/>
                <w:szCs w:val="20"/>
                <w:u w:val="single"/>
              </w:rPr>
            </w:rPrChange>
          </w:rPr>
          <w:fldChar w:fldCharType="begin"/>
        </w:r>
        <w:r w:rsidRPr="00EE27B1">
          <w:rPr>
            <w:rFonts w:ascii="Calibri" w:hAnsi="Calibri"/>
            <w:i/>
            <w:rPrChange w:id="882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825" w:author="Tre" w:date="2012-11-19T09:06:00Z">
              <w:rPr>
                <w:rFonts w:ascii="Calibri" w:hAnsi="Calibri"/>
                <w:i/>
                <w:color w:val="0000FF"/>
                <w:sz w:val="20"/>
                <w:szCs w:val="20"/>
                <w:u w:val="single"/>
              </w:rPr>
            </w:rPrChange>
          </w:rPr>
          <w:fldChar w:fldCharType="end"/>
        </w:r>
        <w:r w:rsidRPr="00EE27B1">
          <w:rPr>
            <w:rFonts w:ascii="Calibri" w:hAnsi="Calibri"/>
            <w:i/>
            <w:rPrChange w:id="8826" w:author="Tre" w:date="2012-11-19T09:06:00Z">
              <w:rPr>
                <w:rFonts w:ascii="Calibri" w:hAnsi="Calibri"/>
                <w:i/>
                <w:color w:val="0000FF"/>
                <w:sz w:val="20"/>
                <w:szCs w:val="20"/>
                <w:u w:val="single"/>
              </w:rPr>
            </w:rPrChange>
          </w:rPr>
          <w:delText>), Range (</w:delText>
        </w:r>
        <w:r w:rsidRPr="00EE27B1" w:rsidDel="00381476">
          <w:rPr>
            <w:rFonts w:ascii="Calibri" w:hAnsi="Calibri"/>
            <w:i/>
            <w:rPrChange w:id="8827" w:author="Tre" w:date="2012-11-19T09:06:00Z">
              <w:rPr>
                <w:rFonts w:ascii="Calibri" w:hAnsi="Calibri"/>
                <w:i/>
                <w:color w:val="0000FF"/>
                <w:sz w:val="20"/>
                <w:szCs w:val="20"/>
                <w:u w:val="single"/>
              </w:rPr>
            </w:rPrChange>
          </w:rPr>
          <w:fldChar w:fldCharType="begin"/>
        </w:r>
        <w:r w:rsidRPr="00EE27B1">
          <w:rPr>
            <w:rFonts w:ascii="Calibri" w:hAnsi="Calibri"/>
            <w:i/>
            <w:rPrChange w:id="882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829" w:author="Tre" w:date="2012-11-19T09:06:00Z">
              <w:rPr>
                <w:rFonts w:ascii="Calibri" w:hAnsi="Calibri"/>
                <w:i/>
                <w:color w:val="0000FF"/>
                <w:sz w:val="20"/>
                <w:szCs w:val="20"/>
                <w:u w:val="single"/>
              </w:rPr>
            </w:rPrChange>
          </w:rPr>
          <w:fldChar w:fldCharType="end"/>
        </w:r>
        <w:r w:rsidRPr="00EE27B1">
          <w:rPr>
            <w:rFonts w:ascii="Calibri" w:hAnsi="Calibri"/>
            <w:i/>
            <w:rPrChange w:id="8830" w:author="Tre" w:date="2012-11-19T09:06:00Z">
              <w:rPr>
                <w:rFonts w:ascii="Calibri" w:hAnsi="Calibri"/>
                <w:i/>
                <w:color w:val="0000FF"/>
                <w:sz w:val="20"/>
                <w:szCs w:val="20"/>
                <w:u w:val="single"/>
              </w:rPr>
            </w:rPrChange>
          </w:rPr>
          <w:delText>), Damage (</w:delText>
        </w:r>
        <w:r w:rsidRPr="00EE27B1" w:rsidDel="00381476">
          <w:rPr>
            <w:rFonts w:ascii="Calibri" w:hAnsi="Calibri"/>
            <w:i/>
            <w:rPrChange w:id="8831" w:author="Tre" w:date="2012-11-19T09:06:00Z">
              <w:rPr>
                <w:rFonts w:ascii="Calibri" w:hAnsi="Calibri"/>
                <w:i/>
                <w:color w:val="0000FF"/>
                <w:sz w:val="20"/>
                <w:szCs w:val="20"/>
                <w:u w:val="single"/>
              </w:rPr>
            </w:rPrChange>
          </w:rPr>
          <w:fldChar w:fldCharType="begin"/>
        </w:r>
        <w:r w:rsidRPr="00EE27B1">
          <w:rPr>
            <w:rFonts w:ascii="Calibri" w:hAnsi="Calibri"/>
            <w:i/>
            <w:rPrChange w:id="883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833" w:author="Tre" w:date="2012-11-19T09:06:00Z">
              <w:rPr>
                <w:rFonts w:ascii="Calibri" w:hAnsi="Calibri"/>
                <w:i/>
                <w:color w:val="0000FF"/>
                <w:sz w:val="20"/>
                <w:szCs w:val="20"/>
                <w:u w:val="single"/>
              </w:rPr>
            </w:rPrChange>
          </w:rPr>
          <w:fldChar w:fldCharType="separate"/>
        </w:r>
        <w:r w:rsidRPr="00EE27B1">
          <w:rPr>
            <w:rFonts w:ascii="Calibri" w:hAnsi="Calibri"/>
            <w:i/>
            <w:noProof/>
            <w:rPrChange w:id="8834" w:author="Tre" w:date="2012-11-19T09:06:00Z">
              <w:rPr>
                <w:rFonts w:ascii="Calibri" w:hAnsi="Calibri"/>
                <w:i/>
                <w:noProof/>
                <w:color w:val="0000FF"/>
                <w:sz w:val="20"/>
                <w:szCs w:val="20"/>
                <w:u w:val="single"/>
              </w:rPr>
            </w:rPrChange>
          </w:rPr>
          <w:delText>1</w:delText>
        </w:r>
        <w:r w:rsidRPr="00EE27B1" w:rsidDel="00381476">
          <w:rPr>
            <w:rFonts w:ascii="Calibri" w:hAnsi="Calibri"/>
            <w:i/>
            <w:rPrChange w:id="8835" w:author="Tre" w:date="2012-11-19T09:06:00Z">
              <w:rPr>
                <w:rFonts w:ascii="Calibri" w:hAnsi="Calibri"/>
                <w:i/>
                <w:color w:val="0000FF"/>
                <w:sz w:val="20"/>
                <w:szCs w:val="20"/>
                <w:u w:val="single"/>
              </w:rPr>
            </w:rPrChange>
          </w:rPr>
          <w:fldChar w:fldCharType="end"/>
        </w:r>
        <w:r w:rsidRPr="00EE27B1">
          <w:rPr>
            <w:rFonts w:ascii="Calibri" w:hAnsi="Calibri"/>
            <w:i/>
            <w:rPrChange w:id="883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837" w:author="frontdesk" w:date="2012-11-16T12:51:00Z"/>
          <w:rFonts w:ascii="Calibri" w:hAnsi="Calibri"/>
          <w:rPrChange w:id="8838" w:author="Tre" w:date="2012-11-19T09:06:00Z">
            <w:rPr>
              <w:del w:id="8839" w:author="frontdesk" w:date="2012-11-16T12:51:00Z"/>
              <w:rFonts w:ascii="Calibri" w:hAnsi="Calibri"/>
              <w:sz w:val="20"/>
              <w:szCs w:val="20"/>
            </w:rPr>
          </w:rPrChange>
        </w:rPr>
      </w:pPr>
      <w:del w:id="8840" w:author="frontdesk" w:date="2012-11-16T12:51:00Z">
        <w:r w:rsidRPr="00EE27B1" w:rsidDel="00381476">
          <w:rPr>
            <w:rFonts w:ascii="Calibri" w:hAnsi="Calibri"/>
            <w:rPrChange w:id="8841" w:author="Tre" w:date="2012-11-19T09:06:00Z">
              <w:rPr>
                <w:rFonts w:ascii="Calibri" w:hAnsi="Calibri"/>
                <w:color w:val="0000FF"/>
                <w:sz w:val="20"/>
                <w:szCs w:val="20"/>
                <w:u w:val="single"/>
              </w:rPr>
            </w:rPrChange>
          </w:rPr>
          <w:lastRenderedPageBreak/>
          <w:fldChar w:fldCharType="begin"/>
        </w:r>
        <w:r w:rsidRPr="00EE27B1">
          <w:rPr>
            <w:rFonts w:ascii="Calibri" w:hAnsi="Calibri"/>
            <w:rPrChange w:id="884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843" w:author="Tre" w:date="2012-11-19T09:06:00Z">
              <w:rPr>
                <w:rFonts w:ascii="Calibri" w:hAnsi="Calibri"/>
                <w:color w:val="0000FF"/>
                <w:sz w:val="20"/>
                <w:szCs w:val="20"/>
                <w:u w:val="single"/>
              </w:rPr>
            </w:rPrChange>
          </w:rPr>
          <w:fldChar w:fldCharType="separate"/>
        </w:r>
        <w:r w:rsidRPr="00EE27B1">
          <w:rPr>
            <w:rFonts w:ascii="Calibri" w:hAnsi="Calibri"/>
            <w:noProof/>
            <w:rPrChange w:id="8844" w:author="Tre" w:date="2012-11-19T09:06:00Z">
              <w:rPr>
                <w:rFonts w:ascii="Calibri" w:hAnsi="Calibri"/>
                <w:noProof/>
                <w:color w:val="0000FF"/>
                <w:sz w:val="20"/>
                <w:szCs w:val="20"/>
                <w:u w:val="single"/>
              </w:rPr>
            </w:rPrChange>
          </w:rPr>
          <w:delText>The blade is made up of tiny blades that move on a chain the length of the blade. Cuts through solid objects easier than a normal survival knife would. Chain technology is used on anything with a bladed surface to set a path for the chain of blades.</w:delText>
        </w:r>
        <w:r w:rsidRPr="00EE27B1" w:rsidDel="00381476">
          <w:rPr>
            <w:rFonts w:ascii="Calibri" w:hAnsi="Calibri"/>
            <w:rPrChange w:id="8845" w:author="Tre" w:date="2012-11-19T09:06:00Z">
              <w:rPr>
                <w:rFonts w:ascii="Calibri" w:hAnsi="Calibri"/>
                <w:color w:val="0000FF"/>
                <w:sz w:val="20"/>
                <w:szCs w:val="20"/>
                <w:u w:val="single"/>
              </w:rPr>
            </w:rPrChange>
          </w:rPr>
          <w:fldChar w:fldCharType="end"/>
        </w:r>
        <w:r w:rsidRPr="00EE27B1" w:rsidDel="00381476">
          <w:rPr>
            <w:rFonts w:ascii="Calibri" w:hAnsi="Calibri"/>
            <w:rPrChange w:id="8846" w:author="Tre" w:date="2012-11-19T09:06:00Z">
              <w:rPr>
                <w:rFonts w:ascii="Calibri" w:hAnsi="Calibri"/>
                <w:color w:val="0000FF"/>
                <w:sz w:val="20"/>
                <w:szCs w:val="20"/>
                <w:u w:val="single"/>
              </w:rPr>
            </w:rPrChange>
          </w:rPr>
          <w:fldChar w:fldCharType="begin"/>
        </w:r>
        <w:r w:rsidRPr="00EE27B1">
          <w:rPr>
            <w:rFonts w:ascii="Calibri" w:hAnsi="Calibri"/>
            <w:rPrChange w:id="884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84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849" w:author="frontdesk" w:date="2012-11-16T12:51:00Z"/>
          <w:rFonts w:ascii="Calibri" w:hAnsi="Calibri"/>
          <w:b/>
          <w:rPrChange w:id="8850" w:author="Tre" w:date="2012-11-19T09:06:00Z">
            <w:rPr>
              <w:del w:id="8851" w:author="frontdesk" w:date="2012-11-16T12:51:00Z"/>
              <w:rFonts w:ascii="Calibri" w:hAnsi="Calibri"/>
              <w:b/>
              <w:sz w:val="22"/>
              <w:szCs w:val="22"/>
            </w:rPr>
          </w:rPrChange>
        </w:rPr>
      </w:pPr>
      <w:del w:id="8852" w:author="frontdesk" w:date="2012-11-16T12:51:00Z">
        <w:r w:rsidRPr="00EE27B1" w:rsidDel="00381476">
          <w:rPr>
            <w:rFonts w:ascii="Calibri" w:hAnsi="Calibri"/>
            <w:b/>
            <w:rPrChange w:id="8853" w:author="Tre" w:date="2012-11-19T09:06:00Z">
              <w:rPr>
                <w:rFonts w:ascii="Calibri" w:hAnsi="Calibri"/>
                <w:b/>
                <w:color w:val="0000FF"/>
                <w:sz w:val="22"/>
                <w:szCs w:val="22"/>
                <w:u w:val="single"/>
              </w:rPr>
            </w:rPrChange>
          </w:rPr>
          <w:fldChar w:fldCharType="begin"/>
        </w:r>
        <w:r w:rsidRPr="00EE27B1">
          <w:rPr>
            <w:rFonts w:ascii="Calibri" w:hAnsi="Calibri"/>
            <w:b/>
            <w:rPrChange w:id="885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855" w:author="Tre" w:date="2012-11-19T09:06:00Z">
              <w:rPr>
                <w:rFonts w:ascii="Calibri" w:hAnsi="Calibri"/>
                <w:b/>
                <w:color w:val="0000FF"/>
                <w:sz w:val="22"/>
                <w:szCs w:val="22"/>
                <w:u w:val="single"/>
              </w:rPr>
            </w:rPrChange>
          </w:rPr>
          <w:fldChar w:fldCharType="separate"/>
        </w:r>
        <w:r w:rsidRPr="00EE27B1">
          <w:rPr>
            <w:rFonts w:ascii="Calibri" w:hAnsi="Calibri"/>
            <w:b/>
            <w:noProof/>
            <w:rPrChange w:id="8856" w:author="Tre" w:date="2012-11-19T09:06:00Z">
              <w:rPr>
                <w:rFonts w:ascii="Calibri" w:hAnsi="Calibri"/>
                <w:b/>
                <w:noProof/>
                <w:color w:val="0000FF"/>
                <w:sz w:val="20"/>
                <w:szCs w:val="20"/>
                <w:u w:val="single"/>
              </w:rPr>
            </w:rPrChange>
          </w:rPr>
          <w:delText>Survival Knife</w:delText>
        </w:r>
        <w:r w:rsidRPr="00EE27B1" w:rsidDel="00381476">
          <w:rPr>
            <w:rFonts w:ascii="Calibri" w:hAnsi="Calibri"/>
            <w:b/>
            <w:rPrChange w:id="885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858" w:author="frontdesk" w:date="2012-11-16T12:51:00Z"/>
          <w:rFonts w:ascii="Calibri" w:hAnsi="Calibri"/>
          <w:i/>
          <w:rPrChange w:id="8859" w:author="Tre" w:date="2012-11-19T09:06:00Z">
            <w:rPr>
              <w:del w:id="8860" w:author="frontdesk" w:date="2012-11-16T12:51:00Z"/>
              <w:rFonts w:ascii="Calibri" w:hAnsi="Calibri"/>
              <w:i/>
              <w:sz w:val="20"/>
              <w:szCs w:val="20"/>
            </w:rPr>
          </w:rPrChange>
        </w:rPr>
      </w:pPr>
      <w:del w:id="8861" w:author="frontdesk" w:date="2012-11-16T12:51:00Z">
        <w:r w:rsidRPr="00EE27B1">
          <w:rPr>
            <w:rFonts w:ascii="Calibri" w:hAnsi="Calibri"/>
            <w:i/>
            <w:rPrChange w:id="8862" w:author="Tre" w:date="2012-11-19T09:06:00Z">
              <w:rPr>
                <w:rFonts w:ascii="Calibri" w:hAnsi="Calibri"/>
                <w:i/>
                <w:color w:val="0000FF"/>
                <w:sz w:val="20"/>
                <w:szCs w:val="20"/>
                <w:u w:val="single"/>
              </w:rPr>
            </w:rPrChange>
          </w:rPr>
          <w:delText>[Type (</w:delText>
        </w:r>
        <w:r w:rsidRPr="00EE27B1" w:rsidDel="00381476">
          <w:rPr>
            <w:rFonts w:ascii="Calibri" w:hAnsi="Calibri"/>
            <w:i/>
            <w:rPrChange w:id="8863" w:author="Tre" w:date="2012-11-19T09:06:00Z">
              <w:rPr>
                <w:rFonts w:ascii="Calibri" w:hAnsi="Calibri"/>
                <w:i/>
                <w:color w:val="0000FF"/>
                <w:sz w:val="20"/>
                <w:szCs w:val="20"/>
                <w:u w:val="single"/>
              </w:rPr>
            </w:rPrChange>
          </w:rPr>
          <w:fldChar w:fldCharType="begin"/>
        </w:r>
        <w:r w:rsidRPr="00EE27B1">
          <w:rPr>
            <w:rFonts w:ascii="Calibri" w:hAnsi="Calibri"/>
            <w:i/>
            <w:rPrChange w:id="886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865" w:author="Tre" w:date="2012-11-19T09:06:00Z">
              <w:rPr>
                <w:rFonts w:ascii="Calibri" w:hAnsi="Calibri"/>
                <w:i/>
                <w:color w:val="0000FF"/>
                <w:sz w:val="20"/>
                <w:szCs w:val="20"/>
                <w:u w:val="single"/>
              </w:rPr>
            </w:rPrChange>
          </w:rPr>
          <w:fldChar w:fldCharType="separate"/>
        </w:r>
        <w:r w:rsidRPr="00EE27B1">
          <w:rPr>
            <w:rFonts w:ascii="Calibri" w:hAnsi="Calibri"/>
            <w:i/>
            <w:noProof/>
            <w:rPrChange w:id="8866" w:author="Tre" w:date="2012-11-19T09:06:00Z">
              <w:rPr>
                <w:rFonts w:ascii="Calibri" w:hAnsi="Calibri"/>
                <w:i/>
                <w:noProof/>
                <w:color w:val="0000FF"/>
                <w:sz w:val="20"/>
                <w:szCs w:val="20"/>
                <w:u w:val="single"/>
              </w:rPr>
            </w:rPrChange>
          </w:rPr>
          <w:delText>Knife</w:delText>
        </w:r>
        <w:r w:rsidRPr="00EE27B1" w:rsidDel="00381476">
          <w:rPr>
            <w:rFonts w:ascii="Calibri" w:hAnsi="Calibri"/>
            <w:i/>
            <w:rPrChange w:id="8867" w:author="Tre" w:date="2012-11-19T09:06:00Z">
              <w:rPr>
                <w:rFonts w:ascii="Calibri" w:hAnsi="Calibri"/>
                <w:i/>
                <w:color w:val="0000FF"/>
                <w:sz w:val="20"/>
                <w:szCs w:val="20"/>
                <w:u w:val="single"/>
              </w:rPr>
            </w:rPrChange>
          </w:rPr>
          <w:fldChar w:fldCharType="end"/>
        </w:r>
        <w:r w:rsidRPr="00EE27B1">
          <w:rPr>
            <w:rFonts w:ascii="Calibri" w:hAnsi="Calibri"/>
            <w:i/>
            <w:rPrChange w:id="8868" w:author="Tre" w:date="2012-11-19T09:06:00Z">
              <w:rPr>
                <w:rFonts w:ascii="Calibri" w:hAnsi="Calibri"/>
                <w:i/>
                <w:color w:val="0000FF"/>
                <w:sz w:val="20"/>
                <w:szCs w:val="20"/>
                <w:u w:val="single"/>
              </w:rPr>
            </w:rPrChange>
          </w:rPr>
          <w:delText>), Rate (</w:delText>
        </w:r>
        <w:r w:rsidRPr="00EE27B1" w:rsidDel="00381476">
          <w:rPr>
            <w:rFonts w:ascii="Calibri" w:hAnsi="Calibri"/>
            <w:i/>
            <w:rPrChange w:id="8869" w:author="Tre" w:date="2012-11-19T09:06:00Z">
              <w:rPr>
                <w:rFonts w:ascii="Calibri" w:hAnsi="Calibri"/>
                <w:i/>
                <w:color w:val="0000FF"/>
                <w:sz w:val="20"/>
                <w:szCs w:val="20"/>
                <w:u w:val="single"/>
              </w:rPr>
            </w:rPrChange>
          </w:rPr>
          <w:fldChar w:fldCharType="begin"/>
        </w:r>
        <w:r w:rsidRPr="00EE27B1">
          <w:rPr>
            <w:rFonts w:ascii="Calibri" w:hAnsi="Calibri"/>
            <w:i/>
            <w:rPrChange w:id="887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871" w:author="Tre" w:date="2012-11-19T09:06:00Z">
              <w:rPr>
                <w:rFonts w:ascii="Calibri" w:hAnsi="Calibri"/>
                <w:i/>
                <w:color w:val="0000FF"/>
                <w:sz w:val="20"/>
                <w:szCs w:val="20"/>
                <w:u w:val="single"/>
              </w:rPr>
            </w:rPrChange>
          </w:rPr>
          <w:fldChar w:fldCharType="separate"/>
        </w:r>
        <w:r w:rsidRPr="00EE27B1">
          <w:rPr>
            <w:rFonts w:ascii="Calibri" w:hAnsi="Calibri"/>
            <w:i/>
            <w:noProof/>
            <w:rPrChange w:id="8872" w:author="Tre" w:date="2012-11-19T09:06:00Z">
              <w:rPr>
                <w:rFonts w:ascii="Calibri" w:hAnsi="Calibri"/>
                <w:i/>
                <w:noProof/>
                <w:color w:val="0000FF"/>
                <w:sz w:val="20"/>
                <w:szCs w:val="20"/>
                <w:u w:val="single"/>
              </w:rPr>
            </w:rPrChange>
          </w:rPr>
          <w:delText>Full Round</w:delText>
        </w:r>
        <w:r w:rsidRPr="00EE27B1" w:rsidDel="00381476">
          <w:rPr>
            <w:rFonts w:ascii="Calibri" w:hAnsi="Calibri"/>
            <w:i/>
            <w:rPrChange w:id="8873" w:author="Tre" w:date="2012-11-19T09:06:00Z">
              <w:rPr>
                <w:rFonts w:ascii="Calibri" w:hAnsi="Calibri"/>
                <w:i/>
                <w:color w:val="0000FF"/>
                <w:sz w:val="20"/>
                <w:szCs w:val="20"/>
                <w:u w:val="single"/>
              </w:rPr>
            </w:rPrChange>
          </w:rPr>
          <w:fldChar w:fldCharType="end"/>
        </w:r>
        <w:r w:rsidRPr="00EE27B1">
          <w:rPr>
            <w:rFonts w:ascii="Calibri" w:hAnsi="Calibri"/>
            <w:i/>
            <w:rPrChange w:id="8874" w:author="Tre" w:date="2012-11-19T09:06:00Z">
              <w:rPr>
                <w:rFonts w:ascii="Calibri" w:hAnsi="Calibri"/>
                <w:i/>
                <w:color w:val="0000FF"/>
                <w:sz w:val="20"/>
                <w:szCs w:val="20"/>
                <w:u w:val="single"/>
              </w:rPr>
            </w:rPrChange>
          </w:rPr>
          <w:delText>), Ammo (</w:delText>
        </w:r>
        <w:r w:rsidRPr="00EE27B1" w:rsidDel="00381476">
          <w:rPr>
            <w:rFonts w:ascii="Calibri" w:hAnsi="Calibri"/>
            <w:i/>
            <w:rPrChange w:id="8875" w:author="Tre" w:date="2012-11-19T09:06:00Z">
              <w:rPr>
                <w:rFonts w:ascii="Calibri" w:hAnsi="Calibri"/>
                <w:i/>
                <w:color w:val="0000FF"/>
                <w:sz w:val="20"/>
                <w:szCs w:val="20"/>
                <w:u w:val="single"/>
              </w:rPr>
            </w:rPrChange>
          </w:rPr>
          <w:fldChar w:fldCharType="begin"/>
        </w:r>
        <w:r w:rsidRPr="00EE27B1">
          <w:rPr>
            <w:rFonts w:ascii="Calibri" w:hAnsi="Calibri"/>
            <w:i/>
            <w:rPrChange w:id="887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877" w:author="Tre" w:date="2012-11-19T09:06:00Z">
              <w:rPr>
                <w:rFonts w:ascii="Calibri" w:hAnsi="Calibri"/>
                <w:i/>
                <w:color w:val="0000FF"/>
                <w:sz w:val="20"/>
                <w:szCs w:val="20"/>
                <w:u w:val="single"/>
              </w:rPr>
            </w:rPrChange>
          </w:rPr>
          <w:fldChar w:fldCharType="end"/>
        </w:r>
        <w:r w:rsidRPr="00EE27B1">
          <w:rPr>
            <w:rFonts w:ascii="Calibri" w:hAnsi="Calibri"/>
            <w:i/>
            <w:rPrChange w:id="8878" w:author="Tre" w:date="2012-11-19T09:06:00Z">
              <w:rPr>
                <w:rFonts w:ascii="Calibri" w:hAnsi="Calibri"/>
                <w:i/>
                <w:color w:val="0000FF"/>
                <w:sz w:val="20"/>
                <w:szCs w:val="20"/>
                <w:u w:val="single"/>
              </w:rPr>
            </w:rPrChange>
          </w:rPr>
          <w:delText>), Range (</w:delText>
        </w:r>
        <w:r w:rsidRPr="00EE27B1" w:rsidDel="00381476">
          <w:rPr>
            <w:rFonts w:ascii="Calibri" w:hAnsi="Calibri"/>
            <w:i/>
            <w:rPrChange w:id="8879" w:author="Tre" w:date="2012-11-19T09:06:00Z">
              <w:rPr>
                <w:rFonts w:ascii="Calibri" w:hAnsi="Calibri"/>
                <w:i/>
                <w:color w:val="0000FF"/>
                <w:sz w:val="20"/>
                <w:szCs w:val="20"/>
                <w:u w:val="single"/>
              </w:rPr>
            </w:rPrChange>
          </w:rPr>
          <w:fldChar w:fldCharType="begin"/>
        </w:r>
        <w:r w:rsidRPr="00EE27B1">
          <w:rPr>
            <w:rFonts w:ascii="Calibri" w:hAnsi="Calibri"/>
            <w:i/>
            <w:rPrChange w:id="888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881" w:author="Tre" w:date="2012-11-19T09:06:00Z">
              <w:rPr>
                <w:rFonts w:ascii="Calibri" w:hAnsi="Calibri"/>
                <w:i/>
                <w:color w:val="0000FF"/>
                <w:sz w:val="20"/>
                <w:szCs w:val="20"/>
                <w:u w:val="single"/>
              </w:rPr>
            </w:rPrChange>
          </w:rPr>
          <w:fldChar w:fldCharType="end"/>
        </w:r>
        <w:r w:rsidRPr="00EE27B1">
          <w:rPr>
            <w:rFonts w:ascii="Calibri" w:hAnsi="Calibri"/>
            <w:i/>
            <w:rPrChange w:id="8882" w:author="Tre" w:date="2012-11-19T09:06:00Z">
              <w:rPr>
                <w:rFonts w:ascii="Calibri" w:hAnsi="Calibri"/>
                <w:i/>
                <w:color w:val="0000FF"/>
                <w:sz w:val="20"/>
                <w:szCs w:val="20"/>
                <w:u w:val="single"/>
              </w:rPr>
            </w:rPrChange>
          </w:rPr>
          <w:delText>), Damage (</w:delText>
        </w:r>
        <w:r w:rsidRPr="00EE27B1" w:rsidDel="00381476">
          <w:rPr>
            <w:rFonts w:ascii="Calibri" w:hAnsi="Calibri"/>
            <w:i/>
            <w:rPrChange w:id="8883" w:author="Tre" w:date="2012-11-19T09:06:00Z">
              <w:rPr>
                <w:rFonts w:ascii="Calibri" w:hAnsi="Calibri"/>
                <w:i/>
                <w:color w:val="0000FF"/>
                <w:sz w:val="20"/>
                <w:szCs w:val="20"/>
                <w:u w:val="single"/>
              </w:rPr>
            </w:rPrChange>
          </w:rPr>
          <w:fldChar w:fldCharType="begin"/>
        </w:r>
        <w:r w:rsidRPr="00EE27B1">
          <w:rPr>
            <w:rFonts w:ascii="Calibri" w:hAnsi="Calibri"/>
            <w:i/>
            <w:rPrChange w:id="888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885" w:author="Tre" w:date="2012-11-19T09:06:00Z">
              <w:rPr>
                <w:rFonts w:ascii="Calibri" w:hAnsi="Calibri"/>
                <w:i/>
                <w:color w:val="0000FF"/>
                <w:sz w:val="20"/>
                <w:szCs w:val="20"/>
                <w:u w:val="single"/>
              </w:rPr>
            </w:rPrChange>
          </w:rPr>
          <w:fldChar w:fldCharType="separate"/>
        </w:r>
        <w:r w:rsidRPr="00EE27B1">
          <w:rPr>
            <w:rFonts w:ascii="Calibri" w:hAnsi="Calibri"/>
            <w:i/>
            <w:noProof/>
            <w:rPrChange w:id="8886" w:author="Tre" w:date="2012-11-19T09:06:00Z">
              <w:rPr>
                <w:rFonts w:ascii="Calibri" w:hAnsi="Calibri"/>
                <w:i/>
                <w:noProof/>
                <w:color w:val="0000FF"/>
                <w:sz w:val="20"/>
                <w:szCs w:val="20"/>
                <w:u w:val="single"/>
              </w:rPr>
            </w:rPrChange>
          </w:rPr>
          <w:delText>1</w:delText>
        </w:r>
        <w:r w:rsidRPr="00EE27B1" w:rsidDel="00381476">
          <w:rPr>
            <w:rFonts w:ascii="Calibri" w:hAnsi="Calibri"/>
            <w:i/>
            <w:rPrChange w:id="8887" w:author="Tre" w:date="2012-11-19T09:06:00Z">
              <w:rPr>
                <w:rFonts w:ascii="Calibri" w:hAnsi="Calibri"/>
                <w:i/>
                <w:color w:val="0000FF"/>
                <w:sz w:val="20"/>
                <w:szCs w:val="20"/>
                <w:u w:val="single"/>
              </w:rPr>
            </w:rPrChange>
          </w:rPr>
          <w:fldChar w:fldCharType="end"/>
        </w:r>
        <w:r w:rsidRPr="00EE27B1">
          <w:rPr>
            <w:rFonts w:ascii="Calibri" w:hAnsi="Calibri"/>
            <w:i/>
            <w:rPrChange w:id="888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889" w:author="frontdesk" w:date="2012-11-16T12:51:00Z"/>
          <w:rFonts w:ascii="Calibri" w:hAnsi="Calibri"/>
          <w:rPrChange w:id="8890" w:author="Tre" w:date="2012-11-19T09:06:00Z">
            <w:rPr>
              <w:del w:id="8891" w:author="frontdesk" w:date="2012-11-16T12:51:00Z"/>
              <w:rFonts w:ascii="Calibri" w:hAnsi="Calibri"/>
              <w:sz w:val="20"/>
              <w:szCs w:val="20"/>
            </w:rPr>
          </w:rPrChange>
        </w:rPr>
      </w:pPr>
      <w:del w:id="8892" w:author="frontdesk" w:date="2012-11-16T12:51:00Z">
        <w:r w:rsidRPr="00EE27B1" w:rsidDel="00381476">
          <w:rPr>
            <w:rFonts w:ascii="Calibri" w:hAnsi="Calibri"/>
            <w:rPrChange w:id="8893" w:author="Tre" w:date="2012-11-19T09:06:00Z">
              <w:rPr>
                <w:rFonts w:ascii="Calibri" w:hAnsi="Calibri"/>
                <w:color w:val="0000FF"/>
                <w:sz w:val="20"/>
                <w:szCs w:val="20"/>
                <w:u w:val="single"/>
              </w:rPr>
            </w:rPrChange>
          </w:rPr>
          <w:fldChar w:fldCharType="begin"/>
        </w:r>
        <w:r w:rsidRPr="00EE27B1">
          <w:rPr>
            <w:rFonts w:ascii="Calibri" w:hAnsi="Calibri"/>
            <w:rPrChange w:id="889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895" w:author="Tre" w:date="2012-11-19T09:06:00Z">
              <w:rPr>
                <w:rFonts w:ascii="Calibri" w:hAnsi="Calibri"/>
                <w:color w:val="0000FF"/>
                <w:sz w:val="20"/>
                <w:szCs w:val="20"/>
                <w:u w:val="single"/>
              </w:rPr>
            </w:rPrChange>
          </w:rPr>
          <w:fldChar w:fldCharType="separate"/>
        </w:r>
        <w:r w:rsidRPr="00EE27B1">
          <w:rPr>
            <w:rFonts w:ascii="Calibri" w:hAnsi="Calibri"/>
            <w:noProof/>
            <w:rPrChange w:id="8896" w:author="Tre" w:date="2012-11-19T09:06:00Z">
              <w:rPr>
                <w:rFonts w:ascii="Calibri" w:hAnsi="Calibri"/>
                <w:noProof/>
                <w:color w:val="0000FF"/>
                <w:sz w:val="20"/>
                <w:szCs w:val="20"/>
                <w:u w:val="single"/>
              </w:rPr>
            </w:rPrChange>
          </w:rPr>
          <w:delText>A knife with compass and very light survival equipment, matches, nylon chord, etc.</w:delText>
        </w:r>
        <w:r w:rsidRPr="00EE27B1" w:rsidDel="00381476">
          <w:rPr>
            <w:rFonts w:ascii="Calibri" w:hAnsi="Calibri"/>
            <w:rPrChange w:id="8897" w:author="Tre" w:date="2012-11-19T09:06:00Z">
              <w:rPr>
                <w:rFonts w:ascii="Calibri" w:hAnsi="Calibri"/>
                <w:color w:val="0000FF"/>
                <w:sz w:val="20"/>
                <w:szCs w:val="20"/>
                <w:u w:val="single"/>
              </w:rPr>
            </w:rPrChange>
          </w:rPr>
          <w:fldChar w:fldCharType="end"/>
        </w:r>
        <w:r w:rsidRPr="00EE27B1" w:rsidDel="00381476">
          <w:rPr>
            <w:rFonts w:ascii="Calibri" w:hAnsi="Calibri"/>
            <w:rPrChange w:id="8898" w:author="Tre" w:date="2012-11-19T09:06:00Z">
              <w:rPr>
                <w:rFonts w:ascii="Calibri" w:hAnsi="Calibri"/>
                <w:color w:val="0000FF"/>
                <w:sz w:val="20"/>
                <w:szCs w:val="20"/>
                <w:u w:val="single"/>
              </w:rPr>
            </w:rPrChange>
          </w:rPr>
          <w:fldChar w:fldCharType="begin"/>
        </w:r>
        <w:r w:rsidRPr="00EE27B1">
          <w:rPr>
            <w:rFonts w:ascii="Calibri" w:hAnsi="Calibri"/>
            <w:rPrChange w:id="889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90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901" w:author="frontdesk" w:date="2012-11-16T12:51:00Z"/>
          <w:rFonts w:ascii="Calibri" w:hAnsi="Calibri"/>
          <w:b/>
          <w:rPrChange w:id="8902" w:author="Tre" w:date="2012-11-19T09:06:00Z">
            <w:rPr>
              <w:del w:id="8903" w:author="frontdesk" w:date="2012-11-16T12:51:00Z"/>
              <w:rFonts w:ascii="Calibri" w:hAnsi="Calibri"/>
              <w:b/>
              <w:sz w:val="22"/>
              <w:szCs w:val="22"/>
            </w:rPr>
          </w:rPrChange>
        </w:rPr>
      </w:pPr>
      <w:del w:id="8904" w:author="frontdesk" w:date="2012-11-16T12:51:00Z">
        <w:r w:rsidRPr="00EE27B1" w:rsidDel="00381476">
          <w:rPr>
            <w:rFonts w:ascii="Calibri" w:hAnsi="Calibri"/>
            <w:b/>
            <w:rPrChange w:id="8905" w:author="Tre" w:date="2012-11-19T09:06:00Z">
              <w:rPr>
                <w:rFonts w:ascii="Calibri" w:hAnsi="Calibri"/>
                <w:b/>
                <w:color w:val="0000FF"/>
                <w:sz w:val="22"/>
                <w:szCs w:val="22"/>
                <w:u w:val="single"/>
              </w:rPr>
            </w:rPrChange>
          </w:rPr>
          <w:fldChar w:fldCharType="begin"/>
        </w:r>
        <w:r w:rsidRPr="00EE27B1">
          <w:rPr>
            <w:rFonts w:ascii="Calibri" w:hAnsi="Calibri"/>
            <w:b/>
            <w:rPrChange w:id="890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907" w:author="Tre" w:date="2012-11-19T09:06:00Z">
              <w:rPr>
                <w:rFonts w:ascii="Calibri" w:hAnsi="Calibri"/>
                <w:b/>
                <w:color w:val="0000FF"/>
                <w:sz w:val="22"/>
                <w:szCs w:val="22"/>
                <w:u w:val="single"/>
              </w:rPr>
            </w:rPrChange>
          </w:rPr>
          <w:fldChar w:fldCharType="separate"/>
        </w:r>
        <w:r w:rsidRPr="00EE27B1">
          <w:rPr>
            <w:rFonts w:ascii="Calibri" w:hAnsi="Calibri"/>
            <w:b/>
            <w:noProof/>
            <w:rPrChange w:id="8908" w:author="Tre" w:date="2012-11-19T09:06:00Z">
              <w:rPr>
                <w:rFonts w:ascii="Calibri" w:hAnsi="Calibri"/>
                <w:b/>
                <w:noProof/>
                <w:color w:val="0000FF"/>
                <w:sz w:val="20"/>
                <w:szCs w:val="20"/>
                <w:u w:val="single"/>
              </w:rPr>
            </w:rPrChange>
          </w:rPr>
          <w:delText>Chain Axe</w:delText>
        </w:r>
        <w:r w:rsidRPr="00EE27B1" w:rsidDel="00381476">
          <w:rPr>
            <w:rFonts w:ascii="Calibri" w:hAnsi="Calibri"/>
            <w:b/>
            <w:rPrChange w:id="890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910" w:author="frontdesk" w:date="2012-11-16T12:51:00Z"/>
          <w:rFonts w:ascii="Calibri" w:hAnsi="Calibri"/>
          <w:i/>
          <w:rPrChange w:id="8911" w:author="Tre" w:date="2012-11-19T09:06:00Z">
            <w:rPr>
              <w:del w:id="8912" w:author="frontdesk" w:date="2012-11-16T12:51:00Z"/>
              <w:rFonts w:ascii="Calibri" w:hAnsi="Calibri"/>
              <w:i/>
              <w:sz w:val="20"/>
              <w:szCs w:val="20"/>
            </w:rPr>
          </w:rPrChange>
        </w:rPr>
      </w:pPr>
      <w:del w:id="8913" w:author="frontdesk" w:date="2012-11-16T12:51:00Z">
        <w:r w:rsidRPr="00EE27B1">
          <w:rPr>
            <w:rFonts w:ascii="Calibri" w:hAnsi="Calibri"/>
            <w:i/>
            <w:rPrChange w:id="8914" w:author="Tre" w:date="2012-11-19T09:06:00Z">
              <w:rPr>
                <w:rFonts w:ascii="Calibri" w:hAnsi="Calibri"/>
                <w:i/>
                <w:color w:val="0000FF"/>
                <w:sz w:val="20"/>
                <w:szCs w:val="20"/>
                <w:u w:val="single"/>
              </w:rPr>
            </w:rPrChange>
          </w:rPr>
          <w:delText>[Type (</w:delText>
        </w:r>
        <w:r w:rsidRPr="00EE27B1" w:rsidDel="00381476">
          <w:rPr>
            <w:rFonts w:ascii="Calibri" w:hAnsi="Calibri"/>
            <w:i/>
            <w:rPrChange w:id="8915" w:author="Tre" w:date="2012-11-19T09:06:00Z">
              <w:rPr>
                <w:rFonts w:ascii="Calibri" w:hAnsi="Calibri"/>
                <w:i/>
                <w:color w:val="0000FF"/>
                <w:sz w:val="20"/>
                <w:szCs w:val="20"/>
                <w:u w:val="single"/>
              </w:rPr>
            </w:rPrChange>
          </w:rPr>
          <w:fldChar w:fldCharType="begin"/>
        </w:r>
        <w:r w:rsidRPr="00EE27B1">
          <w:rPr>
            <w:rFonts w:ascii="Calibri" w:hAnsi="Calibri"/>
            <w:i/>
            <w:rPrChange w:id="891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917" w:author="Tre" w:date="2012-11-19T09:06:00Z">
              <w:rPr>
                <w:rFonts w:ascii="Calibri" w:hAnsi="Calibri"/>
                <w:i/>
                <w:color w:val="0000FF"/>
                <w:sz w:val="20"/>
                <w:szCs w:val="20"/>
                <w:u w:val="single"/>
              </w:rPr>
            </w:rPrChange>
          </w:rPr>
          <w:fldChar w:fldCharType="separate"/>
        </w:r>
        <w:r w:rsidRPr="00EE27B1">
          <w:rPr>
            <w:rFonts w:ascii="Calibri" w:hAnsi="Calibri"/>
            <w:i/>
            <w:noProof/>
            <w:rPrChange w:id="8918" w:author="Tre" w:date="2012-11-19T09:06:00Z">
              <w:rPr>
                <w:rFonts w:ascii="Calibri" w:hAnsi="Calibri"/>
                <w:i/>
                <w:noProof/>
                <w:color w:val="0000FF"/>
                <w:sz w:val="20"/>
                <w:szCs w:val="20"/>
                <w:u w:val="single"/>
              </w:rPr>
            </w:rPrChange>
          </w:rPr>
          <w:delText>Polearm</w:delText>
        </w:r>
        <w:r w:rsidRPr="00EE27B1" w:rsidDel="00381476">
          <w:rPr>
            <w:rFonts w:ascii="Calibri" w:hAnsi="Calibri"/>
            <w:i/>
            <w:rPrChange w:id="8919" w:author="Tre" w:date="2012-11-19T09:06:00Z">
              <w:rPr>
                <w:rFonts w:ascii="Calibri" w:hAnsi="Calibri"/>
                <w:i/>
                <w:color w:val="0000FF"/>
                <w:sz w:val="20"/>
                <w:szCs w:val="20"/>
                <w:u w:val="single"/>
              </w:rPr>
            </w:rPrChange>
          </w:rPr>
          <w:fldChar w:fldCharType="end"/>
        </w:r>
        <w:r w:rsidRPr="00EE27B1">
          <w:rPr>
            <w:rFonts w:ascii="Calibri" w:hAnsi="Calibri"/>
            <w:i/>
            <w:rPrChange w:id="8920" w:author="Tre" w:date="2012-11-19T09:06:00Z">
              <w:rPr>
                <w:rFonts w:ascii="Calibri" w:hAnsi="Calibri"/>
                <w:i/>
                <w:color w:val="0000FF"/>
                <w:sz w:val="20"/>
                <w:szCs w:val="20"/>
                <w:u w:val="single"/>
              </w:rPr>
            </w:rPrChange>
          </w:rPr>
          <w:delText>), Rate (</w:delText>
        </w:r>
        <w:r w:rsidRPr="00EE27B1" w:rsidDel="00381476">
          <w:rPr>
            <w:rFonts w:ascii="Calibri" w:hAnsi="Calibri"/>
            <w:i/>
            <w:rPrChange w:id="8921" w:author="Tre" w:date="2012-11-19T09:06:00Z">
              <w:rPr>
                <w:rFonts w:ascii="Calibri" w:hAnsi="Calibri"/>
                <w:i/>
                <w:color w:val="0000FF"/>
                <w:sz w:val="20"/>
                <w:szCs w:val="20"/>
                <w:u w:val="single"/>
              </w:rPr>
            </w:rPrChange>
          </w:rPr>
          <w:fldChar w:fldCharType="begin"/>
        </w:r>
        <w:r w:rsidRPr="00EE27B1">
          <w:rPr>
            <w:rFonts w:ascii="Calibri" w:hAnsi="Calibri"/>
            <w:i/>
            <w:rPrChange w:id="892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923" w:author="Tre" w:date="2012-11-19T09:06:00Z">
              <w:rPr>
                <w:rFonts w:ascii="Calibri" w:hAnsi="Calibri"/>
                <w:i/>
                <w:color w:val="0000FF"/>
                <w:sz w:val="20"/>
                <w:szCs w:val="20"/>
                <w:u w:val="single"/>
              </w:rPr>
            </w:rPrChange>
          </w:rPr>
          <w:fldChar w:fldCharType="separate"/>
        </w:r>
        <w:r w:rsidRPr="00EE27B1">
          <w:rPr>
            <w:rFonts w:ascii="Calibri" w:hAnsi="Calibri"/>
            <w:i/>
            <w:noProof/>
            <w:rPrChange w:id="8924" w:author="Tre" w:date="2012-11-19T09:06:00Z">
              <w:rPr>
                <w:rFonts w:ascii="Calibri" w:hAnsi="Calibri"/>
                <w:i/>
                <w:noProof/>
                <w:color w:val="0000FF"/>
                <w:sz w:val="20"/>
                <w:szCs w:val="20"/>
                <w:u w:val="single"/>
              </w:rPr>
            </w:rPrChange>
          </w:rPr>
          <w:delText>Full Round</w:delText>
        </w:r>
        <w:r w:rsidRPr="00EE27B1" w:rsidDel="00381476">
          <w:rPr>
            <w:rFonts w:ascii="Calibri" w:hAnsi="Calibri"/>
            <w:i/>
            <w:rPrChange w:id="8925" w:author="Tre" w:date="2012-11-19T09:06:00Z">
              <w:rPr>
                <w:rFonts w:ascii="Calibri" w:hAnsi="Calibri"/>
                <w:i/>
                <w:color w:val="0000FF"/>
                <w:sz w:val="20"/>
                <w:szCs w:val="20"/>
                <w:u w:val="single"/>
              </w:rPr>
            </w:rPrChange>
          </w:rPr>
          <w:fldChar w:fldCharType="end"/>
        </w:r>
        <w:r w:rsidRPr="00EE27B1">
          <w:rPr>
            <w:rFonts w:ascii="Calibri" w:hAnsi="Calibri"/>
            <w:i/>
            <w:rPrChange w:id="8926" w:author="Tre" w:date="2012-11-19T09:06:00Z">
              <w:rPr>
                <w:rFonts w:ascii="Calibri" w:hAnsi="Calibri"/>
                <w:i/>
                <w:color w:val="0000FF"/>
                <w:sz w:val="20"/>
                <w:szCs w:val="20"/>
                <w:u w:val="single"/>
              </w:rPr>
            </w:rPrChange>
          </w:rPr>
          <w:delText>), Ammo (</w:delText>
        </w:r>
        <w:r w:rsidRPr="00EE27B1" w:rsidDel="00381476">
          <w:rPr>
            <w:rFonts w:ascii="Calibri" w:hAnsi="Calibri"/>
            <w:i/>
            <w:rPrChange w:id="8927" w:author="Tre" w:date="2012-11-19T09:06:00Z">
              <w:rPr>
                <w:rFonts w:ascii="Calibri" w:hAnsi="Calibri"/>
                <w:i/>
                <w:color w:val="0000FF"/>
                <w:sz w:val="20"/>
                <w:szCs w:val="20"/>
                <w:u w:val="single"/>
              </w:rPr>
            </w:rPrChange>
          </w:rPr>
          <w:fldChar w:fldCharType="begin"/>
        </w:r>
        <w:r w:rsidRPr="00EE27B1">
          <w:rPr>
            <w:rFonts w:ascii="Calibri" w:hAnsi="Calibri"/>
            <w:i/>
            <w:rPrChange w:id="892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929" w:author="Tre" w:date="2012-11-19T09:06:00Z">
              <w:rPr>
                <w:rFonts w:ascii="Calibri" w:hAnsi="Calibri"/>
                <w:i/>
                <w:color w:val="0000FF"/>
                <w:sz w:val="20"/>
                <w:szCs w:val="20"/>
                <w:u w:val="single"/>
              </w:rPr>
            </w:rPrChange>
          </w:rPr>
          <w:fldChar w:fldCharType="end"/>
        </w:r>
        <w:r w:rsidRPr="00EE27B1">
          <w:rPr>
            <w:rFonts w:ascii="Calibri" w:hAnsi="Calibri"/>
            <w:i/>
            <w:rPrChange w:id="8930" w:author="Tre" w:date="2012-11-19T09:06:00Z">
              <w:rPr>
                <w:rFonts w:ascii="Calibri" w:hAnsi="Calibri"/>
                <w:i/>
                <w:color w:val="0000FF"/>
                <w:sz w:val="20"/>
                <w:szCs w:val="20"/>
                <w:u w:val="single"/>
              </w:rPr>
            </w:rPrChange>
          </w:rPr>
          <w:delText>), Range (</w:delText>
        </w:r>
        <w:r w:rsidRPr="00EE27B1" w:rsidDel="00381476">
          <w:rPr>
            <w:rFonts w:ascii="Calibri" w:hAnsi="Calibri"/>
            <w:i/>
            <w:rPrChange w:id="8931" w:author="Tre" w:date="2012-11-19T09:06:00Z">
              <w:rPr>
                <w:rFonts w:ascii="Calibri" w:hAnsi="Calibri"/>
                <w:i/>
                <w:color w:val="0000FF"/>
                <w:sz w:val="20"/>
                <w:szCs w:val="20"/>
                <w:u w:val="single"/>
              </w:rPr>
            </w:rPrChange>
          </w:rPr>
          <w:fldChar w:fldCharType="begin"/>
        </w:r>
        <w:r w:rsidRPr="00EE27B1">
          <w:rPr>
            <w:rFonts w:ascii="Calibri" w:hAnsi="Calibri"/>
            <w:i/>
            <w:rPrChange w:id="893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933" w:author="Tre" w:date="2012-11-19T09:06:00Z">
              <w:rPr>
                <w:rFonts w:ascii="Calibri" w:hAnsi="Calibri"/>
                <w:i/>
                <w:color w:val="0000FF"/>
                <w:sz w:val="20"/>
                <w:szCs w:val="20"/>
                <w:u w:val="single"/>
              </w:rPr>
            </w:rPrChange>
          </w:rPr>
          <w:fldChar w:fldCharType="end"/>
        </w:r>
        <w:r w:rsidRPr="00EE27B1">
          <w:rPr>
            <w:rFonts w:ascii="Calibri" w:hAnsi="Calibri"/>
            <w:i/>
            <w:rPrChange w:id="8934" w:author="Tre" w:date="2012-11-19T09:06:00Z">
              <w:rPr>
                <w:rFonts w:ascii="Calibri" w:hAnsi="Calibri"/>
                <w:i/>
                <w:color w:val="0000FF"/>
                <w:sz w:val="20"/>
                <w:szCs w:val="20"/>
                <w:u w:val="single"/>
              </w:rPr>
            </w:rPrChange>
          </w:rPr>
          <w:delText>), Damage (</w:delText>
        </w:r>
        <w:r w:rsidRPr="00EE27B1" w:rsidDel="00381476">
          <w:rPr>
            <w:rFonts w:ascii="Calibri" w:hAnsi="Calibri"/>
            <w:i/>
            <w:rPrChange w:id="8935" w:author="Tre" w:date="2012-11-19T09:06:00Z">
              <w:rPr>
                <w:rFonts w:ascii="Calibri" w:hAnsi="Calibri"/>
                <w:i/>
                <w:color w:val="0000FF"/>
                <w:sz w:val="20"/>
                <w:szCs w:val="20"/>
                <w:u w:val="single"/>
              </w:rPr>
            </w:rPrChange>
          </w:rPr>
          <w:fldChar w:fldCharType="begin"/>
        </w:r>
        <w:r w:rsidRPr="00EE27B1">
          <w:rPr>
            <w:rFonts w:ascii="Calibri" w:hAnsi="Calibri"/>
            <w:i/>
            <w:rPrChange w:id="893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937" w:author="Tre" w:date="2012-11-19T09:06:00Z">
              <w:rPr>
                <w:rFonts w:ascii="Calibri" w:hAnsi="Calibri"/>
                <w:i/>
                <w:color w:val="0000FF"/>
                <w:sz w:val="20"/>
                <w:szCs w:val="20"/>
                <w:u w:val="single"/>
              </w:rPr>
            </w:rPrChange>
          </w:rPr>
          <w:fldChar w:fldCharType="separate"/>
        </w:r>
        <w:r w:rsidRPr="00EE27B1">
          <w:rPr>
            <w:rFonts w:ascii="Calibri" w:hAnsi="Calibri"/>
            <w:i/>
            <w:noProof/>
            <w:rPrChange w:id="8938"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8939" w:author="Tre" w:date="2012-11-19T09:06:00Z">
              <w:rPr>
                <w:rFonts w:ascii="Calibri" w:hAnsi="Calibri"/>
                <w:i/>
                <w:color w:val="0000FF"/>
                <w:sz w:val="20"/>
                <w:szCs w:val="20"/>
                <w:u w:val="single"/>
              </w:rPr>
            </w:rPrChange>
          </w:rPr>
          <w:fldChar w:fldCharType="end"/>
        </w:r>
        <w:r w:rsidRPr="00EE27B1">
          <w:rPr>
            <w:rFonts w:ascii="Calibri" w:hAnsi="Calibri"/>
            <w:i/>
            <w:rPrChange w:id="894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941" w:author="frontdesk" w:date="2012-11-16T12:51:00Z"/>
          <w:rFonts w:ascii="Calibri" w:hAnsi="Calibri"/>
          <w:rPrChange w:id="8942" w:author="Tre" w:date="2012-11-19T09:06:00Z">
            <w:rPr>
              <w:del w:id="8943" w:author="frontdesk" w:date="2012-11-16T12:51:00Z"/>
              <w:rFonts w:ascii="Calibri" w:hAnsi="Calibri"/>
              <w:sz w:val="20"/>
              <w:szCs w:val="20"/>
            </w:rPr>
          </w:rPrChange>
        </w:rPr>
      </w:pPr>
      <w:del w:id="8944" w:author="frontdesk" w:date="2012-11-16T12:51:00Z">
        <w:r w:rsidRPr="00EE27B1" w:rsidDel="00381476">
          <w:rPr>
            <w:rFonts w:ascii="Calibri" w:hAnsi="Calibri"/>
            <w:rPrChange w:id="8945" w:author="Tre" w:date="2012-11-19T09:06:00Z">
              <w:rPr>
                <w:rFonts w:ascii="Calibri" w:hAnsi="Calibri"/>
                <w:color w:val="0000FF"/>
                <w:sz w:val="20"/>
                <w:szCs w:val="20"/>
                <w:u w:val="single"/>
              </w:rPr>
            </w:rPrChange>
          </w:rPr>
          <w:fldChar w:fldCharType="begin"/>
        </w:r>
        <w:r w:rsidRPr="00EE27B1">
          <w:rPr>
            <w:rFonts w:ascii="Calibri" w:hAnsi="Calibri"/>
            <w:rPrChange w:id="894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947" w:author="Tre" w:date="2012-11-19T09:06:00Z">
              <w:rPr>
                <w:rFonts w:ascii="Calibri" w:hAnsi="Calibri"/>
                <w:color w:val="0000FF"/>
                <w:sz w:val="20"/>
                <w:szCs w:val="20"/>
                <w:u w:val="single"/>
              </w:rPr>
            </w:rPrChange>
          </w:rPr>
          <w:fldChar w:fldCharType="separate"/>
        </w:r>
        <w:r w:rsidRPr="00EE27B1">
          <w:rPr>
            <w:rFonts w:ascii="Calibri" w:hAnsi="Calibri"/>
            <w:noProof/>
            <w:rPrChange w:id="8948" w:author="Tre" w:date="2012-11-19T09:06:00Z">
              <w:rPr>
                <w:rFonts w:ascii="Calibri" w:hAnsi="Calibri"/>
                <w:noProof/>
                <w:color w:val="0000FF"/>
                <w:sz w:val="20"/>
                <w:szCs w:val="20"/>
                <w:u w:val="single"/>
              </w:rPr>
            </w:rPrChange>
          </w:rPr>
          <w:delText>The chain axe does an additional damage level with each consecutive hit on their target. If the attacker fails an attack, the axe's damage starts over.</w:delText>
        </w:r>
        <w:r w:rsidRPr="00EE27B1" w:rsidDel="00381476">
          <w:rPr>
            <w:rFonts w:ascii="Calibri" w:hAnsi="Calibri"/>
            <w:rPrChange w:id="8949" w:author="Tre" w:date="2012-11-19T09:06:00Z">
              <w:rPr>
                <w:rFonts w:ascii="Calibri" w:hAnsi="Calibri"/>
                <w:color w:val="0000FF"/>
                <w:sz w:val="20"/>
                <w:szCs w:val="20"/>
                <w:u w:val="single"/>
              </w:rPr>
            </w:rPrChange>
          </w:rPr>
          <w:fldChar w:fldCharType="end"/>
        </w:r>
        <w:r w:rsidRPr="00EE27B1" w:rsidDel="00381476">
          <w:rPr>
            <w:rFonts w:ascii="Calibri" w:hAnsi="Calibri"/>
            <w:rPrChange w:id="8950" w:author="Tre" w:date="2012-11-19T09:06:00Z">
              <w:rPr>
                <w:rFonts w:ascii="Calibri" w:hAnsi="Calibri"/>
                <w:color w:val="0000FF"/>
                <w:sz w:val="20"/>
                <w:szCs w:val="20"/>
                <w:u w:val="single"/>
              </w:rPr>
            </w:rPrChange>
          </w:rPr>
          <w:fldChar w:fldCharType="begin"/>
        </w:r>
        <w:r w:rsidRPr="00EE27B1">
          <w:rPr>
            <w:rFonts w:ascii="Calibri" w:hAnsi="Calibri"/>
            <w:rPrChange w:id="895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895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8953" w:author="frontdesk" w:date="2012-11-16T12:51:00Z"/>
          <w:rFonts w:ascii="Calibri" w:hAnsi="Calibri"/>
          <w:b/>
          <w:rPrChange w:id="8954" w:author="Tre" w:date="2012-11-19T09:06:00Z">
            <w:rPr>
              <w:del w:id="8955" w:author="frontdesk" w:date="2012-11-16T12:51:00Z"/>
              <w:rFonts w:ascii="Calibri" w:hAnsi="Calibri"/>
              <w:b/>
              <w:sz w:val="22"/>
              <w:szCs w:val="22"/>
            </w:rPr>
          </w:rPrChange>
        </w:rPr>
      </w:pPr>
      <w:del w:id="8956" w:author="frontdesk" w:date="2012-11-16T12:51:00Z">
        <w:r w:rsidRPr="00EE27B1" w:rsidDel="00381476">
          <w:rPr>
            <w:rFonts w:ascii="Calibri" w:hAnsi="Calibri"/>
            <w:b/>
            <w:rPrChange w:id="8957" w:author="Tre" w:date="2012-11-19T09:06:00Z">
              <w:rPr>
                <w:rFonts w:ascii="Calibri" w:hAnsi="Calibri"/>
                <w:b/>
                <w:color w:val="0000FF"/>
                <w:sz w:val="22"/>
                <w:szCs w:val="22"/>
                <w:u w:val="single"/>
              </w:rPr>
            </w:rPrChange>
          </w:rPr>
          <w:fldChar w:fldCharType="begin"/>
        </w:r>
        <w:r w:rsidRPr="00EE27B1">
          <w:rPr>
            <w:rFonts w:ascii="Calibri" w:hAnsi="Calibri"/>
            <w:b/>
            <w:rPrChange w:id="895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8959" w:author="Tre" w:date="2012-11-19T09:06:00Z">
              <w:rPr>
                <w:rFonts w:ascii="Calibri" w:hAnsi="Calibri"/>
                <w:b/>
                <w:color w:val="0000FF"/>
                <w:sz w:val="22"/>
                <w:szCs w:val="22"/>
                <w:u w:val="single"/>
              </w:rPr>
            </w:rPrChange>
          </w:rPr>
          <w:fldChar w:fldCharType="separate"/>
        </w:r>
        <w:r w:rsidRPr="00EE27B1">
          <w:rPr>
            <w:rFonts w:ascii="Calibri" w:hAnsi="Calibri"/>
            <w:b/>
            <w:noProof/>
            <w:rPrChange w:id="8960" w:author="Tre" w:date="2012-11-19T09:06:00Z">
              <w:rPr>
                <w:rFonts w:ascii="Calibri" w:hAnsi="Calibri"/>
                <w:b/>
                <w:noProof/>
                <w:color w:val="0000FF"/>
                <w:sz w:val="20"/>
                <w:szCs w:val="20"/>
                <w:u w:val="single"/>
              </w:rPr>
            </w:rPrChange>
          </w:rPr>
          <w:delText>Acid Gun</w:delText>
        </w:r>
        <w:r w:rsidRPr="00EE27B1" w:rsidDel="00381476">
          <w:rPr>
            <w:rFonts w:ascii="Calibri" w:hAnsi="Calibri"/>
            <w:b/>
            <w:rPrChange w:id="896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8962" w:author="frontdesk" w:date="2012-11-16T12:51:00Z"/>
          <w:rFonts w:ascii="Calibri" w:hAnsi="Calibri"/>
          <w:i/>
          <w:rPrChange w:id="8963" w:author="Tre" w:date="2012-11-19T09:06:00Z">
            <w:rPr>
              <w:del w:id="8964" w:author="frontdesk" w:date="2012-11-16T12:51:00Z"/>
              <w:rFonts w:ascii="Calibri" w:hAnsi="Calibri"/>
              <w:i/>
              <w:sz w:val="20"/>
              <w:szCs w:val="20"/>
            </w:rPr>
          </w:rPrChange>
        </w:rPr>
      </w:pPr>
      <w:del w:id="8965" w:author="frontdesk" w:date="2012-11-16T12:51:00Z">
        <w:r w:rsidRPr="00EE27B1">
          <w:rPr>
            <w:rFonts w:ascii="Calibri" w:hAnsi="Calibri"/>
            <w:i/>
            <w:rPrChange w:id="8966" w:author="Tre" w:date="2012-11-19T09:06:00Z">
              <w:rPr>
                <w:rFonts w:ascii="Calibri" w:hAnsi="Calibri"/>
                <w:i/>
                <w:color w:val="0000FF"/>
                <w:sz w:val="20"/>
                <w:szCs w:val="20"/>
                <w:u w:val="single"/>
              </w:rPr>
            </w:rPrChange>
          </w:rPr>
          <w:delText>[Type (</w:delText>
        </w:r>
        <w:r w:rsidRPr="00EE27B1" w:rsidDel="00381476">
          <w:rPr>
            <w:rFonts w:ascii="Calibri" w:hAnsi="Calibri"/>
            <w:i/>
            <w:rPrChange w:id="8967" w:author="Tre" w:date="2012-11-19T09:06:00Z">
              <w:rPr>
                <w:rFonts w:ascii="Calibri" w:hAnsi="Calibri"/>
                <w:i/>
                <w:color w:val="0000FF"/>
                <w:sz w:val="20"/>
                <w:szCs w:val="20"/>
                <w:u w:val="single"/>
              </w:rPr>
            </w:rPrChange>
          </w:rPr>
          <w:fldChar w:fldCharType="begin"/>
        </w:r>
        <w:r w:rsidRPr="00EE27B1">
          <w:rPr>
            <w:rFonts w:ascii="Calibri" w:hAnsi="Calibri"/>
            <w:i/>
            <w:rPrChange w:id="896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8969" w:author="Tre" w:date="2012-11-19T09:06:00Z">
              <w:rPr>
                <w:rFonts w:ascii="Calibri" w:hAnsi="Calibri"/>
                <w:i/>
                <w:color w:val="0000FF"/>
                <w:sz w:val="20"/>
                <w:szCs w:val="20"/>
                <w:u w:val="single"/>
              </w:rPr>
            </w:rPrChange>
          </w:rPr>
          <w:fldChar w:fldCharType="separate"/>
        </w:r>
        <w:r w:rsidRPr="00EE27B1">
          <w:rPr>
            <w:rFonts w:ascii="Calibri" w:hAnsi="Calibri"/>
            <w:i/>
            <w:noProof/>
            <w:rPrChange w:id="8970"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8971" w:author="Tre" w:date="2012-11-19T09:06:00Z">
              <w:rPr>
                <w:rFonts w:ascii="Calibri" w:hAnsi="Calibri"/>
                <w:i/>
                <w:color w:val="0000FF"/>
                <w:sz w:val="20"/>
                <w:szCs w:val="20"/>
                <w:u w:val="single"/>
              </w:rPr>
            </w:rPrChange>
          </w:rPr>
          <w:fldChar w:fldCharType="end"/>
        </w:r>
        <w:r w:rsidRPr="00EE27B1">
          <w:rPr>
            <w:rFonts w:ascii="Calibri" w:hAnsi="Calibri"/>
            <w:i/>
            <w:rPrChange w:id="8972" w:author="Tre" w:date="2012-11-19T09:06:00Z">
              <w:rPr>
                <w:rFonts w:ascii="Calibri" w:hAnsi="Calibri"/>
                <w:i/>
                <w:color w:val="0000FF"/>
                <w:sz w:val="20"/>
                <w:szCs w:val="20"/>
                <w:u w:val="single"/>
              </w:rPr>
            </w:rPrChange>
          </w:rPr>
          <w:delText>), Rate (</w:delText>
        </w:r>
        <w:r w:rsidRPr="00EE27B1" w:rsidDel="00381476">
          <w:rPr>
            <w:rFonts w:ascii="Calibri" w:hAnsi="Calibri"/>
            <w:i/>
            <w:rPrChange w:id="8973" w:author="Tre" w:date="2012-11-19T09:06:00Z">
              <w:rPr>
                <w:rFonts w:ascii="Calibri" w:hAnsi="Calibri"/>
                <w:i/>
                <w:color w:val="0000FF"/>
                <w:sz w:val="20"/>
                <w:szCs w:val="20"/>
                <w:u w:val="single"/>
              </w:rPr>
            </w:rPrChange>
          </w:rPr>
          <w:fldChar w:fldCharType="begin"/>
        </w:r>
        <w:r w:rsidRPr="00EE27B1">
          <w:rPr>
            <w:rFonts w:ascii="Calibri" w:hAnsi="Calibri"/>
            <w:i/>
            <w:rPrChange w:id="897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8975" w:author="Tre" w:date="2012-11-19T09:06:00Z">
              <w:rPr>
                <w:rFonts w:ascii="Calibri" w:hAnsi="Calibri"/>
                <w:i/>
                <w:color w:val="0000FF"/>
                <w:sz w:val="20"/>
                <w:szCs w:val="20"/>
                <w:u w:val="single"/>
              </w:rPr>
            </w:rPrChange>
          </w:rPr>
          <w:fldChar w:fldCharType="separate"/>
        </w:r>
        <w:r w:rsidRPr="00EE27B1">
          <w:rPr>
            <w:rFonts w:ascii="Calibri" w:hAnsi="Calibri"/>
            <w:i/>
            <w:noProof/>
            <w:rPrChange w:id="8976"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8977" w:author="Tre" w:date="2012-11-19T09:06:00Z">
              <w:rPr>
                <w:rFonts w:ascii="Calibri" w:hAnsi="Calibri"/>
                <w:i/>
                <w:color w:val="0000FF"/>
                <w:sz w:val="20"/>
                <w:szCs w:val="20"/>
                <w:u w:val="single"/>
              </w:rPr>
            </w:rPrChange>
          </w:rPr>
          <w:fldChar w:fldCharType="end"/>
        </w:r>
        <w:r w:rsidRPr="00EE27B1">
          <w:rPr>
            <w:rFonts w:ascii="Calibri" w:hAnsi="Calibri"/>
            <w:i/>
            <w:rPrChange w:id="8978" w:author="Tre" w:date="2012-11-19T09:06:00Z">
              <w:rPr>
                <w:rFonts w:ascii="Calibri" w:hAnsi="Calibri"/>
                <w:i/>
                <w:color w:val="0000FF"/>
                <w:sz w:val="20"/>
                <w:szCs w:val="20"/>
                <w:u w:val="single"/>
              </w:rPr>
            </w:rPrChange>
          </w:rPr>
          <w:delText>), Ammo (</w:delText>
        </w:r>
        <w:r w:rsidRPr="00EE27B1" w:rsidDel="00381476">
          <w:rPr>
            <w:rFonts w:ascii="Calibri" w:hAnsi="Calibri"/>
            <w:i/>
            <w:rPrChange w:id="8979" w:author="Tre" w:date="2012-11-19T09:06:00Z">
              <w:rPr>
                <w:rFonts w:ascii="Calibri" w:hAnsi="Calibri"/>
                <w:i/>
                <w:color w:val="0000FF"/>
                <w:sz w:val="20"/>
                <w:szCs w:val="20"/>
                <w:u w:val="single"/>
              </w:rPr>
            </w:rPrChange>
          </w:rPr>
          <w:fldChar w:fldCharType="begin"/>
        </w:r>
        <w:r w:rsidRPr="00EE27B1">
          <w:rPr>
            <w:rFonts w:ascii="Calibri" w:hAnsi="Calibri"/>
            <w:i/>
            <w:rPrChange w:id="898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8981" w:author="Tre" w:date="2012-11-19T09:06:00Z">
              <w:rPr>
                <w:rFonts w:ascii="Calibri" w:hAnsi="Calibri"/>
                <w:i/>
                <w:color w:val="0000FF"/>
                <w:sz w:val="20"/>
                <w:szCs w:val="20"/>
                <w:u w:val="single"/>
              </w:rPr>
            </w:rPrChange>
          </w:rPr>
          <w:fldChar w:fldCharType="end"/>
        </w:r>
        <w:r w:rsidRPr="00EE27B1">
          <w:rPr>
            <w:rFonts w:ascii="Calibri" w:hAnsi="Calibri"/>
            <w:i/>
            <w:rPrChange w:id="8982" w:author="Tre" w:date="2012-11-19T09:06:00Z">
              <w:rPr>
                <w:rFonts w:ascii="Calibri" w:hAnsi="Calibri"/>
                <w:i/>
                <w:color w:val="0000FF"/>
                <w:sz w:val="20"/>
                <w:szCs w:val="20"/>
                <w:u w:val="single"/>
              </w:rPr>
            </w:rPrChange>
          </w:rPr>
          <w:delText>), Range (</w:delText>
        </w:r>
        <w:r w:rsidRPr="00EE27B1" w:rsidDel="00381476">
          <w:rPr>
            <w:rFonts w:ascii="Calibri" w:hAnsi="Calibri"/>
            <w:i/>
            <w:rPrChange w:id="8983" w:author="Tre" w:date="2012-11-19T09:06:00Z">
              <w:rPr>
                <w:rFonts w:ascii="Calibri" w:hAnsi="Calibri"/>
                <w:i/>
                <w:color w:val="0000FF"/>
                <w:sz w:val="20"/>
                <w:szCs w:val="20"/>
                <w:u w:val="single"/>
              </w:rPr>
            </w:rPrChange>
          </w:rPr>
          <w:fldChar w:fldCharType="begin"/>
        </w:r>
        <w:r w:rsidRPr="00EE27B1">
          <w:rPr>
            <w:rFonts w:ascii="Calibri" w:hAnsi="Calibri"/>
            <w:i/>
            <w:rPrChange w:id="898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8985" w:author="Tre" w:date="2012-11-19T09:06:00Z">
              <w:rPr>
                <w:rFonts w:ascii="Calibri" w:hAnsi="Calibri"/>
                <w:i/>
                <w:color w:val="0000FF"/>
                <w:sz w:val="20"/>
                <w:szCs w:val="20"/>
                <w:u w:val="single"/>
              </w:rPr>
            </w:rPrChange>
          </w:rPr>
          <w:fldChar w:fldCharType="end"/>
        </w:r>
        <w:r w:rsidRPr="00EE27B1">
          <w:rPr>
            <w:rFonts w:ascii="Calibri" w:hAnsi="Calibri"/>
            <w:i/>
            <w:rPrChange w:id="8986" w:author="Tre" w:date="2012-11-19T09:06:00Z">
              <w:rPr>
                <w:rFonts w:ascii="Calibri" w:hAnsi="Calibri"/>
                <w:i/>
                <w:color w:val="0000FF"/>
                <w:sz w:val="20"/>
                <w:szCs w:val="20"/>
                <w:u w:val="single"/>
              </w:rPr>
            </w:rPrChange>
          </w:rPr>
          <w:delText>), Damage (</w:delText>
        </w:r>
        <w:r w:rsidRPr="00EE27B1" w:rsidDel="00381476">
          <w:rPr>
            <w:rFonts w:ascii="Calibri" w:hAnsi="Calibri"/>
            <w:i/>
            <w:rPrChange w:id="8987" w:author="Tre" w:date="2012-11-19T09:06:00Z">
              <w:rPr>
                <w:rFonts w:ascii="Calibri" w:hAnsi="Calibri"/>
                <w:i/>
                <w:color w:val="0000FF"/>
                <w:sz w:val="20"/>
                <w:szCs w:val="20"/>
                <w:u w:val="single"/>
              </w:rPr>
            </w:rPrChange>
          </w:rPr>
          <w:fldChar w:fldCharType="begin"/>
        </w:r>
        <w:r w:rsidRPr="00EE27B1">
          <w:rPr>
            <w:rFonts w:ascii="Calibri" w:hAnsi="Calibri"/>
            <w:i/>
            <w:rPrChange w:id="898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8989" w:author="Tre" w:date="2012-11-19T09:06:00Z">
              <w:rPr>
                <w:rFonts w:ascii="Calibri" w:hAnsi="Calibri"/>
                <w:i/>
                <w:color w:val="0000FF"/>
                <w:sz w:val="20"/>
                <w:szCs w:val="20"/>
                <w:u w:val="single"/>
              </w:rPr>
            </w:rPrChange>
          </w:rPr>
          <w:fldChar w:fldCharType="separate"/>
        </w:r>
        <w:r w:rsidRPr="00EE27B1">
          <w:rPr>
            <w:rFonts w:ascii="Calibri" w:hAnsi="Calibri"/>
            <w:i/>
            <w:noProof/>
            <w:rPrChange w:id="8990"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8991" w:author="Tre" w:date="2012-11-19T09:06:00Z">
              <w:rPr>
                <w:rFonts w:ascii="Calibri" w:hAnsi="Calibri"/>
                <w:i/>
                <w:color w:val="0000FF"/>
                <w:sz w:val="20"/>
                <w:szCs w:val="20"/>
                <w:u w:val="single"/>
              </w:rPr>
            </w:rPrChange>
          </w:rPr>
          <w:fldChar w:fldCharType="end"/>
        </w:r>
        <w:r w:rsidRPr="00EE27B1">
          <w:rPr>
            <w:rFonts w:ascii="Calibri" w:hAnsi="Calibri"/>
            <w:i/>
            <w:rPrChange w:id="899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8993" w:author="frontdesk" w:date="2012-11-16T12:51:00Z"/>
          <w:rFonts w:ascii="Calibri" w:hAnsi="Calibri"/>
          <w:rPrChange w:id="8994" w:author="Tre" w:date="2012-11-19T09:06:00Z">
            <w:rPr>
              <w:del w:id="8995" w:author="frontdesk" w:date="2012-11-16T12:51:00Z"/>
              <w:rFonts w:ascii="Calibri" w:hAnsi="Calibri"/>
              <w:sz w:val="20"/>
              <w:szCs w:val="20"/>
            </w:rPr>
          </w:rPrChange>
        </w:rPr>
      </w:pPr>
      <w:del w:id="8996" w:author="frontdesk" w:date="2012-11-16T12:51:00Z">
        <w:r w:rsidRPr="00EE27B1" w:rsidDel="00381476">
          <w:rPr>
            <w:rFonts w:ascii="Calibri" w:hAnsi="Calibri"/>
            <w:rPrChange w:id="8997" w:author="Tre" w:date="2012-11-19T09:06:00Z">
              <w:rPr>
                <w:rFonts w:ascii="Calibri" w:hAnsi="Calibri"/>
                <w:color w:val="0000FF"/>
                <w:sz w:val="20"/>
                <w:szCs w:val="20"/>
                <w:u w:val="single"/>
              </w:rPr>
            </w:rPrChange>
          </w:rPr>
          <w:fldChar w:fldCharType="begin"/>
        </w:r>
        <w:r w:rsidRPr="00EE27B1">
          <w:rPr>
            <w:rFonts w:ascii="Calibri" w:hAnsi="Calibri"/>
            <w:rPrChange w:id="899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8999" w:author="Tre" w:date="2012-11-19T09:06:00Z">
              <w:rPr>
                <w:rFonts w:ascii="Calibri" w:hAnsi="Calibri"/>
                <w:color w:val="0000FF"/>
                <w:sz w:val="20"/>
                <w:szCs w:val="20"/>
                <w:u w:val="single"/>
              </w:rPr>
            </w:rPrChange>
          </w:rPr>
          <w:fldChar w:fldCharType="separate"/>
        </w:r>
        <w:r w:rsidRPr="00EE27B1">
          <w:rPr>
            <w:rFonts w:ascii="Calibri" w:hAnsi="Calibri"/>
            <w:noProof/>
            <w:rPrChange w:id="9000" w:author="Tre" w:date="2012-11-19T09:06:00Z">
              <w:rPr>
                <w:rFonts w:ascii="Calibri" w:hAnsi="Calibri"/>
                <w:noProof/>
                <w:color w:val="0000FF"/>
                <w:sz w:val="20"/>
                <w:szCs w:val="20"/>
                <w:u w:val="single"/>
              </w:rPr>
            </w:rPrChange>
          </w:rPr>
          <w:delText>A gun fabricated of polymers that shoots an acid up to twenty feet. The acid will eat any metal that it comes in contact with. Imagine a fast acting corrosive that will eat through metal in seconds. It only affects metal.</w:delText>
        </w:r>
        <w:r w:rsidRPr="00EE27B1" w:rsidDel="00381476">
          <w:rPr>
            <w:rFonts w:ascii="Calibri" w:hAnsi="Calibri"/>
            <w:rPrChange w:id="9001" w:author="Tre" w:date="2012-11-19T09:06:00Z">
              <w:rPr>
                <w:rFonts w:ascii="Calibri" w:hAnsi="Calibri"/>
                <w:color w:val="0000FF"/>
                <w:sz w:val="20"/>
                <w:szCs w:val="20"/>
                <w:u w:val="single"/>
              </w:rPr>
            </w:rPrChange>
          </w:rPr>
          <w:fldChar w:fldCharType="end"/>
        </w:r>
        <w:r w:rsidRPr="00EE27B1" w:rsidDel="00381476">
          <w:rPr>
            <w:rFonts w:ascii="Calibri" w:hAnsi="Calibri"/>
            <w:rPrChange w:id="9002" w:author="Tre" w:date="2012-11-19T09:06:00Z">
              <w:rPr>
                <w:rFonts w:ascii="Calibri" w:hAnsi="Calibri"/>
                <w:color w:val="0000FF"/>
                <w:sz w:val="20"/>
                <w:szCs w:val="20"/>
                <w:u w:val="single"/>
              </w:rPr>
            </w:rPrChange>
          </w:rPr>
          <w:fldChar w:fldCharType="begin"/>
        </w:r>
        <w:r w:rsidRPr="00EE27B1">
          <w:rPr>
            <w:rFonts w:ascii="Calibri" w:hAnsi="Calibri"/>
            <w:rPrChange w:id="900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00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005" w:author="frontdesk" w:date="2012-11-16T12:51:00Z"/>
          <w:rFonts w:ascii="Calibri" w:hAnsi="Calibri"/>
          <w:b/>
          <w:rPrChange w:id="9006" w:author="Tre" w:date="2012-11-19T09:06:00Z">
            <w:rPr>
              <w:del w:id="9007" w:author="frontdesk" w:date="2012-11-16T12:51:00Z"/>
              <w:rFonts w:ascii="Calibri" w:hAnsi="Calibri"/>
              <w:b/>
              <w:sz w:val="22"/>
              <w:szCs w:val="22"/>
            </w:rPr>
          </w:rPrChange>
        </w:rPr>
      </w:pPr>
      <w:del w:id="9008" w:author="frontdesk" w:date="2012-11-16T12:51:00Z">
        <w:r w:rsidRPr="00EE27B1" w:rsidDel="00381476">
          <w:rPr>
            <w:rFonts w:ascii="Calibri" w:hAnsi="Calibri"/>
            <w:b/>
            <w:rPrChange w:id="9009" w:author="Tre" w:date="2012-11-19T09:06:00Z">
              <w:rPr>
                <w:rFonts w:ascii="Calibri" w:hAnsi="Calibri"/>
                <w:b/>
                <w:color w:val="0000FF"/>
                <w:sz w:val="22"/>
                <w:szCs w:val="22"/>
                <w:u w:val="single"/>
              </w:rPr>
            </w:rPrChange>
          </w:rPr>
          <w:fldChar w:fldCharType="begin"/>
        </w:r>
        <w:r w:rsidRPr="00EE27B1">
          <w:rPr>
            <w:rFonts w:ascii="Calibri" w:hAnsi="Calibri"/>
            <w:b/>
            <w:rPrChange w:id="901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011" w:author="Tre" w:date="2012-11-19T09:06:00Z">
              <w:rPr>
                <w:rFonts w:ascii="Calibri" w:hAnsi="Calibri"/>
                <w:b/>
                <w:color w:val="0000FF"/>
                <w:sz w:val="22"/>
                <w:szCs w:val="22"/>
                <w:u w:val="single"/>
              </w:rPr>
            </w:rPrChange>
          </w:rPr>
          <w:fldChar w:fldCharType="separate"/>
        </w:r>
        <w:r w:rsidRPr="00EE27B1">
          <w:rPr>
            <w:rFonts w:ascii="Calibri" w:hAnsi="Calibri"/>
            <w:b/>
            <w:noProof/>
            <w:rPrChange w:id="9012" w:author="Tre" w:date="2012-11-19T09:06:00Z">
              <w:rPr>
                <w:rFonts w:ascii="Calibri" w:hAnsi="Calibri"/>
                <w:b/>
                <w:noProof/>
                <w:color w:val="0000FF"/>
                <w:sz w:val="20"/>
                <w:szCs w:val="20"/>
                <w:u w:val="single"/>
              </w:rPr>
            </w:rPrChange>
          </w:rPr>
          <w:delText>EMP Cannon</w:delText>
        </w:r>
        <w:r w:rsidRPr="00EE27B1" w:rsidDel="00381476">
          <w:rPr>
            <w:rFonts w:ascii="Calibri" w:hAnsi="Calibri"/>
            <w:b/>
            <w:rPrChange w:id="901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014" w:author="frontdesk" w:date="2012-11-16T12:51:00Z"/>
          <w:rFonts w:ascii="Calibri" w:hAnsi="Calibri"/>
          <w:i/>
          <w:rPrChange w:id="9015" w:author="Tre" w:date="2012-11-19T09:06:00Z">
            <w:rPr>
              <w:del w:id="9016" w:author="frontdesk" w:date="2012-11-16T12:51:00Z"/>
              <w:rFonts w:ascii="Calibri" w:hAnsi="Calibri"/>
              <w:i/>
              <w:sz w:val="20"/>
              <w:szCs w:val="20"/>
            </w:rPr>
          </w:rPrChange>
        </w:rPr>
      </w:pPr>
      <w:del w:id="9017" w:author="frontdesk" w:date="2012-11-16T12:51:00Z">
        <w:r w:rsidRPr="00EE27B1">
          <w:rPr>
            <w:rFonts w:ascii="Calibri" w:hAnsi="Calibri"/>
            <w:i/>
            <w:rPrChange w:id="9018" w:author="Tre" w:date="2012-11-19T09:06:00Z">
              <w:rPr>
                <w:rFonts w:ascii="Calibri" w:hAnsi="Calibri"/>
                <w:i/>
                <w:color w:val="0000FF"/>
                <w:sz w:val="20"/>
                <w:szCs w:val="20"/>
                <w:u w:val="single"/>
              </w:rPr>
            </w:rPrChange>
          </w:rPr>
          <w:delText>[Type (</w:delText>
        </w:r>
        <w:r w:rsidRPr="00EE27B1" w:rsidDel="00381476">
          <w:rPr>
            <w:rFonts w:ascii="Calibri" w:hAnsi="Calibri"/>
            <w:i/>
            <w:rPrChange w:id="9019" w:author="Tre" w:date="2012-11-19T09:06:00Z">
              <w:rPr>
                <w:rFonts w:ascii="Calibri" w:hAnsi="Calibri"/>
                <w:i/>
                <w:color w:val="0000FF"/>
                <w:sz w:val="20"/>
                <w:szCs w:val="20"/>
                <w:u w:val="single"/>
              </w:rPr>
            </w:rPrChange>
          </w:rPr>
          <w:fldChar w:fldCharType="begin"/>
        </w:r>
        <w:r w:rsidRPr="00EE27B1">
          <w:rPr>
            <w:rFonts w:ascii="Calibri" w:hAnsi="Calibri"/>
            <w:i/>
            <w:rPrChange w:id="902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021" w:author="Tre" w:date="2012-11-19T09:06:00Z">
              <w:rPr>
                <w:rFonts w:ascii="Calibri" w:hAnsi="Calibri"/>
                <w:i/>
                <w:color w:val="0000FF"/>
                <w:sz w:val="20"/>
                <w:szCs w:val="20"/>
                <w:u w:val="single"/>
              </w:rPr>
            </w:rPrChange>
          </w:rPr>
          <w:fldChar w:fldCharType="separate"/>
        </w:r>
        <w:r w:rsidRPr="00EE27B1">
          <w:rPr>
            <w:rFonts w:ascii="Calibri" w:hAnsi="Calibri"/>
            <w:i/>
            <w:noProof/>
            <w:rPrChange w:id="9022"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9023" w:author="Tre" w:date="2012-11-19T09:06:00Z">
              <w:rPr>
                <w:rFonts w:ascii="Calibri" w:hAnsi="Calibri"/>
                <w:i/>
                <w:color w:val="0000FF"/>
                <w:sz w:val="20"/>
                <w:szCs w:val="20"/>
                <w:u w:val="single"/>
              </w:rPr>
            </w:rPrChange>
          </w:rPr>
          <w:fldChar w:fldCharType="end"/>
        </w:r>
        <w:r w:rsidRPr="00EE27B1">
          <w:rPr>
            <w:rFonts w:ascii="Calibri" w:hAnsi="Calibri"/>
            <w:i/>
            <w:rPrChange w:id="9024" w:author="Tre" w:date="2012-11-19T09:06:00Z">
              <w:rPr>
                <w:rFonts w:ascii="Calibri" w:hAnsi="Calibri"/>
                <w:i/>
                <w:color w:val="0000FF"/>
                <w:sz w:val="20"/>
                <w:szCs w:val="20"/>
                <w:u w:val="single"/>
              </w:rPr>
            </w:rPrChange>
          </w:rPr>
          <w:delText>), Rate (</w:delText>
        </w:r>
        <w:r w:rsidRPr="00EE27B1" w:rsidDel="00381476">
          <w:rPr>
            <w:rFonts w:ascii="Calibri" w:hAnsi="Calibri"/>
            <w:i/>
            <w:rPrChange w:id="9025" w:author="Tre" w:date="2012-11-19T09:06:00Z">
              <w:rPr>
                <w:rFonts w:ascii="Calibri" w:hAnsi="Calibri"/>
                <w:i/>
                <w:color w:val="0000FF"/>
                <w:sz w:val="20"/>
                <w:szCs w:val="20"/>
                <w:u w:val="single"/>
              </w:rPr>
            </w:rPrChange>
          </w:rPr>
          <w:fldChar w:fldCharType="begin"/>
        </w:r>
        <w:r w:rsidRPr="00EE27B1">
          <w:rPr>
            <w:rFonts w:ascii="Calibri" w:hAnsi="Calibri"/>
            <w:i/>
            <w:rPrChange w:id="902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027" w:author="Tre" w:date="2012-11-19T09:06:00Z">
              <w:rPr>
                <w:rFonts w:ascii="Calibri" w:hAnsi="Calibri"/>
                <w:i/>
                <w:color w:val="0000FF"/>
                <w:sz w:val="20"/>
                <w:szCs w:val="20"/>
                <w:u w:val="single"/>
              </w:rPr>
            </w:rPrChange>
          </w:rPr>
          <w:fldChar w:fldCharType="separate"/>
        </w:r>
        <w:r w:rsidRPr="00EE27B1">
          <w:rPr>
            <w:rFonts w:ascii="Calibri" w:hAnsi="Calibri"/>
            <w:i/>
            <w:noProof/>
            <w:rPrChange w:id="9028"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029" w:author="Tre" w:date="2012-11-19T09:06:00Z">
              <w:rPr>
                <w:rFonts w:ascii="Calibri" w:hAnsi="Calibri"/>
                <w:i/>
                <w:color w:val="0000FF"/>
                <w:sz w:val="20"/>
                <w:szCs w:val="20"/>
                <w:u w:val="single"/>
              </w:rPr>
            </w:rPrChange>
          </w:rPr>
          <w:fldChar w:fldCharType="end"/>
        </w:r>
        <w:r w:rsidRPr="00EE27B1">
          <w:rPr>
            <w:rFonts w:ascii="Calibri" w:hAnsi="Calibri"/>
            <w:i/>
            <w:rPrChange w:id="9030" w:author="Tre" w:date="2012-11-19T09:06:00Z">
              <w:rPr>
                <w:rFonts w:ascii="Calibri" w:hAnsi="Calibri"/>
                <w:i/>
                <w:color w:val="0000FF"/>
                <w:sz w:val="20"/>
                <w:szCs w:val="20"/>
                <w:u w:val="single"/>
              </w:rPr>
            </w:rPrChange>
          </w:rPr>
          <w:delText>), Ammo (</w:delText>
        </w:r>
        <w:r w:rsidRPr="00EE27B1" w:rsidDel="00381476">
          <w:rPr>
            <w:rFonts w:ascii="Calibri" w:hAnsi="Calibri"/>
            <w:i/>
            <w:rPrChange w:id="9031" w:author="Tre" w:date="2012-11-19T09:06:00Z">
              <w:rPr>
                <w:rFonts w:ascii="Calibri" w:hAnsi="Calibri"/>
                <w:i/>
                <w:color w:val="0000FF"/>
                <w:sz w:val="20"/>
                <w:szCs w:val="20"/>
                <w:u w:val="single"/>
              </w:rPr>
            </w:rPrChange>
          </w:rPr>
          <w:fldChar w:fldCharType="begin"/>
        </w:r>
        <w:r w:rsidRPr="00EE27B1">
          <w:rPr>
            <w:rFonts w:ascii="Calibri" w:hAnsi="Calibri"/>
            <w:i/>
            <w:rPrChange w:id="903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033" w:author="Tre" w:date="2012-11-19T09:06:00Z">
              <w:rPr>
                <w:rFonts w:ascii="Calibri" w:hAnsi="Calibri"/>
                <w:i/>
                <w:color w:val="0000FF"/>
                <w:sz w:val="20"/>
                <w:szCs w:val="20"/>
                <w:u w:val="single"/>
              </w:rPr>
            </w:rPrChange>
          </w:rPr>
          <w:fldChar w:fldCharType="end"/>
        </w:r>
        <w:r w:rsidRPr="00EE27B1">
          <w:rPr>
            <w:rFonts w:ascii="Calibri" w:hAnsi="Calibri"/>
            <w:i/>
            <w:rPrChange w:id="9034" w:author="Tre" w:date="2012-11-19T09:06:00Z">
              <w:rPr>
                <w:rFonts w:ascii="Calibri" w:hAnsi="Calibri"/>
                <w:i/>
                <w:color w:val="0000FF"/>
                <w:sz w:val="20"/>
                <w:szCs w:val="20"/>
                <w:u w:val="single"/>
              </w:rPr>
            </w:rPrChange>
          </w:rPr>
          <w:delText>), Range (</w:delText>
        </w:r>
        <w:r w:rsidRPr="00EE27B1" w:rsidDel="00381476">
          <w:rPr>
            <w:rFonts w:ascii="Calibri" w:hAnsi="Calibri"/>
            <w:i/>
            <w:rPrChange w:id="9035" w:author="Tre" w:date="2012-11-19T09:06:00Z">
              <w:rPr>
                <w:rFonts w:ascii="Calibri" w:hAnsi="Calibri"/>
                <w:i/>
                <w:color w:val="0000FF"/>
                <w:sz w:val="20"/>
                <w:szCs w:val="20"/>
                <w:u w:val="single"/>
              </w:rPr>
            </w:rPrChange>
          </w:rPr>
          <w:fldChar w:fldCharType="begin"/>
        </w:r>
        <w:r w:rsidRPr="00EE27B1">
          <w:rPr>
            <w:rFonts w:ascii="Calibri" w:hAnsi="Calibri"/>
            <w:i/>
            <w:rPrChange w:id="903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037" w:author="Tre" w:date="2012-11-19T09:06:00Z">
              <w:rPr>
                <w:rFonts w:ascii="Calibri" w:hAnsi="Calibri"/>
                <w:i/>
                <w:color w:val="0000FF"/>
                <w:sz w:val="20"/>
                <w:szCs w:val="20"/>
                <w:u w:val="single"/>
              </w:rPr>
            </w:rPrChange>
          </w:rPr>
          <w:fldChar w:fldCharType="end"/>
        </w:r>
        <w:r w:rsidRPr="00EE27B1">
          <w:rPr>
            <w:rFonts w:ascii="Calibri" w:hAnsi="Calibri"/>
            <w:i/>
            <w:rPrChange w:id="9038" w:author="Tre" w:date="2012-11-19T09:06:00Z">
              <w:rPr>
                <w:rFonts w:ascii="Calibri" w:hAnsi="Calibri"/>
                <w:i/>
                <w:color w:val="0000FF"/>
                <w:sz w:val="20"/>
                <w:szCs w:val="20"/>
                <w:u w:val="single"/>
              </w:rPr>
            </w:rPrChange>
          </w:rPr>
          <w:delText>), Damage (</w:delText>
        </w:r>
        <w:r w:rsidRPr="00EE27B1" w:rsidDel="00381476">
          <w:rPr>
            <w:rFonts w:ascii="Calibri" w:hAnsi="Calibri"/>
            <w:i/>
            <w:rPrChange w:id="9039" w:author="Tre" w:date="2012-11-19T09:06:00Z">
              <w:rPr>
                <w:rFonts w:ascii="Calibri" w:hAnsi="Calibri"/>
                <w:i/>
                <w:color w:val="0000FF"/>
                <w:sz w:val="20"/>
                <w:szCs w:val="20"/>
                <w:u w:val="single"/>
              </w:rPr>
            </w:rPrChange>
          </w:rPr>
          <w:fldChar w:fldCharType="begin"/>
        </w:r>
        <w:r w:rsidRPr="00EE27B1">
          <w:rPr>
            <w:rFonts w:ascii="Calibri" w:hAnsi="Calibri"/>
            <w:i/>
            <w:rPrChange w:id="904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041" w:author="Tre" w:date="2012-11-19T09:06:00Z">
              <w:rPr>
                <w:rFonts w:ascii="Calibri" w:hAnsi="Calibri"/>
                <w:i/>
                <w:color w:val="0000FF"/>
                <w:sz w:val="20"/>
                <w:szCs w:val="20"/>
                <w:u w:val="single"/>
              </w:rPr>
            </w:rPrChange>
          </w:rPr>
          <w:fldChar w:fldCharType="separate"/>
        </w:r>
        <w:r w:rsidRPr="00EE27B1">
          <w:rPr>
            <w:rFonts w:ascii="Calibri" w:hAnsi="Calibri"/>
            <w:i/>
            <w:noProof/>
            <w:rPrChange w:id="9042" w:author="Tre" w:date="2012-11-19T09:06:00Z">
              <w:rPr>
                <w:rFonts w:ascii="Calibri" w:hAnsi="Calibri"/>
                <w:i/>
                <w:noProof/>
                <w:color w:val="0000FF"/>
                <w:sz w:val="20"/>
                <w:szCs w:val="20"/>
                <w:u w:val="single"/>
              </w:rPr>
            </w:rPrChange>
          </w:rPr>
          <w:delText>5</w:delText>
        </w:r>
        <w:r w:rsidRPr="00EE27B1" w:rsidDel="00381476">
          <w:rPr>
            <w:rFonts w:ascii="Calibri" w:hAnsi="Calibri"/>
            <w:i/>
            <w:rPrChange w:id="9043" w:author="Tre" w:date="2012-11-19T09:06:00Z">
              <w:rPr>
                <w:rFonts w:ascii="Calibri" w:hAnsi="Calibri"/>
                <w:i/>
                <w:color w:val="0000FF"/>
                <w:sz w:val="20"/>
                <w:szCs w:val="20"/>
                <w:u w:val="single"/>
              </w:rPr>
            </w:rPrChange>
          </w:rPr>
          <w:fldChar w:fldCharType="end"/>
        </w:r>
        <w:r w:rsidRPr="00EE27B1">
          <w:rPr>
            <w:rFonts w:ascii="Calibri" w:hAnsi="Calibri"/>
            <w:i/>
            <w:rPrChange w:id="904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045" w:author="frontdesk" w:date="2012-11-16T12:51:00Z"/>
          <w:rFonts w:ascii="Calibri" w:hAnsi="Calibri"/>
          <w:rPrChange w:id="9046" w:author="Tre" w:date="2012-11-19T09:06:00Z">
            <w:rPr>
              <w:del w:id="9047" w:author="frontdesk" w:date="2012-11-16T12:51:00Z"/>
              <w:rFonts w:ascii="Calibri" w:hAnsi="Calibri"/>
              <w:sz w:val="20"/>
              <w:szCs w:val="20"/>
            </w:rPr>
          </w:rPrChange>
        </w:rPr>
      </w:pPr>
      <w:del w:id="9048" w:author="frontdesk" w:date="2012-11-16T12:51:00Z">
        <w:r w:rsidRPr="00EE27B1" w:rsidDel="00381476">
          <w:rPr>
            <w:rFonts w:ascii="Calibri" w:hAnsi="Calibri"/>
            <w:rPrChange w:id="9049" w:author="Tre" w:date="2012-11-19T09:06:00Z">
              <w:rPr>
                <w:rFonts w:ascii="Calibri" w:hAnsi="Calibri"/>
                <w:color w:val="0000FF"/>
                <w:sz w:val="20"/>
                <w:szCs w:val="20"/>
                <w:u w:val="single"/>
              </w:rPr>
            </w:rPrChange>
          </w:rPr>
          <w:fldChar w:fldCharType="begin"/>
        </w:r>
        <w:r w:rsidRPr="00EE27B1">
          <w:rPr>
            <w:rFonts w:ascii="Calibri" w:hAnsi="Calibri"/>
            <w:rPrChange w:id="905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051" w:author="Tre" w:date="2012-11-19T09:06:00Z">
              <w:rPr>
                <w:rFonts w:ascii="Calibri" w:hAnsi="Calibri"/>
                <w:color w:val="0000FF"/>
                <w:sz w:val="20"/>
                <w:szCs w:val="20"/>
                <w:u w:val="single"/>
              </w:rPr>
            </w:rPrChange>
          </w:rPr>
          <w:fldChar w:fldCharType="separate"/>
        </w:r>
        <w:r w:rsidRPr="00EE27B1">
          <w:rPr>
            <w:rFonts w:ascii="Calibri" w:hAnsi="Calibri"/>
            <w:noProof/>
            <w:rPrChange w:id="9052" w:author="Tre" w:date="2012-11-19T09:06:00Z">
              <w:rPr>
                <w:rFonts w:ascii="Calibri" w:hAnsi="Calibri"/>
                <w:noProof/>
                <w:color w:val="0000FF"/>
                <w:sz w:val="20"/>
                <w:szCs w:val="20"/>
                <w:u w:val="single"/>
              </w:rPr>
            </w:rPrChange>
          </w:rPr>
          <w:delText>A cannon connected to a battery. The EMP Cannon carries five charges. It's heavy and takes ten hours to charge from empty. It fires an EMP charge in a direction like a shot gun. Its effective range varies, spreading in width one meter every three meters of distance. Any Machines in the line of fire will suffer damage.</w:delText>
        </w:r>
        <w:r w:rsidRPr="00EE27B1" w:rsidDel="00381476">
          <w:rPr>
            <w:rFonts w:ascii="Calibri" w:hAnsi="Calibri"/>
            <w:rPrChange w:id="9053" w:author="Tre" w:date="2012-11-19T09:06:00Z">
              <w:rPr>
                <w:rFonts w:ascii="Calibri" w:hAnsi="Calibri"/>
                <w:color w:val="0000FF"/>
                <w:sz w:val="20"/>
                <w:szCs w:val="20"/>
                <w:u w:val="single"/>
              </w:rPr>
            </w:rPrChange>
          </w:rPr>
          <w:fldChar w:fldCharType="end"/>
        </w:r>
        <w:r w:rsidRPr="00EE27B1" w:rsidDel="00381476">
          <w:rPr>
            <w:rFonts w:ascii="Calibri" w:hAnsi="Calibri"/>
            <w:rPrChange w:id="9054" w:author="Tre" w:date="2012-11-19T09:06:00Z">
              <w:rPr>
                <w:rFonts w:ascii="Calibri" w:hAnsi="Calibri"/>
                <w:color w:val="0000FF"/>
                <w:sz w:val="20"/>
                <w:szCs w:val="20"/>
                <w:u w:val="single"/>
              </w:rPr>
            </w:rPrChange>
          </w:rPr>
          <w:fldChar w:fldCharType="begin"/>
        </w:r>
        <w:r w:rsidRPr="00EE27B1">
          <w:rPr>
            <w:rFonts w:ascii="Calibri" w:hAnsi="Calibri"/>
            <w:rPrChange w:id="905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05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057" w:author="frontdesk" w:date="2012-11-16T12:51:00Z"/>
          <w:rFonts w:ascii="Calibri" w:hAnsi="Calibri"/>
          <w:b/>
          <w:rPrChange w:id="9058" w:author="Tre" w:date="2012-11-19T09:06:00Z">
            <w:rPr>
              <w:del w:id="9059" w:author="frontdesk" w:date="2012-11-16T12:51:00Z"/>
              <w:rFonts w:ascii="Calibri" w:hAnsi="Calibri"/>
              <w:b/>
              <w:sz w:val="22"/>
              <w:szCs w:val="22"/>
            </w:rPr>
          </w:rPrChange>
        </w:rPr>
      </w:pPr>
      <w:del w:id="9060" w:author="frontdesk" w:date="2012-11-16T12:51:00Z">
        <w:r w:rsidRPr="00EE27B1" w:rsidDel="00381476">
          <w:rPr>
            <w:rFonts w:ascii="Calibri" w:hAnsi="Calibri"/>
            <w:b/>
            <w:rPrChange w:id="9061" w:author="Tre" w:date="2012-11-19T09:06:00Z">
              <w:rPr>
                <w:rFonts w:ascii="Calibri" w:hAnsi="Calibri"/>
                <w:b/>
                <w:color w:val="0000FF"/>
                <w:sz w:val="22"/>
                <w:szCs w:val="22"/>
                <w:u w:val="single"/>
              </w:rPr>
            </w:rPrChange>
          </w:rPr>
          <w:fldChar w:fldCharType="begin"/>
        </w:r>
        <w:r w:rsidRPr="00EE27B1">
          <w:rPr>
            <w:rFonts w:ascii="Calibri" w:hAnsi="Calibri"/>
            <w:b/>
            <w:rPrChange w:id="906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063" w:author="Tre" w:date="2012-11-19T09:06:00Z">
              <w:rPr>
                <w:rFonts w:ascii="Calibri" w:hAnsi="Calibri"/>
                <w:b/>
                <w:color w:val="0000FF"/>
                <w:sz w:val="22"/>
                <w:szCs w:val="22"/>
                <w:u w:val="single"/>
              </w:rPr>
            </w:rPrChange>
          </w:rPr>
          <w:fldChar w:fldCharType="separate"/>
        </w:r>
        <w:r w:rsidRPr="00EE27B1">
          <w:rPr>
            <w:rFonts w:ascii="Calibri" w:hAnsi="Calibri"/>
            <w:b/>
            <w:noProof/>
            <w:rPrChange w:id="9064" w:author="Tre" w:date="2012-11-19T09:06:00Z">
              <w:rPr>
                <w:rFonts w:ascii="Calibri" w:hAnsi="Calibri"/>
                <w:b/>
                <w:noProof/>
                <w:color w:val="0000FF"/>
                <w:sz w:val="20"/>
                <w:szCs w:val="20"/>
                <w:u w:val="single"/>
              </w:rPr>
            </w:rPrChange>
          </w:rPr>
          <w:delText>Laser Rifles</w:delText>
        </w:r>
        <w:r w:rsidRPr="00EE27B1" w:rsidDel="00381476">
          <w:rPr>
            <w:rFonts w:ascii="Calibri" w:hAnsi="Calibri"/>
            <w:b/>
            <w:rPrChange w:id="906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066" w:author="frontdesk" w:date="2012-11-16T12:51:00Z"/>
          <w:rFonts w:ascii="Calibri" w:hAnsi="Calibri"/>
          <w:i/>
          <w:rPrChange w:id="9067" w:author="Tre" w:date="2012-11-19T09:06:00Z">
            <w:rPr>
              <w:del w:id="9068" w:author="frontdesk" w:date="2012-11-16T12:51:00Z"/>
              <w:rFonts w:ascii="Calibri" w:hAnsi="Calibri"/>
              <w:i/>
              <w:sz w:val="20"/>
              <w:szCs w:val="20"/>
            </w:rPr>
          </w:rPrChange>
        </w:rPr>
      </w:pPr>
      <w:del w:id="9069" w:author="frontdesk" w:date="2012-11-16T12:51:00Z">
        <w:r w:rsidRPr="00EE27B1">
          <w:rPr>
            <w:rFonts w:ascii="Calibri" w:hAnsi="Calibri"/>
            <w:i/>
            <w:rPrChange w:id="9070" w:author="Tre" w:date="2012-11-19T09:06:00Z">
              <w:rPr>
                <w:rFonts w:ascii="Calibri" w:hAnsi="Calibri"/>
                <w:i/>
                <w:color w:val="0000FF"/>
                <w:sz w:val="20"/>
                <w:szCs w:val="20"/>
                <w:u w:val="single"/>
              </w:rPr>
            </w:rPrChange>
          </w:rPr>
          <w:delText>[Type (</w:delText>
        </w:r>
        <w:r w:rsidRPr="00EE27B1" w:rsidDel="00381476">
          <w:rPr>
            <w:rFonts w:ascii="Calibri" w:hAnsi="Calibri"/>
            <w:i/>
            <w:rPrChange w:id="9071" w:author="Tre" w:date="2012-11-19T09:06:00Z">
              <w:rPr>
                <w:rFonts w:ascii="Calibri" w:hAnsi="Calibri"/>
                <w:i/>
                <w:color w:val="0000FF"/>
                <w:sz w:val="20"/>
                <w:szCs w:val="20"/>
                <w:u w:val="single"/>
              </w:rPr>
            </w:rPrChange>
          </w:rPr>
          <w:fldChar w:fldCharType="begin"/>
        </w:r>
        <w:r w:rsidRPr="00EE27B1">
          <w:rPr>
            <w:rFonts w:ascii="Calibri" w:hAnsi="Calibri"/>
            <w:i/>
            <w:rPrChange w:id="907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073" w:author="Tre" w:date="2012-11-19T09:06:00Z">
              <w:rPr>
                <w:rFonts w:ascii="Calibri" w:hAnsi="Calibri"/>
                <w:i/>
                <w:color w:val="0000FF"/>
                <w:sz w:val="20"/>
                <w:szCs w:val="20"/>
                <w:u w:val="single"/>
              </w:rPr>
            </w:rPrChange>
          </w:rPr>
          <w:fldChar w:fldCharType="separate"/>
        </w:r>
        <w:r w:rsidRPr="00EE27B1">
          <w:rPr>
            <w:rFonts w:ascii="Calibri" w:hAnsi="Calibri"/>
            <w:i/>
            <w:noProof/>
            <w:rPrChange w:id="9074"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9075" w:author="Tre" w:date="2012-11-19T09:06:00Z">
              <w:rPr>
                <w:rFonts w:ascii="Calibri" w:hAnsi="Calibri"/>
                <w:i/>
                <w:color w:val="0000FF"/>
                <w:sz w:val="20"/>
                <w:szCs w:val="20"/>
                <w:u w:val="single"/>
              </w:rPr>
            </w:rPrChange>
          </w:rPr>
          <w:fldChar w:fldCharType="end"/>
        </w:r>
        <w:r w:rsidRPr="00EE27B1">
          <w:rPr>
            <w:rFonts w:ascii="Calibri" w:hAnsi="Calibri"/>
            <w:i/>
            <w:rPrChange w:id="9076" w:author="Tre" w:date="2012-11-19T09:06:00Z">
              <w:rPr>
                <w:rFonts w:ascii="Calibri" w:hAnsi="Calibri"/>
                <w:i/>
                <w:color w:val="0000FF"/>
                <w:sz w:val="20"/>
                <w:szCs w:val="20"/>
                <w:u w:val="single"/>
              </w:rPr>
            </w:rPrChange>
          </w:rPr>
          <w:delText>), Rate (</w:delText>
        </w:r>
        <w:r w:rsidRPr="00EE27B1" w:rsidDel="00381476">
          <w:rPr>
            <w:rFonts w:ascii="Calibri" w:hAnsi="Calibri"/>
            <w:i/>
            <w:rPrChange w:id="9077" w:author="Tre" w:date="2012-11-19T09:06:00Z">
              <w:rPr>
                <w:rFonts w:ascii="Calibri" w:hAnsi="Calibri"/>
                <w:i/>
                <w:color w:val="0000FF"/>
                <w:sz w:val="20"/>
                <w:szCs w:val="20"/>
                <w:u w:val="single"/>
              </w:rPr>
            </w:rPrChange>
          </w:rPr>
          <w:fldChar w:fldCharType="begin"/>
        </w:r>
        <w:r w:rsidRPr="00EE27B1">
          <w:rPr>
            <w:rFonts w:ascii="Calibri" w:hAnsi="Calibri"/>
            <w:i/>
            <w:rPrChange w:id="907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079" w:author="Tre" w:date="2012-11-19T09:06:00Z">
              <w:rPr>
                <w:rFonts w:ascii="Calibri" w:hAnsi="Calibri"/>
                <w:i/>
                <w:color w:val="0000FF"/>
                <w:sz w:val="20"/>
                <w:szCs w:val="20"/>
                <w:u w:val="single"/>
              </w:rPr>
            </w:rPrChange>
          </w:rPr>
          <w:fldChar w:fldCharType="separate"/>
        </w:r>
        <w:r w:rsidRPr="00EE27B1">
          <w:rPr>
            <w:rFonts w:ascii="Calibri" w:hAnsi="Calibri"/>
            <w:i/>
            <w:noProof/>
            <w:rPrChange w:id="9080"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081" w:author="Tre" w:date="2012-11-19T09:06:00Z">
              <w:rPr>
                <w:rFonts w:ascii="Calibri" w:hAnsi="Calibri"/>
                <w:i/>
                <w:color w:val="0000FF"/>
                <w:sz w:val="20"/>
                <w:szCs w:val="20"/>
                <w:u w:val="single"/>
              </w:rPr>
            </w:rPrChange>
          </w:rPr>
          <w:fldChar w:fldCharType="end"/>
        </w:r>
        <w:r w:rsidRPr="00EE27B1">
          <w:rPr>
            <w:rFonts w:ascii="Calibri" w:hAnsi="Calibri"/>
            <w:i/>
            <w:rPrChange w:id="9082" w:author="Tre" w:date="2012-11-19T09:06:00Z">
              <w:rPr>
                <w:rFonts w:ascii="Calibri" w:hAnsi="Calibri"/>
                <w:i/>
                <w:color w:val="0000FF"/>
                <w:sz w:val="20"/>
                <w:szCs w:val="20"/>
                <w:u w:val="single"/>
              </w:rPr>
            </w:rPrChange>
          </w:rPr>
          <w:delText>), Ammo (</w:delText>
        </w:r>
        <w:r w:rsidRPr="00EE27B1" w:rsidDel="00381476">
          <w:rPr>
            <w:rFonts w:ascii="Calibri" w:hAnsi="Calibri"/>
            <w:i/>
            <w:rPrChange w:id="9083" w:author="Tre" w:date="2012-11-19T09:06:00Z">
              <w:rPr>
                <w:rFonts w:ascii="Calibri" w:hAnsi="Calibri"/>
                <w:i/>
                <w:color w:val="0000FF"/>
                <w:sz w:val="20"/>
                <w:szCs w:val="20"/>
                <w:u w:val="single"/>
              </w:rPr>
            </w:rPrChange>
          </w:rPr>
          <w:fldChar w:fldCharType="begin"/>
        </w:r>
        <w:r w:rsidRPr="00EE27B1">
          <w:rPr>
            <w:rFonts w:ascii="Calibri" w:hAnsi="Calibri"/>
            <w:i/>
            <w:rPrChange w:id="908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085" w:author="Tre" w:date="2012-11-19T09:06:00Z">
              <w:rPr>
                <w:rFonts w:ascii="Calibri" w:hAnsi="Calibri"/>
                <w:i/>
                <w:color w:val="0000FF"/>
                <w:sz w:val="20"/>
                <w:szCs w:val="20"/>
                <w:u w:val="single"/>
              </w:rPr>
            </w:rPrChange>
          </w:rPr>
          <w:fldChar w:fldCharType="end"/>
        </w:r>
        <w:r w:rsidRPr="00EE27B1">
          <w:rPr>
            <w:rFonts w:ascii="Calibri" w:hAnsi="Calibri"/>
            <w:i/>
            <w:rPrChange w:id="9086" w:author="Tre" w:date="2012-11-19T09:06:00Z">
              <w:rPr>
                <w:rFonts w:ascii="Calibri" w:hAnsi="Calibri"/>
                <w:i/>
                <w:color w:val="0000FF"/>
                <w:sz w:val="20"/>
                <w:szCs w:val="20"/>
                <w:u w:val="single"/>
              </w:rPr>
            </w:rPrChange>
          </w:rPr>
          <w:delText>), Range (</w:delText>
        </w:r>
        <w:r w:rsidRPr="00EE27B1" w:rsidDel="00381476">
          <w:rPr>
            <w:rFonts w:ascii="Calibri" w:hAnsi="Calibri"/>
            <w:i/>
            <w:rPrChange w:id="9087" w:author="Tre" w:date="2012-11-19T09:06:00Z">
              <w:rPr>
                <w:rFonts w:ascii="Calibri" w:hAnsi="Calibri"/>
                <w:i/>
                <w:color w:val="0000FF"/>
                <w:sz w:val="20"/>
                <w:szCs w:val="20"/>
                <w:u w:val="single"/>
              </w:rPr>
            </w:rPrChange>
          </w:rPr>
          <w:fldChar w:fldCharType="begin"/>
        </w:r>
        <w:r w:rsidRPr="00EE27B1">
          <w:rPr>
            <w:rFonts w:ascii="Calibri" w:hAnsi="Calibri"/>
            <w:i/>
            <w:rPrChange w:id="908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089" w:author="Tre" w:date="2012-11-19T09:06:00Z">
              <w:rPr>
                <w:rFonts w:ascii="Calibri" w:hAnsi="Calibri"/>
                <w:i/>
                <w:color w:val="0000FF"/>
                <w:sz w:val="20"/>
                <w:szCs w:val="20"/>
                <w:u w:val="single"/>
              </w:rPr>
            </w:rPrChange>
          </w:rPr>
          <w:fldChar w:fldCharType="end"/>
        </w:r>
        <w:r w:rsidRPr="00EE27B1">
          <w:rPr>
            <w:rFonts w:ascii="Calibri" w:hAnsi="Calibri"/>
            <w:i/>
            <w:rPrChange w:id="9090" w:author="Tre" w:date="2012-11-19T09:06:00Z">
              <w:rPr>
                <w:rFonts w:ascii="Calibri" w:hAnsi="Calibri"/>
                <w:i/>
                <w:color w:val="0000FF"/>
                <w:sz w:val="20"/>
                <w:szCs w:val="20"/>
                <w:u w:val="single"/>
              </w:rPr>
            </w:rPrChange>
          </w:rPr>
          <w:delText>), Damage (</w:delText>
        </w:r>
        <w:r w:rsidRPr="00EE27B1" w:rsidDel="00381476">
          <w:rPr>
            <w:rFonts w:ascii="Calibri" w:hAnsi="Calibri"/>
            <w:i/>
            <w:rPrChange w:id="9091" w:author="Tre" w:date="2012-11-19T09:06:00Z">
              <w:rPr>
                <w:rFonts w:ascii="Calibri" w:hAnsi="Calibri"/>
                <w:i/>
                <w:color w:val="0000FF"/>
                <w:sz w:val="20"/>
                <w:szCs w:val="20"/>
                <w:u w:val="single"/>
              </w:rPr>
            </w:rPrChange>
          </w:rPr>
          <w:fldChar w:fldCharType="begin"/>
        </w:r>
        <w:r w:rsidRPr="00EE27B1">
          <w:rPr>
            <w:rFonts w:ascii="Calibri" w:hAnsi="Calibri"/>
            <w:i/>
            <w:rPrChange w:id="909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093" w:author="Tre" w:date="2012-11-19T09:06:00Z">
              <w:rPr>
                <w:rFonts w:ascii="Calibri" w:hAnsi="Calibri"/>
                <w:i/>
                <w:color w:val="0000FF"/>
                <w:sz w:val="20"/>
                <w:szCs w:val="20"/>
                <w:u w:val="single"/>
              </w:rPr>
            </w:rPrChange>
          </w:rPr>
          <w:fldChar w:fldCharType="separate"/>
        </w:r>
        <w:r w:rsidRPr="00EE27B1">
          <w:rPr>
            <w:rFonts w:ascii="Calibri" w:hAnsi="Calibri"/>
            <w:i/>
            <w:noProof/>
            <w:rPrChange w:id="9094"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9095" w:author="Tre" w:date="2012-11-19T09:06:00Z">
              <w:rPr>
                <w:rFonts w:ascii="Calibri" w:hAnsi="Calibri"/>
                <w:i/>
                <w:color w:val="0000FF"/>
                <w:sz w:val="20"/>
                <w:szCs w:val="20"/>
                <w:u w:val="single"/>
              </w:rPr>
            </w:rPrChange>
          </w:rPr>
          <w:fldChar w:fldCharType="end"/>
        </w:r>
        <w:r w:rsidRPr="00EE27B1">
          <w:rPr>
            <w:rFonts w:ascii="Calibri" w:hAnsi="Calibri"/>
            <w:i/>
            <w:rPrChange w:id="909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097" w:author="frontdesk" w:date="2012-11-16T12:51:00Z"/>
          <w:rFonts w:ascii="Calibri" w:hAnsi="Calibri"/>
          <w:rPrChange w:id="9098" w:author="Tre" w:date="2012-11-19T09:06:00Z">
            <w:rPr>
              <w:del w:id="9099" w:author="frontdesk" w:date="2012-11-16T12:51:00Z"/>
              <w:rFonts w:ascii="Calibri" w:hAnsi="Calibri"/>
              <w:sz w:val="20"/>
              <w:szCs w:val="20"/>
            </w:rPr>
          </w:rPrChange>
        </w:rPr>
      </w:pPr>
      <w:del w:id="9100" w:author="frontdesk" w:date="2012-11-16T12:51:00Z">
        <w:r w:rsidRPr="00EE27B1" w:rsidDel="00381476">
          <w:rPr>
            <w:rFonts w:ascii="Calibri" w:hAnsi="Calibri"/>
            <w:rPrChange w:id="9101" w:author="Tre" w:date="2012-11-19T09:06:00Z">
              <w:rPr>
                <w:rFonts w:ascii="Calibri" w:hAnsi="Calibri"/>
                <w:color w:val="0000FF"/>
                <w:sz w:val="20"/>
                <w:szCs w:val="20"/>
                <w:u w:val="single"/>
              </w:rPr>
            </w:rPrChange>
          </w:rPr>
          <w:fldChar w:fldCharType="begin"/>
        </w:r>
        <w:r w:rsidRPr="00EE27B1">
          <w:rPr>
            <w:rFonts w:ascii="Calibri" w:hAnsi="Calibri"/>
            <w:rPrChange w:id="910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103" w:author="Tre" w:date="2012-11-19T09:06:00Z">
              <w:rPr>
                <w:rFonts w:ascii="Calibri" w:hAnsi="Calibri"/>
                <w:color w:val="0000FF"/>
                <w:sz w:val="20"/>
                <w:szCs w:val="20"/>
                <w:u w:val="single"/>
              </w:rPr>
            </w:rPrChange>
          </w:rPr>
          <w:fldChar w:fldCharType="separate"/>
        </w:r>
        <w:r w:rsidRPr="00EE27B1">
          <w:rPr>
            <w:rFonts w:ascii="Calibri" w:hAnsi="Calibri"/>
            <w:noProof/>
            <w:rPrChange w:id="9104" w:author="Tre" w:date="2012-11-19T09:06:00Z">
              <w:rPr>
                <w:rFonts w:ascii="Calibri" w:hAnsi="Calibri"/>
                <w:noProof/>
                <w:color w:val="0000FF"/>
                <w:sz w:val="20"/>
                <w:szCs w:val="20"/>
                <w:u w:val="single"/>
              </w:rPr>
            </w:rPrChange>
          </w:rPr>
          <w:delText>Rifles that shoot laser beams and are able to put holes in people and objects. These lasers run on small fuel cells that need an hour to fully recharge. The rifle has a 100 shots capacity, with a gauge that shows the shooter how many shots are left in the rifle. Laser rifles make a noticeable noise when they are fired. The laser sounds like someone pounding on sheet metal with a metal mallet.</w:delText>
        </w:r>
        <w:r w:rsidRPr="00EE27B1" w:rsidDel="00381476">
          <w:rPr>
            <w:rFonts w:ascii="Calibri" w:hAnsi="Calibri"/>
            <w:rPrChange w:id="9105" w:author="Tre" w:date="2012-11-19T09:06:00Z">
              <w:rPr>
                <w:rFonts w:ascii="Calibri" w:hAnsi="Calibri"/>
                <w:color w:val="0000FF"/>
                <w:sz w:val="20"/>
                <w:szCs w:val="20"/>
                <w:u w:val="single"/>
              </w:rPr>
            </w:rPrChange>
          </w:rPr>
          <w:fldChar w:fldCharType="end"/>
        </w:r>
        <w:r w:rsidRPr="00EE27B1" w:rsidDel="00381476">
          <w:rPr>
            <w:rFonts w:ascii="Calibri" w:hAnsi="Calibri"/>
            <w:rPrChange w:id="9106" w:author="Tre" w:date="2012-11-19T09:06:00Z">
              <w:rPr>
                <w:rFonts w:ascii="Calibri" w:hAnsi="Calibri"/>
                <w:color w:val="0000FF"/>
                <w:sz w:val="20"/>
                <w:szCs w:val="20"/>
                <w:u w:val="single"/>
              </w:rPr>
            </w:rPrChange>
          </w:rPr>
          <w:fldChar w:fldCharType="begin"/>
        </w:r>
        <w:r w:rsidRPr="00EE27B1">
          <w:rPr>
            <w:rFonts w:ascii="Calibri" w:hAnsi="Calibri"/>
            <w:rPrChange w:id="910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10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109" w:author="frontdesk" w:date="2012-11-16T12:51:00Z"/>
          <w:rFonts w:ascii="Calibri" w:hAnsi="Calibri"/>
          <w:b/>
          <w:rPrChange w:id="9110" w:author="Tre" w:date="2012-11-19T09:06:00Z">
            <w:rPr>
              <w:del w:id="9111" w:author="frontdesk" w:date="2012-11-16T12:51:00Z"/>
              <w:rFonts w:ascii="Calibri" w:hAnsi="Calibri"/>
              <w:b/>
              <w:sz w:val="22"/>
              <w:szCs w:val="22"/>
            </w:rPr>
          </w:rPrChange>
        </w:rPr>
      </w:pPr>
      <w:del w:id="9112" w:author="frontdesk" w:date="2012-11-16T12:51:00Z">
        <w:r w:rsidRPr="00EE27B1" w:rsidDel="00381476">
          <w:rPr>
            <w:rFonts w:ascii="Calibri" w:hAnsi="Calibri"/>
            <w:b/>
            <w:rPrChange w:id="9113" w:author="Tre" w:date="2012-11-19T09:06:00Z">
              <w:rPr>
                <w:rFonts w:ascii="Calibri" w:hAnsi="Calibri"/>
                <w:b/>
                <w:color w:val="0000FF"/>
                <w:sz w:val="22"/>
                <w:szCs w:val="22"/>
                <w:u w:val="single"/>
              </w:rPr>
            </w:rPrChange>
          </w:rPr>
          <w:fldChar w:fldCharType="begin"/>
        </w:r>
        <w:r w:rsidRPr="00EE27B1">
          <w:rPr>
            <w:rFonts w:ascii="Calibri" w:hAnsi="Calibri"/>
            <w:b/>
            <w:rPrChange w:id="911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115" w:author="Tre" w:date="2012-11-19T09:06:00Z">
              <w:rPr>
                <w:rFonts w:ascii="Calibri" w:hAnsi="Calibri"/>
                <w:b/>
                <w:color w:val="0000FF"/>
                <w:sz w:val="22"/>
                <w:szCs w:val="22"/>
                <w:u w:val="single"/>
              </w:rPr>
            </w:rPrChange>
          </w:rPr>
          <w:fldChar w:fldCharType="separate"/>
        </w:r>
        <w:r w:rsidRPr="00EE27B1">
          <w:rPr>
            <w:rFonts w:ascii="Calibri" w:hAnsi="Calibri"/>
            <w:b/>
            <w:noProof/>
            <w:rPrChange w:id="9116" w:author="Tre" w:date="2012-11-19T09:06:00Z">
              <w:rPr>
                <w:rFonts w:ascii="Calibri" w:hAnsi="Calibri"/>
                <w:b/>
                <w:noProof/>
                <w:color w:val="0000FF"/>
                <w:sz w:val="20"/>
                <w:szCs w:val="20"/>
                <w:u w:val="single"/>
              </w:rPr>
            </w:rPrChange>
          </w:rPr>
          <w:delText>Net Gun</w:delText>
        </w:r>
        <w:r w:rsidRPr="00EE27B1" w:rsidDel="00381476">
          <w:rPr>
            <w:rFonts w:ascii="Calibri" w:hAnsi="Calibri"/>
            <w:b/>
            <w:rPrChange w:id="911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118" w:author="frontdesk" w:date="2012-11-16T12:51:00Z"/>
          <w:rFonts w:ascii="Calibri" w:hAnsi="Calibri"/>
          <w:i/>
          <w:rPrChange w:id="9119" w:author="Tre" w:date="2012-11-19T09:06:00Z">
            <w:rPr>
              <w:del w:id="9120" w:author="frontdesk" w:date="2012-11-16T12:51:00Z"/>
              <w:rFonts w:ascii="Calibri" w:hAnsi="Calibri"/>
              <w:i/>
              <w:sz w:val="20"/>
              <w:szCs w:val="20"/>
            </w:rPr>
          </w:rPrChange>
        </w:rPr>
      </w:pPr>
      <w:del w:id="9121" w:author="frontdesk" w:date="2012-11-16T12:51:00Z">
        <w:r w:rsidRPr="00EE27B1">
          <w:rPr>
            <w:rFonts w:ascii="Calibri" w:hAnsi="Calibri"/>
            <w:i/>
            <w:rPrChange w:id="9122" w:author="Tre" w:date="2012-11-19T09:06:00Z">
              <w:rPr>
                <w:rFonts w:ascii="Calibri" w:hAnsi="Calibri"/>
                <w:i/>
                <w:color w:val="0000FF"/>
                <w:sz w:val="20"/>
                <w:szCs w:val="20"/>
                <w:u w:val="single"/>
              </w:rPr>
            </w:rPrChange>
          </w:rPr>
          <w:delText>[Type (</w:delText>
        </w:r>
        <w:r w:rsidRPr="00EE27B1" w:rsidDel="00381476">
          <w:rPr>
            <w:rFonts w:ascii="Calibri" w:hAnsi="Calibri"/>
            <w:i/>
            <w:rPrChange w:id="9123" w:author="Tre" w:date="2012-11-19T09:06:00Z">
              <w:rPr>
                <w:rFonts w:ascii="Calibri" w:hAnsi="Calibri"/>
                <w:i/>
                <w:color w:val="0000FF"/>
                <w:sz w:val="20"/>
                <w:szCs w:val="20"/>
                <w:u w:val="single"/>
              </w:rPr>
            </w:rPrChange>
          </w:rPr>
          <w:fldChar w:fldCharType="begin"/>
        </w:r>
        <w:r w:rsidRPr="00EE27B1">
          <w:rPr>
            <w:rFonts w:ascii="Calibri" w:hAnsi="Calibri"/>
            <w:i/>
            <w:rPrChange w:id="912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125" w:author="Tre" w:date="2012-11-19T09:06:00Z">
              <w:rPr>
                <w:rFonts w:ascii="Calibri" w:hAnsi="Calibri"/>
                <w:i/>
                <w:color w:val="0000FF"/>
                <w:sz w:val="20"/>
                <w:szCs w:val="20"/>
                <w:u w:val="single"/>
              </w:rPr>
            </w:rPrChange>
          </w:rPr>
          <w:fldChar w:fldCharType="separate"/>
        </w:r>
        <w:r w:rsidRPr="00EE27B1">
          <w:rPr>
            <w:rFonts w:ascii="Calibri" w:hAnsi="Calibri"/>
            <w:i/>
            <w:noProof/>
            <w:rPrChange w:id="9126"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9127" w:author="Tre" w:date="2012-11-19T09:06:00Z">
              <w:rPr>
                <w:rFonts w:ascii="Calibri" w:hAnsi="Calibri"/>
                <w:i/>
                <w:color w:val="0000FF"/>
                <w:sz w:val="20"/>
                <w:szCs w:val="20"/>
                <w:u w:val="single"/>
              </w:rPr>
            </w:rPrChange>
          </w:rPr>
          <w:fldChar w:fldCharType="end"/>
        </w:r>
        <w:r w:rsidRPr="00EE27B1">
          <w:rPr>
            <w:rFonts w:ascii="Calibri" w:hAnsi="Calibri"/>
            <w:i/>
            <w:rPrChange w:id="9128" w:author="Tre" w:date="2012-11-19T09:06:00Z">
              <w:rPr>
                <w:rFonts w:ascii="Calibri" w:hAnsi="Calibri"/>
                <w:i/>
                <w:color w:val="0000FF"/>
                <w:sz w:val="20"/>
                <w:szCs w:val="20"/>
                <w:u w:val="single"/>
              </w:rPr>
            </w:rPrChange>
          </w:rPr>
          <w:delText>), Rate (</w:delText>
        </w:r>
        <w:r w:rsidRPr="00EE27B1" w:rsidDel="00381476">
          <w:rPr>
            <w:rFonts w:ascii="Calibri" w:hAnsi="Calibri"/>
            <w:i/>
            <w:rPrChange w:id="9129" w:author="Tre" w:date="2012-11-19T09:06:00Z">
              <w:rPr>
                <w:rFonts w:ascii="Calibri" w:hAnsi="Calibri"/>
                <w:i/>
                <w:color w:val="0000FF"/>
                <w:sz w:val="20"/>
                <w:szCs w:val="20"/>
                <w:u w:val="single"/>
              </w:rPr>
            </w:rPrChange>
          </w:rPr>
          <w:fldChar w:fldCharType="begin"/>
        </w:r>
        <w:r w:rsidRPr="00EE27B1">
          <w:rPr>
            <w:rFonts w:ascii="Calibri" w:hAnsi="Calibri"/>
            <w:i/>
            <w:rPrChange w:id="913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131" w:author="Tre" w:date="2012-11-19T09:06:00Z">
              <w:rPr>
                <w:rFonts w:ascii="Calibri" w:hAnsi="Calibri"/>
                <w:i/>
                <w:color w:val="0000FF"/>
                <w:sz w:val="20"/>
                <w:szCs w:val="20"/>
                <w:u w:val="single"/>
              </w:rPr>
            </w:rPrChange>
          </w:rPr>
          <w:fldChar w:fldCharType="separate"/>
        </w:r>
        <w:r w:rsidRPr="00EE27B1">
          <w:rPr>
            <w:rFonts w:ascii="Calibri" w:hAnsi="Calibri"/>
            <w:i/>
            <w:noProof/>
            <w:rPrChange w:id="9132"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133" w:author="Tre" w:date="2012-11-19T09:06:00Z">
              <w:rPr>
                <w:rFonts w:ascii="Calibri" w:hAnsi="Calibri"/>
                <w:i/>
                <w:color w:val="0000FF"/>
                <w:sz w:val="20"/>
                <w:szCs w:val="20"/>
                <w:u w:val="single"/>
              </w:rPr>
            </w:rPrChange>
          </w:rPr>
          <w:fldChar w:fldCharType="end"/>
        </w:r>
        <w:r w:rsidRPr="00EE27B1">
          <w:rPr>
            <w:rFonts w:ascii="Calibri" w:hAnsi="Calibri"/>
            <w:i/>
            <w:rPrChange w:id="9134" w:author="Tre" w:date="2012-11-19T09:06:00Z">
              <w:rPr>
                <w:rFonts w:ascii="Calibri" w:hAnsi="Calibri"/>
                <w:i/>
                <w:color w:val="0000FF"/>
                <w:sz w:val="20"/>
                <w:szCs w:val="20"/>
                <w:u w:val="single"/>
              </w:rPr>
            </w:rPrChange>
          </w:rPr>
          <w:delText>), Ammo (</w:delText>
        </w:r>
        <w:r w:rsidRPr="00EE27B1" w:rsidDel="00381476">
          <w:rPr>
            <w:rFonts w:ascii="Calibri" w:hAnsi="Calibri"/>
            <w:i/>
            <w:rPrChange w:id="9135" w:author="Tre" w:date="2012-11-19T09:06:00Z">
              <w:rPr>
                <w:rFonts w:ascii="Calibri" w:hAnsi="Calibri"/>
                <w:i/>
                <w:color w:val="0000FF"/>
                <w:sz w:val="20"/>
                <w:szCs w:val="20"/>
                <w:u w:val="single"/>
              </w:rPr>
            </w:rPrChange>
          </w:rPr>
          <w:fldChar w:fldCharType="begin"/>
        </w:r>
        <w:r w:rsidRPr="00EE27B1">
          <w:rPr>
            <w:rFonts w:ascii="Calibri" w:hAnsi="Calibri"/>
            <w:i/>
            <w:rPrChange w:id="913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137" w:author="Tre" w:date="2012-11-19T09:06:00Z">
              <w:rPr>
                <w:rFonts w:ascii="Calibri" w:hAnsi="Calibri"/>
                <w:i/>
                <w:color w:val="0000FF"/>
                <w:sz w:val="20"/>
                <w:szCs w:val="20"/>
                <w:u w:val="single"/>
              </w:rPr>
            </w:rPrChange>
          </w:rPr>
          <w:fldChar w:fldCharType="end"/>
        </w:r>
        <w:r w:rsidRPr="00EE27B1">
          <w:rPr>
            <w:rFonts w:ascii="Calibri" w:hAnsi="Calibri"/>
            <w:i/>
            <w:rPrChange w:id="9138" w:author="Tre" w:date="2012-11-19T09:06:00Z">
              <w:rPr>
                <w:rFonts w:ascii="Calibri" w:hAnsi="Calibri"/>
                <w:i/>
                <w:color w:val="0000FF"/>
                <w:sz w:val="20"/>
                <w:szCs w:val="20"/>
                <w:u w:val="single"/>
              </w:rPr>
            </w:rPrChange>
          </w:rPr>
          <w:delText>), Range (</w:delText>
        </w:r>
        <w:r w:rsidRPr="00EE27B1" w:rsidDel="00381476">
          <w:rPr>
            <w:rFonts w:ascii="Calibri" w:hAnsi="Calibri"/>
            <w:i/>
            <w:rPrChange w:id="9139" w:author="Tre" w:date="2012-11-19T09:06:00Z">
              <w:rPr>
                <w:rFonts w:ascii="Calibri" w:hAnsi="Calibri"/>
                <w:i/>
                <w:color w:val="0000FF"/>
                <w:sz w:val="20"/>
                <w:szCs w:val="20"/>
                <w:u w:val="single"/>
              </w:rPr>
            </w:rPrChange>
          </w:rPr>
          <w:fldChar w:fldCharType="begin"/>
        </w:r>
        <w:r w:rsidRPr="00EE27B1">
          <w:rPr>
            <w:rFonts w:ascii="Calibri" w:hAnsi="Calibri"/>
            <w:i/>
            <w:rPrChange w:id="914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141" w:author="Tre" w:date="2012-11-19T09:06:00Z">
              <w:rPr>
                <w:rFonts w:ascii="Calibri" w:hAnsi="Calibri"/>
                <w:i/>
                <w:color w:val="0000FF"/>
                <w:sz w:val="20"/>
                <w:szCs w:val="20"/>
                <w:u w:val="single"/>
              </w:rPr>
            </w:rPrChange>
          </w:rPr>
          <w:fldChar w:fldCharType="end"/>
        </w:r>
        <w:r w:rsidRPr="00EE27B1">
          <w:rPr>
            <w:rFonts w:ascii="Calibri" w:hAnsi="Calibri"/>
            <w:i/>
            <w:rPrChange w:id="9142" w:author="Tre" w:date="2012-11-19T09:06:00Z">
              <w:rPr>
                <w:rFonts w:ascii="Calibri" w:hAnsi="Calibri"/>
                <w:i/>
                <w:color w:val="0000FF"/>
                <w:sz w:val="20"/>
                <w:szCs w:val="20"/>
                <w:u w:val="single"/>
              </w:rPr>
            </w:rPrChange>
          </w:rPr>
          <w:delText>), Damage (</w:delText>
        </w:r>
        <w:r w:rsidRPr="00EE27B1" w:rsidDel="00381476">
          <w:rPr>
            <w:rFonts w:ascii="Calibri" w:hAnsi="Calibri"/>
            <w:i/>
            <w:rPrChange w:id="9143" w:author="Tre" w:date="2012-11-19T09:06:00Z">
              <w:rPr>
                <w:rFonts w:ascii="Calibri" w:hAnsi="Calibri"/>
                <w:i/>
                <w:color w:val="0000FF"/>
                <w:sz w:val="20"/>
                <w:szCs w:val="20"/>
                <w:u w:val="single"/>
              </w:rPr>
            </w:rPrChange>
          </w:rPr>
          <w:fldChar w:fldCharType="begin"/>
        </w:r>
        <w:r w:rsidRPr="00EE27B1">
          <w:rPr>
            <w:rFonts w:ascii="Calibri" w:hAnsi="Calibri"/>
            <w:i/>
            <w:rPrChange w:id="914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145" w:author="Tre" w:date="2012-11-19T09:06:00Z">
              <w:rPr>
                <w:rFonts w:ascii="Calibri" w:hAnsi="Calibri"/>
                <w:i/>
                <w:color w:val="0000FF"/>
                <w:sz w:val="20"/>
                <w:szCs w:val="20"/>
                <w:u w:val="single"/>
              </w:rPr>
            </w:rPrChange>
          </w:rPr>
          <w:fldChar w:fldCharType="separate"/>
        </w:r>
        <w:r w:rsidRPr="00EE27B1">
          <w:rPr>
            <w:rFonts w:ascii="Calibri" w:hAnsi="Calibri"/>
            <w:i/>
            <w:noProof/>
            <w:rPrChange w:id="9146" w:author="Tre" w:date="2012-11-19T09:06:00Z">
              <w:rPr>
                <w:rFonts w:ascii="Calibri" w:hAnsi="Calibri"/>
                <w:i/>
                <w:noProof/>
                <w:color w:val="0000FF"/>
                <w:sz w:val="20"/>
                <w:szCs w:val="20"/>
                <w:u w:val="single"/>
              </w:rPr>
            </w:rPrChange>
          </w:rPr>
          <w:delText>-</w:delText>
        </w:r>
        <w:r w:rsidRPr="00EE27B1" w:rsidDel="00381476">
          <w:rPr>
            <w:rFonts w:ascii="Calibri" w:hAnsi="Calibri"/>
            <w:i/>
            <w:rPrChange w:id="9147" w:author="Tre" w:date="2012-11-19T09:06:00Z">
              <w:rPr>
                <w:rFonts w:ascii="Calibri" w:hAnsi="Calibri"/>
                <w:i/>
                <w:color w:val="0000FF"/>
                <w:sz w:val="20"/>
                <w:szCs w:val="20"/>
                <w:u w:val="single"/>
              </w:rPr>
            </w:rPrChange>
          </w:rPr>
          <w:fldChar w:fldCharType="end"/>
        </w:r>
        <w:r w:rsidRPr="00EE27B1">
          <w:rPr>
            <w:rFonts w:ascii="Calibri" w:hAnsi="Calibri"/>
            <w:i/>
            <w:rPrChange w:id="914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149" w:author="frontdesk" w:date="2012-11-16T12:51:00Z"/>
          <w:rFonts w:ascii="Calibri" w:hAnsi="Calibri"/>
          <w:rPrChange w:id="9150" w:author="Tre" w:date="2012-11-19T09:06:00Z">
            <w:rPr>
              <w:del w:id="9151" w:author="frontdesk" w:date="2012-11-16T12:51:00Z"/>
              <w:rFonts w:ascii="Calibri" w:hAnsi="Calibri"/>
              <w:sz w:val="20"/>
              <w:szCs w:val="20"/>
            </w:rPr>
          </w:rPrChange>
        </w:rPr>
      </w:pPr>
      <w:del w:id="9152" w:author="frontdesk" w:date="2012-11-16T12:51:00Z">
        <w:r w:rsidRPr="00EE27B1" w:rsidDel="00381476">
          <w:rPr>
            <w:rFonts w:ascii="Calibri" w:hAnsi="Calibri"/>
            <w:rPrChange w:id="9153" w:author="Tre" w:date="2012-11-19T09:06:00Z">
              <w:rPr>
                <w:rFonts w:ascii="Calibri" w:hAnsi="Calibri"/>
                <w:color w:val="0000FF"/>
                <w:sz w:val="20"/>
                <w:szCs w:val="20"/>
                <w:u w:val="single"/>
              </w:rPr>
            </w:rPrChange>
          </w:rPr>
          <w:fldChar w:fldCharType="begin"/>
        </w:r>
        <w:r w:rsidRPr="00EE27B1">
          <w:rPr>
            <w:rFonts w:ascii="Calibri" w:hAnsi="Calibri"/>
            <w:rPrChange w:id="915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155" w:author="Tre" w:date="2012-11-19T09:06:00Z">
              <w:rPr>
                <w:rFonts w:ascii="Calibri" w:hAnsi="Calibri"/>
                <w:color w:val="0000FF"/>
                <w:sz w:val="20"/>
                <w:szCs w:val="20"/>
                <w:u w:val="single"/>
              </w:rPr>
            </w:rPrChange>
          </w:rPr>
          <w:fldChar w:fldCharType="separate"/>
        </w:r>
        <w:r w:rsidRPr="00EE27B1">
          <w:rPr>
            <w:rFonts w:ascii="Calibri" w:hAnsi="Calibri"/>
            <w:noProof/>
            <w:rPrChange w:id="9156" w:author="Tre" w:date="2012-11-19T09:06:00Z">
              <w:rPr>
                <w:rFonts w:ascii="Calibri" w:hAnsi="Calibri"/>
                <w:noProof/>
                <w:color w:val="0000FF"/>
                <w:sz w:val="20"/>
                <w:szCs w:val="20"/>
                <w:u w:val="single"/>
              </w:rPr>
            </w:rPrChange>
          </w:rPr>
          <w:delText>Steel mesh nets used to ensnare people, propelled from a gun. It can load 13 nets at a time. The nets are in small 1-inch thick shells that are loaded into a shotgun style weapon.</w:delText>
        </w:r>
        <w:r w:rsidRPr="00EE27B1" w:rsidDel="00381476">
          <w:rPr>
            <w:rFonts w:ascii="Calibri" w:hAnsi="Calibri"/>
            <w:rPrChange w:id="9157" w:author="Tre" w:date="2012-11-19T09:06:00Z">
              <w:rPr>
                <w:rFonts w:ascii="Calibri" w:hAnsi="Calibri"/>
                <w:color w:val="0000FF"/>
                <w:sz w:val="20"/>
                <w:szCs w:val="20"/>
                <w:u w:val="single"/>
              </w:rPr>
            </w:rPrChange>
          </w:rPr>
          <w:fldChar w:fldCharType="end"/>
        </w:r>
        <w:r w:rsidRPr="00EE27B1" w:rsidDel="00381476">
          <w:rPr>
            <w:rFonts w:ascii="Calibri" w:hAnsi="Calibri"/>
            <w:rPrChange w:id="9158" w:author="Tre" w:date="2012-11-19T09:06:00Z">
              <w:rPr>
                <w:rFonts w:ascii="Calibri" w:hAnsi="Calibri"/>
                <w:color w:val="0000FF"/>
                <w:sz w:val="20"/>
                <w:szCs w:val="20"/>
                <w:u w:val="single"/>
              </w:rPr>
            </w:rPrChange>
          </w:rPr>
          <w:fldChar w:fldCharType="begin"/>
        </w:r>
        <w:r w:rsidRPr="00EE27B1">
          <w:rPr>
            <w:rFonts w:ascii="Calibri" w:hAnsi="Calibri"/>
            <w:rPrChange w:id="915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16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161" w:author="frontdesk" w:date="2012-11-16T12:51:00Z"/>
          <w:rFonts w:ascii="Calibri" w:hAnsi="Calibri"/>
          <w:b/>
          <w:rPrChange w:id="9162" w:author="Tre" w:date="2012-11-19T09:06:00Z">
            <w:rPr>
              <w:del w:id="9163" w:author="frontdesk" w:date="2012-11-16T12:51:00Z"/>
              <w:rFonts w:ascii="Calibri" w:hAnsi="Calibri"/>
              <w:b/>
              <w:sz w:val="22"/>
              <w:szCs w:val="22"/>
            </w:rPr>
          </w:rPrChange>
        </w:rPr>
      </w:pPr>
      <w:del w:id="9164" w:author="frontdesk" w:date="2012-11-16T12:51:00Z">
        <w:r w:rsidRPr="00EE27B1" w:rsidDel="00381476">
          <w:rPr>
            <w:rFonts w:ascii="Calibri" w:hAnsi="Calibri"/>
            <w:b/>
            <w:rPrChange w:id="9165" w:author="Tre" w:date="2012-11-19T09:06:00Z">
              <w:rPr>
                <w:rFonts w:ascii="Calibri" w:hAnsi="Calibri"/>
                <w:b/>
                <w:color w:val="0000FF"/>
                <w:sz w:val="22"/>
                <w:szCs w:val="22"/>
                <w:u w:val="single"/>
              </w:rPr>
            </w:rPrChange>
          </w:rPr>
          <w:fldChar w:fldCharType="begin"/>
        </w:r>
        <w:r w:rsidRPr="00EE27B1">
          <w:rPr>
            <w:rFonts w:ascii="Calibri" w:hAnsi="Calibri"/>
            <w:b/>
            <w:rPrChange w:id="916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167" w:author="Tre" w:date="2012-11-19T09:06:00Z">
              <w:rPr>
                <w:rFonts w:ascii="Calibri" w:hAnsi="Calibri"/>
                <w:b/>
                <w:color w:val="0000FF"/>
                <w:sz w:val="22"/>
                <w:szCs w:val="22"/>
                <w:u w:val="single"/>
              </w:rPr>
            </w:rPrChange>
          </w:rPr>
          <w:fldChar w:fldCharType="separate"/>
        </w:r>
        <w:r w:rsidRPr="00EE27B1">
          <w:rPr>
            <w:rFonts w:ascii="Calibri" w:hAnsi="Calibri"/>
            <w:b/>
            <w:noProof/>
            <w:rPrChange w:id="9168" w:author="Tre" w:date="2012-11-19T09:06:00Z">
              <w:rPr>
                <w:rFonts w:ascii="Calibri" w:hAnsi="Calibri"/>
                <w:b/>
                <w:noProof/>
                <w:color w:val="0000FF"/>
                <w:sz w:val="20"/>
                <w:szCs w:val="20"/>
                <w:u w:val="single"/>
              </w:rPr>
            </w:rPrChange>
          </w:rPr>
          <w:delText>Plasma Cannon</w:delText>
        </w:r>
        <w:r w:rsidRPr="00EE27B1" w:rsidDel="00381476">
          <w:rPr>
            <w:rFonts w:ascii="Calibri" w:hAnsi="Calibri"/>
            <w:b/>
            <w:rPrChange w:id="916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170" w:author="frontdesk" w:date="2012-11-16T12:51:00Z"/>
          <w:rFonts w:ascii="Calibri" w:hAnsi="Calibri"/>
          <w:i/>
          <w:rPrChange w:id="9171" w:author="Tre" w:date="2012-11-19T09:06:00Z">
            <w:rPr>
              <w:del w:id="9172" w:author="frontdesk" w:date="2012-11-16T12:51:00Z"/>
              <w:rFonts w:ascii="Calibri" w:hAnsi="Calibri"/>
              <w:i/>
              <w:sz w:val="20"/>
              <w:szCs w:val="20"/>
            </w:rPr>
          </w:rPrChange>
        </w:rPr>
      </w:pPr>
      <w:del w:id="9173" w:author="frontdesk" w:date="2012-11-16T12:51:00Z">
        <w:r w:rsidRPr="00EE27B1">
          <w:rPr>
            <w:rFonts w:ascii="Calibri" w:hAnsi="Calibri"/>
            <w:i/>
            <w:rPrChange w:id="9174" w:author="Tre" w:date="2012-11-19T09:06:00Z">
              <w:rPr>
                <w:rFonts w:ascii="Calibri" w:hAnsi="Calibri"/>
                <w:i/>
                <w:color w:val="0000FF"/>
                <w:sz w:val="20"/>
                <w:szCs w:val="20"/>
                <w:u w:val="single"/>
              </w:rPr>
            </w:rPrChange>
          </w:rPr>
          <w:delText>[Type (</w:delText>
        </w:r>
        <w:r w:rsidRPr="00EE27B1" w:rsidDel="00381476">
          <w:rPr>
            <w:rFonts w:ascii="Calibri" w:hAnsi="Calibri"/>
            <w:i/>
            <w:rPrChange w:id="9175" w:author="Tre" w:date="2012-11-19T09:06:00Z">
              <w:rPr>
                <w:rFonts w:ascii="Calibri" w:hAnsi="Calibri"/>
                <w:i/>
                <w:color w:val="0000FF"/>
                <w:sz w:val="20"/>
                <w:szCs w:val="20"/>
                <w:u w:val="single"/>
              </w:rPr>
            </w:rPrChange>
          </w:rPr>
          <w:fldChar w:fldCharType="begin"/>
        </w:r>
        <w:r w:rsidRPr="00EE27B1">
          <w:rPr>
            <w:rFonts w:ascii="Calibri" w:hAnsi="Calibri"/>
            <w:i/>
            <w:rPrChange w:id="917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177" w:author="Tre" w:date="2012-11-19T09:06:00Z">
              <w:rPr>
                <w:rFonts w:ascii="Calibri" w:hAnsi="Calibri"/>
                <w:i/>
                <w:color w:val="0000FF"/>
                <w:sz w:val="20"/>
                <w:szCs w:val="20"/>
                <w:u w:val="single"/>
              </w:rPr>
            </w:rPrChange>
          </w:rPr>
          <w:fldChar w:fldCharType="separate"/>
        </w:r>
        <w:r w:rsidRPr="00EE27B1">
          <w:rPr>
            <w:rFonts w:ascii="Calibri" w:hAnsi="Calibri"/>
            <w:i/>
            <w:noProof/>
            <w:rPrChange w:id="9178"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9179" w:author="Tre" w:date="2012-11-19T09:06:00Z">
              <w:rPr>
                <w:rFonts w:ascii="Calibri" w:hAnsi="Calibri"/>
                <w:i/>
                <w:color w:val="0000FF"/>
                <w:sz w:val="20"/>
                <w:szCs w:val="20"/>
                <w:u w:val="single"/>
              </w:rPr>
            </w:rPrChange>
          </w:rPr>
          <w:fldChar w:fldCharType="end"/>
        </w:r>
        <w:r w:rsidRPr="00EE27B1">
          <w:rPr>
            <w:rFonts w:ascii="Calibri" w:hAnsi="Calibri"/>
            <w:i/>
            <w:rPrChange w:id="9180" w:author="Tre" w:date="2012-11-19T09:06:00Z">
              <w:rPr>
                <w:rFonts w:ascii="Calibri" w:hAnsi="Calibri"/>
                <w:i/>
                <w:color w:val="0000FF"/>
                <w:sz w:val="20"/>
                <w:szCs w:val="20"/>
                <w:u w:val="single"/>
              </w:rPr>
            </w:rPrChange>
          </w:rPr>
          <w:delText>), Rate (</w:delText>
        </w:r>
        <w:r w:rsidRPr="00EE27B1" w:rsidDel="00381476">
          <w:rPr>
            <w:rFonts w:ascii="Calibri" w:hAnsi="Calibri"/>
            <w:i/>
            <w:rPrChange w:id="9181" w:author="Tre" w:date="2012-11-19T09:06:00Z">
              <w:rPr>
                <w:rFonts w:ascii="Calibri" w:hAnsi="Calibri"/>
                <w:i/>
                <w:color w:val="0000FF"/>
                <w:sz w:val="20"/>
                <w:szCs w:val="20"/>
                <w:u w:val="single"/>
              </w:rPr>
            </w:rPrChange>
          </w:rPr>
          <w:fldChar w:fldCharType="begin"/>
        </w:r>
        <w:r w:rsidRPr="00EE27B1">
          <w:rPr>
            <w:rFonts w:ascii="Calibri" w:hAnsi="Calibri"/>
            <w:i/>
            <w:rPrChange w:id="918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183" w:author="Tre" w:date="2012-11-19T09:06:00Z">
              <w:rPr>
                <w:rFonts w:ascii="Calibri" w:hAnsi="Calibri"/>
                <w:i/>
                <w:color w:val="0000FF"/>
                <w:sz w:val="20"/>
                <w:szCs w:val="20"/>
                <w:u w:val="single"/>
              </w:rPr>
            </w:rPrChange>
          </w:rPr>
          <w:fldChar w:fldCharType="separate"/>
        </w:r>
        <w:r w:rsidRPr="00EE27B1">
          <w:rPr>
            <w:rFonts w:ascii="Calibri" w:hAnsi="Calibri"/>
            <w:i/>
            <w:noProof/>
            <w:rPrChange w:id="9184" w:author="Tre" w:date="2012-11-19T09:06:00Z">
              <w:rPr>
                <w:rFonts w:ascii="Calibri" w:hAnsi="Calibri"/>
                <w:i/>
                <w:noProof/>
                <w:color w:val="0000FF"/>
                <w:sz w:val="20"/>
                <w:szCs w:val="20"/>
                <w:u w:val="single"/>
              </w:rPr>
            </w:rPrChange>
          </w:rPr>
          <w:delText>Sustained</w:delText>
        </w:r>
        <w:r w:rsidRPr="00EE27B1" w:rsidDel="00381476">
          <w:rPr>
            <w:rFonts w:ascii="Calibri" w:hAnsi="Calibri"/>
            <w:i/>
            <w:rPrChange w:id="9185" w:author="Tre" w:date="2012-11-19T09:06:00Z">
              <w:rPr>
                <w:rFonts w:ascii="Calibri" w:hAnsi="Calibri"/>
                <w:i/>
                <w:color w:val="0000FF"/>
                <w:sz w:val="20"/>
                <w:szCs w:val="20"/>
                <w:u w:val="single"/>
              </w:rPr>
            </w:rPrChange>
          </w:rPr>
          <w:fldChar w:fldCharType="end"/>
        </w:r>
        <w:r w:rsidRPr="00EE27B1">
          <w:rPr>
            <w:rFonts w:ascii="Calibri" w:hAnsi="Calibri"/>
            <w:i/>
            <w:rPrChange w:id="9186" w:author="Tre" w:date="2012-11-19T09:06:00Z">
              <w:rPr>
                <w:rFonts w:ascii="Calibri" w:hAnsi="Calibri"/>
                <w:i/>
                <w:color w:val="0000FF"/>
                <w:sz w:val="20"/>
                <w:szCs w:val="20"/>
                <w:u w:val="single"/>
              </w:rPr>
            </w:rPrChange>
          </w:rPr>
          <w:delText>), Ammo (</w:delText>
        </w:r>
        <w:r w:rsidRPr="00EE27B1" w:rsidDel="00381476">
          <w:rPr>
            <w:rFonts w:ascii="Calibri" w:hAnsi="Calibri"/>
            <w:i/>
            <w:rPrChange w:id="9187" w:author="Tre" w:date="2012-11-19T09:06:00Z">
              <w:rPr>
                <w:rFonts w:ascii="Calibri" w:hAnsi="Calibri"/>
                <w:i/>
                <w:color w:val="0000FF"/>
                <w:sz w:val="20"/>
                <w:szCs w:val="20"/>
                <w:u w:val="single"/>
              </w:rPr>
            </w:rPrChange>
          </w:rPr>
          <w:fldChar w:fldCharType="begin"/>
        </w:r>
        <w:r w:rsidRPr="00EE27B1">
          <w:rPr>
            <w:rFonts w:ascii="Calibri" w:hAnsi="Calibri"/>
            <w:i/>
            <w:rPrChange w:id="918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189" w:author="Tre" w:date="2012-11-19T09:06:00Z">
              <w:rPr>
                <w:rFonts w:ascii="Calibri" w:hAnsi="Calibri"/>
                <w:i/>
                <w:color w:val="0000FF"/>
                <w:sz w:val="20"/>
                <w:szCs w:val="20"/>
                <w:u w:val="single"/>
              </w:rPr>
            </w:rPrChange>
          </w:rPr>
          <w:fldChar w:fldCharType="end"/>
        </w:r>
        <w:r w:rsidRPr="00EE27B1">
          <w:rPr>
            <w:rFonts w:ascii="Calibri" w:hAnsi="Calibri"/>
            <w:i/>
            <w:rPrChange w:id="9190" w:author="Tre" w:date="2012-11-19T09:06:00Z">
              <w:rPr>
                <w:rFonts w:ascii="Calibri" w:hAnsi="Calibri"/>
                <w:i/>
                <w:color w:val="0000FF"/>
                <w:sz w:val="20"/>
                <w:szCs w:val="20"/>
                <w:u w:val="single"/>
              </w:rPr>
            </w:rPrChange>
          </w:rPr>
          <w:delText>), Range (</w:delText>
        </w:r>
        <w:r w:rsidRPr="00EE27B1" w:rsidDel="00381476">
          <w:rPr>
            <w:rFonts w:ascii="Calibri" w:hAnsi="Calibri"/>
            <w:i/>
            <w:rPrChange w:id="9191" w:author="Tre" w:date="2012-11-19T09:06:00Z">
              <w:rPr>
                <w:rFonts w:ascii="Calibri" w:hAnsi="Calibri"/>
                <w:i/>
                <w:color w:val="0000FF"/>
                <w:sz w:val="20"/>
                <w:szCs w:val="20"/>
                <w:u w:val="single"/>
              </w:rPr>
            </w:rPrChange>
          </w:rPr>
          <w:fldChar w:fldCharType="begin"/>
        </w:r>
        <w:r w:rsidRPr="00EE27B1">
          <w:rPr>
            <w:rFonts w:ascii="Calibri" w:hAnsi="Calibri"/>
            <w:i/>
            <w:rPrChange w:id="919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193" w:author="Tre" w:date="2012-11-19T09:06:00Z">
              <w:rPr>
                <w:rFonts w:ascii="Calibri" w:hAnsi="Calibri"/>
                <w:i/>
                <w:color w:val="0000FF"/>
                <w:sz w:val="20"/>
                <w:szCs w:val="20"/>
                <w:u w:val="single"/>
              </w:rPr>
            </w:rPrChange>
          </w:rPr>
          <w:fldChar w:fldCharType="end"/>
        </w:r>
        <w:r w:rsidRPr="00EE27B1">
          <w:rPr>
            <w:rFonts w:ascii="Calibri" w:hAnsi="Calibri"/>
            <w:i/>
            <w:rPrChange w:id="9194" w:author="Tre" w:date="2012-11-19T09:06:00Z">
              <w:rPr>
                <w:rFonts w:ascii="Calibri" w:hAnsi="Calibri"/>
                <w:i/>
                <w:color w:val="0000FF"/>
                <w:sz w:val="20"/>
                <w:szCs w:val="20"/>
                <w:u w:val="single"/>
              </w:rPr>
            </w:rPrChange>
          </w:rPr>
          <w:delText>), Damage (</w:delText>
        </w:r>
        <w:r w:rsidRPr="00EE27B1" w:rsidDel="00381476">
          <w:rPr>
            <w:rFonts w:ascii="Calibri" w:hAnsi="Calibri"/>
            <w:i/>
            <w:rPrChange w:id="9195" w:author="Tre" w:date="2012-11-19T09:06:00Z">
              <w:rPr>
                <w:rFonts w:ascii="Calibri" w:hAnsi="Calibri"/>
                <w:i/>
                <w:color w:val="0000FF"/>
                <w:sz w:val="20"/>
                <w:szCs w:val="20"/>
                <w:u w:val="single"/>
              </w:rPr>
            </w:rPrChange>
          </w:rPr>
          <w:fldChar w:fldCharType="begin"/>
        </w:r>
        <w:r w:rsidRPr="00EE27B1">
          <w:rPr>
            <w:rFonts w:ascii="Calibri" w:hAnsi="Calibri"/>
            <w:i/>
            <w:rPrChange w:id="919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197" w:author="Tre" w:date="2012-11-19T09:06:00Z">
              <w:rPr>
                <w:rFonts w:ascii="Calibri" w:hAnsi="Calibri"/>
                <w:i/>
                <w:color w:val="0000FF"/>
                <w:sz w:val="20"/>
                <w:szCs w:val="20"/>
                <w:u w:val="single"/>
              </w:rPr>
            </w:rPrChange>
          </w:rPr>
          <w:fldChar w:fldCharType="separate"/>
        </w:r>
        <w:r w:rsidRPr="00EE27B1">
          <w:rPr>
            <w:rFonts w:ascii="Calibri" w:hAnsi="Calibri"/>
            <w:i/>
            <w:noProof/>
            <w:rPrChange w:id="9198"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9199" w:author="Tre" w:date="2012-11-19T09:06:00Z">
              <w:rPr>
                <w:rFonts w:ascii="Calibri" w:hAnsi="Calibri"/>
                <w:i/>
                <w:color w:val="0000FF"/>
                <w:sz w:val="20"/>
                <w:szCs w:val="20"/>
                <w:u w:val="single"/>
              </w:rPr>
            </w:rPrChange>
          </w:rPr>
          <w:fldChar w:fldCharType="end"/>
        </w:r>
        <w:r w:rsidRPr="00EE27B1">
          <w:rPr>
            <w:rFonts w:ascii="Calibri" w:hAnsi="Calibri"/>
            <w:i/>
            <w:rPrChange w:id="920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201" w:author="frontdesk" w:date="2012-11-16T12:51:00Z"/>
          <w:rFonts w:ascii="Calibri" w:hAnsi="Calibri"/>
          <w:rPrChange w:id="9202" w:author="Tre" w:date="2012-11-19T09:06:00Z">
            <w:rPr>
              <w:del w:id="9203" w:author="frontdesk" w:date="2012-11-16T12:51:00Z"/>
              <w:rFonts w:ascii="Calibri" w:hAnsi="Calibri"/>
              <w:sz w:val="20"/>
              <w:szCs w:val="20"/>
            </w:rPr>
          </w:rPrChange>
        </w:rPr>
      </w:pPr>
      <w:del w:id="9204" w:author="frontdesk" w:date="2012-11-16T12:51:00Z">
        <w:r w:rsidRPr="00EE27B1" w:rsidDel="00381476">
          <w:rPr>
            <w:rFonts w:ascii="Calibri" w:hAnsi="Calibri"/>
            <w:rPrChange w:id="9205" w:author="Tre" w:date="2012-11-19T09:06:00Z">
              <w:rPr>
                <w:rFonts w:ascii="Calibri" w:hAnsi="Calibri"/>
                <w:color w:val="0000FF"/>
                <w:sz w:val="20"/>
                <w:szCs w:val="20"/>
                <w:u w:val="single"/>
              </w:rPr>
            </w:rPrChange>
          </w:rPr>
          <w:fldChar w:fldCharType="begin"/>
        </w:r>
        <w:r w:rsidRPr="00EE27B1">
          <w:rPr>
            <w:rFonts w:ascii="Calibri" w:hAnsi="Calibri"/>
            <w:rPrChange w:id="920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207" w:author="Tre" w:date="2012-11-19T09:06:00Z">
              <w:rPr>
                <w:rFonts w:ascii="Calibri" w:hAnsi="Calibri"/>
                <w:color w:val="0000FF"/>
                <w:sz w:val="20"/>
                <w:szCs w:val="20"/>
                <w:u w:val="single"/>
              </w:rPr>
            </w:rPrChange>
          </w:rPr>
          <w:fldChar w:fldCharType="separate"/>
        </w:r>
        <w:r w:rsidRPr="00EE27B1">
          <w:rPr>
            <w:rFonts w:ascii="Calibri" w:hAnsi="Calibri"/>
            <w:noProof/>
            <w:rPrChange w:id="9208" w:author="Tre" w:date="2012-11-19T09:06:00Z">
              <w:rPr>
                <w:rFonts w:ascii="Calibri" w:hAnsi="Calibri"/>
                <w:noProof/>
                <w:color w:val="0000FF"/>
                <w:sz w:val="20"/>
                <w:szCs w:val="20"/>
                <w:u w:val="single"/>
              </w:rPr>
            </w:rPrChange>
          </w:rPr>
          <w:delText>A vehicle sized version of the Plasma Gun.</w:delText>
        </w:r>
        <w:r w:rsidRPr="00EE27B1" w:rsidDel="00381476">
          <w:rPr>
            <w:rFonts w:ascii="Calibri" w:hAnsi="Calibri"/>
            <w:rPrChange w:id="9209" w:author="Tre" w:date="2012-11-19T09:06:00Z">
              <w:rPr>
                <w:rFonts w:ascii="Calibri" w:hAnsi="Calibri"/>
                <w:color w:val="0000FF"/>
                <w:sz w:val="20"/>
                <w:szCs w:val="20"/>
                <w:u w:val="single"/>
              </w:rPr>
            </w:rPrChange>
          </w:rPr>
          <w:fldChar w:fldCharType="end"/>
        </w:r>
        <w:r w:rsidRPr="00EE27B1" w:rsidDel="00381476">
          <w:rPr>
            <w:rFonts w:ascii="Calibri" w:hAnsi="Calibri"/>
            <w:rPrChange w:id="9210" w:author="Tre" w:date="2012-11-19T09:06:00Z">
              <w:rPr>
                <w:rFonts w:ascii="Calibri" w:hAnsi="Calibri"/>
                <w:color w:val="0000FF"/>
                <w:sz w:val="20"/>
                <w:szCs w:val="20"/>
                <w:u w:val="single"/>
              </w:rPr>
            </w:rPrChange>
          </w:rPr>
          <w:fldChar w:fldCharType="begin"/>
        </w:r>
        <w:r w:rsidRPr="00EE27B1">
          <w:rPr>
            <w:rFonts w:ascii="Calibri" w:hAnsi="Calibri"/>
            <w:rPrChange w:id="921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21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213" w:author="frontdesk" w:date="2012-11-16T12:51:00Z"/>
          <w:rFonts w:ascii="Calibri" w:hAnsi="Calibri"/>
          <w:b/>
          <w:rPrChange w:id="9214" w:author="Tre" w:date="2012-11-19T09:06:00Z">
            <w:rPr>
              <w:del w:id="9215" w:author="frontdesk" w:date="2012-11-16T12:51:00Z"/>
              <w:rFonts w:ascii="Calibri" w:hAnsi="Calibri"/>
              <w:b/>
              <w:sz w:val="22"/>
              <w:szCs w:val="22"/>
            </w:rPr>
          </w:rPrChange>
        </w:rPr>
      </w:pPr>
      <w:del w:id="9216" w:author="frontdesk" w:date="2012-11-16T12:51:00Z">
        <w:r w:rsidRPr="00EE27B1" w:rsidDel="00381476">
          <w:rPr>
            <w:rFonts w:ascii="Calibri" w:hAnsi="Calibri"/>
            <w:b/>
            <w:rPrChange w:id="9217" w:author="Tre" w:date="2012-11-19T09:06:00Z">
              <w:rPr>
                <w:rFonts w:ascii="Calibri" w:hAnsi="Calibri"/>
                <w:b/>
                <w:color w:val="0000FF"/>
                <w:sz w:val="22"/>
                <w:szCs w:val="22"/>
                <w:u w:val="single"/>
              </w:rPr>
            </w:rPrChange>
          </w:rPr>
          <w:fldChar w:fldCharType="begin"/>
        </w:r>
        <w:r w:rsidRPr="00EE27B1">
          <w:rPr>
            <w:rFonts w:ascii="Calibri" w:hAnsi="Calibri"/>
            <w:b/>
            <w:rPrChange w:id="921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219" w:author="Tre" w:date="2012-11-19T09:06:00Z">
              <w:rPr>
                <w:rFonts w:ascii="Calibri" w:hAnsi="Calibri"/>
                <w:b/>
                <w:color w:val="0000FF"/>
                <w:sz w:val="22"/>
                <w:szCs w:val="22"/>
                <w:u w:val="single"/>
              </w:rPr>
            </w:rPrChange>
          </w:rPr>
          <w:fldChar w:fldCharType="separate"/>
        </w:r>
        <w:r w:rsidRPr="00EE27B1">
          <w:rPr>
            <w:rFonts w:ascii="Calibri" w:hAnsi="Calibri"/>
            <w:b/>
            <w:noProof/>
            <w:rPrChange w:id="9220" w:author="Tre" w:date="2012-11-19T09:06:00Z">
              <w:rPr>
                <w:rFonts w:ascii="Calibri" w:hAnsi="Calibri"/>
                <w:b/>
                <w:noProof/>
                <w:color w:val="0000FF"/>
                <w:sz w:val="20"/>
                <w:szCs w:val="20"/>
                <w:u w:val="single"/>
              </w:rPr>
            </w:rPrChange>
          </w:rPr>
          <w:delText>Plasma gun</w:delText>
        </w:r>
        <w:r w:rsidRPr="00EE27B1" w:rsidDel="00381476">
          <w:rPr>
            <w:rFonts w:ascii="Calibri" w:hAnsi="Calibri"/>
            <w:b/>
            <w:rPrChange w:id="922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222" w:author="frontdesk" w:date="2012-11-16T12:51:00Z"/>
          <w:rFonts w:ascii="Calibri" w:hAnsi="Calibri"/>
          <w:i/>
          <w:rPrChange w:id="9223" w:author="Tre" w:date="2012-11-19T09:06:00Z">
            <w:rPr>
              <w:del w:id="9224" w:author="frontdesk" w:date="2012-11-16T12:51:00Z"/>
              <w:rFonts w:ascii="Calibri" w:hAnsi="Calibri"/>
              <w:i/>
              <w:sz w:val="20"/>
              <w:szCs w:val="20"/>
            </w:rPr>
          </w:rPrChange>
        </w:rPr>
      </w:pPr>
      <w:del w:id="9225" w:author="frontdesk" w:date="2012-11-16T12:51:00Z">
        <w:r w:rsidRPr="00EE27B1">
          <w:rPr>
            <w:rFonts w:ascii="Calibri" w:hAnsi="Calibri"/>
            <w:i/>
            <w:rPrChange w:id="9226" w:author="Tre" w:date="2012-11-19T09:06:00Z">
              <w:rPr>
                <w:rFonts w:ascii="Calibri" w:hAnsi="Calibri"/>
                <w:i/>
                <w:color w:val="0000FF"/>
                <w:sz w:val="20"/>
                <w:szCs w:val="20"/>
                <w:u w:val="single"/>
              </w:rPr>
            </w:rPrChange>
          </w:rPr>
          <w:delText>[Type (</w:delText>
        </w:r>
        <w:r w:rsidRPr="00EE27B1" w:rsidDel="00381476">
          <w:rPr>
            <w:rFonts w:ascii="Calibri" w:hAnsi="Calibri"/>
            <w:i/>
            <w:rPrChange w:id="9227" w:author="Tre" w:date="2012-11-19T09:06:00Z">
              <w:rPr>
                <w:rFonts w:ascii="Calibri" w:hAnsi="Calibri"/>
                <w:i/>
                <w:color w:val="0000FF"/>
                <w:sz w:val="20"/>
                <w:szCs w:val="20"/>
                <w:u w:val="single"/>
              </w:rPr>
            </w:rPrChange>
          </w:rPr>
          <w:fldChar w:fldCharType="begin"/>
        </w:r>
        <w:r w:rsidRPr="00EE27B1">
          <w:rPr>
            <w:rFonts w:ascii="Calibri" w:hAnsi="Calibri"/>
            <w:i/>
            <w:rPrChange w:id="922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229" w:author="Tre" w:date="2012-11-19T09:06:00Z">
              <w:rPr>
                <w:rFonts w:ascii="Calibri" w:hAnsi="Calibri"/>
                <w:i/>
                <w:color w:val="0000FF"/>
                <w:sz w:val="20"/>
                <w:szCs w:val="20"/>
                <w:u w:val="single"/>
              </w:rPr>
            </w:rPrChange>
          </w:rPr>
          <w:fldChar w:fldCharType="separate"/>
        </w:r>
        <w:r w:rsidRPr="00EE27B1">
          <w:rPr>
            <w:rFonts w:ascii="Calibri" w:hAnsi="Calibri"/>
            <w:i/>
            <w:noProof/>
            <w:rPrChange w:id="9230" w:author="Tre" w:date="2012-11-19T09:06:00Z">
              <w:rPr>
                <w:rFonts w:ascii="Calibri" w:hAnsi="Calibri"/>
                <w:i/>
                <w:noProof/>
                <w:color w:val="0000FF"/>
                <w:sz w:val="20"/>
                <w:szCs w:val="20"/>
                <w:u w:val="single"/>
              </w:rPr>
            </w:rPrChange>
          </w:rPr>
          <w:delText>Sci Fi</w:delText>
        </w:r>
        <w:r w:rsidRPr="00EE27B1" w:rsidDel="00381476">
          <w:rPr>
            <w:rFonts w:ascii="Calibri" w:hAnsi="Calibri"/>
            <w:i/>
            <w:rPrChange w:id="9231" w:author="Tre" w:date="2012-11-19T09:06:00Z">
              <w:rPr>
                <w:rFonts w:ascii="Calibri" w:hAnsi="Calibri"/>
                <w:i/>
                <w:color w:val="0000FF"/>
                <w:sz w:val="20"/>
                <w:szCs w:val="20"/>
                <w:u w:val="single"/>
              </w:rPr>
            </w:rPrChange>
          </w:rPr>
          <w:fldChar w:fldCharType="end"/>
        </w:r>
        <w:r w:rsidRPr="00EE27B1">
          <w:rPr>
            <w:rFonts w:ascii="Calibri" w:hAnsi="Calibri"/>
            <w:i/>
            <w:rPrChange w:id="9232" w:author="Tre" w:date="2012-11-19T09:06:00Z">
              <w:rPr>
                <w:rFonts w:ascii="Calibri" w:hAnsi="Calibri"/>
                <w:i/>
                <w:color w:val="0000FF"/>
                <w:sz w:val="20"/>
                <w:szCs w:val="20"/>
                <w:u w:val="single"/>
              </w:rPr>
            </w:rPrChange>
          </w:rPr>
          <w:delText>), Rate (</w:delText>
        </w:r>
        <w:r w:rsidRPr="00EE27B1" w:rsidDel="00381476">
          <w:rPr>
            <w:rFonts w:ascii="Calibri" w:hAnsi="Calibri"/>
            <w:i/>
            <w:rPrChange w:id="9233" w:author="Tre" w:date="2012-11-19T09:06:00Z">
              <w:rPr>
                <w:rFonts w:ascii="Calibri" w:hAnsi="Calibri"/>
                <w:i/>
                <w:color w:val="0000FF"/>
                <w:sz w:val="20"/>
                <w:szCs w:val="20"/>
                <w:u w:val="single"/>
              </w:rPr>
            </w:rPrChange>
          </w:rPr>
          <w:fldChar w:fldCharType="begin"/>
        </w:r>
        <w:r w:rsidRPr="00EE27B1">
          <w:rPr>
            <w:rFonts w:ascii="Calibri" w:hAnsi="Calibri"/>
            <w:i/>
            <w:rPrChange w:id="923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235" w:author="Tre" w:date="2012-11-19T09:06:00Z">
              <w:rPr>
                <w:rFonts w:ascii="Calibri" w:hAnsi="Calibri"/>
                <w:i/>
                <w:color w:val="0000FF"/>
                <w:sz w:val="20"/>
                <w:szCs w:val="20"/>
                <w:u w:val="single"/>
              </w:rPr>
            </w:rPrChange>
          </w:rPr>
          <w:fldChar w:fldCharType="separate"/>
        </w:r>
        <w:r w:rsidRPr="00EE27B1">
          <w:rPr>
            <w:rFonts w:ascii="Calibri" w:hAnsi="Calibri"/>
            <w:i/>
            <w:noProof/>
            <w:rPrChange w:id="9236" w:author="Tre" w:date="2012-11-19T09:06:00Z">
              <w:rPr>
                <w:rFonts w:ascii="Calibri" w:hAnsi="Calibri"/>
                <w:i/>
                <w:noProof/>
                <w:color w:val="0000FF"/>
                <w:sz w:val="20"/>
                <w:szCs w:val="20"/>
                <w:u w:val="single"/>
              </w:rPr>
            </w:rPrChange>
          </w:rPr>
          <w:delText>Sustained</w:delText>
        </w:r>
        <w:r w:rsidRPr="00EE27B1" w:rsidDel="00381476">
          <w:rPr>
            <w:rFonts w:ascii="Calibri" w:hAnsi="Calibri"/>
            <w:i/>
            <w:rPrChange w:id="9237" w:author="Tre" w:date="2012-11-19T09:06:00Z">
              <w:rPr>
                <w:rFonts w:ascii="Calibri" w:hAnsi="Calibri"/>
                <w:i/>
                <w:color w:val="0000FF"/>
                <w:sz w:val="20"/>
                <w:szCs w:val="20"/>
                <w:u w:val="single"/>
              </w:rPr>
            </w:rPrChange>
          </w:rPr>
          <w:fldChar w:fldCharType="end"/>
        </w:r>
        <w:r w:rsidRPr="00EE27B1">
          <w:rPr>
            <w:rFonts w:ascii="Calibri" w:hAnsi="Calibri"/>
            <w:i/>
            <w:rPrChange w:id="9238" w:author="Tre" w:date="2012-11-19T09:06:00Z">
              <w:rPr>
                <w:rFonts w:ascii="Calibri" w:hAnsi="Calibri"/>
                <w:i/>
                <w:color w:val="0000FF"/>
                <w:sz w:val="20"/>
                <w:szCs w:val="20"/>
                <w:u w:val="single"/>
              </w:rPr>
            </w:rPrChange>
          </w:rPr>
          <w:delText>), Ammo (</w:delText>
        </w:r>
        <w:r w:rsidRPr="00EE27B1" w:rsidDel="00381476">
          <w:rPr>
            <w:rFonts w:ascii="Calibri" w:hAnsi="Calibri"/>
            <w:i/>
            <w:rPrChange w:id="9239" w:author="Tre" w:date="2012-11-19T09:06:00Z">
              <w:rPr>
                <w:rFonts w:ascii="Calibri" w:hAnsi="Calibri"/>
                <w:i/>
                <w:color w:val="0000FF"/>
                <w:sz w:val="20"/>
                <w:szCs w:val="20"/>
                <w:u w:val="single"/>
              </w:rPr>
            </w:rPrChange>
          </w:rPr>
          <w:fldChar w:fldCharType="begin"/>
        </w:r>
        <w:r w:rsidRPr="00EE27B1">
          <w:rPr>
            <w:rFonts w:ascii="Calibri" w:hAnsi="Calibri"/>
            <w:i/>
            <w:rPrChange w:id="924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241" w:author="Tre" w:date="2012-11-19T09:06:00Z">
              <w:rPr>
                <w:rFonts w:ascii="Calibri" w:hAnsi="Calibri"/>
                <w:i/>
                <w:color w:val="0000FF"/>
                <w:sz w:val="20"/>
                <w:szCs w:val="20"/>
                <w:u w:val="single"/>
              </w:rPr>
            </w:rPrChange>
          </w:rPr>
          <w:fldChar w:fldCharType="end"/>
        </w:r>
        <w:r w:rsidRPr="00EE27B1">
          <w:rPr>
            <w:rFonts w:ascii="Calibri" w:hAnsi="Calibri"/>
            <w:i/>
            <w:rPrChange w:id="9242" w:author="Tre" w:date="2012-11-19T09:06:00Z">
              <w:rPr>
                <w:rFonts w:ascii="Calibri" w:hAnsi="Calibri"/>
                <w:i/>
                <w:color w:val="0000FF"/>
                <w:sz w:val="20"/>
                <w:szCs w:val="20"/>
                <w:u w:val="single"/>
              </w:rPr>
            </w:rPrChange>
          </w:rPr>
          <w:delText>), Range (</w:delText>
        </w:r>
        <w:r w:rsidRPr="00EE27B1" w:rsidDel="00381476">
          <w:rPr>
            <w:rFonts w:ascii="Calibri" w:hAnsi="Calibri"/>
            <w:i/>
            <w:rPrChange w:id="9243" w:author="Tre" w:date="2012-11-19T09:06:00Z">
              <w:rPr>
                <w:rFonts w:ascii="Calibri" w:hAnsi="Calibri"/>
                <w:i/>
                <w:color w:val="0000FF"/>
                <w:sz w:val="20"/>
                <w:szCs w:val="20"/>
                <w:u w:val="single"/>
              </w:rPr>
            </w:rPrChange>
          </w:rPr>
          <w:fldChar w:fldCharType="begin"/>
        </w:r>
        <w:r w:rsidRPr="00EE27B1">
          <w:rPr>
            <w:rFonts w:ascii="Calibri" w:hAnsi="Calibri"/>
            <w:i/>
            <w:rPrChange w:id="924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245" w:author="Tre" w:date="2012-11-19T09:06:00Z">
              <w:rPr>
                <w:rFonts w:ascii="Calibri" w:hAnsi="Calibri"/>
                <w:i/>
                <w:color w:val="0000FF"/>
                <w:sz w:val="20"/>
                <w:szCs w:val="20"/>
                <w:u w:val="single"/>
              </w:rPr>
            </w:rPrChange>
          </w:rPr>
          <w:fldChar w:fldCharType="end"/>
        </w:r>
        <w:r w:rsidRPr="00EE27B1">
          <w:rPr>
            <w:rFonts w:ascii="Calibri" w:hAnsi="Calibri"/>
            <w:i/>
            <w:rPrChange w:id="9246" w:author="Tre" w:date="2012-11-19T09:06:00Z">
              <w:rPr>
                <w:rFonts w:ascii="Calibri" w:hAnsi="Calibri"/>
                <w:i/>
                <w:color w:val="0000FF"/>
                <w:sz w:val="20"/>
                <w:szCs w:val="20"/>
                <w:u w:val="single"/>
              </w:rPr>
            </w:rPrChange>
          </w:rPr>
          <w:delText>), Damage (</w:delText>
        </w:r>
        <w:r w:rsidRPr="00EE27B1" w:rsidDel="00381476">
          <w:rPr>
            <w:rFonts w:ascii="Calibri" w:hAnsi="Calibri"/>
            <w:i/>
            <w:rPrChange w:id="9247" w:author="Tre" w:date="2012-11-19T09:06:00Z">
              <w:rPr>
                <w:rFonts w:ascii="Calibri" w:hAnsi="Calibri"/>
                <w:i/>
                <w:color w:val="0000FF"/>
                <w:sz w:val="20"/>
                <w:szCs w:val="20"/>
                <w:u w:val="single"/>
              </w:rPr>
            </w:rPrChange>
          </w:rPr>
          <w:fldChar w:fldCharType="begin"/>
        </w:r>
        <w:r w:rsidRPr="00EE27B1">
          <w:rPr>
            <w:rFonts w:ascii="Calibri" w:hAnsi="Calibri"/>
            <w:i/>
            <w:rPrChange w:id="924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249" w:author="Tre" w:date="2012-11-19T09:06:00Z">
              <w:rPr>
                <w:rFonts w:ascii="Calibri" w:hAnsi="Calibri"/>
                <w:i/>
                <w:color w:val="0000FF"/>
                <w:sz w:val="20"/>
                <w:szCs w:val="20"/>
                <w:u w:val="single"/>
              </w:rPr>
            </w:rPrChange>
          </w:rPr>
          <w:fldChar w:fldCharType="separate"/>
        </w:r>
        <w:r w:rsidRPr="00EE27B1">
          <w:rPr>
            <w:rFonts w:ascii="Calibri" w:hAnsi="Calibri"/>
            <w:i/>
            <w:noProof/>
            <w:rPrChange w:id="9250"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9251" w:author="Tre" w:date="2012-11-19T09:06:00Z">
              <w:rPr>
                <w:rFonts w:ascii="Calibri" w:hAnsi="Calibri"/>
                <w:i/>
                <w:color w:val="0000FF"/>
                <w:sz w:val="20"/>
                <w:szCs w:val="20"/>
                <w:u w:val="single"/>
              </w:rPr>
            </w:rPrChange>
          </w:rPr>
          <w:fldChar w:fldCharType="end"/>
        </w:r>
        <w:r w:rsidRPr="00EE27B1">
          <w:rPr>
            <w:rFonts w:ascii="Calibri" w:hAnsi="Calibri"/>
            <w:i/>
            <w:rPrChange w:id="925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253" w:author="frontdesk" w:date="2012-11-16T12:51:00Z"/>
          <w:rFonts w:ascii="Calibri" w:hAnsi="Calibri"/>
          <w:rPrChange w:id="9254" w:author="Tre" w:date="2012-11-19T09:06:00Z">
            <w:rPr>
              <w:del w:id="9255" w:author="frontdesk" w:date="2012-11-16T12:51:00Z"/>
              <w:rFonts w:ascii="Calibri" w:hAnsi="Calibri"/>
              <w:sz w:val="20"/>
              <w:szCs w:val="20"/>
            </w:rPr>
          </w:rPrChange>
        </w:rPr>
      </w:pPr>
      <w:del w:id="9256" w:author="frontdesk" w:date="2012-11-16T12:51:00Z">
        <w:r w:rsidRPr="00EE27B1" w:rsidDel="00381476">
          <w:rPr>
            <w:rFonts w:ascii="Calibri" w:hAnsi="Calibri"/>
            <w:rPrChange w:id="9257" w:author="Tre" w:date="2012-11-19T09:06:00Z">
              <w:rPr>
                <w:rFonts w:ascii="Calibri" w:hAnsi="Calibri"/>
                <w:color w:val="0000FF"/>
                <w:sz w:val="20"/>
                <w:szCs w:val="20"/>
                <w:u w:val="single"/>
              </w:rPr>
            </w:rPrChange>
          </w:rPr>
          <w:fldChar w:fldCharType="begin"/>
        </w:r>
        <w:r w:rsidRPr="00EE27B1">
          <w:rPr>
            <w:rFonts w:ascii="Calibri" w:hAnsi="Calibri"/>
            <w:rPrChange w:id="925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259" w:author="Tre" w:date="2012-11-19T09:06:00Z">
              <w:rPr>
                <w:rFonts w:ascii="Calibri" w:hAnsi="Calibri"/>
                <w:color w:val="0000FF"/>
                <w:sz w:val="20"/>
                <w:szCs w:val="20"/>
                <w:u w:val="single"/>
              </w:rPr>
            </w:rPrChange>
          </w:rPr>
          <w:fldChar w:fldCharType="separate"/>
        </w:r>
        <w:r w:rsidRPr="00EE27B1">
          <w:rPr>
            <w:rFonts w:ascii="Calibri" w:hAnsi="Calibri"/>
            <w:noProof/>
            <w:rPrChange w:id="9260" w:author="Tre" w:date="2012-11-19T09:06:00Z">
              <w:rPr>
                <w:rFonts w:ascii="Calibri" w:hAnsi="Calibri"/>
                <w:noProof/>
                <w:color w:val="0000FF"/>
                <w:sz w:val="20"/>
                <w:szCs w:val="20"/>
                <w:u w:val="single"/>
              </w:rPr>
            </w:rPrChange>
          </w:rPr>
          <w:delText>A handheld personal firearm. Electricity is projected from this weapon. It has a sustained fire once the trigger is pulled and it connects to the target. Don't let go of the trigger until the target is smoking. The stream of electricity will keep in contact with the object until something crosses the stream of electricity or the trigger is released. This electricity shoots out at the target like a lightning bolt from the sky. The plasma gun can overload the circuits of sentinels, but it takes at least 1 round of combat before the frames take damage.</w:delText>
        </w:r>
        <w:r w:rsidRPr="00EE27B1" w:rsidDel="00381476">
          <w:rPr>
            <w:rFonts w:ascii="Calibri" w:hAnsi="Calibri"/>
            <w:rPrChange w:id="9261" w:author="Tre" w:date="2012-11-19T09:06:00Z">
              <w:rPr>
                <w:rFonts w:ascii="Calibri" w:hAnsi="Calibri"/>
                <w:color w:val="0000FF"/>
                <w:sz w:val="20"/>
                <w:szCs w:val="20"/>
                <w:u w:val="single"/>
              </w:rPr>
            </w:rPrChange>
          </w:rPr>
          <w:fldChar w:fldCharType="end"/>
        </w:r>
        <w:r w:rsidRPr="00EE27B1" w:rsidDel="00381476">
          <w:rPr>
            <w:rFonts w:ascii="Calibri" w:hAnsi="Calibri"/>
            <w:rPrChange w:id="9262" w:author="Tre" w:date="2012-11-19T09:06:00Z">
              <w:rPr>
                <w:rFonts w:ascii="Calibri" w:hAnsi="Calibri"/>
                <w:color w:val="0000FF"/>
                <w:sz w:val="20"/>
                <w:szCs w:val="20"/>
                <w:u w:val="single"/>
              </w:rPr>
            </w:rPrChange>
          </w:rPr>
          <w:fldChar w:fldCharType="begin"/>
        </w:r>
        <w:r w:rsidRPr="00EE27B1">
          <w:rPr>
            <w:rFonts w:ascii="Calibri" w:hAnsi="Calibri"/>
            <w:rPrChange w:id="926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26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265" w:author="frontdesk" w:date="2012-11-16T12:51:00Z"/>
          <w:rFonts w:ascii="Calibri" w:hAnsi="Calibri"/>
          <w:b/>
          <w:rPrChange w:id="9266" w:author="Tre" w:date="2012-11-19T09:06:00Z">
            <w:rPr>
              <w:del w:id="9267" w:author="frontdesk" w:date="2012-11-16T12:51:00Z"/>
              <w:rFonts w:ascii="Calibri" w:hAnsi="Calibri"/>
              <w:b/>
              <w:sz w:val="22"/>
              <w:szCs w:val="22"/>
            </w:rPr>
          </w:rPrChange>
        </w:rPr>
      </w:pPr>
      <w:del w:id="9268" w:author="frontdesk" w:date="2012-11-16T12:51:00Z">
        <w:r w:rsidRPr="00EE27B1" w:rsidDel="00381476">
          <w:rPr>
            <w:rFonts w:ascii="Calibri" w:hAnsi="Calibri"/>
            <w:b/>
            <w:rPrChange w:id="9269" w:author="Tre" w:date="2012-11-19T09:06:00Z">
              <w:rPr>
                <w:rFonts w:ascii="Calibri" w:hAnsi="Calibri"/>
                <w:b/>
                <w:color w:val="0000FF"/>
                <w:sz w:val="22"/>
                <w:szCs w:val="22"/>
                <w:u w:val="single"/>
              </w:rPr>
            </w:rPrChange>
          </w:rPr>
          <w:fldChar w:fldCharType="begin"/>
        </w:r>
        <w:r w:rsidRPr="00EE27B1">
          <w:rPr>
            <w:rFonts w:ascii="Calibri" w:hAnsi="Calibri"/>
            <w:b/>
            <w:rPrChange w:id="927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271" w:author="Tre" w:date="2012-11-19T09:06:00Z">
              <w:rPr>
                <w:rFonts w:ascii="Calibri" w:hAnsi="Calibri"/>
                <w:b/>
                <w:color w:val="0000FF"/>
                <w:sz w:val="22"/>
                <w:szCs w:val="22"/>
                <w:u w:val="single"/>
              </w:rPr>
            </w:rPrChange>
          </w:rPr>
          <w:fldChar w:fldCharType="separate"/>
        </w:r>
        <w:r w:rsidRPr="00EE27B1">
          <w:rPr>
            <w:rFonts w:ascii="Calibri" w:hAnsi="Calibri"/>
            <w:b/>
            <w:noProof/>
            <w:rPrChange w:id="9272" w:author="Tre" w:date="2012-11-19T09:06:00Z">
              <w:rPr>
                <w:rFonts w:ascii="Calibri" w:hAnsi="Calibri"/>
                <w:b/>
                <w:noProof/>
                <w:color w:val="0000FF"/>
                <w:sz w:val="20"/>
                <w:szCs w:val="20"/>
                <w:u w:val="single"/>
              </w:rPr>
            </w:rPrChange>
          </w:rPr>
          <w:delText>Chain Sword</w:delText>
        </w:r>
        <w:r w:rsidRPr="00EE27B1" w:rsidDel="00381476">
          <w:rPr>
            <w:rFonts w:ascii="Calibri" w:hAnsi="Calibri"/>
            <w:b/>
            <w:rPrChange w:id="927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274" w:author="frontdesk" w:date="2012-11-16T12:51:00Z"/>
          <w:rFonts w:ascii="Calibri" w:hAnsi="Calibri"/>
          <w:i/>
          <w:rPrChange w:id="9275" w:author="Tre" w:date="2012-11-19T09:06:00Z">
            <w:rPr>
              <w:del w:id="9276" w:author="frontdesk" w:date="2012-11-16T12:51:00Z"/>
              <w:rFonts w:ascii="Calibri" w:hAnsi="Calibri"/>
              <w:i/>
              <w:sz w:val="20"/>
              <w:szCs w:val="20"/>
            </w:rPr>
          </w:rPrChange>
        </w:rPr>
      </w:pPr>
      <w:del w:id="9277" w:author="frontdesk" w:date="2012-11-16T12:51:00Z">
        <w:r w:rsidRPr="00EE27B1">
          <w:rPr>
            <w:rFonts w:ascii="Calibri" w:hAnsi="Calibri"/>
            <w:i/>
            <w:rPrChange w:id="9278" w:author="Tre" w:date="2012-11-19T09:06:00Z">
              <w:rPr>
                <w:rFonts w:ascii="Calibri" w:hAnsi="Calibri"/>
                <w:i/>
                <w:color w:val="0000FF"/>
                <w:sz w:val="20"/>
                <w:szCs w:val="20"/>
                <w:u w:val="single"/>
              </w:rPr>
            </w:rPrChange>
          </w:rPr>
          <w:delText>[Type (</w:delText>
        </w:r>
        <w:r w:rsidRPr="00EE27B1" w:rsidDel="00381476">
          <w:rPr>
            <w:rFonts w:ascii="Calibri" w:hAnsi="Calibri"/>
            <w:i/>
            <w:rPrChange w:id="9279" w:author="Tre" w:date="2012-11-19T09:06:00Z">
              <w:rPr>
                <w:rFonts w:ascii="Calibri" w:hAnsi="Calibri"/>
                <w:i/>
                <w:color w:val="0000FF"/>
                <w:sz w:val="20"/>
                <w:szCs w:val="20"/>
                <w:u w:val="single"/>
              </w:rPr>
            </w:rPrChange>
          </w:rPr>
          <w:fldChar w:fldCharType="begin"/>
        </w:r>
        <w:r w:rsidRPr="00EE27B1">
          <w:rPr>
            <w:rFonts w:ascii="Calibri" w:hAnsi="Calibri"/>
            <w:i/>
            <w:rPrChange w:id="928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281" w:author="Tre" w:date="2012-11-19T09:06:00Z">
              <w:rPr>
                <w:rFonts w:ascii="Calibri" w:hAnsi="Calibri"/>
                <w:i/>
                <w:color w:val="0000FF"/>
                <w:sz w:val="20"/>
                <w:szCs w:val="20"/>
                <w:u w:val="single"/>
              </w:rPr>
            </w:rPrChange>
          </w:rPr>
          <w:fldChar w:fldCharType="separate"/>
        </w:r>
        <w:r w:rsidRPr="00EE27B1">
          <w:rPr>
            <w:rFonts w:ascii="Calibri" w:hAnsi="Calibri"/>
            <w:i/>
            <w:noProof/>
            <w:rPrChange w:id="9282" w:author="Tre" w:date="2012-11-19T09:06:00Z">
              <w:rPr>
                <w:rFonts w:ascii="Calibri" w:hAnsi="Calibri"/>
                <w:i/>
                <w:noProof/>
                <w:color w:val="0000FF"/>
                <w:sz w:val="20"/>
                <w:szCs w:val="20"/>
                <w:u w:val="single"/>
              </w:rPr>
            </w:rPrChange>
          </w:rPr>
          <w:delText>Sword</w:delText>
        </w:r>
        <w:r w:rsidRPr="00EE27B1" w:rsidDel="00381476">
          <w:rPr>
            <w:rFonts w:ascii="Calibri" w:hAnsi="Calibri"/>
            <w:i/>
            <w:rPrChange w:id="9283" w:author="Tre" w:date="2012-11-19T09:06:00Z">
              <w:rPr>
                <w:rFonts w:ascii="Calibri" w:hAnsi="Calibri"/>
                <w:i/>
                <w:color w:val="0000FF"/>
                <w:sz w:val="20"/>
                <w:szCs w:val="20"/>
                <w:u w:val="single"/>
              </w:rPr>
            </w:rPrChange>
          </w:rPr>
          <w:fldChar w:fldCharType="end"/>
        </w:r>
        <w:r w:rsidRPr="00EE27B1">
          <w:rPr>
            <w:rFonts w:ascii="Calibri" w:hAnsi="Calibri"/>
            <w:i/>
            <w:rPrChange w:id="9284" w:author="Tre" w:date="2012-11-19T09:06:00Z">
              <w:rPr>
                <w:rFonts w:ascii="Calibri" w:hAnsi="Calibri"/>
                <w:i/>
                <w:color w:val="0000FF"/>
                <w:sz w:val="20"/>
                <w:szCs w:val="20"/>
                <w:u w:val="single"/>
              </w:rPr>
            </w:rPrChange>
          </w:rPr>
          <w:delText>), Rate (</w:delText>
        </w:r>
        <w:r w:rsidRPr="00EE27B1" w:rsidDel="00381476">
          <w:rPr>
            <w:rFonts w:ascii="Calibri" w:hAnsi="Calibri"/>
            <w:i/>
            <w:rPrChange w:id="9285" w:author="Tre" w:date="2012-11-19T09:06:00Z">
              <w:rPr>
                <w:rFonts w:ascii="Calibri" w:hAnsi="Calibri"/>
                <w:i/>
                <w:color w:val="0000FF"/>
                <w:sz w:val="20"/>
                <w:szCs w:val="20"/>
                <w:u w:val="single"/>
              </w:rPr>
            </w:rPrChange>
          </w:rPr>
          <w:fldChar w:fldCharType="begin"/>
        </w:r>
        <w:r w:rsidRPr="00EE27B1">
          <w:rPr>
            <w:rFonts w:ascii="Calibri" w:hAnsi="Calibri"/>
            <w:i/>
            <w:rPrChange w:id="928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287" w:author="Tre" w:date="2012-11-19T09:06:00Z">
              <w:rPr>
                <w:rFonts w:ascii="Calibri" w:hAnsi="Calibri"/>
                <w:i/>
                <w:color w:val="0000FF"/>
                <w:sz w:val="20"/>
                <w:szCs w:val="20"/>
                <w:u w:val="single"/>
              </w:rPr>
            </w:rPrChange>
          </w:rPr>
          <w:fldChar w:fldCharType="separate"/>
        </w:r>
        <w:r w:rsidRPr="00EE27B1">
          <w:rPr>
            <w:rFonts w:ascii="Calibri" w:hAnsi="Calibri"/>
            <w:i/>
            <w:noProof/>
            <w:rPrChange w:id="9288" w:author="Tre" w:date="2012-11-19T09:06:00Z">
              <w:rPr>
                <w:rFonts w:ascii="Calibri" w:hAnsi="Calibri"/>
                <w:i/>
                <w:noProof/>
                <w:color w:val="0000FF"/>
                <w:sz w:val="20"/>
                <w:szCs w:val="20"/>
                <w:u w:val="single"/>
              </w:rPr>
            </w:rPrChange>
          </w:rPr>
          <w:delText>Full Round</w:delText>
        </w:r>
        <w:r w:rsidRPr="00EE27B1" w:rsidDel="00381476">
          <w:rPr>
            <w:rFonts w:ascii="Calibri" w:hAnsi="Calibri"/>
            <w:i/>
            <w:rPrChange w:id="9289" w:author="Tre" w:date="2012-11-19T09:06:00Z">
              <w:rPr>
                <w:rFonts w:ascii="Calibri" w:hAnsi="Calibri"/>
                <w:i/>
                <w:color w:val="0000FF"/>
                <w:sz w:val="20"/>
                <w:szCs w:val="20"/>
                <w:u w:val="single"/>
              </w:rPr>
            </w:rPrChange>
          </w:rPr>
          <w:fldChar w:fldCharType="end"/>
        </w:r>
        <w:r w:rsidRPr="00EE27B1">
          <w:rPr>
            <w:rFonts w:ascii="Calibri" w:hAnsi="Calibri"/>
            <w:i/>
            <w:rPrChange w:id="9290" w:author="Tre" w:date="2012-11-19T09:06:00Z">
              <w:rPr>
                <w:rFonts w:ascii="Calibri" w:hAnsi="Calibri"/>
                <w:i/>
                <w:color w:val="0000FF"/>
                <w:sz w:val="20"/>
                <w:szCs w:val="20"/>
                <w:u w:val="single"/>
              </w:rPr>
            </w:rPrChange>
          </w:rPr>
          <w:delText>), Ammo (</w:delText>
        </w:r>
        <w:r w:rsidRPr="00EE27B1" w:rsidDel="00381476">
          <w:rPr>
            <w:rFonts w:ascii="Calibri" w:hAnsi="Calibri"/>
            <w:i/>
            <w:rPrChange w:id="9291" w:author="Tre" w:date="2012-11-19T09:06:00Z">
              <w:rPr>
                <w:rFonts w:ascii="Calibri" w:hAnsi="Calibri"/>
                <w:i/>
                <w:color w:val="0000FF"/>
                <w:sz w:val="20"/>
                <w:szCs w:val="20"/>
                <w:u w:val="single"/>
              </w:rPr>
            </w:rPrChange>
          </w:rPr>
          <w:fldChar w:fldCharType="begin"/>
        </w:r>
        <w:r w:rsidRPr="00EE27B1">
          <w:rPr>
            <w:rFonts w:ascii="Calibri" w:hAnsi="Calibri"/>
            <w:i/>
            <w:rPrChange w:id="929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293" w:author="Tre" w:date="2012-11-19T09:06:00Z">
              <w:rPr>
                <w:rFonts w:ascii="Calibri" w:hAnsi="Calibri"/>
                <w:i/>
                <w:color w:val="0000FF"/>
                <w:sz w:val="20"/>
                <w:szCs w:val="20"/>
                <w:u w:val="single"/>
              </w:rPr>
            </w:rPrChange>
          </w:rPr>
          <w:fldChar w:fldCharType="end"/>
        </w:r>
        <w:r w:rsidRPr="00EE27B1">
          <w:rPr>
            <w:rFonts w:ascii="Calibri" w:hAnsi="Calibri"/>
            <w:i/>
            <w:rPrChange w:id="9294" w:author="Tre" w:date="2012-11-19T09:06:00Z">
              <w:rPr>
                <w:rFonts w:ascii="Calibri" w:hAnsi="Calibri"/>
                <w:i/>
                <w:color w:val="0000FF"/>
                <w:sz w:val="20"/>
                <w:szCs w:val="20"/>
                <w:u w:val="single"/>
              </w:rPr>
            </w:rPrChange>
          </w:rPr>
          <w:delText>), Range (</w:delText>
        </w:r>
        <w:r w:rsidRPr="00EE27B1" w:rsidDel="00381476">
          <w:rPr>
            <w:rFonts w:ascii="Calibri" w:hAnsi="Calibri"/>
            <w:i/>
            <w:rPrChange w:id="9295" w:author="Tre" w:date="2012-11-19T09:06:00Z">
              <w:rPr>
                <w:rFonts w:ascii="Calibri" w:hAnsi="Calibri"/>
                <w:i/>
                <w:color w:val="0000FF"/>
                <w:sz w:val="20"/>
                <w:szCs w:val="20"/>
                <w:u w:val="single"/>
              </w:rPr>
            </w:rPrChange>
          </w:rPr>
          <w:fldChar w:fldCharType="begin"/>
        </w:r>
        <w:r w:rsidRPr="00EE27B1">
          <w:rPr>
            <w:rFonts w:ascii="Calibri" w:hAnsi="Calibri"/>
            <w:i/>
            <w:rPrChange w:id="929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297" w:author="Tre" w:date="2012-11-19T09:06:00Z">
              <w:rPr>
                <w:rFonts w:ascii="Calibri" w:hAnsi="Calibri"/>
                <w:i/>
                <w:color w:val="0000FF"/>
                <w:sz w:val="20"/>
                <w:szCs w:val="20"/>
                <w:u w:val="single"/>
              </w:rPr>
            </w:rPrChange>
          </w:rPr>
          <w:fldChar w:fldCharType="end"/>
        </w:r>
        <w:r w:rsidRPr="00EE27B1">
          <w:rPr>
            <w:rFonts w:ascii="Calibri" w:hAnsi="Calibri"/>
            <w:i/>
            <w:rPrChange w:id="9298" w:author="Tre" w:date="2012-11-19T09:06:00Z">
              <w:rPr>
                <w:rFonts w:ascii="Calibri" w:hAnsi="Calibri"/>
                <w:i/>
                <w:color w:val="0000FF"/>
                <w:sz w:val="20"/>
                <w:szCs w:val="20"/>
                <w:u w:val="single"/>
              </w:rPr>
            </w:rPrChange>
          </w:rPr>
          <w:delText>), Damage (</w:delText>
        </w:r>
        <w:r w:rsidRPr="00EE27B1" w:rsidDel="00381476">
          <w:rPr>
            <w:rFonts w:ascii="Calibri" w:hAnsi="Calibri"/>
            <w:i/>
            <w:rPrChange w:id="9299" w:author="Tre" w:date="2012-11-19T09:06:00Z">
              <w:rPr>
                <w:rFonts w:ascii="Calibri" w:hAnsi="Calibri"/>
                <w:i/>
                <w:color w:val="0000FF"/>
                <w:sz w:val="20"/>
                <w:szCs w:val="20"/>
                <w:u w:val="single"/>
              </w:rPr>
            </w:rPrChange>
          </w:rPr>
          <w:fldChar w:fldCharType="begin"/>
        </w:r>
        <w:r w:rsidRPr="00EE27B1">
          <w:rPr>
            <w:rFonts w:ascii="Calibri" w:hAnsi="Calibri"/>
            <w:i/>
            <w:rPrChange w:id="930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301" w:author="Tre" w:date="2012-11-19T09:06:00Z">
              <w:rPr>
                <w:rFonts w:ascii="Calibri" w:hAnsi="Calibri"/>
                <w:i/>
                <w:color w:val="0000FF"/>
                <w:sz w:val="20"/>
                <w:szCs w:val="20"/>
                <w:u w:val="single"/>
              </w:rPr>
            </w:rPrChange>
          </w:rPr>
          <w:fldChar w:fldCharType="separate"/>
        </w:r>
        <w:r w:rsidRPr="00EE27B1">
          <w:rPr>
            <w:rFonts w:ascii="Calibri" w:hAnsi="Calibri"/>
            <w:i/>
            <w:noProof/>
            <w:rPrChange w:id="9302"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9303" w:author="Tre" w:date="2012-11-19T09:06:00Z">
              <w:rPr>
                <w:rFonts w:ascii="Calibri" w:hAnsi="Calibri"/>
                <w:i/>
                <w:color w:val="0000FF"/>
                <w:sz w:val="20"/>
                <w:szCs w:val="20"/>
                <w:u w:val="single"/>
              </w:rPr>
            </w:rPrChange>
          </w:rPr>
          <w:fldChar w:fldCharType="end"/>
        </w:r>
        <w:r w:rsidRPr="00EE27B1">
          <w:rPr>
            <w:rFonts w:ascii="Calibri" w:hAnsi="Calibri"/>
            <w:i/>
            <w:rPrChange w:id="930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305" w:author="frontdesk" w:date="2012-11-16T12:51:00Z"/>
          <w:rFonts w:ascii="Calibri" w:hAnsi="Calibri"/>
          <w:rPrChange w:id="9306" w:author="Tre" w:date="2012-11-19T09:06:00Z">
            <w:rPr>
              <w:del w:id="9307" w:author="frontdesk" w:date="2012-11-16T12:51:00Z"/>
              <w:rFonts w:ascii="Calibri" w:hAnsi="Calibri"/>
              <w:sz w:val="20"/>
              <w:szCs w:val="20"/>
            </w:rPr>
          </w:rPrChange>
        </w:rPr>
      </w:pPr>
      <w:del w:id="9308" w:author="frontdesk" w:date="2012-11-16T12:51:00Z">
        <w:r w:rsidRPr="00EE27B1" w:rsidDel="00381476">
          <w:rPr>
            <w:rFonts w:ascii="Calibri" w:hAnsi="Calibri"/>
            <w:rPrChange w:id="9309" w:author="Tre" w:date="2012-11-19T09:06:00Z">
              <w:rPr>
                <w:rFonts w:ascii="Calibri" w:hAnsi="Calibri"/>
                <w:color w:val="0000FF"/>
                <w:sz w:val="20"/>
                <w:szCs w:val="20"/>
                <w:u w:val="single"/>
              </w:rPr>
            </w:rPrChange>
          </w:rPr>
          <w:fldChar w:fldCharType="begin"/>
        </w:r>
        <w:r w:rsidRPr="00EE27B1">
          <w:rPr>
            <w:rFonts w:ascii="Calibri" w:hAnsi="Calibri"/>
            <w:rPrChange w:id="931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311" w:author="Tre" w:date="2012-11-19T09:06:00Z">
              <w:rPr>
                <w:rFonts w:ascii="Calibri" w:hAnsi="Calibri"/>
                <w:color w:val="0000FF"/>
                <w:sz w:val="20"/>
                <w:szCs w:val="20"/>
                <w:u w:val="single"/>
              </w:rPr>
            </w:rPrChange>
          </w:rPr>
          <w:fldChar w:fldCharType="separate"/>
        </w:r>
        <w:r w:rsidRPr="00EE27B1">
          <w:rPr>
            <w:rFonts w:ascii="Calibri" w:hAnsi="Calibri"/>
            <w:noProof/>
            <w:rPrChange w:id="9312" w:author="Tre" w:date="2012-11-19T09:06:00Z">
              <w:rPr>
                <w:rFonts w:ascii="Calibri" w:hAnsi="Calibri"/>
                <w:noProof/>
                <w:color w:val="0000FF"/>
                <w:sz w:val="20"/>
                <w:szCs w:val="20"/>
                <w:u w:val="single"/>
              </w:rPr>
            </w:rPrChange>
          </w:rPr>
          <w:delText>The chain sword will do an additional damage level with each consecutive hit on the target. If the attacker fails an attack, the sword's damage starts over.</w:delText>
        </w:r>
        <w:r w:rsidRPr="00EE27B1" w:rsidDel="00381476">
          <w:rPr>
            <w:rFonts w:ascii="Calibri" w:hAnsi="Calibri"/>
            <w:rPrChange w:id="9313" w:author="Tre" w:date="2012-11-19T09:06:00Z">
              <w:rPr>
                <w:rFonts w:ascii="Calibri" w:hAnsi="Calibri"/>
                <w:color w:val="0000FF"/>
                <w:sz w:val="20"/>
                <w:szCs w:val="20"/>
                <w:u w:val="single"/>
              </w:rPr>
            </w:rPrChange>
          </w:rPr>
          <w:fldChar w:fldCharType="end"/>
        </w:r>
        <w:r w:rsidRPr="00EE27B1" w:rsidDel="00381476">
          <w:rPr>
            <w:rFonts w:ascii="Calibri" w:hAnsi="Calibri"/>
            <w:rPrChange w:id="9314" w:author="Tre" w:date="2012-11-19T09:06:00Z">
              <w:rPr>
                <w:rFonts w:ascii="Calibri" w:hAnsi="Calibri"/>
                <w:color w:val="0000FF"/>
                <w:sz w:val="20"/>
                <w:szCs w:val="20"/>
                <w:u w:val="single"/>
              </w:rPr>
            </w:rPrChange>
          </w:rPr>
          <w:fldChar w:fldCharType="begin"/>
        </w:r>
        <w:r w:rsidRPr="00EE27B1">
          <w:rPr>
            <w:rFonts w:ascii="Calibri" w:hAnsi="Calibri"/>
            <w:rPrChange w:id="931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31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317" w:author="frontdesk" w:date="2012-11-16T12:51:00Z"/>
          <w:rFonts w:ascii="Calibri" w:hAnsi="Calibri"/>
          <w:b/>
          <w:rPrChange w:id="9318" w:author="Tre" w:date="2012-11-19T09:06:00Z">
            <w:rPr>
              <w:del w:id="9319" w:author="frontdesk" w:date="2012-11-16T12:51:00Z"/>
              <w:rFonts w:ascii="Calibri" w:hAnsi="Calibri"/>
              <w:b/>
              <w:sz w:val="22"/>
              <w:szCs w:val="22"/>
            </w:rPr>
          </w:rPrChange>
        </w:rPr>
      </w:pPr>
      <w:del w:id="9320" w:author="frontdesk" w:date="2012-11-16T12:51:00Z">
        <w:r w:rsidRPr="00EE27B1" w:rsidDel="00381476">
          <w:rPr>
            <w:rFonts w:ascii="Calibri" w:hAnsi="Calibri"/>
            <w:b/>
            <w:rPrChange w:id="9321" w:author="Tre" w:date="2012-11-19T09:06:00Z">
              <w:rPr>
                <w:rFonts w:ascii="Calibri" w:hAnsi="Calibri"/>
                <w:b/>
                <w:color w:val="0000FF"/>
                <w:sz w:val="22"/>
                <w:szCs w:val="22"/>
                <w:u w:val="single"/>
              </w:rPr>
            </w:rPrChange>
          </w:rPr>
          <w:fldChar w:fldCharType="begin"/>
        </w:r>
        <w:r w:rsidRPr="00EE27B1">
          <w:rPr>
            <w:rFonts w:ascii="Calibri" w:hAnsi="Calibri"/>
            <w:b/>
            <w:rPrChange w:id="932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323" w:author="Tre" w:date="2012-11-19T09:06:00Z">
              <w:rPr>
                <w:rFonts w:ascii="Calibri" w:hAnsi="Calibri"/>
                <w:b/>
                <w:color w:val="0000FF"/>
                <w:sz w:val="22"/>
                <w:szCs w:val="22"/>
                <w:u w:val="single"/>
              </w:rPr>
            </w:rPrChange>
          </w:rPr>
          <w:fldChar w:fldCharType="separate"/>
        </w:r>
        <w:r w:rsidRPr="00EE27B1">
          <w:rPr>
            <w:rFonts w:ascii="Calibri" w:hAnsi="Calibri"/>
            <w:b/>
            <w:noProof/>
            <w:rPrChange w:id="9324" w:author="Tre" w:date="2012-11-19T09:06:00Z">
              <w:rPr>
                <w:rFonts w:ascii="Calibri" w:hAnsi="Calibri"/>
                <w:b/>
                <w:noProof/>
                <w:color w:val="0000FF"/>
                <w:sz w:val="20"/>
                <w:szCs w:val="20"/>
                <w:u w:val="single"/>
              </w:rPr>
            </w:rPrChange>
          </w:rPr>
          <w:delText>Cutter Sword</w:delText>
        </w:r>
        <w:r w:rsidRPr="00EE27B1" w:rsidDel="00381476">
          <w:rPr>
            <w:rFonts w:ascii="Calibri" w:hAnsi="Calibri"/>
            <w:b/>
            <w:rPrChange w:id="932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326" w:author="frontdesk" w:date="2012-11-16T12:51:00Z"/>
          <w:rFonts w:ascii="Calibri" w:hAnsi="Calibri"/>
          <w:i/>
          <w:rPrChange w:id="9327" w:author="Tre" w:date="2012-11-19T09:06:00Z">
            <w:rPr>
              <w:del w:id="9328" w:author="frontdesk" w:date="2012-11-16T12:51:00Z"/>
              <w:rFonts w:ascii="Calibri" w:hAnsi="Calibri"/>
              <w:i/>
              <w:sz w:val="20"/>
              <w:szCs w:val="20"/>
            </w:rPr>
          </w:rPrChange>
        </w:rPr>
      </w:pPr>
      <w:del w:id="9329" w:author="frontdesk" w:date="2012-11-16T12:51:00Z">
        <w:r w:rsidRPr="00EE27B1">
          <w:rPr>
            <w:rFonts w:ascii="Calibri" w:hAnsi="Calibri"/>
            <w:i/>
            <w:rPrChange w:id="9330" w:author="Tre" w:date="2012-11-19T09:06:00Z">
              <w:rPr>
                <w:rFonts w:ascii="Calibri" w:hAnsi="Calibri"/>
                <w:i/>
                <w:color w:val="0000FF"/>
                <w:sz w:val="20"/>
                <w:szCs w:val="20"/>
                <w:u w:val="single"/>
              </w:rPr>
            </w:rPrChange>
          </w:rPr>
          <w:delText>[Type (</w:delText>
        </w:r>
        <w:r w:rsidRPr="00EE27B1" w:rsidDel="00381476">
          <w:rPr>
            <w:rFonts w:ascii="Calibri" w:hAnsi="Calibri"/>
            <w:i/>
            <w:rPrChange w:id="9331" w:author="Tre" w:date="2012-11-19T09:06:00Z">
              <w:rPr>
                <w:rFonts w:ascii="Calibri" w:hAnsi="Calibri"/>
                <w:i/>
                <w:color w:val="0000FF"/>
                <w:sz w:val="20"/>
                <w:szCs w:val="20"/>
                <w:u w:val="single"/>
              </w:rPr>
            </w:rPrChange>
          </w:rPr>
          <w:fldChar w:fldCharType="begin"/>
        </w:r>
        <w:r w:rsidRPr="00EE27B1">
          <w:rPr>
            <w:rFonts w:ascii="Calibri" w:hAnsi="Calibri"/>
            <w:i/>
            <w:rPrChange w:id="933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333" w:author="Tre" w:date="2012-11-19T09:06:00Z">
              <w:rPr>
                <w:rFonts w:ascii="Calibri" w:hAnsi="Calibri"/>
                <w:i/>
                <w:color w:val="0000FF"/>
                <w:sz w:val="20"/>
                <w:szCs w:val="20"/>
                <w:u w:val="single"/>
              </w:rPr>
            </w:rPrChange>
          </w:rPr>
          <w:fldChar w:fldCharType="separate"/>
        </w:r>
        <w:r w:rsidRPr="00EE27B1">
          <w:rPr>
            <w:rFonts w:ascii="Calibri" w:hAnsi="Calibri"/>
            <w:i/>
            <w:noProof/>
            <w:rPrChange w:id="9334" w:author="Tre" w:date="2012-11-19T09:06:00Z">
              <w:rPr>
                <w:rFonts w:ascii="Calibri" w:hAnsi="Calibri"/>
                <w:i/>
                <w:noProof/>
                <w:color w:val="0000FF"/>
                <w:sz w:val="20"/>
                <w:szCs w:val="20"/>
                <w:u w:val="single"/>
              </w:rPr>
            </w:rPrChange>
          </w:rPr>
          <w:delText>Sword</w:delText>
        </w:r>
        <w:r w:rsidRPr="00EE27B1" w:rsidDel="00381476">
          <w:rPr>
            <w:rFonts w:ascii="Calibri" w:hAnsi="Calibri"/>
            <w:i/>
            <w:rPrChange w:id="9335" w:author="Tre" w:date="2012-11-19T09:06:00Z">
              <w:rPr>
                <w:rFonts w:ascii="Calibri" w:hAnsi="Calibri"/>
                <w:i/>
                <w:color w:val="0000FF"/>
                <w:sz w:val="20"/>
                <w:szCs w:val="20"/>
                <w:u w:val="single"/>
              </w:rPr>
            </w:rPrChange>
          </w:rPr>
          <w:fldChar w:fldCharType="end"/>
        </w:r>
        <w:r w:rsidRPr="00EE27B1">
          <w:rPr>
            <w:rFonts w:ascii="Calibri" w:hAnsi="Calibri"/>
            <w:i/>
            <w:rPrChange w:id="9336" w:author="Tre" w:date="2012-11-19T09:06:00Z">
              <w:rPr>
                <w:rFonts w:ascii="Calibri" w:hAnsi="Calibri"/>
                <w:i/>
                <w:color w:val="0000FF"/>
                <w:sz w:val="20"/>
                <w:szCs w:val="20"/>
                <w:u w:val="single"/>
              </w:rPr>
            </w:rPrChange>
          </w:rPr>
          <w:delText>), Rate (</w:delText>
        </w:r>
        <w:r w:rsidRPr="00EE27B1" w:rsidDel="00381476">
          <w:rPr>
            <w:rFonts w:ascii="Calibri" w:hAnsi="Calibri"/>
            <w:i/>
            <w:rPrChange w:id="9337" w:author="Tre" w:date="2012-11-19T09:06:00Z">
              <w:rPr>
                <w:rFonts w:ascii="Calibri" w:hAnsi="Calibri"/>
                <w:i/>
                <w:color w:val="0000FF"/>
                <w:sz w:val="20"/>
                <w:szCs w:val="20"/>
                <w:u w:val="single"/>
              </w:rPr>
            </w:rPrChange>
          </w:rPr>
          <w:fldChar w:fldCharType="begin"/>
        </w:r>
        <w:r w:rsidRPr="00EE27B1">
          <w:rPr>
            <w:rFonts w:ascii="Calibri" w:hAnsi="Calibri"/>
            <w:i/>
            <w:rPrChange w:id="933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339" w:author="Tre" w:date="2012-11-19T09:06:00Z">
              <w:rPr>
                <w:rFonts w:ascii="Calibri" w:hAnsi="Calibri"/>
                <w:i/>
                <w:color w:val="0000FF"/>
                <w:sz w:val="20"/>
                <w:szCs w:val="20"/>
                <w:u w:val="single"/>
              </w:rPr>
            </w:rPrChange>
          </w:rPr>
          <w:fldChar w:fldCharType="separate"/>
        </w:r>
        <w:r w:rsidRPr="00EE27B1">
          <w:rPr>
            <w:rFonts w:ascii="Calibri" w:hAnsi="Calibri"/>
            <w:i/>
            <w:noProof/>
            <w:rPrChange w:id="9340" w:author="Tre" w:date="2012-11-19T09:06:00Z">
              <w:rPr>
                <w:rFonts w:ascii="Calibri" w:hAnsi="Calibri"/>
                <w:i/>
                <w:noProof/>
                <w:color w:val="0000FF"/>
                <w:sz w:val="20"/>
                <w:szCs w:val="20"/>
                <w:u w:val="single"/>
              </w:rPr>
            </w:rPrChange>
          </w:rPr>
          <w:delText>Full Round</w:delText>
        </w:r>
        <w:r w:rsidRPr="00EE27B1" w:rsidDel="00381476">
          <w:rPr>
            <w:rFonts w:ascii="Calibri" w:hAnsi="Calibri"/>
            <w:i/>
            <w:rPrChange w:id="9341" w:author="Tre" w:date="2012-11-19T09:06:00Z">
              <w:rPr>
                <w:rFonts w:ascii="Calibri" w:hAnsi="Calibri"/>
                <w:i/>
                <w:color w:val="0000FF"/>
                <w:sz w:val="20"/>
                <w:szCs w:val="20"/>
                <w:u w:val="single"/>
              </w:rPr>
            </w:rPrChange>
          </w:rPr>
          <w:fldChar w:fldCharType="end"/>
        </w:r>
        <w:r w:rsidRPr="00EE27B1">
          <w:rPr>
            <w:rFonts w:ascii="Calibri" w:hAnsi="Calibri"/>
            <w:i/>
            <w:rPrChange w:id="9342" w:author="Tre" w:date="2012-11-19T09:06:00Z">
              <w:rPr>
                <w:rFonts w:ascii="Calibri" w:hAnsi="Calibri"/>
                <w:i/>
                <w:color w:val="0000FF"/>
                <w:sz w:val="20"/>
                <w:szCs w:val="20"/>
                <w:u w:val="single"/>
              </w:rPr>
            </w:rPrChange>
          </w:rPr>
          <w:delText>), Ammo (</w:delText>
        </w:r>
        <w:r w:rsidRPr="00EE27B1" w:rsidDel="00381476">
          <w:rPr>
            <w:rFonts w:ascii="Calibri" w:hAnsi="Calibri"/>
            <w:i/>
            <w:rPrChange w:id="9343" w:author="Tre" w:date="2012-11-19T09:06:00Z">
              <w:rPr>
                <w:rFonts w:ascii="Calibri" w:hAnsi="Calibri"/>
                <w:i/>
                <w:color w:val="0000FF"/>
                <w:sz w:val="20"/>
                <w:szCs w:val="20"/>
                <w:u w:val="single"/>
              </w:rPr>
            </w:rPrChange>
          </w:rPr>
          <w:fldChar w:fldCharType="begin"/>
        </w:r>
        <w:r w:rsidRPr="00EE27B1">
          <w:rPr>
            <w:rFonts w:ascii="Calibri" w:hAnsi="Calibri"/>
            <w:i/>
            <w:rPrChange w:id="934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345" w:author="Tre" w:date="2012-11-19T09:06:00Z">
              <w:rPr>
                <w:rFonts w:ascii="Calibri" w:hAnsi="Calibri"/>
                <w:i/>
                <w:color w:val="0000FF"/>
                <w:sz w:val="20"/>
                <w:szCs w:val="20"/>
                <w:u w:val="single"/>
              </w:rPr>
            </w:rPrChange>
          </w:rPr>
          <w:fldChar w:fldCharType="end"/>
        </w:r>
        <w:r w:rsidRPr="00EE27B1">
          <w:rPr>
            <w:rFonts w:ascii="Calibri" w:hAnsi="Calibri"/>
            <w:i/>
            <w:rPrChange w:id="9346" w:author="Tre" w:date="2012-11-19T09:06:00Z">
              <w:rPr>
                <w:rFonts w:ascii="Calibri" w:hAnsi="Calibri"/>
                <w:i/>
                <w:color w:val="0000FF"/>
                <w:sz w:val="20"/>
                <w:szCs w:val="20"/>
                <w:u w:val="single"/>
              </w:rPr>
            </w:rPrChange>
          </w:rPr>
          <w:delText>), Range (</w:delText>
        </w:r>
        <w:r w:rsidRPr="00EE27B1" w:rsidDel="00381476">
          <w:rPr>
            <w:rFonts w:ascii="Calibri" w:hAnsi="Calibri"/>
            <w:i/>
            <w:rPrChange w:id="9347" w:author="Tre" w:date="2012-11-19T09:06:00Z">
              <w:rPr>
                <w:rFonts w:ascii="Calibri" w:hAnsi="Calibri"/>
                <w:i/>
                <w:color w:val="0000FF"/>
                <w:sz w:val="20"/>
                <w:szCs w:val="20"/>
                <w:u w:val="single"/>
              </w:rPr>
            </w:rPrChange>
          </w:rPr>
          <w:fldChar w:fldCharType="begin"/>
        </w:r>
        <w:r w:rsidRPr="00EE27B1">
          <w:rPr>
            <w:rFonts w:ascii="Calibri" w:hAnsi="Calibri"/>
            <w:i/>
            <w:rPrChange w:id="934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349" w:author="Tre" w:date="2012-11-19T09:06:00Z">
              <w:rPr>
                <w:rFonts w:ascii="Calibri" w:hAnsi="Calibri"/>
                <w:i/>
                <w:color w:val="0000FF"/>
                <w:sz w:val="20"/>
                <w:szCs w:val="20"/>
                <w:u w:val="single"/>
              </w:rPr>
            </w:rPrChange>
          </w:rPr>
          <w:fldChar w:fldCharType="end"/>
        </w:r>
        <w:r w:rsidRPr="00EE27B1">
          <w:rPr>
            <w:rFonts w:ascii="Calibri" w:hAnsi="Calibri"/>
            <w:i/>
            <w:rPrChange w:id="9350" w:author="Tre" w:date="2012-11-19T09:06:00Z">
              <w:rPr>
                <w:rFonts w:ascii="Calibri" w:hAnsi="Calibri"/>
                <w:i/>
                <w:color w:val="0000FF"/>
                <w:sz w:val="20"/>
                <w:szCs w:val="20"/>
                <w:u w:val="single"/>
              </w:rPr>
            </w:rPrChange>
          </w:rPr>
          <w:delText>), Damage (</w:delText>
        </w:r>
        <w:r w:rsidRPr="00EE27B1" w:rsidDel="00381476">
          <w:rPr>
            <w:rFonts w:ascii="Calibri" w:hAnsi="Calibri"/>
            <w:i/>
            <w:rPrChange w:id="9351" w:author="Tre" w:date="2012-11-19T09:06:00Z">
              <w:rPr>
                <w:rFonts w:ascii="Calibri" w:hAnsi="Calibri"/>
                <w:i/>
                <w:color w:val="0000FF"/>
                <w:sz w:val="20"/>
                <w:szCs w:val="20"/>
                <w:u w:val="single"/>
              </w:rPr>
            </w:rPrChange>
          </w:rPr>
          <w:fldChar w:fldCharType="begin"/>
        </w:r>
        <w:r w:rsidRPr="00EE27B1">
          <w:rPr>
            <w:rFonts w:ascii="Calibri" w:hAnsi="Calibri"/>
            <w:i/>
            <w:rPrChange w:id="935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353" w:author="Tre" w:date="2012-11-19T09:06:00Z">
              <w:rPr>
                <w:rFonts w:ascii="Calibri" w:hAnsi="Calibri"/>
                <w:i/>
                <w:color w:val="0000FF"/>
                <w:sz w:val="20"/>
                <w:szCs w:val="20"/>
                <w:u w:val="single"/>
              </w:rPr>
            </w:rPrChange>
          </w:rPr>
          <w:fldChar w:fldCharType="separate"/>
        </w:r>
        <w:r w:rsidRPr="00EE27B1">
          <w:rPr>
            <w:rFonts w:ascii="Calibri" w:hAnsi="Calibri"/>
            <w:i/>
            <w:noProof/>
            <w:rPrChange w:id="9354"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355" w:author="Tre" w:date="2012-11-19T09:06:00Z">
              <w:rPr>
                <w:rFonts w:ascii="Calibri" w:hAnsi="Calibri"/>
                <w:i/>
                <w:color w:val="0000FF"/>
                <w:sz w:val="20"/>
                <w:szCs w:val="20"/>
                <w:u w:val="single"/>
              </w:rPr>
            </w:rPrChange>
          </w:rPr>
          <w:fldChar w:fldCharType="end"/>
        </w:r>
        <w:r w:rsidRPr="00EE27B1">
          <w:rPr>
            <w:rFonts w:ascii="Calibri" w:hAnsi="Calibri"/>
            <w:i/>
            <w:rPrChange w:id="935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357" w:author="frontdesk" w:date="2012-11-16T12:51:00Z"/>
          <w:rFonts w:ascii="Calibri" w:hAnsi="Calibri"/>
          <w:rPrChange w:id="9358" w:author="Tre" w:date="2012-11-19T09:06:00Z">
            <w:rPr>
              <w:del w:id="9359" w:author="frontdesk" w:date="2012-11-16T12:51:00Z"/>
              <w:rFonts w:ascii="Calibri" w:hAnsi="Calibri"/>
              <w:sz w:val="20"/>
              <w:szCs w:val="20"/>
            </w:rPr>
          </w:rPrChange>
        </w:rPr>
      </w:pPr>
      <w:del w:id="9360" w:author="frontdesk" w:date="2012-11-16T12:51:00Z">
        <w:r w:rsidRPr="00EE27B1" w:rsidDel="00381476">
          <w:rPr>
            <w:rFonts w:ascii="Calibri" w:hAnsi="Calibri"/>
            <w:rPrChange w:id="9361" w:author="Tre" w:date="2012-11-19T09:06:00Z">
              <w:rPr>
                <w:rFonts w:ascii="Calibri" w:hAnsi="Calibri"/>
                <w:color w:val="0000FF"/>
                <w:sz w:val="20"/>
                <w:szCs w:val="20"/>
                <w:u w:val="single"/>
              </w:rPr>
            </w:rPrChange>
          </w:rPr>
          <w:lastRenderedPageBreak/>
          <w:fldChar w:fldCharType="begin"/>
        </w:r>
        <w:r w:rsidRPr="00EE27B1">
          <w:rPr>
            <w:rFonts w:ascii="Calibri" w:hAnsi="Calibri"/>
            <w:rPrChange w:id="936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363" w:author="Tre" w:date="2012-11-19T09:06:00Z">
              <w:rPr>
                <w:rFonts w:ascii="Calibri" w:hAnsi="Calibri"/>
                <w:color w:val="0000FF"/>
                <w:sz w:val="20"/>
                <w:szCs w:val="20"/>
                <w:u w:val="single"/>
              </w:rPr>
            </w:rPrChange>
          </w:rPr>
          <w:fldChar w:fldCharType="separate"/>
        </w:r>
        <w:r w:rsidRPr="00EE27B1">
          <w:rPr>
            <w:rFonts w:ascii="Calibri" w:hAnsi="Calibri"/>
            <w:noProof/>
            <w:rPrChange w:id="9364" w:author="Tre" w:date="2012-11-19T09:06:00Z">
              <w:rPr>
                <w:rFonts w:ascii="Calibri" w:hAnsi="Calibri"/>
                <w:noProof/>
                <w:color w:val="0000FF"/>
                <w:sz w:val="20"/>
                <w:szCs w:val="20"/>
                <w:u w:val="single"/>
              </w:rPr>
            </w:rPrChange>
          </w:rPr>
          <w:delText>Swords that are coated with special polymer, making the swords a hundred times  sharper. Someone wielding one of these can cleave through a sentinel's frame with the right type of swing. The Cutter Sword is fueled by the holder's bodyheat and the Machine's fusion technology.</w:delText>
        </w:r>
        <w:r w:rsidRPr="00EE27B1" w:rsidDel="00381476">
          <w:rPr>
            <w:rFonts w:ascii="Calibri" w:hAnsi="Calibri"/>
            <w:rPrChange w:id="9365" w:author="Tre" w:date="2012-11-19T09:06:00Z">
              <w:rPr>
                <w:rFonts w:ascii="Calibri" w:hAnsi="Calibri"/>
                <w:color w:val="0000FF"/>
                <w:sz w:val="20"/>
                <w:szCs w:val="20"/>
                <w:u w:val="single"/>
              </w:rPr>
            </w:rPrChange>
          </w:rPr>
          <w:fldChar w:fldCharType="end"/>
        </w:r>
        <w:r w:rsidRPr="00EE27B1" w:rsidDel="00381476">
          <w:rPr>
            <w:rFonts w:ascii="Calibri" w:hAnsi="Calibri"/>
            <w:rPrChange w:id="9366" w:author="Tre" w:date="2012-11-19T09:06:00Z">
              <w:rPr>
                <w:rFonts w:ascii="Calibri" w:hAnsi="Calibri"/>
                <w:color w:val="0000FF"/>
                <w:sz w:val="20"/>
                <w:szCs w:val="20"/>
                <w:u w:val="single"/>
              </w:rPr>
            </w:rPrChange>
          </w:rPr>
          <w:fldChar w:fldCharType="begin"/>
        </w:r>
        <w:r w:rsidRPr="00EE27B1">
          <w:rPr>
            <w:rFonts w:ascii="Calibri" w:hAnsi="Calibri"/>
            <w:rPrChange w:id="936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36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369" w:author="frontdesk" w:date="2012-11-16T12:51:00Z"/>
          <w:rFonts w:ascii="Calibri" w:hAnsi="Calibri"/>
          <w:b/>
          <w:rPrChange w:id="9370" w:author="Tre" w:date="2012-11-19T09:06:00Z">
            <w:rPr>
              <w:del w:id="9371" w:author="frontdesk" w:date="2012-11-16T12:51:00Z"/>
              <w:rFonts w:ascii="Calibri" w:hAnsi="Calibri"/>
              <w:b/>
              <w:sz w:val="22"/>
              <w:szCs w:val="22"/>
            </w:rPr>
          </w:rPrChange>
        </w:rPr>
      </w:pPr>
      <w:del w:id="9372" w:author="frontdesk" w:date="2012-11-16T12:51:00Z">
        <w:r w:rsidRPr="00EE27B1" w:rsidDel="00381476">
          <w:rPr>
            <w:rFonts w:ascii="Calibri" w:hAnsi="Calibri"/>
            <w:b/>
            <w:rPrChange w:id="9373" w:author="Tre" w:date="2012-11-19T09:06:00Z">
              <w:rPr>
                <w:rFonts w:ascii="Calibri" w:hAnsi="Calibri"/>
                <w:b/>
                <w:color w:val="0000FF"/>
                <w:sz w:val="22"/>
                <w:szCs w:val="22"/>
                <w:u w:val="single"/>
              </w:rPr>
            </w:rPrChange>
          </w:rPr>
          <w:fldChar w:fldCharType="begin"/>
        </w:r>
        <w:r w:rsidRPr="00EE27B1">
          <w:rPr>
            <w:rFonts w:ascii="Calibri" w:hAnsi="Calibri"/>
            <w:b/>
            <w:rPrChange w:id="937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375" w:author="Tre" w:date="2012-11-19T09:06:00Z">
              <w:rPr>
                <w:rFonts w:ascii="Calibri" w:hAnsi="Calibri"/>
                <w:b/>
                <w:color w:val="0000FF"/>
                <w:sz w:val="22"/>
                <w:szCs w:val="22"/>
                <w:u w:val="single"/>
              </w:rPr>
            </w:rPrChange>
          </w:rPr>
          <w:fldChar w:fldCharType="separate"/>
        </w:r>
        <w:r w:rsidRPr="00EE27B1">
          <w:rPr>
            <w:rFonts w:ascii="Calibri" w:hAnsi="Calibri"/>
            <w:b/>
            <w:noProof/>
            <w:rPrChange w:id="9376" w:author="Tre" w:date="2012-11-19T09:06:00Z">
              <w:rPr>
                <w:rFonts w:ascii="Calibri" w:hAnsi="Calibri"/>
                <w:b/>
                <w:noProof/>
                <w:color w:val="0000FF"/>
                <w:sz w:val="20"/>
                <w:szCs w:val="20"/>
                <w:u w:val="single"/>
              </w:rPr>
            </w:rPrChange>
          </w:rPr>
          <w:delText>EMP Grenades</w:delText>
        </w:r>
        <w:r w:rsidRPr="00EE27B1" w:rsidDel="00381476">
          <w:rPr>
            <w:rFonts w:ascii="Calibri" w:hAnsi="Calibri"/>
            <w:b/>
            <w:rPrChange w:id="937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378" w:author="frontdesk" w:date="2012-11-16T12:51:00Z"/>
          <w:rFonts w:ascii="Calibri" w:hAnsi="Calibri"/>
          <w:i/>
          <w:rPrChange w:id="9379" w:author="Tre" w:date="2012-11-19T09:06:00Z">
            <w:rPr>
              <w:del w:id="9380" w:author="frontdesk" w:date="2012-11-16T12:51:00Z"/>
              <w:rFonts w:ascii="Calibri" w:hAnsi="Calibri"/>
              <w:i/>
              <w:sz w:val="20"/>
              <w:szCs w:val="20"/>
            </w:rPr>
          </w:rPrChange>
        </w:rPr>
      </w:pPr>
      <w:del w:id="9381" w:author="frontdesk" w:date="2012-11-16T12:51:00Z">
        <w:r w:rsidRPr="00EE27B1">
          <w:rPr>
            <w:rFonts w:ascii="Calibri" w:hAnsi="Calibri"/>
            <w:i/>
            <w:rPrChange w:id="9382" w:author="Tre" w:date="2012-11-19T09:06:00Z">
              <w:rPr>
                <w:rFonts w:ascii="Calibri" w:hAnsi="Calibri"/>
                <w:i/>
                <w:color w:val="0000FF"/>
                <w:sz w:val="20"/>
                <w:szCs w:val="20"/>
                <w:u w:val="single"/>
              </w:rPr>
            </w:rPrChange>
          </w:rPr>
          <w:delText>[Type (</w:delText>
        </w:r>
        <w:r w:rsidRPr="00EE27B1" w:rsidDel="00381476">
          <w:rPr>
            <w:rFonts w:ascii="Calibri" w:hAnsi="Calibri"/>
            <w:i/>
            <w:rPrChange w:id="9383" w:author="Tre" w:date="2012-11-19T09:06:00Z">
              <w:rPr>
                <w:rFonts w:ascii="Calibri" w:hAnsi="Calibri"/>
                <w:i/>
                <w:color w:val="0000FF"/>
                <w:sz w:val="20"/>
                <w:szCs w:val="20"/>
                <w:u w:val="single"/>
              </w:rPr>
            </w:rPrChange>
          </w:rPr>
          <w:fldChar w:fldCharType="begin"/>
        </w:r>
        <w:r w:rsidRPr="00EE27B1">
          <w:rPr>
            <w:rFonts w:ascii="Calibri" w:hAnsi="Calibri"/>
            <w:i/>
            <w:rPrChange w:id="938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385" w:author="Tre" w:date="2012-11-19T09:06:00Z">
              <w:rPr>
                <w:rFonts w:ascii="Calibri" w:hAnsi="Calibri"/>
                <w:i/>
                <w:color w:val="0000FF"/>
                <w:sz w:val="20"/>
                <w:szCs w:val="20"/>
                <w:u w:val="single"/>
              </w:rPr>
            </w:rPrChange>
          </w:rPr>
          <w:fldChar w:fldCharType="separate"/>
        </w:r>
        <w:r w:rsidRPr="00EE27B1">
          <w:rPr>
            <w:rFonts w:ascii="Calibri" w:hAnsi="Calibri"/>
            <w:i/>
            <w:noProof/>
            <w:rPrChange w:id="9386" w:author="Tre" w:date="2012-11-19T09:06:00Z">
              <w:rPr>
                <w:rFonts w:ascii="Calibri" w:hAnsi="Calibri"/>
                <w:i/>
                <w:noProof/>
                <w:color w:val="0000FF"/>
                <w:sz w:val="20"/>
                <w:szCs w:val="20"/>
                <w:u w:val="single"/>
              </w:rPr>
            </w:rPrChange>
          </w:rPr>
          <w:delText>Throwing</w:delText>
        </w:r>
        <w:r w:rsidRPr="00EE27B1" w:rsidDel="00381476">
          <w:rPr>
            <w:rFonts w:ascii="Calibri" w:hAnsi="Calibri"/>
            <w:i/>
            <w:rPrChange w:id="9387" w:author="Tre" w:date="2012-11-19T09:06:00Z">
              <w:rPr>
                <w:rFonts w:ascii="Calibri" w:hAnsi="Calibri"/>
                <w:i/>
                <w:color w:val="0000FF"/>
                <w:sz w:val="20"/>
                <w:szCs w:val="20"/>
                <w:u w:val="single"/>
              </w:rPr>
            </w:rPrChange>
          </w:rPr>
          <w:fldChar w:fldCharType="end"/>
        </w:r>
        <w:r w:rsidRPr="00EE27B1">
          <w:rPr>
            <w:rFonts w:ascii="Calibri" w:hAnsi="Calibri"/>
            <w:i/>
            <w:rPrChange w:id="9388" w:author="Tre" w:date="2012-11-19T09:06:00Z">
              <w:rPr>
                <w:rFonts w:ascii="Calibri" w:hAnsi="Calibri"/>
                <w:i/>
                <w:color w:val="0000FF"/>
                <w:sz w:val="20"/>
                <w:szCs w:val="20"/>
                <w:u w:val="single"/>
              </w:rPr>
            </w:rPrChange>
          </w:rPr>
          <w:delText>), Rate (</w:delText>
        </w:r>
        <w:r w:rsidRPr="00EE27B1" w:rsidDel="00381476">
          <w:rPr>
            <w:rFonts w:ascii="Calibri" w:hAnsi="Calibri"/>
            <w:i/>
            <w:rPrChange w:id="9389" w:author="Tre" w:date="2012-11-19T09:06:00Z">
              <w:rPr>
                <w:rFonts w:ascii="Calibri" w:hAnsi="Calibri"/>
                <w:i/>
                <w:color w:val="0000FF"/>
                <w:sz w:val="20"/>
                <w:szCs w:val="20"/>
                <w:u w:val="single"/>
              </w:rPr>
            </w:rPrChange>
          </w:rPr>
          <w:fldChar w:fldCharType="begin"/>
        </w:r>
        <w:r w:rsidRPr="00EE27B1">
          <w:rPr>
            <w:rFonts w:ascii="Calibri" w:hAnsi="Calibri"/>
            <w:i/>
            <w:rPrChange w:id="939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391" w:author="Tre" w:date="2012-11-19T09:06:00Z">
              <w:rPr>
                <w:rFonts w:ascii="Calibri" w:hAnsi="Calibri"/>
                <w:i/>
                <w:color w:val="0000FF"/>
                <w:sz w:val="20"/>
                <w:szCs w:val="20"/>
                <w:u w:val="single"/>
              </w:rPr>
            </w:rPrChange>
          </w:rPr>
          <w:fldChar w:fldCharType="separate"/>
        </w:r>
        <w:r w:rsidRPr="00EE27B1">
          <w:rPr>
            <w:rFonts w:ascii="Calibri" w:hAnsi="Calibri"/>
            <w:i/>
            <w:noProof/>
            <w:rPrChange w:id="9392" w:author="Tre" w:date="2012-11-19T09:06:00Z">
              <w:rPr>
                <w:rFonts w:ascii="Calibri" w:hAnsi="Calibri"/>
                <w:i/>
                <w:noProof/>
                <w:color w:val="0000FF"/>
                <w:sz w:val="20"/>
                <w:szCs w:val="20"/>
                <w:u w:val="single"/>
              </w:rPr>
            </w:rPrChange>
          </w:rPr>
          <w:delText>Agility/2</w:delText>
        </w:r>
        <w:r w:rsidRPr="00EE27B1" w:rsidDel="00381476">
          <w:rPr>
            <w:rFonts w:ascii="Calibri" w:hAnsi="Calibri"/>
            <w:i/>
            <w:rPrChange w:id="9393" w:author="Tre" w:date="2012-11-19T09:06:00Z">
              <w:rPr>
                <w:rFonts w:ascii="Calibri" w:hAnsi="Calibri"/>
                <w:i/>
                <w:color w:val="0000FF"/>
                <w:sz w:val="20"/>
                <w:szCs w:val="20"/>
                <w:u w:val="single"/>
              </w:rPr>
            </w:rPrChange>
          </w:rPr>
          <w:fldChar w:fldCharType="end"/>
        </w:r>
        <w:r w:rsidRPr="00EE27B1">
          <w:rPr>
            <w:rFonts w:ascii="Calibri" w:hAnsi="Calibri"/>
            <w:i/>
            <w:rPrChange w:id="9394" w:author="Tre" w:date="2012-11-19T09:06:00Z">
              <w:rPr>
                <w:rFonts w:ascii="Calibri" w:hAnsi="Calibri"/>
                <w:i/>
                <w:color w:val="0000FF"/>
                <w:sz w:val="20"/>
                <w:szCs w:val="20"/>
                <w:u w:val="single"/>
              </w:rPr>
            </w:rPrChange>
          </w:rPr>
          <w:delText>), Ammo (</w:delText>
        </w:r>
        <w:r w:rsidRPr="00EE27B1" w:rsidDel="00381476">
          <w:rPr>
            <w:rFonts w:ascii="Calibri" w:hAnsi="Calibri"/>
            <w:i/>
            <w:rPrChange w:id="9395" w:author="Tre" w:date="2012-11-19T09:06:00Z">
              <w:rPr>
                <w:rFonts w:ascii="Calibri" w:hAnsi="Calibri"/>
                <w:i/>
                <w:color w:val="0000FF"/>
                <w:sz w:val="20"/>
                <w:szCs w:val="20"/>
                <w:u w:val="single"/>
              </w:rPr>
            </w:rPrChange>
          </w:rPr>
          <w:fldChar w:fldCharType="begin"/>
        </w:r>
        <w:r w:rsidRPr="00EE27B1">
          <w:rPr>
            <w:rFonts w:ascii="Calibri" w:hAnsi="Calibri"/>
            <w:i/>
            <w:rPrChange w:id="939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397" w:author="Tre" w:date="2012-11-19T09:06:00Z">
              <w:rPr>
                <w:rFonts w:ascii="Calibri" w:hAnsi="Calibri"/>
                <w:i/>
                <w:color w:val="0000FF"/>
                <w:sz w:val="20"/>
                <w:szCs w:val="20"/>
                <w:u w:val="single"/>
              </w:rPr>
            </w:rPrChange>
          </w:rPr>
          <w:fldChar w:fldCharType="end"/>
        </w:r>
        <w:r w:rsidRPr="00EE27B1">
          <w:rPr>
            <w:rFonts w:ascii="Calibri" w:hAnsi="Calibri"/>
            <w:i/>
            <w:rPrChange w:id="9398" w:author="Tre" w:date="2012-11-19T09:06:00Z">
              <w:rPr>
                <w:rFonts w:ascii="Calibri" w:hAnsi="Calibri"/>
                <w:i/>
                <w:color w:val="0000FF"/>
                <w:sz w:val="20"/>
                <w:szCs w:val="20"/>
                <w:u w:val="single"/>
              </w:rPr>
            </w:rPrChange>
          </w:rPr>
          <w:delText>), Range (</w:delText>
        </w:r>
        <w:r w:rsidRPr="00EE27B1" w:rsidDel="00381476">
          <w:rPr>
            <w:rFonts w:ascii="Calibri" w:hAnsi="Calibri"/>
            <w:i/>
            <w:rPrChange w:id="9399" w:author="Tre" w:date="2012-11-19T09:06:00Z">
              <w:rPr>
                <w:rFonts w:ascii="Calibri" w:hAnsi="Calibri"/>
                <w:i/>
                <w:color w:val="0000FF"/>
                <w:sz w:val="20"/>
                <w:szCs w:val="20"/>
                <w:u w:val="single"/>
              </w:rPr>
            </w:rPrChange>
          </w:rPr>
          <w:fldChar w:fldCharType="begin"/>
        </w:r>
        <w:r w:rsidRPr="00EE27B1">
          <w:rPr>
            <w:rFonts w:ascii="Calibri" w:hAnsi="Calibri"/>
            <w:i/>
            <w:rPrChange w:id="940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401" w:author="Tre" w:date="2012-11-19T09:06:00Z">
              <w:rPr>
                <w:rFonts w:ascii="Calibri" w:hAnsi="Calibri"/>
                <w:i/>
                <w:color w:val="0000FF"/>
                <w:sz w:val="20"/>
                <w:szCs w:val="20"/>
                <w:u w:val="single"/>
              </w:rPr>
            </w:rPrChange>
          </w:rPr>
          <w:fldChar w:fldCharType="end"/>
        </w:r>
        <w:r w:rsidRPr="00EE27B1">
          <w:rPr>
            <w:rFonts w:ascii="Calibri" w:hAnsi="Calibri"/>
            <w:i/>
            <w:rPrChange w:id="9402" w:author="Tre" w:date="2012-11-19T09:06:00Z">
              <w:rPr>
                <w:rFonts w:ascii="Calibri" w:hAnsi="Calibri"/>
                <w:i/>
                <w:color w:val="0000FF"/>
                <w:sz w:val="20"/>
                <w:szCs w:val="20"/>
                <w:u w:val="single"/>
              </w:rPr>
            </w:rPrChange>
          </w:rPr>
          <w:delText>), Damage (</w:delText>
        </w:r>
        <w:r w:rsidRPr="00EE27B1" w:rsidDel="00381476">
          <w:rPr>
            <w:rFonts w:ascii="Calibri" w:hAnsi="Calibri"/>
            <w:i/>
            <w:rPrChange w:id="9403" w:author="Tre" w:date="2012-11-19T09:06:00Z">
              <w:rPr>
                <w:rFonts w:ascii="Calibri" w:hAnsi="Calibri"/>
                <w:i/>
                <w:color w:val="0000FF"/>
                <w:sz w:val="20"/>
                <w:szCs w:val="20"/>
                <w:u w:val="single"/>
              </w:rPr>
            </w:rPrChange>
          </w:rPr>
          <w:fldChar w:fldCharType="begin"/>
        </w:r>
        <w:r w:rsidRPr="00EE27B1">
          <w:rPr>
            <w:rFonts w:ascii="Calibri" w:hAnsi="Calibri"/>
            <w:i/>
            <w:rPrChange w:id="940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405" w:author="Tre" w:date="2012-11-19T09:06:00Z">
              <w:rPr>
                <w:rFonts w:ascii="Calibri" w:hAnsi="Calibri"/>
                <w:i/>
                <w:color w:val="0000FF"/>
                <w:sz w:val="20"/>
                <w:szCs w:val="20"/>
                <w:u w:val="single"/>
              </w:rPr>
            </w:rPrChange>
          </w:rPr>
          <w:fldChar w:fldCharType="separate"/>
        </w:r>
        <w:r w:rsidRPr="00EE27B1">
          <w:rPr>
            <w:rFonts w:ascii="Calibri" w:hAnsi="Calibri"/>
            <w:i/>
            <w:noProof/>
            <w:rPrChange w:id="9406" w:author="Tre" w:date="2012-11-19T09:06:00Z">
              <w:rPr>
                <w:rFonts w:ascii="Calibri" w:hAnsi="Calibri"/>
                <w:i/>
                <w:noProof/>
                <w:color w:val="0000FF"/>
                <w:sz w:val="20"/>
                <w:szCs w:val="20"/>
                <w:u w:val="single"/>
              </w:rPr>
            </w:rPrChange>
          </w:rPr>
          <w:delText>5</w:delText>
        </w:r>
        <w:r w:rsidRPr="00EE27B1" w:rsidDel="00381476">
          <w:rPr>
            <w:rFonts w:ascii="Calibri" w:hAnsi="Calibri"/>
            <w:i/>
            <w:rPrChange w:id="9407" w:author="Tre" w:date="2012-11-19T09:06:00Z">
              <w:rPr>
                <w:rFonts w:ascii="Calibri" w:hAnsi="Calibri"/>
                <w:i/>
                <w:color w:val="0000FF"/>
                <w:sz w:val="20"/>
                <w:szCs w:val="20"/>
                <w:u w:val="single"/>
              </w:rPr>
            </w:rPrChange>
          </w:rPr>
          <w:fldChar w:fldCharType="end"/>
        </w:r>
        <w:r w:rsidRPr="00EE27B1">
          <w:rPr>
            <w:rFonts w:ascii="Calibri" w:hAnsi="Calibri"/>
            <w:i/>
            <w:rPrChange w:id="940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409" w:author="frontdesk" w:date="2012-11-16T12:51:00Z"/>
          <w:rFonts w:ascii="Calibri" w:hAnsi="Calibri"/>
          <w:rPrChange w:id="9410" w:author="Tre" w:date="2012-11-19T09:06:00Z">
            <w:rPr>
              <w:del w:id="9411" w:author="frontdesk" w:date="2012-11-16T12:51:00Z"/>
              <w:rFonts w:ascii="Calibri" w:hAnsi="Calibri"/>
              <w:sz w:val="20"/>
              <w:szCs w:val="20"/>
            </w:rPr>
          </w:rPrChange>
        </w:rPr>
      </w:pPr>
      <w:del w:id="9412" w:author="frontdesk" w:date="2012-11-16T12:51:00Z">
        <w:r w:rsidRPr="00EE27B1" w:rsidDel="00381476">
          <w:rPr>
            <w:rFonts w:ascii="Calibri" w:hAnsi="Calibri"/>
            <w:rPrChange w:id="9413" w:author="Tre" w:date="2012-11-19T09:06:00Z">
              <w:rPr>
                <w:rFonts w:ascii="Calibri" w:hAnsi="Calibri"/>
                <w:color w:val="0000FF"/>
                <w:sz w:val="20"/>
                <w:szCs w:val="20"/>
                <w:u w:val="single"/>
              </w:rPr>
            </w:rPrChange>
          </w:rPr>
          <w:fldChar w:fldCharType="begin"/>
        </w:r>
        <w:r w:rsidRPr="00EE27B1">
          <w:rPr>
            <w:rFonts w:ascii="Calibri" w:hAnsi="Calibri"/>
            <w:rPrChange w:id="941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415" w:author="Tre" w:date="2012-11-19T09:06:00Z">
              <w:rPr>
                <w:rFonts w:ascii="Calibri" w:hAnsi="Calibri"/>
                <w:color w:val="0000FF"/>
                <w:sz w:val="20"/>
                <w:szCs w:val="20"/>
                <w:u w:val="single"/>
              </w:rPr>
            </w:rPrChange>
          </w:rPr>
          <w:fldChar w:fldCharType="separate"/>
        </w:r>
        <w:r w:rsidRPr="00EE27B1">
          <w:rPr>
            <w:rFonts w:ascii="Calibri" w:hAnsi="Calibri"/>
            <w:noProof/>
            <w:rPrChange w:id="9416" w:author="Tre" w:date="2012-11-19T09:06:00Z">
              <w:rPr>
                <w:rFonts w:ascii="Calibri" w:hAnsi="Calibri"/>
                <w:noProof/>
                <w:color w:val="0000FF"/>
                <w:sz w:val="20"/>
                <w:szCs w:val="20"/>
                <w:u w:val="single"/>
              </w:rPr>
            </w:rPrChange>
          </w:rPr>
          <w:delText>Hand grenades that release an EMP burst in a 9-meter radius. EMP only damages electronics and Machines.</w:delText>
        </w:r>
        <w:r w:rsidRPr="00EE27B1" w:rsidDel="00381476">
          <w:rPr>
            <w:rFonts w:ascii="Calibri" w:hAnsi="Calibri"/>
            <w:rPrChange w:id="9417" w:author="Tre" w:date="2012-11-19T09:06:00Z">
              <w:rPr>
                <w:rFonts w:ascii="Calibri" w:hAnsi="Calibri"/>
                <w:color w:val="0000FF"/>
                <w:sz w:val="20"/>
                <w:szCs w:val="20"/>
                <w:u w:val="single"/>
              </w:rPr>
            </w:rPrChange>
          </w:rPr>
          <w:fldChar w:fldCharType="end"/>
        </w:r>
        <w:r w:rsidRPr="00EE27B1" w:rsidDel="00381476">
          <w:rPr>
            <w:rFonts w:ascii="Calibri" w:hAnsi="Calibri"/>
            <w:rPrChange w:id="9418" w:author="Tre" w:date="2012-11-19T09:06:00Z">
              <w:rPr>
                <w:rFonts w:ascii="Calibri" w:hAnsi="Calibri"/>
                <w:color w:val="0000FF"/>
                <w:sz w:val="20"/>
                <w:szCs w:val="20"/>
                <w:u w:val="single"/>
              </w:rPr>
            </w:rPrChange>
          </w:rPr>
          <w:fldChar w:fldCharType="begin"/>
        </w:r>
        <w:r w:rsidRPr="00EE27B1">
          <w:rPr>
            <w:rFonts w:ascii="Calibri" w:hAnsi="Calibri"/>
            <w:rPrChange w:id="941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42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421" w:author="frontdesk" w:date="2012-11-16T12:51:00Z"/>
          <w:rFonts w:ascii="Calibri" w:hAnsi="Calibri"/>
          <w:b/>
          <w:rPrChange w:id="9422" w:author="Tre" w:date="2012-11-19T09:06:00Z">
            <w:rPr>
              <w:del w:id="9423" w:author="frontdesk" w:date="2012-11-16T12:51:00Z"/>
              <w:rFonts w:ascii="Calibri" w:hAnsi="Calibri"/>
              <w:b/>
              <w:sz w:val="22"/>
              <w:szCs w:val="22"/>
            </w:rPr>
          </w:rPrChange>
        </w:rPr>
      </w:pPr>
      <w:del w:id="9424" w:author="frontdesk" w:date="2012-11-16T12:51:00Z">
        <w:r w:rsidRPr="00EE27B1" w:rsidDel="00381476">
          <w:rPr>
            <w:rFonts w:ascii="Calibri" w:hAnsi="Calibri"/>
            <w:b/>
            <w:rPrChange w:id="9425" w:author="Tre" w:date="2012-11-19T09:06:00Z">
              <w:rPr>
                <w:rFonts w:ascii="Calibri" w:hAnsi="Calibri"/>
                <w:b/>
                <w:color w:val="0000FF"/>
                <w:sz w:val="22"/>
                <w:szCs w:val="22"/>
                <w:u w:val="single"/>
              </w:rPr>
            </w:rPrChange>
          </w:rPr>
          <w:fldChar w:fldCharType="begin"/>
        </w:r>
        <w:r w:rsidRPr="00EE27B1">
          <w:rPr>
            <w:rFonts w:ascii="Calibri" w:hAnsi="Calibri"/>
            <w:b/>
            <w:rPrChange w:id="942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427" w:author="Tre" w:date="2012-11-19T09:06:00Z">
              <w:rPr>
                <w:rFonts w:ascii="Calibri" w:hAnsi="Calibri"/>
                <w:b/>
                <w:color w:val="0000FF"/>
                <w:sz w:val="22"/>
                <w:szCs w:val="22"/>
                <w:u w:val="single"/>
              </w:rPr>
            </w:rPrChange>
          </w:rPr>
          <w:fldChar w:fldCharType="separate"/>
        </w:r>
        <w:r w:rsidRPr="00EE27B1">
          <w:rPr>
            <w:rFonts w:ascii="Calibri" w:hAnsi="Calibri"/>
            <w:b/>
            <w:noProof/>
            <w:rPrChange w:id="9428" w:author="Tre" w:date="2012-11-19T09:06:00Z">
              <w:rPr>
                <w:rFonts w:ascii="Calibri" w:hAnsi="Calibri"/>
                <w:b/>
                <w:noProof/>
                <w:color w:val="0000FF"/>
                <w:sz w:val="20"/>
                <w:szCs w:val="20"/>
                <w:u w:val="single"/>
              </w:rPr>
            </w:rPrChange>
          </w:rPr>
          <w:delText>Throwing Knives</w:delText>
        </w:r>
        <w:r w:rsidRPr="00EE27B1" w:rsidDel="00381476">
          <w:rPr>
            <w:rFonts w:ascii="Calibri" w:hAnsi="Calibri"/>
            <w:b/>
            <w:rPrChange w:id="942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430" w:author="frontdesk" w:date="2012-11-16T12:51:00Z"/>
          <w:rFonts w:ascii="Calibri" w:hAnsi="Calibri"/>
          <w:i/>
          <w:rPrChange w:id="9431" w:author="Tre" w:date="2012-11-19T09:06:00Z">
            <w:rPr>
              <w:del w:id="9432" w:author="frontdesk" w:date="2012-11-16T12:51:00Z"/>
              <w:rFonts w:ascii="Calibri" w:hAnsi="Calibri"/>
              <w:i/>
              <w:sz w:val="20"/>
              <w:szCs w:val="20"/>
            </w:rPr>
          </w:rPrChange>
        </w:rPr>
      </w:pPr>
      <w:del w:id="9433" w:author="frontdesk" w:date="2012-11-16T12:51:00Z">
        <w:r w:rsidRPr="00EE27B1">
          <w:rPr>
            <w:rFonts w:ascii="Calibri" w:hAnsi="Calibri"/>
            <w:i/>
            <w:rPrChange w:id="9434" w:author="Tre" w:date="2012-11-19T09:06:00Z">
              <w:rPr>
                <w:rFonts w:ascii="Calibri" w:hAnsi="Calibri"/>
                <w:i/>
                <w:color w:val="0000FF"/>
                <w:sz w:val="20"/>
                <w:szCs w:val="20"/>
                <w:u w:val="single"/>
              </w:rPr>
            </w:rPrChange>
          </w:rPr>
          <w:delText>[Type (</w:delText>
        </w:r>
        <w:r w:rsidRPr="00EE27B1" w:rsidDel="00381476">
          <w:rPr>
            <w:rFonts w:ascii="Calibri" w:hAnsi="Calibri"/>
            <w:i/>
            <w:rPrChange w:id="9435" w:author="Tre" w:date="2012-11-19T09:06:00Z">
              <w:rPr>
                <w:rFonts w:ascii="Calibri" w:hAnsi="Calibri"/>
                <w:i/>
                <w:color w:val="0000FF"/>
                <w:sz w:val="20"/>
                <w:szCs w:val="20"/>
                <w:u w:val="single"/>
              </w:rPr>
            </w:rPrChange>
          </w:rPr>
          <w:fldChar w:fldCharType="begin"/>
        </w:r>
        <w:r w:rsidRPr="00EE27B1">
          <w:rPr>
            <w:rFonts w:ascii="Calibri" w:hAnsi="Calibri"/>
            <w:i/>
            <w:rPrChange w:id="943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437" w:author="Tre" w:date="2012-11-19T09:06:00Z">
              <w:rPr>
                <w:rFonts w:ascii="Calibri" w:hAnsi="Calibri"/>
                <w:i/>
                <w:color w:val="0000FF"/>
                <w:sz w:val="20"/>
                <w:szCs w:val="20"/>
                <w:u w:val="single"/>
              </w:rPr>
            </w:rPrChange>
          </w:rPr>
          <w:fldChar w:fldCharType="separate"/>
        </w:r>
        <w:r w:rsidRPr="00EE27B1">
          <w:rPr>
            <w:rFonts w:ascii="Calibri" w:hAnsi="Calibri"/>
            <w:i/>
            <w:noProof/>
            <w:rPrChange w:id="9438" w:author="Tre" w:date="2012-11-19T09:06:00Z">
              <w:rPr>
                <w:rFonts w:ascii="Calibri" w:hAnsi="Calibri"/>
                <w:i/>
                <w:noProof/>
                <w:color w:val="0000FF"/>
                <w:sz w:val="20"/>
                <w:szCs w:val="20"/>
                <w:u w:val="single"/>
              </w:rPr>
            </w:rPrChange>
          </w:rPr>
          <w:delText>Throwing</w:delText>
        </w:r>
        <w:r w:rsidRPr="00EE27B1" w:rsidDel="00381476">
          <w:rPr>
            <w:rFonts w:ascii="Calibri" w:hAnsi="Calibri"/>
            <w:i/>
            <w:rPrChange w:id="9439" w:author="Tre" w:date="2012-11-19T09:06:00Z">
              <w:rPr>
                <w:rFonts w:ascii="Calibri" w:hAnsi="Calibri"/>
                <w:i/>
                <w:color w:val="0000FF"/>
                <w:sz w:val="20"/>
                <w:szCs w:val="20"/>
                <w:u w:val="single"/>
              </w:rPr>
            </w:rPrChange>
          </w:rPr>
          <w:fldChar w:fldCharType="end"/>
        </w:r>
        <w:r w:rsidRPr="00EE27B1">
          <w:rPr>
            <w:rFonts w:ascii="Calibri" w:hAnsi="Calibri"/>
            <w:i/>
            <w:rPrChange w:id="9440" w:author="Tre" w:date="2012-11-19T09:06:00Z">
              <w:rPr>
                <w:rFonts w:ascii="Calibri" w:hAnsi="Calibri"/>
                <w:i/>
                <w:color w:val="0000FF"/>
                <w:sz w:val="20"/>
                <w:szCs w:val="20"/>
                <w:u w:val="single"/>
              </w:rPr>
            </w:rPrChange>
          </w:rPr>
          <w:delText>), Rate (</w:delText>
        </w:r>
        <w:r w:rsidRPr="00EE27B1" w:rsidDel="00381476">
          <w:rPr>
            <w:rFonts w:ascii="Calibri" w:hAnsi="Calibri"/>
            <w:i/>
            <w:rPrChange w:id="9441" w:author="Tre" w:date="2012-11-19T09:06:00Z">
              <w:rPr>
                <w:rFonts w:ascii="Calibri" w:hAnsi="Calibri"/>
                <w:i/>
                <w:color w:val="0000FF"/>
                <w:sz w:val="20"/>
                <w:szCs w:val="20"/>
                <w:u w:val="single"/>
              </w:rPr>
            </w:rPrChange>
          </w:rPr>
          <w:fldChar w:fldCharType="begin"/>
        </w:r>
        <w:r w:rsidRPr="00EE27B1">
          <w:rPr>
            <w:rFonts w:ascii="Calibri" w:hAnsi="Calibri"/>
            <w:i/>
            <w:rPrChange w:id="944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443" w:author="Tre" w:date="2012-11-19T09:06:00Z">
              <w:rPr>
                <w:rFonts w:ascii="Calibri" w:hAnsi="Calibri"/>
                <w:i/>
                <w:color w:val="0000FF"/>
                <w:sz w:val="20"/>
                <w:szCs w:val="20"/>
                <w:u w:val="single"/>
              </w:rPr>
            </w:rPrChange>
          </w:rPr>
          <w:fldChar w:fldCharType="separate"/>
        </w:r>
        <w:r w:rsidRPr="00EE27B1">
          <w:rPr>
            <w:rFonts w:ascii="Calibri" w:hAnsi="Calibri"/>
            <w:i/>
            <w:noProof/>
            <w:rPrChange w:id="9444" w:author="Tre" w:date="2012-11-19T09:06:00Z">
              <w:rPr>
                <w:rFonts w:ascii="Calibri" w:hAnsi="Calibri"/>
                <w:i/>
                <w:noProof/>
                <w:color w:val="0000FF"/>
                <w:sz w:val="20"/>
                <w:szCs w:val="20"/>
                <w:u w:val="single"/>
              </w:rPr>
            </w:rPrChange>
          </w:rPr>
          <w:delText>Agility/2</w:delText>
        </w:r>
        <w:r w:rsidRPr="00EE27B1" w:rsidDel="00381476">
          <w:rPr>
            <w:rFonts w:ascii="Calibri" w:hAnsi="Calibri"/>
            <w:i/>
            <w:rPrChange w:id="9445" w:author="Tre" w:date="2012-11-19T09:06:00Z">
              <w:rPr>
                <w:rFonts w:ascii="Calibri" w:hAnsi="Calibri"/>
                <w:i/>
                <w:color w:val="0000FF"/>
                <w:sz w:val="20"/>
                <w:szCs w:val="20"/>
                <w:u w:val="single"/>
              </w:rPr>
            </w:rPrChange>
          </w:rPr>
          <w:fldChar w:fldCharType="end"/>
        </w:r>
        <w:r w:rsidRPr="00EE27B1">
          <w:rPr>
            <w:rFonts w:ascii="Calibri" w:hAnsi="Calibri"/>
            <w:i/>
            <w:rPrChange w:id="9446" w:author="Tre" w:date="2012-11-19T09:06:00Z">
              <w:rPr>
                <w:rFonts w:ascii="Calibri" w:hAnsi="Calibri"/>
                <w:i/>
                <w:color w:val="0000FF"/>
                <w:sz w:val="20"/>
                <w:szCs w:val="20"/>
                <w:u w:val="single"/>
              </w:rPr>
            </w:rPrChange>
          </w:rPr>
          <w:delText>), Ammo (</w:delText>
        </w:r>
        <w:r w:rsidRPr="00EE27B1" w:rsidDel="00381476">
          <w:rPr>
            <w:rFonts w:ascii="Calibri" w:hAnsi="Calibri"/>
            <w:i/>
            <w:rPrChange w:id="9447" w:author="Tre" w:date="2012-11-19T09:06:00Z">
              <w:rPr>
                <w:rFonts w:ascii="Calibri" w:hAnsi="Calibri"/>
                <w:i/>
                <w:color w:val="0000FF"/>
                <w:sz w:val="20"/>
                <w:szCs w:val="20"/>
                <w:u w:val="single"/>
              </w:rPr>
            </w:rPrChange>
          </w:rPr>
          <w:fldChar w:fldCharType="begin"/>
        </w:r>
        <w:r w:rsidRPr="00EE27B1">
          <w:rPr>
            <w:rFonts w:ascii="Calibri" w:hAnsi="Calibri"/>
            <w:i/>
            <w:rPrChange w:id="944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449" w:author="Tre" w:date="2012-11-19T09:06:00Z">
              <w:rPr>
                <w:rFonts w:ascii="Calibri" w:hAnsi="Calibri"/>
                <w:i/>
                <w:color w:val="0000FF"/>
                <w:sz w:val="20"/>
                <w:szCs w:val="20"/>
                <w:u w:val="single"/>
              </w:rPr>
            </w:rPrChange>
          </w:rPr>
          <w:fldChar w:fldCharType="end"/>
        </w:r>
        <w:r w:rsidRPr="00EE27B1">
          <w:rPr>
            <w:rFonts w:ascii="Calibri" w:hAnsi="Calibri"/>
            <w:i/>
            <w:rPrChange w:id="9450" w:author="Tre" w:date="2012-11-19T09:06:00Z">
              <w:rPr>
                <w:rFonts w:ascii="Calibri" w:hAnsi="Calibri"/>
                <w:i/>
                <w:color w:val="0000FF"/>
                <w:sz w:val="20"/>
                <w:szCs w:val="20"/>
                <w:u w:val="single"/>
              </w:rPr>
            </w:rPrChange>
          </w:rPr>
          <w:delText>), Range (</w:delText>
        </w:r>
        <w:r w:rsidRPr="00EE27B1" w:rsidDel="00381476">
          <w:rPr>
            <w:rFonts w:ascii="Calibri" w:hAnsi="Calibri"/>
            <w:i/>
            <w:rPrChange w:id="9451" w:author="Tre" w:date="2012-11-19T09:06:00Z">
              <w:rPr>
                <w:rFonts w:ascii="Calibri" w:hAnsi="Calibri"/>
                <w:i/>
                <w:color w:val="0000FF"/>
                <w:sz w:val="20"/>
                <w:szCs w:val="20"/>
                <w:u w:val="single"/>
              </w:rPr>
            </w:rPrChange>
          </w:rPr>
          <w:fldChar w:fldCharType="begin"/>
        </w:r>
        <w:r w:rsidRPr="00EE27B1">
          <w:rPr>
            <w:rFonts w:ascii="Calibri" w:hAnsi="Calibri"/>
            <w:i/>
            <w:rPrChange w:id="945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453" w:author="Tre" w:date="2012-11-19T09:06:00Z">
              <w:rPr>
                <w:rFonts w:ascii="Calibri" w:hAnsi="Calibri"/>
                <w:i/>
                <w:color w:val="0000FF"/>
                <w:sz w:val="20"/>
                <w:szCs w:val="20"/>
                <w:u w:val="single"/>
              </w:rPr>
            </w:rPrChange>
          </w:rPr>
          <w:fldChar w:fldCharType="end"/>
        </w:r>
        <w:r w:rsidRPr="00EE27B1">
          <w:rPr>
            <w:rFonts w:ascii="Calibri" w:hAnsi="Calibri"/>
            <w:i/>
            <w:rPrChange w:id="9454" w:author="Tre" w:date="2012-11-19T09:06:00Z">
              <w:rPr>
                <w:rFonts w:ascii="Calibri" w:hAnsi="Calibri"/>
                <w:i/>
                <w:color w:val="0000FF"/>
                <w:sz w:val="20"/>
                <w:szCs w:val="20"/>
                <w:u w:val="single"/>
              </w:rPr>
            </w:rPrChange>
          </w:rPr>
          <w:delText>), Damage (</w:delText>
        </w:r>
        <w:r w:rsidRPr="00EE27B1" w:rsidDel="00381476">
          <w:rPr>
            <w:rFonts w:ascii="Calibri" w:hAnsi="Calibri"/>
            <w:i/>
            <w:rPrChange w:id="9455" w:author="Tre" w:date="2012-11-19T09:06:00Z">
              <w:rPr>
                <w:rFonts w:ascii="Calibri" w:hAnsi="Calibri"/>
                <w:i/>
                <w:color w:val="0000FF"/>
                <w:sz w:val="20"/>
                <w:szCs w:val="20"/>
                <w:u w:val="single"/>
              </w:rPr>
            </w:rPrChange>
          </w:rPr>
          <w:fldChar w:fldCharType="begin"/>
        </w:r>
        <w:r w:rsidRPr="00EE27B1">
          <w:rPr>
            <w:rFonts w:ascii="Calibri" w:hAnsi="Calibri"/>
            <w:i/>
            <w:rPrChange w:id="945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457" w:author="Tre" w:date="2012-11-19T09:06:00Z">
              <w:rPr>
                <w:rFonts w:ascii="Calibri" w:hAnsi="Calibri"/>
                <w:i/>
                <w:color w:val="0000FF"/>
                <w:sz w:val="20"/>
                <w:szCs w:val="20"/>
                <w:u w:val="single"/>
              </w:rPr>
            </w:rPrChange>
          </w:rPr>
          <w:fldChar w:fldCharType="separate"/>
        </w:r>
        <w:r w:rsidRPr="00EE27B1">
          <w:rPr>
            <w:rFonts w:ascii="Calibri" w:hAnsi="Calibri"/>
            <w:i/>
            <w:noProof/>
            <w:rPrChange w:id="9458" w:author="Tre" w:date="2012-11-19T09:06:00Z">
              <w:rPr>
                <w:rFonts w:ascii="Calibri" w:hAnsi="Calibri"/>
                <w:i/>
                <w:noProof/>
                <w:color w:val="0000FF"/>
                <w:sz w:val="20"/>
                <w:szCs w:val="20"/>
                <w:u w:val="single"/>
              </w:rPr>
            </w:rPrChange>
          </w:rPr>
          <w:delText>1</w:delText>
        </w:r>
        <w:r w:rsidRPr="00EE27B1" w:rsidDel="00381476">
          <w:rPr>
            <w:rFonts w:ascii="Calibri" w:hAnsi="Calibri"/>
            <w:i/>
            <w:rPrChange w:id="9459" w:author="Tre" w:date="2012-11-19T09:06:00Z">
              <w:rPr>
                <w:rFonts w:ascii="Calibri" w:hAnsi="Calibri"/>
                <w:i/>
                <w:color w:val="0000FF"/>
                <w:sz w:val="20"/>
                <w:szCs w:val="20"/>
                <w:u w:val="single"/>
              </w:rPr>
            </w:rPrChange>
          </w:rPr>
          <w:fldChar w:fldCharType="end"/>
        </w:r>
        <w:r w:rsidRPr="00EE27B1">
          <w:rPr>
            <w:rFonts w:ascii="Calibri" w:hAnsi="Calibri"/>
            <w:i/>
            <w:rPrChange w:id="946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461" w:author="frontdesk" w:date="2012-11-16T12:51:00Z"/>
          <w:rFonts w:ascii="Calibri" w:hAnsi="Calibri"/>
          <w:rPrChange w:id="9462" w:author="Tre" w:date="2012-11-19T09:06:00Z">
            <w:rPr>
              <w:del w:id="9463" w:author="frontdesk" w:date="2012-11-16T12:51:00Z"/>
              <w:rFonts w:ascii="Calibri" w:hAnsi="Calibri"/>
              <w:sz w:val="20"/>
              <w:szCs w:val="20"/>
            </w:rPr>
          </w:rPrChange>
        </w:rPr>
      </w:pPr>
      <w:del w:id="9464" w:author="frontdesk" w:date="2012-11-16T12:51:00Z">
        <w:r w:rsidRPr="00EE27B1" w:rsidDel="00381476">
          <w:rPr>
            <w:rFonts w:ascii="Calibri" w:hAnsi="Calibri"/>
            <w:rPrChange w:id="9465" w:author="Tre" w:date="2012-11-19T09:06:00Z">
              <w:rPr>
                <w:rFonts w:ascii="Calibri" w:hAnsi="Calibri"/>
                <w:color w:val="0000FF"/>
                <w:sz w:val="20"/>
                <w:szCs w:val="20"/>
                <w:u w:val="single"/>
              </w:rPr>
            </w:rPrChange>
          </w:rPr>
          <w:fldChar w:fldCharType="begin"/>
        </w:r>
        <w:r w:rsidRPr="00EE27B1">
          <w:rPr>
            <w:rFonts w:ascii="Calibri" w:hAnsi="Calibri"/>
            <w:rPrChange w:id="946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467" w:author="Tre" w:date="2012-11-19T09:06:00Z">
              <w:rPr>
                <w:rFonts w:ascii="Calibri" w:hAnsi="Calibri"/>
                <w:color w:val="0000FF"/>
                <w:sz w:val="20"/>
                <w:szCs w:val="20"/>
                <w:u w:val="single"/>
              </w:rPr>
            </w:rPrChange>
          </w:rPr>
          <w:fldChar w:fldCharType="separate"/>
        </w:r>
        <w:r w:rsidRPr="00EE27B1">
          <w:rPr>
            <w:rFonts w:ascii="Calibri" w:hAnsi="Calibri"/>
            <w:noProof/>
            <w:rPrChange w:id="9468" w:author="Tre" w:date="2012-11-19T09:06:00Z">
              <w:rPr>
                <w:rFonts w:ascii="Calibri" w:hAnsi="Calibri"/>
                <w:noProof/>
                <w:color w:val="0000FF"/>
                <w:sz w:val="20"/>
                <w:szCs w:val="20"/>
                <w:u w:val="single"/>
              </w:rPr>
            </w:rPrChange>
          </w:rPr>
          <w:delText>Small, perfectly balanced knives used for throwing.</w:delText>
        </w:r>
        <w:r w:rsidRPr="00EE27B1" w:rsidDel="00381476">
          <w:rPr>
            <w:rFonts w:ascii="Calibri" w:hAnsi="Calibri"/>
            <w:rPrChange w:id="9469" w:author="Tre" w:date="2012-11-19T09:06:00Z">
              <w:rPr>
                <w:rFonts w:ascii="Calibri" w:hAnsi="Calibri"/>
                <w:color w:val="0000FF"/>
                <w:sz w:val="20"/>
                <w:szCs w:val="20"/>
                <w:u w:val="single"/>
              </w:rPr>
            </w:rPrChange>
          </w:rPr>
          <w:fldChar w:fldCharType="end"/>
        </w:r>
        <w:r w:rsidRPr="00EE27B1" w:rsidDel="00381476">
          <w:rPr>
            <w:rFonts w:ascii="Calibri" w:hAnsi="Calibri"/>
            <w:rPrChange w:id="9470" w:author="Tre" w:date="2012-11-19T09:06:00Z">
              <w:rPr>
                <w:rFonts w:ascii="Calibri" w:hAnsi="Calibri"/>
                <w:color w:val="0000FF"/>
                <w:sz w:val="20"/>
                <w:szCs w:val="20"/>
                <w:u w:val="single"/>
              </w:rPr>
            </w:rPrChange>
          </w:rPr>
          <w:fldChar w:fldCharType="begin"/>
        </w:r>
        <w:r w:rsidRPr="00EE27B1">
          <w:rPr>
            <w:rFonts w:ascii="Calibri" w:hAnsi="Calibri"/>
            <w:rPrChange w:id="947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47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473" w:author="frontdesk" w:date="2012-11-16T12:51:00Z"/>
          <w:rFonts w:ascii="Calibri" w:hAnsi="Calibri"/>
          <w:b/>
          <w:rPrChange w:id="9474" w:author="Tre" w:date="2012-11-19T09:06:00Z">
            <w:rPr>
              <w:del w:id="9475" w:author="frontdesk" w:date="2012-11-16T12:51:00Z"/>
              <w:rFonts w:ascii="Calibri" w:hAnsi="Calibri"/>
              <w:b/>
              <w:sz w:val="22"/>
              <w:szCs w:val="22"/>
            </w:rPr>
          </w:rPrChange>
        </w:rPr>
      </w:pPr>
      <w:del w:id="9476" w:author="frontdesk" w:date="2012-11-16T12:51:00Z">
        <w:r w:rsidRPr="00EE27B1" w:rsidDel="00381476">
          <w:rPr>
            <w:rFonts w:ascii="Calibri" w:hAnsi="Calibri"/>
            <w:b/>
            <w:rPrChange w:id="9477" w:author="Tre" w:date="2012-11-19T09:06:00Z">
              <w:rPr>
                <w:rFonts w:ascii="Calibri" w:hAnsi="Calibri"/>
                <w:b/>
                <w:color w:val="0000FF"/>
                <w:sz w:val="22"/>
                <w:szCs w:val="22"/>
                <w:u w:val="single"/>
              </w:rPr>
            </w:rPrChange>
          </w:rPr>
          <w:fldChar w:fldCharType="begin"/>
        </w:r>
        <w:r w:rsidRPr="00EE27B1">
          <w:rPr>
            <w:rFonts w:ascii="Calibri" w:hAnsi="Calibri"/>
            <w:b/>
            <w:rPrChange w:id="947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479" w:author="Tre" w:date="2012-11-19T09:06:00Z">
              <w:rPr>
                <w:rFonts w:ascii="Calibri" w:hAnsi="Calibri"/>
                <w:b/>
                <w:color w:val="0000FF"/>
                <w:sz w:val="22"/>
                <w:szCs w:val="22"/>
                <w:u w:val="single"/>
              </w:rPr>
            </w:rPrChange>
          </w:rPr>
          <w:fldChar w:fldCharType="separate"/>
        </w:r>
        <w:r w:rsidRPr="00EE27B1">
          <w:rPr>
            <w:rFonts w:ascii="Calibri" w:hAnsi="Calibri"/>
            <w:b/>
            <w:noProof/>
            <w:rPrChange w:id="9480" w:author="Tre" w:date="2012-11-19T09:06:00Z">
              <w:rPr>
                <w:rFonts w:ascii="Calibri" w:hAnsi="Calibri"/>
                <w:b/>
                <w:noProof/>
                <w:color w:val="0000FF"/>
                <w:sz w:val="20"/>
                <w:szCs w:val="20"/>
                <w:u w:val="single"/>
              </w:rPr>
            </w:rPrChange>
          </w:rPr>
          <w:delText>Handgun "Fizbang"</w:delText>
        </w:r>
        <w:r w:rsidRPr="00EE27B1" w:rsidDel="00381476">
          <w:rPr>
            <w:rFonts w:ascii="Calibri" w:hAnsi="Calibri"/>
            <w:b/>
            <w:rPrChange w:id="948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482" w:author="frontdesk" w:date="2012-11-16T12:51:00Z"/>
          <w:rFonts w:ascii="Calibri" w:hAnsi="Calibri"/>
          <w:i/>
          <w:rPrChange w:id="9483" w:author="Tre" w:date="2012-11-19T09:06:00Z">
            <w:rPr>
              <w:del w:id="9484" w:author="frontdesk" w:date="2012-11-16T12:51:00Z"/>
              <w:rFonts w:ascii="Calibri" w:hAnsi="Calibri"/>
              <w:i/>
              <w:sz w:val="20"/>
              <w:szCs w:val="20"/>
            </w:rPr>
          </w:rPrChange>
        </w:rPr>
      </w:pPr>
      <w:del w:id="9485" w:author="frontdesk" w:date="2012-11-16T12:51:00Z">
        <w:r w:rsidRPr="00EE27B1">
          <w:rPr>
            <w:rFonts w:ascii="Calibri" w:hAnsi="Calibri"/>
            <w:i/>
            <w:rPrChange w:id="9486" w:author="Tre" w:date="2012-11-19T09:06:00Z">
              <w:rPr>
                <w:rFonts w:ascii="Calibri" w:hAnsi="Calibri"/>
                <w:i/>
                <w:color w:val="0000FF"/>
                <w:sz w:val="20"/>
                <w:szCs w:val="20"/>
                <w:u w:val="single"/>
              </w:rPr>
            </w:rPrChange>
          </w:rPr>
          <w:delText>[Type (</w:delText>
        </w:r>
        <w:r w:rsidRPr="00EE27B1" w:rsidDel="00381476">
          <w:rPr>
            <w:rFonts w:ascii="Calibri" w:hAnsi="Calibri"/>
            <w:i/>
            <w:rPrChange w:id="9487" w:author="Tre" w:date="2012-11-19T09:06:00Z">
              <w:rPr>
                <w:rFonts w:ascii="Calibri" w:hAnsi="Calibri"/>
                <w:i/>
                <w:color w:val="0000FF"/>
                <w:sz w:val="20"/>
                <w:szCs w:val="20"/>
                <w:u w:val="single"/>
              </w:rPr>
            </w:rPrChange>
          </w:rPr>
          <w:fldChar w:fldCharType="begin"/>
        </w:r>
        <w:r w:rsidRPr="00EE27B1">
          <w:rPr>
            <w:rFonts w:ascii="Calibri" w:hAnsi="Calibri"/>
            <w:i/>
            <w:rPrChange w:id="948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489" w:author="Tre" w:date="2012-11-19T09:06:00Z">
              <w:rPr>
                <w:rFonts w:ascii="Calibri" w:hAnsi="Calibri"/>
                <w:i/>
                <w:color w:val="0000FF"/>
                <w:sz w:val="20"/>
                <w:szCs w:val="20"/>
                <w:u w:val="single"/>
              </w:rPr>
            </w:rPrChange>
          </w:rPr>
          <w:fldChar w:fldCharType="separate"/>
        </w:r>
        <w:r w:rsidRPr="00EE27B1">
          <w:rPr>
            <w:rFonts w:ascii="Calibri" w:hAnsi="Calibri"/>
            <w:i/>
            <w:noProof/>
            <w:rPrChange w:id="9490"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491" w:author="Tre" w:date="2012-11-19T09:06:00Z">
              <w:rPr>
                <w:rFonts w:ascii="Calibri" w:hAnsi="Calibri"/>
                <w:i/>
                <w:color w:val="0000FF"/>
                <w:sz w:val="20"/>
                <w:szCs w:val="20"/>
                <w:u w:val="single"/>
              </w:rPr>
            </w:rPrChange>
          </w:rPr>
          <w:fldChar w:fldCharType="end"/>
        </w:r>
        <w:r w:rsidRPr="00EE27B1">
          <w:rPr>
            <w:rFonts w:ascii="Calibri" w:hAnsi="Calibri"/>
            <w:i/>
            <w:rPrChange w:id="9492" w:author="Tre" w:date="2012-11-19T09:06:00Z">
              <w:rPr>
                <w:rFonts w:ascii="Calibri" w:hAnsi="Calibri"/>
                <w:i/>
                <w:color w:val="0000FF"/>
                <w:sz w:val="20"/>
                <w:szCs w:val="20"/>
                <w:u w:val="single"/>
              </w:rPr>
            </w:rPrChange>
          </w:rPr>
          <w:delText>), Rate (</w:delText>
        </w:r>
        <w:r w:rsidRPr="00EE27B1" w:rsidDel="00381476">
          <w:rPr>
            <w:rFonts w:ascii="Calibri" w:hAnsi="Calibri"/>
            <w:i/>
            <w:rPrChange w:id="9493" w:author="Tre" w:date="2012-11-19T09:06:00Z">
              <w:rPr>
                <w:rFonts w:ascii="Calibri" w:hAnsi="Calibri"/>
                <w:i/>
                <w:color w:val="0000FF"/>
                <w:sz w:val="20"/>
                <w:szCs w:val="20"/>
                <w:u w:val="single"/>
              </w:rPr>
            </w:rPrChange>
          </w:rPr>
          <w:fldChar w:fldCharType="begin"/>
        </w:r>
        <w:r w:rsidRPr="00EE27B1">
          <w:rPr>
            <w:rFonts w:ascii="Calibri" w:hAnsi="Calibri"/>
            <w:i/>
            <w:rPrChange w:id="949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495" w:author="Tre" w:date="2012-11-19T09:06:00Z">
              <w:rPr>
                <w:rFonts w:ascii="Calibri" w:hAnsi="Calibri"/>
                <w:i/>
                <w:color w:val="0000FF"/>
                <w:sz w:val="20"/>
                <w:szCs w:val="20"/>
                <w:u w:val="single"/>
              </w:rPr>
            </w:rPrChange>
          </w:rPr>
          <w:fldChar w:fldCharType="separate"/>
        </w:r>
        <w:r w:rsidRPr="00EE27B1">
          <w:rPr>
            <w:rFonts w:ascii="Calibri" w:hAnsi="Calibri"/>
            <w:i/>
            <w:noProof/>
            <w:rPrChange w:id="9496"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497" w:author="Tre" w:date="2012-11-19T09:06:00Z">
              <w:rPr>
                <w:rFonts w:ascii="Calibri" w:hAnsi="Calibri"/>
                <w:i/>
                <w:color w:val="0000FF"/>
                <w:sz w:val="20"/>
                <w:szCs w:val="20"/>
                <w:u w:val="single"/>
              </w:rPr>
            </w:rPrChange>
          </w:rPr>
          <w:fldChar w:fldCharType="end"/>
        </w:r>
        <w:r w:rsidRPr="00EE27B1">
          <w:rPr>
            <w:rFonts w:ascii="Calibri" w:hAnsi="Calibri"/>
            <w:i/>
            <w:rPrChange w:id="9498" w:author="Tre" w:date="2012-11-19T09:06:00Z">
              <w:rPr>
                <w:rFonts w:ascii="Calibri" w:hAnsi="Calibri"/>
                <w:i/>
                <w:color w:val="0000FF"/>
                <w:sz w:val="20"/>
                <w:szCs w:val="20"/>
                <w:u w:val="single"/>
              </w:rPr>
            </w:rPrChange>
          </w:rPr>
          <w:delText>), Ammo (</w:delText>
        </w:r>
        <w:r w:rsidRPr="00EE27B1" w:rsidDel="00381476">
          <w:rPr>
            <w:rFonts w:ascii="Calibri" w:hAnsi="Calibri"/>
            <w:i/>
            <w:rPrChange w:id="9499" w:author="Tre" w:date="2012-11-19T09:06:00Z">
              <w:rPr>
                <w:rFonts w:ascii="Calibri" w:hAnsi="Calibri"/>
                <w:i/>
                <w:color w:val="0000FF"/>
                <w:sz w:val="20"/>
                <w:szCs w:val="20"/>
                <w:u w:val="single"/>
              </w:rPr>
            </w:rPrChange>
          </w:rPr>
          <w:fldChar w:fldCharType="begin"/>
        </w:r>
        <w:r w:rsidRPr="00EE27B1">
          <w:rPr>
            <w:rFonts w:ascii="Calibri" w:hAnsi="Calibri"/>
            <w:i/>
            <w:rPrChange w:id="950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501" w:author="Tre" w:date="2012-11-19T09:06:00Z">
              <w:rPr>
                <w:rFonts w:ascii="Calibri" w:hAnsi="Calibri"/>
                <w:i/>
                <w:color w:val="0000FF"/>
                <w:sz w:val="20"/>
                <w:szCs w:val="20"/>
                <w:u w:val="single"/>
              </w:rPr>
            </w:rPrChange>
          </w:rPr>
          <w:fldChar w:fldCharType="end"/>
        </w:r>
        <w:r w:rsidRPr="00EE27B1">
          <w:rPr>
            <w:rFonts w:ascii="Calibri" w:hAnsi="Calibri"/>
            <w:i/>
            <w:rPrChange w:id="9502" w:author="Tre" w:date="2012-11-19T09:06:00Z">
              <w:rPr>
                <w:rFonts w:ascii="Calibri" w:hAnsi="Calibri"/>
                <w:i/>
                <w:color w:val="0000FF"/>
                <w:sz w:val="20"/>
                <w:szCs w:val="20"/>
                <w:u w:val="single"/>
              </w:rPr>
            </w:rPrChange>
          </w:rPr>
          <w:delText>), Range (</w:delText>
        </w:r>
        <w:r w:rsidRPr="00EE27B1" w:rsidDel="00381476">
          <w:rPr>
            <w:rFonts w:ascii="Calibri" w:hAnsi="Calibri"/>
            <w:i/>
            <w:rPrChange w:id="9503" w:author="Tre" w:date="2012-11-19T09:06:00Z">
              <w:rPr>
                <w:rFonts w:ascii="Calibri" w:hAnsi="Calibri"/>
                <w:i/>
                <w:color w:val="0000FF"/>
                <w:sz w:val="20"/>
                <w:szCs w:val="20"/>
                <w:u w:val="single"/>
              </w:rPr>
            </w:rPrChange>
          </w:rPr>
          <w:fldChar w:fldCharType="begin"/>
        </w:r>
        <w:r w:rsidRPr="00EE27B1">
          <w:rPr>
            <w:rFonts w:ascii="Calibri" w:hAnsi="Calibri"/>
            <w:i/>
            <w:rPrChange w:id="950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505" w:author="Tre" w:date="2012-11-19T09:06:00Z">
              <w:rPr>
                <w:rFonts w:ascii="Calibri" w:hAnsi="Calibri"/>
                <w:i/>
                <w:color w:val="0000FF"/>
                <w:sz w:val="20"/>
                <w:szCs w:val="20"/>
                <w:u w:val="single"/>
              </w:rPr>
            </w:rPrChange>
          </w:rPr>
          <w:fldChar w:fldCharType="end"/>
        </w:r>
        <w:r w:rsidRPr="00EE27B1">
          <w:rPr>
            <w:rFonts w:ascii="Calibri" w:hAnsi="Calibri"/>
            <w:i/>
            <w:rPrChange w:id="9506" w:author="Tre" w:date="2012-11-19T09:06:00Z">
              <w:rPr>
                <w:rFonts w:ascii="Calibri" w:hAnsi="Calibri"/>
                <w:i/>
                <w:color w:val="0000FF"/>
                <w:sz w:val="20"/>
                <w:szCs w:val="20"/>
                <w:u w:val="single"/>
              </w:rPr>
            </w:rPrChange>
          </w:rPr>
          <w:delText>), Damage (</w:delText>
        </w:r>
        <w:r w:rsidRPr="00EE27B1" w:rsidDel="00381476">
          <w:rPr>
            <w:rFonts w:ascii="Calibri" w:hAnsi="Calibri"/>
            <w:i/>
            <w:rPrChange w:id="9507" w:author="Tre" w:date="2012-11-19T09:06:00Z">
              <w:rPr>
                <w:rFonts w:ascii="Calibri" w:hAnsi="Calibri"/>
                <w:i/>
                <w:color w:val="0000FF"/>
                <w:sz w:val="20"/>
                <w:szCs w:val="20"/>
                <w:u w:val="single"/>
              </w:rPr>
            </w:rPrChange>
          </w:rPr>
          <w:fldChar w:fldCharType="begin"/>
        </w:r>
        <w:r w:rsidRPr="00EE27B1">
          <w:rPr>
            <w:rFonts w:ascii="Calibri" w:hAnsi="Calibri"/>
            <w:i/>
            <w:rPrChange w:id="950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509" w:author="Tre" w:date="2012-11-19T09:06:00Z">
              <w:rPr>
                <w:rFonts w:ascii="Calibri" w:hAnsi="Calibri"/>
                <w:i/>
                <w:color w:val="0000FF"/>
                <w:sz w:val="20"/>
                <w:szCs w:val="20"/>
                <w:u w:val="single"/>
              </w:rPr>
            </w:rPrChange>
          </w:rPr>
          <w:fldChar w:fldCharType="separate"/>
        </w:r>
        <w:r w:rsidRPr="00EE27B1">
          <w:rPr>
            <w:rFonts w:ascii="Calibri" w:hAnsi="Calibri"/>
            <w:i/>
            <w:noProof/>
            <w:rPrChange w:id="9510" w:author="Tre" w:date="2012-11-19T09:06:00Z">
              <w:rPr>
                <w:rFonts w:ascii="Calibri" w:hAnsi="Calibri"/>
                <w:i/>
                <w:noProof/>
                <w:color w:val="0000FF"/>
                <w:sz w:val="20"/>
                <w:szCs w:val="20"/>
                <w:u w:val="single"/>
              </w:rPr>
            </w:rPrChange>
          </w:rPr>
          <w:delText>1</w:delText>
        </w:r>
        <w:r w:rsidRPr="00EE27B1" w:rsidDel="00381476">
          <w:rPr>
            <w:rFonts w:ascii="Calibri" w:hAnsi="Calibri"/>
            <w:i/>
            <w:rPrChange w:id="9511" w:author="Tre" w:date="2012-11-19T09:06:00Z">
              <w:rPr>
                <w:rFonts w:ascii="Calibri" w:hAnsi="Calibri"/>
                <w:i/>
                <w:color w:val="0000FF"/>
                <w:sz w:val="20"/>
                <w:szCs w:val="20"/>
                <w:u w:val="single"/>
              </w:rPr>
            </w:rPrChange>
          </w:rPr>
          <w:fldChar w:fldCharType="end"/>
        </w:r>
        <w:r w:rsidRPr="00EE27B1">
          <w:rPr>
            <w:rFonts w:ascii="Calibri" w:hAnsi="Calibri"/>
            <w:i/>
            <w:rPrChange w:id="951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513" w:author="frontdesk" w:date="2012-11-16T12:51:00Z"/>
          <w:rFonts w:ascii="Calibri" w:hAnsi="Calibri"/>
          <w:rPrChange w:id="9514" w:author="Tre" w:date="2012-11-19T09:06:00Z">
            <w:rPr>
              <w:del w:id="9515" w:author="frontdesk" w:date="2012-11-16T12:51:00Z"/>
              <w:rFonts w:ascii="Calibri" w:hAnsi="Calibri"/>
              <w:sz w:val="20"/>
              <w:szCs w:val="20"/>
            </w:rPr>
          </w:rPrChange>
        </w:rPr>
      </w:pPr>
      <w:del w:id="9516" w:author="frontdesk" w:date="2012-11-16T12:51:00Z">
        <w:r w:rsidRPr="00EE27B1" w:rsidDel="00381476">
          <w:rPr>
            <w:rFonts w:ascii="Calibri" w:hAnsi="Calibri"/>
            <w:rPrChange w:id="9517" w:author="Tre" w:date="2012-11-19T09:06:00Z">
              <w:rPr>
                <w:rFonts w:ascii="Calibri" w:hAnsi="Calibri"/>
                <w:color w:val="0000FF"/>
                <w:sz w:val="20"/>
                <w:szCs w:val="20"/>
                <w:u w:val="single"/>
              </w:rPr>
            </w:rPrChange>
          </w:rPr>
          <w:fldChar w:fldCharType="begin"/>
        </w:r>
        <w:r w:rsidRPr="00EE27B1">
          <w:rPr>
            <w:rFonts w:ascii="Calibri" w:hAnsi="Calibri"/>
            <w:rPrChange w:id="951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519" w:author="Tre" w:date="2012-11-19T09:06:00Z">
              <w:rPr>
                <w:rFonts w:ascii="Calibri" w:hAnsi="Calibri"/>
                <w:color w:val="0000FF"/>
                <w:sz w:val="20"/>
                <w:szCs w:val="20"/>
                <w:u w:val="single"/>
              </w:rPr>
            </w:rPrChange>
          </w:rPr>
          <w:fldChar w:fldCharType="separate"/>
        </w:r>
        <w:r w:rsidRPr="00EE27B1">
          <w:rPr>
            <w:rFonts w:ascii="Calibri" w:hAnsi="Calibri"/>
            <w:noProof/>
            <w:rPrChange w:id="9520" w:author="Tre" w:date="2012-11-19T09:06:00Z">
              <w:rPr>
                <w:rFonts w:ascii="Calibri" w:hAnsi="Calibri"/>
                <w:noProof/>
                <w:color w:val="0000FF"/>
                <w:sz w:val="20"/>
                <w:szCs w:val="20"/>
                <w:u w:val="single"/>
              </w:rPr>
            </w:rPrChange>
          </w:rPr>
          <w:delText>A portable, single shot handgun. Usually carried in someone's boot to surprise a would-be attacker.</w:delText>
        </w:r>
        <w:r w:rsidRPr="00EE27B1" w:rsidDel="00381476">
          <w:rPr>
            <w:rFonts w:ascii="Calibri" w:hAnsi="Calibri"/>
            <w:rPrChange w:id="9521" w:author="Tre" w:date="2012-11-19T09:06:00Z">
              <w:rPr>
                <w:rFonts w:ascii="Calibri" w:hAnsi="Calibri"/>
                <w:color w:val="0000FF"/>
                <w:sz w:val="20"/>
                <w:szCs w:val="20"/>
                <w:u w:val="single"/>
              </w:rPr>
            </w:rPrChange>
          </w:rPr>
          <w:fldChar w:fldCharType="end"/>
        </w:r>
        <w:r w:rsidRPr="00EE27B1" w:rsidDel="00381476">
          <w:rPr>
            <w:rFonts w:ascii="Calibri" w:hAnsi="Calibri"/>
            <w:rPrChange w:id="9522" w:author="Tre" w:date="2012-11-19T09:06:00Z">
              <w:rPr>
                <w:rFonts w:ascii="Calibri" w:hAnsi="Calibri"/>
                <w:color w:val="0000FF"/>
                <w:sz w:val="20"/>
                <w:szCs w:val="20"/>
                <w:u w:val="single"/>
              </w:rPr>
            </w:rPrChange>
          </w:rPr>
          <w:fldChar w:fldCharType="begin"/>
        </w:r>
        <w:r w:rsidRPr="00EE27B1">
          <w:rPr>
            <w:rFonts w:ascii="Calibri" w:hAnsi="Calibri"/>
            <w:rPrChange w:id="952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52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525" w:author="frontdesk" w:date="2012-11-16T12:51:00Z"/>
          <w:rFonts w:ascii="Calibri" w:hAnsi="Calibri"/>
          <w:b/>
          <w:rPrChange w:id="9526" w:author="Tre" w:date="2012-11-19T09:06:00Z">
            <w:rPr>
              <w:del w:id="9527" w:author="frontdesk" w:date="2012-11-16T12:51:00Z"/>
              <w:rFonts w:ascii="Calibri" w:hAnsi="Calibri"/>
              <w:b/>
              <w:sz w:val="22"/>
              <w:szCs w:val="22"/>
            </w:rPr>
          </w:rPrChange>
        </w:rPr>
      </w:pPr>
      <w:del w:id="9528" w:author="frontdesk" w:date="2012-11-16T12:51:00Z">
        <w:r w:rsidRPr="00EE27B1" w:rsidDel="00381476">
          <w:rPr>
            <w:rFonts w:ascii="Calibri" w:hAnsi="Calibri"/>
            <w:b/>
            <w:rPrChange w:id="9529" w:author="Tre" w:date="2012-11-19T09:06:00Z">
              <w:rPr>
                <w:rFonts w:ascii="Calibri" w:hAnsi="Calibri"/>
                <w:b/>
                <w:color w:val="0000FF"/>
                <w:sz w:val="22"/>
                <w:szCs w:val="22"/>
                <w:u w:val="single"/>
              </w:rPr>
            </w:rPrChange>
          </w:rPr>
          <w:fldChar w:fldCharType="begin"/>
        </w:r>
        <w:r w:rsidRPr="00EE27B1">
          <w:rPr>
            <w:rFonts w:ascii="Calibri" w:hAnsi="Calibri"/>
            <w:b/>
            <w:rPrChange w:id="953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531" w:author="Tre" w:date="2012-11-19T09:06:00Z">
              <w:rPr>
                <w:rFonts w:ascii="Calibri" w:hAnsi="Calibri"/>
                <w:b/>
                <w:color w:val="0000FF"/>
                <w:sz w:val="22"/>
                <w:szCs w:val="22"/>
                <w:u w:val="single"/>
              </w:rPr>
            </w:rPrChange>
          </w:rPr>
          <w:fldChar w:fldCharType="separate"/>
        </w:r>
        <w:r w:rsidRPr="00EE27B1">
          <w:rPr>
            <w:rFonts w:ascii="Calibri" w:hAnsi="Calibri"/>
            <w:b/>
            <w:noProof/>
            <w:rPrChange w:id="9532" w:author="Tre" w:date="2012-11-19T09:06:00Z">
              <w:rPr>
                <w:rFonts w:ascii="Calibri" w:hAnsi="Calibri"/>
                <w:b/>
                <w:noProof/>
                <w:color w:val="0000FF"/>
                <w:sz w:val="20"/>
                <w:szCs w:val="20"/>
                <w:u w:val="single"/>
              </w:rPr>
            </w:rPrChange>
          </w:rPr>
          <w:delText>Handgun "Gorilla Gun"</w:delText>
        </w:r>
        <w:r w:rsidRPr="00EE27B1" w:rsidDel="00381476">
          <w:rPr>
            <w:rFonts w:ascii="Calibri" w:hAnsi="Calibri"/>
            <w:b/>
            <w:rPrChange w:id="953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534" w:author="frontdesk" w:date="2012-11-16T12:51:00Z"/>
          <w:rFonts w:ascii="Calibri" w:hAnsi="Calibri"/>
          <w:i/>
          <w:rPrChange w:id="9535" w:author="Tre" w:date="2012-11-19T09:06:00Z">
            <w:rPr>
              <w:del w:id="9536" w:author="frontdesk" w:date="2012-11-16T12:51:00Z"/>
              <w:rFonts w:ascii="Calibri" w:hAnsi="Calibri"/>
              <w:i/>
              <w:sz w:val="20"/>
              <w:szCs w:val="20"/>
            </w:rPr>
          </w:rPrChange>
        </w:rPr>
      </w:pPr>
      <w:del w:id="9537" w:author="frontdesk" w:date="2012-11-16T12:51:00Z">
        <w:r w:rsidRPr="00EE27B1">
          <w:rPr>
            <w:rFonts w:ascii="Calibri" w:hAnsi="Calibri"/>
            <w:i/>
            <w:rPrChange w:id="9538" w:author="Tre" w:date="2012-11-19T09:06:00Z">
              <w:rPr>
                <w:rFonts w:ascii="Calibri" w:hAnsi="Calibri"/>
                <w:i/>
                <w:color w:val="0000FF"/>
                <w:sz w:val="20"/>
                <w:szCs w:val="20"/>
                <w:u w:val="single"/>
              </w:rPr>
            </w:rPrChange>
          </w:rPr>
          <w:delText>[Type (</w:delText>
        </w:r>
        <w:r w:rsidRPr="00EE27B1" w:rsidDel="00381476">
          <w:rPr>
            <w:rFonts w:ascii="Calibri" w:hAnsi="Calibri"/>
            <w:i/>
            <w:rPrChange w:id="9539" w:author="Tre" w:date="2012-11-19T09:06:00Z">
              <w:rPr>
                <w:rFonts w:ascii="Calibri" w:hAnsi="Calibri"/>
                <w:i/>
                <w:color w:val="0000FF"/>
                <w:sz w:val="20"/>
                <w:szCs w:val="20"/>
                <w:u w:val="single"/>
              </w:rPr>
            </w:rPrChange>
          </w:rPr>
          <w:fldChar w:fldCharType="begin"/>
        </w:r>
        <w:r w:rsidRPr="00EE27B1">
          <w:rPr>
            <w:rFonts w:ascii="Calibri" w:hAnsi="Calibri"/>
            <w:i/>
            <w:rPrChange w:id="954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541" w:author="Tre" w:date="2012-11-19T09:06:00Z">
              <w:rPr>
                <w:rFonts w:ascii="Calibri" w:hAnsi="Calibri"/>
                <w:i/>
                <w:color w:val="0000FF"/>
                <w:sz w:val="20"/>
                <w:szCs w:val="20"/>
                <w:u w:val="single"/>
              </w:rPr>
            </w:rPrChange>
          </w:rPr>
          <w:fldChar w:fldCharType="separate"/>
        </w:r>
        <w:r w:rsidRPr="00EE27B1">
          <w:rPr>
            <w:rFonts w:ascii="Calibri" w:hAnsi="Calibri"/>
            <w:i/>
            <w:noProof/>
            <w:rPrChange w:id="9542"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543" w:author="Tre" w:date="2012-11-19T09:06:00Z">
              <w:rPr>
                <w:rFonts w:ascii="Calibri" w:hAnsi="Calibri"/>
                <w:i/>
                <w:color w:val="0000FF"/>
                <w:sz w:val="20"/>
                <w:szCs w:val="20"/>
                <w:u w:val="single"/>
              </w:rPr>
            </w:rPrChange>
          </w:rPr>
          <w:fldChar w:fldCharType="end"/>
        </w:r>
        <w:r w:rsidRPr="00EE27B1">
          <w:rPr>
            <w:rFonts w:ascii="Calibri" w:hAnsi="Calibri"/>
            <w:i/>
            <w:rPrChange w:id="9544" w:author="Tre" w:date="2012-11-19T09:06:00Z">
              <w:rPr>
                <w:rFonts w:ascii="Calibri" w:hAnsi="Calibri"/>
                <w:i/>
                <w:color w:val="0000FF"/>
                <w:sz w:val="20"/>
                <w:szCs w:val="20"/>
                <w:u w:val="single"/>
              </w:rPr>
            </w:rPrChange>
          </w:rPr>
          <w:delText>), Rate (</w:delText>
        </w:r>
        <w:r w:rsidRPr="00EE27B1" w:rsidDel="00381476">
          <w:rPr>
            <w:rFonts w:ascii="Calibri" w:hAnsi="Calibri"/>
            <w:i/>
            <w:rPrChange w:id="9545" w:author="Tre" w:date="2012-11-19T09:06:00Z">
              <w:rPr>
                <w:rFonts w:ascii="Calibri" w:hAnsi="Calibri"/>
                <w:i/>
                <w:color w:val="0000FF"/>
                <w:sz w:val="20"/>
                <w:szCs w:val="20"/>
                <w:u w:val="single"/>
              </w:rPr>
            </w:rPrChange>
          </w:rPr>
          <w:fldChar w:fldCharType="begin"/>
        </w:r>
        <w:r w:rsidRPr="00EE27B1">
          <w:rPr>
            <w:rFonts w:ascii="Calibri" w:hAnsi="Calibri"/>
            <w:i/>
            <w:rPrChange w:id="954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547" w:author="Tre" w:date="2012-11-19T09:06:00Z">
              <w:rPr>
                <w:rFonts w:ascii="Calibri" w:hAnsi="Calibri"/>
                <w:i/>
                <w:color w:val="0000FF"/>
                <w:sz w:val="20"/>
                <w:szCs w:val="20"/>
                <w:u w:val="single"/>
              </w:rPr>
            </w:rPrChange>
          </w:rPr>
          <w:fldChar w:fldCharType="separate"/>
        </w:r>
        <w:r w:rsidRPr="00EE27B1">
          <w:rPr>
            <w:rFonts w:ascii="Calibri" w:hAnsi="Calibri"/>
            <w:i/>
            <w:noProof/>
            <w:rPrChange w:id="9548" w:author="Tre" w:date="2012-11-19T09:06:00Z">
              <w:rPr>
                <w:rFonts w:ascii="Calibri" w:hAnsi="Calibri"/>
                <w:i/>
                <w:noProof/>
                <w:color w:val="0000FF"/>
                <w:sz w:val="20"/>
                <w:szCs w:val="20"/>
                <w:u w:val="single"/>
              </w:rPr>
            </w:rPrChange>
          </w:rPr>
          <w:delText>Semi Auto</w:delText>
        </w:r>
        <w:r w:rsidRPr="00EE27B1" w:rsidDel="00381476">
          <w:rPr>
            <w:rFonts w:ascii="Calibri" w:hAnsi="Calibri"/>
            <w:i/>
            <w:rPrChange w:id="9549" w:author="Tre" w:date="2012-11-19T09:06:00Z">
              <w:rPr>
                <w:rFonts w:ascii="Calibri" w:hAnsi="Calibri"/>
                <w:i/>
                <w:color w:val="0000FF"/>
                <w:sz w:val="20"/>
                <w:szCs w:val="20"/>
                <w:u w:val="single"/>
              </w:rPr>
            </w:rPrChange>
          </w:rPr>
          <w:fldChar w:fldCharType="end"/>
        </w:r>
        <w:r w:rsidRPr="00EE27B1">
          <w:rPr>
            <w:rFonts w:ascii="Calibri" w:hAnsi="Calibri"/>
            <w:i/>
            <w:rPrChange w:id="9550" w:author="Tre" w:date="2012-11-19T09:06:00Z">
              <w:rPr>
                <w:rFonts w:ascii="Calibri" w:hAnsi="Calibri"/>
                <w:i/>
                <w:color w:val="0000FF"/>
                <w:sz w:val="20"/>
                <w:szCs w:val="20"/>
                <w:u w:val="single"/>
              </w:rPr>
            </w:rPrChange>
          </w:rPr>
          <w:delText>), Ammo (</w:delText>
        </w:r>
        <w:r w:rsidRPr="00EE27B1" w:rsidDel="00381476">
          <w:rPr>
            <w:rFonts w:ascii="Calibri" w:hAnsi="Calibri"/>
            <w:i/>
            <w:rPrChange w:id="9551" w:author="Tre" w:date="2012-11-19T09:06:00Z">
              <w:rPr>
                <w:rFonts w:ascii="Calibri" w:hAnsi="Calibri"/>
                <w:i/>
                <w:color w:val="0000FF"/>
                <w:sz w:val="20"/>
                <w:szCs w:val="20"/>
                <w:u w:val="single"/>
              </w:rPr>
            </w:rPrChange>
          </w:rPr>
          <w:fldChar w:fldCharType="begin"/>
        </w:r>
        <w:r w:rsidRPr="00EE27B1">
          <w:rPr>
            <w:rFonts w:ascii="Calibri" w:hAnsi="Calibri"/>
            <w:i/>
            <w:rPrChange w:id="955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553" w:author="Tre" w:date="2012-11-19T09:06:00Z">
              <w:rPr>
                <w:rFonts w:ascii="Calibri" w:hAnsi="Calibri"/>
                <w:i/>
                <w:color w:val="0000FF"/>
                <w:sz w:val="20"/>
                <w:szCs w:val="20"/>
                <w:u w:val="single"/>
              </w:rPr>
            </w:rPrChange>
          </w:rPr>
          <w:fldChar w:fldCharType="end"/>
        </w:r>
        <w:r w:rsidRPr="00EE27B1">
          <w:rPr>
            <w:rFonts w:ascii="Calibri" w:hAnsi="Calibri"/>
            <w:i/>
            <w:rPrChange w:id="9554" w:author="Tre" w:date="2012-11-19T09:06:00Z">
              <w:rPr>
                <w:rFonts w:ascii="Calibri" w:hAnsi="Calibri"/>
                <w:i/>
                <w:color w:val="0000FF"/>
                <w:sz w:val="20"/>
                <w:szCs w:val="20"/>
                <w:u w:val="single"/>
              </w:rPr>
            </w:rPrChange>
          </w:rPr>
          <w:delText>), Range (</w:delText>
        </w:r>
        <w:r w:rsidRPr="00EE27B1" w:rsidDel="00381476">
          <w:rPr>
            <w:rFonts w:ascii="Calibri" w:hAnsi="Calibri"/>
            <w:i/>
            <w:rPrChange w:id="9555" w:author="Tre" w:date="2012-11-19T09:06:00Z">
              <w:rPr>
                <w:rFonts w:ascii="Calibri" w:hAnsi="Calibri"/>
                <w:i/>
                <w:color w:val="0000FF"/>
                <w:sz w:val="20"/>
                <w:szCs w:val="20"/>
                <w:u w:val="single"/>
              </w:rPr>
            </w:rPrChange>
          </w:rPr>
          <w:fldChar w:fldCharType="begin"/>
        </w:r>
        <w:r w:rsidRPr="00EE27B1">
          <w:rPr>
            <w:rFonts w:ascii="Calibri" w:hAnsi="Calibri"/>
            <w:i/>
            <w:rPrChange w:id="955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557" w:author="Tre" w:date="2012-11-19T09:06:00Z">
              <w:rPr>
                <w:rFonts w:ascii="Calibri" w:hAnsi="Calibri"/>
                <w:i/>
                <w:color w:val="0000FF"/>
                <w:sz w:val="20"/>
                <w:szCs w:val="20"/>
                <w:u w:val="single"/>
              </w:rPr>
            </w:rPrChange>
          </w:rPr>
          <w:fldChar w:fldCharType="end"/>
        </w:r>
        <w:r w:rsidRPr="00EE27B1">
          <w:rPr>
            <w:rFonts w:ascii="Calibri" w:hAnsi="Calibri"/>
            <w:i/>
            <w:rPrChange w:id="9558" w:author="Tre" w:date="2012-11-19T09:06:00Z">
              <w:rPr>
                <w:rFonts w:ascii="Calibri" w:hAnsi="Calibri"/>
                <w:i/>
                <w:color w:val="0000FF"/>
                <w:sz w:val="20"/>
                <w:szCs w:val="20"/>
                <w:u w:val="single"/>
              </w:rPr>
            </w:rPrChange>
          </w:rPr>
          <w:delText>), Damage (</w:delText>
        </w:r>
        <w:r w:rsidRPr="00EE27B1" w:rsidDel="00381476">
          <w:rPr>
            <w:rFonts w:ascii="Calibri" w:hAnsi="Calibri"/>
            <w:i/>
            <w:rPrChange w:id="9559" w:author="Tre" w:date="2012-11-19T09:06:00Z">
              <w:rPr>
                <w:rFonts w:ascii="Calibri" w:hAnsi="Calibri"/>
                <w:i/>
                <w:color w:val="0000FF"/>
                <w:sz w:val="20"/>
                <w:szCs w:val="20"/>
                <w:u w:val="single"/>
              </w:rPr>
            </w:rPrChange>
          </w:rPr>
          <w:fldChar w:fldCharType="begin"/>
        </w:r>
        <w:r w:rsidRPr="00EE27B1">
          <w:rPr>
            <w:rFonts w:ascii="Calibri" w:hAnsi="Calibri"/>
            <w:i/>
            <w:rPrChange w:id="956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561" w:author="Tre" w:date="2012-11-19T09:06:00Z">
              <w:rPr>
                <w:rFonts w:ascii="Calibri" w:hAnsi="Calibri"/>
                <w:i/>
                <w:color w:val="0000FF"/>
                <w:sz w:val="20"/>
                <w:szCs w:val="20"/>
                <w:u w:val="single"/>
              </w:rPr>
            </w:rPrChange>
          </w:rPr>
          <w:fldChar w:fldCharType="separate"/>
        </w:r>
        <w:r w:rsidRPr="00EE27B1">
          <w:rPr>
            <w:rFonts w:ascii="Calibri" w:hAnsi="Calibri"/>
            <w:i/>
            <w:noProof/>
            <w:rPrChange w:id="9562"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9563" w:author="Tre" w:date="2012-11-19T09:06:00Z">
              <w:rPr>
                <w:rFonts w:ascii="Calibri" w:hAnsi="Calibri"/>
                <w:i/>
                <w:color w:val="0000FF"/>
                <w:sz w:val="20"/>
                <w:szCs w:val="20"/>
                <w:u w:val="single"/>
              </w:rPr>
            </w:rPrChange>
          </w:rPr>
          <w:fldChar w:fldCharType="end"/>
        </w:r>
        <w:r w:rsidRPr="00EE27B1">
          <w:rPr>
            <w:rFonts w:ascii="Calibri" w:hAnsi="Calibri"/>
            <w:i/>
            <w:rPrChange w:id="956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565" w:author="frontdesk" w:date="2012-11-16T12:51:00Z"/>
          <w:rFonts w:ascii="Calibri" w:hAnsi="Calibri"/>
          <w:rPrChange w:id="9566" w:author="Tre" w:date="2012-11-19T09:06:00Z">
            <w:rPr>
              <w:del w:id="9567" w:author="frontdesk" w:date="2012-11-16T12:51:00Z"/>
              <w:rFonts w:ascii="Calibri" w:hAnsi="Calibri"/>
              <w:sz w:val="20"/>
              <w:szCs w:val="20"/>
            </w:rPr>
          </w:rPrChange>
        </w:rPr>
      </w:pPr>
      <w:del w:id="9568" w:author="frontdesk" w:date="2012-11-16T12:51:00Z">
        <w:r w:rsidRPr="00EE27B1" w:rsidDel="00381476">
          <w:rPr>
            <w:rFonts w:ascii="Calibri" w:hAnsi="Calibri"/>
            <w:rPrChange w:id="9569" w:author="Tre" w:date="2012-11-19T09:06:00Z">
              <w:rPr>
                <w:rFonts w:ascii="Calibri" w:hAnsi="Calibri"/>
                <w:color w:val="0000FF"/>
                <w:sz w:val="20"/>
                <w:szCs w:val="20"/>
                <w:u w:val="single"/>
              </w:rPr>
            </w:rPrChange>
          </w:rPr>
          <w:fldChar w:fldCharType="begin"/>
        </w:r>
        <w:r w:rsidRPr="00EE27B1">
          <w:rPr>
            <w:rFonts w:ascii="Calibri" w:hAnsi="Calibri"/>
            <w:rPrChange w:id="957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571" w:author="Tre" w:date="2012-11-19T09:06:00Z">
              <w:rPr>
                <w:rFonts w:ascii="Calibri" w:hAnsi="Calibri"/>
                <w:color w:val="0000FF"/>
                <w:sz w:val="20"/>
                <w:szCs w:val="20"/>
                <w:u w:val="single"/>
              </w:rPr>
            </w:rPrChange>
          </w:rPr>
          <w:fldChar w:fldCharType="separate"/>
        </w:r>
        <w:r w:rsidRPr="00EE27B1">
          <w:rPr>
            <w:rFonts w:ascii="Calibri" w:hAnsi="Calibri"/>
            <w:noProof/>
            <w:rPrChange w:id="9572" w:author="Tre" w:date="2012-11-19T09:06:00Z">
              <w:rPr>
                <w:rFonts w:ascii="Calibri" w:hAnsi="Calibri"/>
                <w:noProof/>
                <w:color w:val="0000FF"/>
                <w:sz w:val="20"/>
                <w:szCs w:val="20"/>
                <w:u w:val="single"/>
              </w:rPr>
            </w:rPrChange>
          </w:rPr>
          <w:delText>A Gorilla Gun is a semi automatic handgun. The Gorilla Gun usually holds 10-15 bullets in a clip.</w:delText>
        </w:r>
        <w:r w:rsidRPr="00EE27B1" w:rsidDel="00381476">
          <w:rPr>
            <w:rFonts w:ascii="Calibri" w:hAnsi="Calibri"/>
            <w:rPrChange w:id="9573" w:author="Tre" w:date="2012-11-19T09:06:00Z">
              <w:rPr>
                <w:rFonts w:ascii="Calibri" w:hAnsi="Calibri"/>
                <w:color w:val="0000FF"/>
                <w:sz w:val="20"/>
                <w:szCs w:val="20"/>
                <w:u w:val="single"/>
              </w:rPr>
            </w:rPrChange>
          </w:rPr>
          <w:fldChar w:fldCharType="end"/>
        </w:r>
        <w:r w:rsidRPr="00EE27B1" w:rsidDel="00381476">
          <w:rPr>
            <w:rFonts w:ascii="Calibri" w:hAnsi="Calibri"/>
            <w:rPrChange w:id="9574" w:author="Tre" w:date="2012-11-19T09:06:00Z">
              <w:rPr>
                <w:rFonts w:ascii="Calibri" w:hAnsi="Calibri"/>
                <w:color w:val="0000FF"/>
                <w:sz w:val="20"/>
                <w:szCs w:val="20"/>
                <w:u w:val="single"/>
              </w:rPr>
            </w:rPrChange>
          </w:rPr>
          <w:fldChar w:fldCharType="begin"/>
        </w:r>
        <w:r w:rsidRPr="00EE27B1">
          <w:rPr>
            <w:rFonts w:ascii="Calibri" w:hAnsi="Calibri"/>
            <w:rPrChange w:id="957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57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577" w:author="frontdesk" w:date="2012-11-16T12:51:00Z"/>
          <w:rFonts w:ascii="Calibri" w:hAnsi="Calibri"/>
          <w:b/>
          <w:rPrChange w:id="9578" w:author="Tre" w:date="2012-11-19T09:06:00Z">
            <w:rPr>
              <w:del w:id="9579" w:author="frontdesk" w:date="2012-11-16T12:51:00Z"/>
              <w:rFonts w:ascii="Calibri" w:hAnsi="Calibri"/>
              <w:b/>
              <w:sz w:val="22"/>
              <w:szCs w:val="22"/>
            </w:rPr>
          </w:rPrChange>
        </w:rPr>
      </w:pPr>
      <w:del w:id="9580" w:author="frontdesk" w:date="2012-11-16T12:51:00Z">
        <w:r w:rsidRPr="00EE27B1" w:rsidDel="00381476">
          <w:rPr>
            <w:rFonts w:ascii="Calibri" w:hAnsi="Calibri"/>
            <w:b/>
            <w:rPrChange w:id="9581" w:author="Tre" w:date="2012-11-19T09:06:00Z">
              <w:rPr>
                <w:rFonts w:ascii="Calibri" w:hAnsi="Calibri"/>
                <w:b/>
                <w:color w:val="0000FF"/>
                <w:sz w:val="22"/>
                <w:szCs w:val="22"/>
                <w:u w:val="single"/>
              </w:rPr>
            </w:rPrChange>
          </w:rPr>
          <w:fldChar w:fldCharType="begin"/>
        </w:r>
        <w:r w:rsidRPr="00EE27B1">
          <w:rPr>
            <w:rFonts w:ascii="Calibri" w:hAnsi="Calibri"/>
            <w:b/>
            <w:rPrChange w:id="958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583" w:author="Tre" w:date="2012-11-19T09:06:00Z">
              <w:rPr>
                <w:rFonts w:ascii="Calibri" w:hAnsi="Calibri"/>
                <w:b/>
                <w:color w:val="0000FF"/>
                <w:sz w:val="22"/>
                <w:szCs w:val="22"/>
                <w:u w:val="single"/>
              </w:rPr>
            </w:rPrChange>
          </w:rPr>
          <w:fldChar w:fldCharType="separate"/>
        </w:r>
        <w:r w:rsidRPr="00EE27B1">
          <w:rPr>
            <w:rFonts w:ascii="Calibri" w:hAnsi="Calibri"/>
            <w:b/>
            <w:noProof/>
            <w:rPrChange w:id="9584" w:author="Tre" w:date="2012-11-19T09:06:00Z">
              <w:rPr>
                <w:rFonts w:ascii="Calibri" w:hAnsi="Calibri"/>
                <w:b/>
                <w:noProof/>
                <w:color w:val="0000FF"/>
                <w:sz w:val="20"/>
                <w:szCs w:val="20"/>
                <w:u w:val="single"/>
              </w:rPr>
            </w:rPrChange>
          </w:rPr>
          <w:delText>Handgun "Popper"</w:delText>
        </w:r>
        <w:r w:rsidRPr="00EE27B1" w:rsidDel="00381476">
          <w:rPr>
            <w:rFonts w:ascii="Calibri" w:hAnsi="Calibri"/>
            <w:b/>
            <w:rPrChange w:id="958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586" w:author="frontdesk" w:date="2012-11-16T12:51:00Z"/>
          <w:rFonts w:ascii="Calibri" w:hAnsi="Calibri"/>
          <w:i/>
          <w:rPrChange w:id="9587" w:author="Tre" w:date="2012-11-19T09:06:00Z">
            <w:rPr>
              <w:del w:id="9588" w:author="frontdesk" w:date="2012-11-16T12:51:00Z"/>
              <w:rFonts w:ascii="Calibri" w:hAnsi="Calibri"/>
              <w:i/>
              <w:sz w:val="20"/>
              <w:szCs w:val="20"/>
            </w:rPr>
          </w:rPrChange>
        </w:rPr>
      </w:pPr>
      <w:del w:id="9589" w:author="frontdesk" w:date="2012-11-16T12:51:00Z">
        <w:r w:rsidRPr="00EE27B1">
          <w:rPr>
            <w:rFonts w:ascii="Calibri" w:hAnsi="Calibri"/>
            <w:i/>
            <w:rPrChange w:id="9590" w:author="Tre" w:date="2012-11-19T09:06:00Z">
              <w:rPr>
                <w:rFonts w:ascii="Calibri" w:hAnsi="Calibri"/>
                <w:i/>
                <w:color w:val="0000FF"/>
                <w:sz w:val="20"/>
                <w:szCs w:val="20"/>
                <w:u w:val="single"/>
              </w:rPr>
            </w:rPrChange>
          </w:rPr>
          <w:delText>[Type (</w:delText>
        </w:r>
        <w:r w:rsidRPr="00EE27B1" w:rsidDel="00381476">
          <w:rPr>
            <w:rFonts w:ascii="Calibri" w:hAnsi="Calibri"/>
            <w:i/>
            <w:rPrChange w:id="9591" w:author="Tre" w:date="2012-11-19T09:06:00Z">
              <w:rPr>
                <w:rFonts w:ascii="Calibri" w:hAnsi="Calibri"/>
                <w:i/>
                <w:color w:val="0000FF"/>
                <w:sz w:val="20"/>
                <w:szCs w:val="20"/>
                <w:u w:val="single"/>
              </w:rPr>
            </w:rPrChange>
          </w:rPr>
          <w:fldChar w:fldCharType="begin"/>
        </w:r>
        <w:r w:rsidRPr="00EE27B1">
          <w:rPr>
            <w:rFonts w:ascii="Calibri" w:hAnsi="Calibri"/>
            <w:i/>
            <w:rPrChange w:id="959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593" w:author="Tre" w:date="2012-11-19T09:06:00Z">
              <w:rPr>
                <w:rFonts w:ascii="Calibri" w:hAnsi="Calibri"/>
                <w:i/>
                <w:color w:val="0000FF"/>
                <w:sz w:val="20"/>
                <w:szCs w:val="20"/>
                <w:u w:val="single"/>
              </w:rPr>
            </w:rPrChange>
          </w:rPr>
          <w:fldChar w:fldCharType="separate"/>
        </w:r>
        <w:r w:rsidRPr="00EE27B1">
          <w:rPr>
            <w:rFonts w:ascii="Calibri" w:hAnsi="Calibri"/>
            <w:i/>
            <w:noProof/>
            <w:rPrChange w:id="9594"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595" w:author="Tre" w:date="2012-11-19T09:06:00Z">
              <w:rPr>
                <w:rFonts w:ascii="Calibri" w:hAnsi="Calibri"/>
                <w:i/>
                <w:color w:val="0000FF"/>
                <w:sz w:val="20"/>
                <w:szCs w:val="20"/>
                <w:u w:val="single"/>
              </w:rPr>
            </w:rPrChange>
          </w:rPr>
          <w:fldChar w:fldCharType="end"/>
        </w:r>
        <w:r w:rsidRPr="00EE27B1">
          <w:rPr>
            <w:rFonts w:ascii="Calibri" w:hAnsi="Calibri"/>
            <w:i/>
            <w:rPrChange w:id="9596" w:author="Tre" w:date="2012-11-19T09:06:00Z">
              <w:rPr>
                <w:rFonts w:ascii="Calibri" w:hAnsi="Calibri"/>
                <w:i/>
                <w:color w:val="0000FF"/>
                <w:sz w:val="20"/>
                <w:szCs w:val="20"/>
                <w:u w:val="single"/>
              </w:rPr>
            </w:rPrChange>
          </w:rPr>
          <w:delText>), Rate (</w:delText>
        </w:r>
        <w:r w:rsidRPr="00EE27B1" w:rsidDel="00381476">
          <w:rPr>
            <w:rFonts w:ascii="Calibri" w:hAnsi="Calibri"/>
            <w:i/>
            <w:rPrChange w:id="9597" w:author="Tre" w:date="2012-11-19T09:06:00Z">
              <w:rPr>
                <w:rFonts w:ascii="Calibri" w:hAnsi="Calibri"/>
                <w:i/>
                <w:color w:val="0000FF"/>
                <w:sz w:val="20"/>
                <w:szCs w:val="20"/>
                <w:u w:val="single"/>
              </w:rPr>
            </w:rPrChange>
          </w:rPr>
          <w:fldChar w:fldCharType="begin"/>
        </w:r>
        <w:r w:rsidRPr="00EE27B1">
          <w:rPr>
            <w:rFonts w:ascii="Calibri" w:hAnsi="Calibri"/>
            <w:i/>
            <w:rPrChange w:id="959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599" w:author="Tre" w:date="2012-11-19T09:06:00Z">
              <w:rPr>
                <w:rFonts w:ascii="Calibri" w:hAnsi="Calibri"/>
                <w:i/>
                <w:color w:val="0000FF"/>
                <w:sz w:val="20"/>
                <w:szCs w:val="20"/>
                <w:u w:val="single"/>
              </w:rPr>
            </w:rPrChange>
          </w:rPr>
          <w:fldChar w:fldCharType="separate"/>
        </w:r>
        <w:r w:rsidRPr="00EE27B1">
          <w:rPr>
            <w:rFonts w:ascii="Calibri" w:hAnsi="Calibri"/>
            <w:i/>
            <w:noProof/>
            <w:rPrChange w:id="9600" w:author="Tre" w:date="2012-11-19T09:06:00Z">
              <w:rPr>
                <w:rFonts w:ascii="Calibri" w:hAnsi="Calibri"/>
                <w:i/>
                <w:noProof/>
                <w:color w:val="0000FF"/>
                <w:sz w:val="20"/>
                <w:szCs w:val="20"/>
                <w:u w:val="single"/>
              </w:rPr>
            </w:rPrChange>
          </w:rPr>
          <w:delText>Semi Auto/Full Auto</w:delText>
        </w:r>
        <w:r w:rsidRPr="00EE27B1" w:rsidDel="00381476">
          <w:rPr>
            <w:rFonts w:ascii="Calibri" w:hAnsi="Calibri"/>
            <w:i/>
            <w:rPrChange w:id="9601" w:author="Tre" w:date="2012-11-19T09:06:00Z">
              <w:rPr>
                <w:rFonts w:ascii="Calibri" w:hAnsi="Calibri"/>
                <w:i/>
                <w:color w:val="0000FF"/>
                <w:sz w:val="20"/>
                <w:szCs w:val="20"/>
                <w:u w:val="single"/>
              </w:rPr>
            </w:rPrChange>
          </w:rPr>
          <w:fldChar w:fldCharType="end"/>
        </w:r>
        <w:r w:rsidRPr="00EE27B1">
          <w:rPr>
            <w:rFonts w:ascii="Calibri" w:hAnsi="Calibri"/>
            <w:i/>
            <w:rPrChange w:id="9602" w:author="Tre" w:date="2012-11-19T09:06:00Z">
              <w:rPr>
                <w:rFonts w:ascii="Calibri" w:hAnsi="Calibri"/>
                <w:i/>
                <w:color w:val="0000FF"/>
                <w:sz w:val="20"/>
                <w:szCs w:val="20"/>
                <w:u w:val="single"/>
              </w:rPr>
            </w:rPrChange>
          </w:rPr>
          <w:delText>), Ammo (</w:delText>
        </w:r>
        <w:r w:rsidRPr="00EE27B1" w:rsidDel="00381476">
          <w:rPr>
            <w:rFonts w:ascii="Calibri" w:hAnsi="Calibri"/>
            <w:i/>
            <w:rPrChange w:id="9603" w:author="Tre" w:date="2012-11-19T09:06:00Z">
              <w:rPr>
                <w:rFonts w:ascii="Calibri" w:hAnsi="Calibri"/>
                <w:i/>
                <w:color w:val="0000FF"/>
                <w:sz w:val="20"/>
                <w:szCs w:val="20"/>
                <w:u w:val="single"/>
              </w:rPr>
            </w:rPrChange>
          </w:rPr>
          <w:fldChar w:fldCharType="begin"/>
        </w:r>
        <w:r w:rsidRPr="00EE27B1">
          <w:rPr>
            <w:rFonts w:ascii="Calibri" w:hAnsi="Calibri"/>
            <w:i/>
            <w:rPrChange w:id="960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605" w:author="Tre" w:date="2012-11-19T09:06:00Z">
              <w:rPr>
                <w:rFonts w:ascii="Calibri" w:hAnsi="Calibri"/>
                <w:i/>
                <w:color w:val="0000FF"/>
                <w:sz w:val="20"/>
                <w:szCs w:val="20"/>
                <w:u w:val="single"/>
              </w:rPr>
            </w:rPrChange>
          </w:rPr>
          <w:fldChar w:fldCharType="end"/>
        </w:r>
        <w:r w:rsidRPr="00EE27B1">
          <w:rPr>
            <w:rFonts w:ascii="Calibri" w:hAnsi="Calibri"/>
            <w:i/>
            <w:rPrChange w:id="9606" w:author="Tre" w:date="2012-11-19T09:06:00Z">
              <w:rPr>
                <w:rFonts w:ascii="Calibri" w:hAnsi="Calibri"/>
                <w:i/>
                <w:color w:val="0000FF"/>
                <w:sz w:val="20"/>
                <w:szCs w:val="20"/>
                <w:u w:val="single"/>
              </w:rPr>
            </w:rPrChange>
          </w:rPr>
          <w:delText>), Range (</w:delText>
        </w:r>
        <w:r w:rsidRPr="00EE27B1" w:rsidDel="00381476">
          <w:rPr>
            <w:rFonts w:ascii="Calibri" w:hAnsi="Calibri"/>
            <w:i/>
            <w:rPrChange w:id="9607" w:author="Tre" w:date="2012-11-19T09:06:00Z">
              <w:rPr>
                <w:rFonts w:ascii="Calibri" w:hAnsi="Calibri"/>
                <w:i/>
                <w:color w:val="0000FF"/>
                <w:sz w:val="20"/>
                <w:szCs w:val="20"/>
                <w:u w:val="single"/>
              </w:rPr>
            </w:rPrChange>
          </w:rPr>
          <w:fldChar w:fldCharType="begin"/>
        </w:r>
        <w:r w:rsidRPr="00EE27B1">
          <w:rPr>
            <w:rFonts w:ascii="Calibri" w:hAnsi="Calibri"/>
            <w:i/>
            <w:rPrChange w:id="960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609" w:author="Tre" w:date="2012-11-19T09:06:00Z">
              <w:rPr>
                <w:rFonts w:ascii="Calibri" w:hAnsi="Calibri"/>
                <w:i/>
                <w:color w:val="0000FF"/>
                <w:sz w:val="20"/>
                <w:szCs w:val="20"/>
                <w:u w:val="single"/>
              </w:rPr>
            </w:rPrChange>
          </w:rPr>
          <w:fldChar w:fldCharType="end"/>
        </w:r>
        <w:r w:rsidRPr="00EE27B1">
          <w:rPr>
            <w:rFonts w:ascii="Calibri" w:hAnsi="Calibri"/>
            <w:i/>
            <w:rPrChange w:id="9610" w:author="Tre" w:date="2012-11-19T09:06:00Z">
              <w:rPr>
                <w:rFonts w:ascii="Calibri" w:hAnsi="Calibri"/>
                <w:i/>
                <w:color w:val="0000FF"/>
                <w:sz w:val="20"/>
                <w:szCs w:val="20"/>
                <w:u w:val="single"/>
              </w:rPr>
            </w:rPrChange>
          </w:rPr>
          <w:delText>), Damage (</w:delText>
        </w:r>
        <w:r w:rsidRPr="00EE27B1" w:rsidDel="00381476">
          <w:rPr>
            <w:rFonts w:ascii="Calibri" w:hAnsi="Calibri"/>
            <w:i/>
            <w:rPrChange w:id="9611" w:author="Tre" w:date="2012-11-19T09:06:00Z">
              <w:rPr>
                <w:rFonts w:ascii="Calibri" w:hAnsi="Calibri"/>
                <w:i/>
                <w:color w:val="0000FF"/>
                <w:sz w:val="20"/>
                <w:szCs w:val="20"/>
                <w:u w:val="single"/>
              </w:rPr>
            </w:rPrChange>
          </w:rPr>
          <w:fldChar w:fldCharType="begin"/>
        </w:r>
        <w:r w:rsidRPr="00EE27B1">
          <w:rPr>
            <w:rFonts w:ascii="Calibri" w:hAnsi="Calibri"/>
            <w:i/>
            <w:rPrChange w:id="961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613" w:author="Tre" w:date="2012-11-19T09:06:00Z">
              <w:rPr>
                <w:rFonts w:ascii="Calibri" w:hAnsi="Calibri"/>
                <w:i/>
                <w:color w:val="0000FF"/>
                <w:sz w:val="20"/>
                <w:szCs w:val="20"/>
                <w:u w:val="single"/>
              </w:rPr>
            </w:rPrChange>
          </w:rPr>
          <w:fldChar w:fldCharType="separate"/>
        </w:r>
        <w:r w:rsidRPr="00EE27B1">
          <w:rPr>
            <w:rFonts w:ascii="Calibri" w:hAnsi="Calibri"/>
            <w:i/>
            <w:noProof/>
            <w:rPrChange w:id="9614"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615" w:author="Tre" w:date="2012-11-19T09:06:00Z">
              <w:rPr>
                <w:rFonts w:ascii="Calibri" w:hAnsi="Calibri"/>
                <w:i/>
                <w:color w:val="0000FF"/>
                <w:sz w:val="20"/>
                <w:szCs w:val="20"/>
                <w:u w:val="single"/>
              </w:rPr>
            </w:rPrChange>
          </w:rPr>
          <w:fldChar w:fldCharType="end"/>
        </w:r>
        <w:r w:rsidRPr="00EE27B1">
          <w:rPr>
            <w:rFonts w:ascii="Calibri" w:hAnsi="Calibri"/>
            <w:i/>
            <w:rPrChange w:id="961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617" w:author="frontdesk" w:date="2012-11-16T12:51:00Z"/>
          <w:rFonts w:ascii="Calibri" w:hAnsi="Calibri"/>
          <w:rPrChange w:id="9618" w:author="Tre" w:date="2012-11-19T09:06:00Z">
            <w:rPr>
              <w:del w:id="9619" w:author="frontdesk" w:date="2012-11-16T12:51:00Z"/>
              <w:rFonts w:ascii="Calibri" w:hAnsi="Calibri"/>
              <w:sz w:val="20"/>
              <w:szCs w:val="20"/>
            </w:rPr>
          </w:rPrChange>
        </w:rPr>
      </w:pPr>
      <w:del w:id="9620" w:author="frontdesk" w:date="2012-11-16T12:51:00Z">
        <w:r w:rsidRPr="00EE27B1" w:rsidDel="00381476">
          <w:rPr>
            <w:rFonts w:ascii="Calibri" w:hAnsi="Calibri"/>
            <w:rPrChange w:id="9621" w:author="Tre" w:date="2012-11-19T09:06:00Z">
              <w:rPr>
                <w:rFonts w:ascii="Calibri" w:hAnsi="Calibri"/>
                <w:color w:val="0000FF"/>
                <w:sz w:val="20"/>
                <w:szCs w:val="20"/>
                <w:u w:val="single"/>
              </w:rPr>
            </w:rPrChange>
          </w:rPr>
          <w:fldChar w:fldCharType="begin"/>
        </w:r>
        <w:r w:rsidRPr="00EE27B1">
          <w:rPr>
            <w:rFonts w:ascii="Calibri" w:hAnsi="Calibri"/>
            <w:rPrChange w:id="962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623" w:author="Tre" w:date="2012-11-19T09:06:00Z">
              <w:rPr>
                <w:rFonts w:ascii="Calibri" w:hAnsi="Calibri"/>
                <w:color w:val="0000FF"/>
                <w:sz w:val="20"/>
                <w:szCs w:val="20"/>
                <w:u w:val="single"/>
              </w:rPr>
            </w:rPrChange>
          </w:rPr>
          <w:fldChar w:fldCharType="separate"/>
        </w:r>
        <w:r w:rsidRPr="00EE27B1">
          <w:rPr>
            <w:rFonts w:ascii="Calibri" w:hAnsi="Calibri"/>
            <w:noProof/>
            <w:rPrChange w:id="9624" w:author="Tre" w:date="2012-11-19T09:06:00Z">
              <w:rPr>
                <w:rFonts w:ascii="Calibri" w:hAnsi="Calibri"/>
                <w:noProof/>
                <w:color w:val="0000FF"/>
                <w:sz w:val="20"/>
                <w:szCs w:val="20"/>
                <w:u w:val="single"/>
              </w:rPr>
            </w:rPrChange>
          </w:rPr>
          <w:delText>A  fully automatic handgun. As long as the trigger is being pulled, the gun will continue to fire bullets until the ammo is depleted.</w:delText>
        </w:r>
        <w:r w:rsidRPr="00EE27B1" w:rsidDel="00381476">
          <w:rPr>
            <w:rFonts w:ascii="Calibri" w:hAnsi="Calibri"/>
            <w:rPrChange w:id="9625" w:author="Tre" w:date="2012-11-19T09:06:00Z">
              <w:rPr>
                <w:rFonts w:ascii="Calibri" w:hAnsi="Calibri"/>
                <w:color w:val="0000FF"/>
                <w:sz w:val="20"/>
                <w:szCs w:val="20"/>
                <w:u w:val="single"/>
              </w:rPr>
            </w:rPrChange>
          </w:rPr>
          <w:fldChar w:fldCharType="end"/>
        </w:r>
        <w:r w:rsidRPr="00EE27B1" w:rsidDel="00381476">
          <w:rPr>
            <w:rFonts w:ascii="Calibri" w:hAnsi="Calibri"/>
            <w:rPrChange w:id="9626" w:author="Tre" w:date="2012-11-19T09:06:00Z">
              <w:rPr>
                <w:rFonts w:ascii="Calibri" w:hAnsi="Calibri"/>
                <w:color w:val="0000FF"/>
                <w:sz w:val="20"/>
                <w:szCs w:val="20"/>
                <w:u w:val="single"/>
              </w:rPr>
            </w:rPrChange>
          </w:rPr>
          <w:fldChar w:fldCharType="begin"/>
        </w:r>
        <w:r w:rsidRPr="00EE27B1">
          <w:rPr>
            <w:rFonts w:ascii="Calibri" w:hAnsi="Calibri"/>
            <w:rPrChange w:id="962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62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629" w:author="frontdesk" w:date="2012-11-16T12:51:00Z"/>
          <w:rFonts w:ascii="Calibri" w:hAnsi="Calibri"/>
          <w:b/>
          <w:rPrChange w:id="9630" w:author="Tre" w:date="2012-11-19T09:06:00Z">
            <w:rPr>
              <w:del w:id="9631" w:author="frontdesk" w:date="2012-11-16T12:51:00Z"/>
              <w:rFonts w:ascii="Calibri" w:hAnsi="Calibri"/>
              <w:b/>
              <w:sz w:val="22"/>
              <w:szCs w:val="22"/>
            </w:rPr>
          </w:rPrChange>
        </w:rPr>
      </w:pPr>
      <w:del w:id="9632" w:author="frontdesk" w:date="2012-11-16T12:51:00Z">
        <w:r w:rsidRPr="00EE27B1" w:rsidDel="00381476">
          <w:rPr>
            <w:rFonts w:ascii="Calibri" w:hAnsi="Calibri"/>
            <w:b/>
            <w:rPrChange w:id="9633" w:author="Tre" w:date="2012-11-19T09:06:00Z">
              <w:rPr>
                <w:rFonts w:ascii="Calibri" w:hAnsi="Calibri"/>
                <w:b/>
                <w:color w:val="0000FF"/>
                <w:sz w:val="22"/>
                <w:szCs w:val="22"/>
                <w:u w:val="single"/>
              </w:rPr>
            </w:rPrChange>
          </w:rPr>
          <w:fldChar w:fldCharType="begin"/>
        </w:r>
        <w:r w:rsidRPr="00EE27B1">
          <w:rPr>
            <w:rFonts w:ascii="Calibri" w:hAnsi="Calibri"/>
            <w:b/>
            <w:rPrChange w:id="963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635" w:author="Tre" w:date="2012-11-19T09:06:00Z">
              <w:rPr>
                <w:rFonts w:ascii="Calibri" w:hAnsi="Calibri"/>
                <w:b/>
                <w:color w:val="0000FF"/>
                <w:sz w:val="22"/>
                <w:szCs w:val="22"/>
                <w:u w:val="single"/>
              </w:rPr>
            </w:rPrChange>
          </w:rPr>
          <w:fldChar w:fldCharType="separate"/>
        </w:r>
        <w:r w:rsidRPr="00EE27B1">
          <w:rPr>
            <w:rFonts w:ascii="Calibri" w:hAnsi="Calibri"/>
            <w:b/>
            <w:noProof/>
            <w:rPrChange w:id="9636" w:author="Tre" w:date="2012-11-19T09:06:00Z">
              <w:rPr>
                <w:rFonts w:ascii="Calibri" w:hAnsi="Calibri"/>
                <w:b/>
                <w:noProof/>
                <w:color w:val="0000FF"/>
                <w:sz w:val="20"/>
                <w:szCs w:val="20"/>
                <w:u w:val="single"/>
              </w:rPr>
            </w:rPrChange>
          </w:rPr>
          <w:delText>Handgun "Mini Grinder"</w:delText>
        </w:r>
        <w:r w:rsidRPr="00EE27B1" w:rsidDel="00381476">
          <w:rPr>
            <w:rFonts w:ascii="Calibri" w:hAnsi="Calibri"/>
            <w:b/>
            <w:rPrChange w:id="963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638" w:author="frontdesk" w:date="2012-11-16T12:51:00Z"/>
          <w:rFonts w:ascii="Calibri" w:hAnsi="Calibri"/>
          <w:i/>
          <w:rPrChange w:id="9639" w:author="Tre" w:date="2012-11-19T09:06:00Z">
            <w:rPr>
              <w:del w:id="9640" w:author="frontdesk" w:date="2012-11-16T12:51:00Z"/>
              <w:rFonts w:ascii="Calibri" w:hAnsi="Calibri"/>
              <w:i/>
              <w:sz w:val="20"/>
              <w:szCs w:val="20"/>
            </w:rPr>
          </w:rPrChange>
        </w:rPr>
      </w:pPr>
      <w:del w:id="9641" w:author="frontdesk" w:date="2012-11-16T12:51:00Z">
        <w:r w:rsidRPr="00EE27B1">
          <w:rPr>
            <w:rFonts w:ascii="Calibri" w:hAnsi="Calibri"/>
            <w:i/>
            <w:rPrChange w:id="9642" w:author="Tre" w:date="2012-11-19T09:06:00Z">
              <w:rPr>
                <w:rFonts w:ascii="Calibri" w:hAnsi="Calibri"/>
                <w:i/>
                <w:color w:val="0000FF"/>
                <w:sz w:val="20"/>
                <w:szCs w:val="20"/>
                <w:u w:val="single"/>
              </w:rPr>
            </w:rPrChange>
          </w:rPr>
          <w:delText>[Type (</w:delText>
        </w:r>
        <w:r w:rsidRPr="00EE27B1" w:rsidDel="00381476">
          <w:rPr>
            <w:rFonts w:ascii="Calibri" w:hAnsi="Calibri"/>
            <w:i/>
            <w:rPrChange w:id="9643" w:author="Tre" w:date="2012-11-19T09:06:00Z">
              <w:rPr>
                <w:rFonts w:ascii="Calibri" w:hAnsi="Calibri"/>
                <w:i/>
                <w:color w:val="0000FF"/>
                <w:sz w:val="20"/>
                <w:szCs w:val="20"/>
                <w:u w:val="single"/>
              </w:rPr>
            </w:rPrChange>
          </w:rPr>
          <w:fldChar w:fldCharType="begin"/>
        </w:r>
        <w:r w:rsidRPr="00EE27B1">
          <w:rPr>
            <w:rFonts w:ascii="Calibri" w:hAnsi="Calibri"/>
            <w:i/>
            <w:rPrChange w:id="964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645" w:author="Tre" w:date="2012-11-19T09:06:00Z">
              <w:rPr>
                <w:rFonts w:ascii="Calibri" w:hAnsi="Calibri"/>
                <w:i/>
                <w:color w:val="0000FF"/>
                <w:sz w:val="20"/>
                <w:szCs w:val="20"/>
                <w:u w:val="single"/>
              </w:rPr>
            </w:rPrChange>
          </w:rPr>
          <w:fldChar w:fldCharType="separate"/>
        </w:r>
        <w:r w:rsidRPr="00EE27B1">
          <w:rPr>
            <w:rFonts w:ascii="Calibri" w:hAnsi="Calibri"/>
            <w:i/>
            <w:noProof/>
            <w:rPrChange w:id="9646"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647" w:author="Tre" w:date="2012-11-19T09:06:00Z">
              <w:rPr>
                <w:rFonts w:ascii="Calibri" w:hAnsi="Calibri"/>
                <w:i/>
                <w:color w:val="0000FF"/>
                <w:sz w:val="20"/>
                <w:szCs w:val="20"/>
                <w:u w:val="single"/>
              </w:rPr>
            </w:rPrChange>
          </w:rPr>
          <w:fldChar w:fldCharType="end"/>
        </w:r>
        <w:r w:rsidRPr="00EE27B1">
          <w:rPr>
            <w:rFonts w:ascii="Calibri" w:hAnsi="Calibri"/>
            <w:i/>
            <w:rPrChange w:id="9648" w:author="Tre" w:date="2012-11-19T09:06:00Z">
              <w:rPr>
                <w:rFonts w:ascii="Calibri" w:hAnsi="Calibri"/>
                <w:i/>
                <w:color w:val="0000FF"/>
                <w:sz w:val="20"/>
                <w:szCs w:val="20"/>
                <w:u w:val="single"/>
              </w:rPr>
            </w:rPrChange>
          </w:rPr>
          <w:delText>), Rate (</w:delText>
        </w:r>
        <w:r w:rsidRPr="00EE27B1" w:rsidDel="00381476">
          <w:rPr>
            <w:rFonts w:ascii="Calibri" w:hAnsi="Calibri"/>
            <w:i/>
            <w:rPrChange w:id="9649" w:author="Tre" w:date="2012-11-19T09:06:00Z">
              <w:rPr>
                <w:rFonts w:ascii="Calibri" w:hAnsi="Calibri"/>
                <w:i/>
                <w:color w:val="0000FF"/>
                <w:sz w:val="20"/>
                <w:szCs w:val="20"/>
                <w:u w:val="single"/>
              </w:rPr>
            </w:rPrChange>
          </w:rPr>
          <w:fldChar w:fldCharType="begin"/>
        </w:r>
        <w:r w:rsidRPr="00EE27B1">
          <w:rPr>
            <w:rFonts w:ascii="Calibri" w:hAnsi="Calibri"/>
            <w:i/>
            <w:rPrChange w:id="965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651" w:author="Tre" w:date="2012-11-19T09:06:00Z">
              <w:rPr>
                <w:rFonts w:ascii="Calibri" w:hAnsi="Calibri"/>
                <w:i/>
                <w:color w:val="0000FF"/>
                <w:sz w:val="20"/>
                <w:szCs w:val="20"/>
                <w:u w:val="single"/>
              </w:rPr>
            </w:rPrChange>
          </w:rPr>
          <w:fldChar w:fldCharType="separate"/>
        </w:r>
        <w:r w:rsidRPr="00EE27B1">
          <w:rPr>
            <w:rFonts w:ascii="Calibri" w:hAnsi="Calibri"/>
            <w:i/>
            <w:noProof/>
            <w:rPrChange w:id="9652"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9653" w:author="Tre" w:date="2012-11-19T09:06:00Z">
              <w:rPr>
                <w:rFonts w:ascii="Calibri" w:hAnsi="Calibri"/>
                <w:i/>
                <w:color w:val="0000FF"/>
                <w:sz w:val="20"/>
                <w:szCs w:val="20"/>
                <w:u w:val="single"/>
              </w:rPr>
            </w:rPrChange>
          </w:rPr>
          <w:fldChar w:fldCharType="end"/>
        </w:r>
        <w:r w:rsidRPr="00EE27B1">
          <w:rPr>
            <w:rFonts w:ascii="Calibri" w:hAnsi="Calibri"/>
            <w:i/>
            <w:rPrChange w:id="9654" w:author="Tre" w:date="2012-11-19T09:06:00Z">
              <w:rPr>
                <w:rFonts w:ascii="Calibri" w:hAnsi="Calibri"/>
                <w:i/>
                <w:color w:val="0000FF"/>
                <w:sz w:val="20"/>
                <w:szCs w:val="20"/>
                <w:u w:val="single"/>
              </w:rPr>
            </w:rPrChange>
          </w:rPr>
          <w:delText>), Ammo (</w:delText>
        </w:r>
        <w:r w:rsidRPr="00EE27B1" w:rsidDel="00381476">
          <w:rPr>
            <w:rFonts w:ascii="Calibri" w:hAnsi="Calibri"/>
            <w:i/>
            <w:rPrChange w:id="9655" w:author="Tre" w:date="2012-11-19T09:06:00Z">
              <w:rPr>
                <w:rFonts w:ascii="Calibri" w:hAnsi="Calibri"/>
                <w:i/>
                <w:color w:val="0000FF"/>
                <w:sz w:val="20"/>
                <w:szCs w:val="20"/>
                <w:u w:val="single"/>
              </w:rPr>
            </w:rPrChange>
          </w:rPr>
          <w:fldChar w:fldCharType="begin"/>
        </w:r>
        <w:r w:rsidRPr="00EE27B1">
          <w:rPr>
            <w:rFonts w:ascii="Calibri" w:hAnsi="Calibri"/>
            <w:i/>
            <w:rPrChange w:id="965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657" w:author="Tre" w:date="2012-11-19T09:06:00Z">
              <w:rPr>
                <w:rFonts w:ascii="Calibri" w:hAnsi="Calibri"/>
                <w:i/>
                <w:color w:val="0000FF"/>
                <w:sz w:val="20"/>
                <w:szCs w:val="20"/>
                <w:u w:val="single"/>
              </w:rPr>
            </w:rPrChange>
          </w:rPr>
          <w:fldChar w:fldCharType="end"/>
        </w:r>
        <w:r w:rsidRPr="00EE27B1">
          <w:rPr>
            <w:rFonts w:ascii="Calibri" w:hAnsi="Calibri"/>
            <w:i/>
            <w:rPrChange w:id="9658" w:author="Tre" w:date="2012-11-19T09:06:00Z">
              <w:rPr>
                <w:rFonts w:ascii="Calibri" w:hAnsi="Calibri"/>
                <w:i/>
                <w:color w:val="0000FF"/>
                <w:sz w:val="20"/>
                <w:szCs w:val="20"/>
                <w:u w:val="single"/>
              </w:rPr>
            </w:rPrChange>
          </w:rPr>
          <w:delText>), Range (</w:delText>
        </w:r>
        <w:r w:rsidRPr="00EE27B1" w:rsidDel="00381476">
          <w:rPr>
            <w:rFonts w:ascii="Calibri" w:hAnsi="Calibri"/>
            <w:i/>
            <w:rPrChange w:id="9659" w:author="Tre" w:date="2012-11-19T09:06:00Z">
              <w:rPr>
                <w:rFonts w:ascii="Calibri" w:hAnsi="Calibri"/>
                <w:i/>
                <w:color w:val="0000FF"/>
                <w:sz w:val="20"/>
                <w:szCs w:val="20"/>
                <w:u w:val="single"/>
              </w:rPr>
            </w:rPrChange>
          </w:rPr>
          <w:fldChar w:fldCharType="begin"/>
        </w:r>
        <w:r w:rsidRPr="00EE27B1">
          <w:rPr>
            <w:rFonts w:ascii="Calibri" w:hAnsi="Calibri"/>
            <w:i/>
            <w:rPrChange w:id="966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661" w:author="Tre" w:date="2012-11-19T09:06:00Z">
              <w:rPr>
                <w:rFonts w:ascii="Calibri" w:hAnsi="Calibri"/>
                <w:i/>
                <w:color w:val="0000FF"/>
                <w:sz w:val="20"/>
                <w:szCs w:val="20"/>
                <w:u w:val="single"/>
              </w:rPr>
            </w:rPrChange>
          </w:rPr>
          <w:fldChar w:fldCharType="end"/>
        </w:r>
        <w:r w:rsidRPr="00EE27B1">
          <w:rPr>
            <w:rFonts w:ascii="Calibri" w:hAnsi="Calibri"/>
            <w:i/>
            <w:rPrChange w:id="9662" w:author="Tre" w:date="2012-11-19T09:06:00Z">
              <w:rPr>
                <w:rFonts w:ascii="Calibri" w:hAnsi="Calibri"/>
                <w:i/>
                <w:color w:val="0000FF"/>
                <w:sz w:val="20"/>
                <w:szCs w:val="20"/>
                <w:u w:val="single"/>
              </w:rPr>
            </w:rPrChange>
          </w:rPr>
          <w:delText>), Damage (</w:delText>
        </w:r>
        <w:r w:rsidRPr="00EE27B1" w:rsidDel="00381476">
          <w:rPr>
            <w:rFonts w:ascii="Calibri" w:hAnsi="Calibri"/>
            <w:i/>
            <w:rPrChange w:id="9663" w:author="Tre" w:date="2012-11-19T09:06:00Z">
              <w:rPr>
                <w:rFonts w:ascii="Calibri" w:hAnsi="Calibri"/>
                <w:i/>
                <w:color w:val="0000FF"/>
                <w:sz w:val="20"/>
                <w:szCs w:val="20"/>
                <w:u w:val="single"/>
              </w:rPr>
            </w:rPrChange>
          </w:rPr>
          <w:fldChar w:fldCharType="begin"/>
        </w:r>
        <w:r w:rsidRPr="00EE27B1">
          <w:rPr>
            <w:rFonts w:ascii="Calibri" w:hAnsi="Calibri"/>
            <w:i/>
            <w:rPrChange w:id="966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665" w:author="Tre" w:date="2012-11-19T09:06:00Z">
              <w:rPr>
                <w:rFonts w:ascii="Calibri" w:hAnsi="Calibri"/>
                <w:i/>
                <w:color w:val="0000FF"/>
                <w:sz w:val="20"/>
                <w:szCs w:val="20"/>
                <w:u w:val="single"/>
              </w:rPr>
            </w:rPrChange>
          </w:rPr>
          <w:fldChar w:fldCharType="separate"/>
        </w:r>
        <w:r w:rsidRPr="00EE27B1">
          <w:rPr>
            <w:rFonts w:ascii="Calibri" w:hAnsi="Calibri"/>
            <w:i/>
            <w:noProof/>
            <w:rPrChange w:id="9666"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9667" w:author="Tre" w:date="2012-11-19T09:06:00Z">
              <w:rPr>
                <w:rFonts w:ascii="Calibri" w:hAnsi="Calibri"/>
                <w:i/>
                <w:color w:val="0000FF"/>
                <w:sz w:val="20"/>
                <w:szCs w:val="20"/>
                <w:u w:val="single"/>
              </w:rPr>
            </w:rPrChange>
          </w:rPr>
          <w:fldChar w:fldCharType="end"/>
        </w:r>
        <w:r w:rsidRPr="00EE27B1">
          <w:rPr>
            <w:rFonts w:ascii="Calibri" w:hAnsi="Calibri"/>
            <w:i/>
            <w:rPrChange w:id="966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669" w:author="frontdesk" w:date="2012-11-16T12:51:00Z"/>
          <w:rFonts w:ascii="Calibri" w:hAnsi="Calibri"/>
          <w:rPrChange w:id="9670" w:author="Tre" w:date="2012-11-19T09:06:00Z">
            <w:rPr>
              <w:del w:id="9671" w:author="frontdesk" w:date="2012-11-16T12:51:00Z"/>
              <w:rFonts w:ascii="Calibri" w:hAnsi="Calibri"/>
              <w:sz w:val="20"/>
              <w:szCs w:val="20"/>
            </w:rPr>
          </w:rPrChange>
        </w:rPr>
      </w:pPr>
      <w:del w:id="9672" w:author="frontdesk" w:date="2012-11-16T12:51:00Z">
        <w:r w:rsidRPr="00EE27B1" w:rsidDel="00381476">
          <w:rPr>
            <w:rFonts w:ascii="Calibri" w:hAnsi="Calibri"/>
            <w:rPrChange w:id="9673" w:author="Tre" w:date="2012-11-19T09:06:00Z">
              <w:rPr>
                <w:rFonts w:ascii="Calibri" w:hAnsi="Calibri"/>
                <w:color w:val="0000FF"/>
                <w:sz w:val="20"/>
                <w:szCs w:val="20"/>
                <w:u w:val="single"/>
              </w:rPr>
            </w:rPrChange>
          </w:rPr>
          <w:fldChar w:fldCharType="begin"/>
        </w:r>
        <w:r w:rsidRPr="00EE27B1">
          <w:rPr>
            <w:rFonts w:ascii="Calibri" w:hAnsi="Calibri"/>
            <w:rPrChange w:id="967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675" w:author="Tre" w:date="2012-11-19T09:06:00Z">
              <w:rPr>
                <w:rFonts w:ascii="Calibri" w:hAnsi="Calibri"/>
                <w:color w:val="0000FF"/>
                <w:sz w:val="20"/>
                <w:szCs w:val="20"/>
                <w:u w:val="single"/>
              </w:rPr>
            </w:rPrChange>
          </w:rPr>
          <w:fldChar w:fldCharType="separate"/>
        </w:r>
        <w:r w:rsidRPr="00EE27B1">
          <w:rPr>
            <w:rFonts w:ascii="Calibri" w:hAnsi="Calibri"/>
            <w:noProof/>
            <w:rPrChange w:id="9676" w:author="Tre" w:date="2012-11-19T09:06:00Z">
              <w:rPr>
                <w:rFonts w:ascii="Calibri" w:hAnsi="Calibri"/>
                <w:noProof/>
                <w:color w:val="0000FF"/>
                <w:sz w:val="20"/>
                <w:szCs w:val="20"/>
                <w:u w:val="single"/>
              </w:rPr>
            </w:rPrChange>
          </w:rPr>
          <w:delText>This handgun has a rotating barrel and fires all of its bullets at once and continuously. At a minimum, Mini Grinder handguns fire three bullets at once. Some of these handguns can fire up to ten shots at once. This is a bulky handgun design.</w:delText>
        </w:r>
        <w:r w:rsidRPr="00EE27B1" w:rsidDel="00381476">
          <w:rPr>
            <w:rFonts w:ascii="Calibri" w:hAnsi="Calibri"/>
            <w:rPrChange w:id="9677" w:author="Tre" w:date="2012-11-19T09:06:00Z">
              <w:rPr>
                <w:rFonts w:ascii="Calibri" w:hAnsi="Calibri"/>
                <w:color w:val="0000FF"/>
                <w:sz w:val="20"/>
                <w:szCs w:val="20"/>
                <w:u w:val="single"/>
              </w:rPr>
            </w:rPrChange>
          </w:rPr>
          <w:fldChar w:fldCharType="end"/>
        </w:r>
        <w:r w:rsidRPr="00EE27B1" w:rsidDel="00381476">
          <w:rPr>
            <w:rFonts w:ascii="Calibri" w:hAnsi="Calibri"/>
            <w:rPrChange w:id="9678" w:author="Tre" w:date="2012-11-19T09:06:00Z">
              <w:rPr>
                <w:rFonts w:ascii="Calibri" w:hAnsi="Calibri"/>
                <w:color w:val="0000FF"/>
                <w:sz w:val="20"/>
                <w:szCs w:val="20"/>
                <w:u w:val="single"/>
              </w:rPr>
            </w:rPrChange>
          </w:rPr>
          <w:fldChar w:fldCharType="begin"/>
        </w:r>
        <w:r w:rsidRPr="00EE27B1">
          <w:rPr>
            <w:rFonts w:ascii="Calibri" w:hAnsi="Calibri"/>
            <w:rPrChange w:id="967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68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681" w:author="frontdesk" w:date="2012-11-16T12:51:00Z"/>
          <w:rFonts w:ascii="Calibri" w:hAnsi="Calibri"/>
          <w:b/>
          <w:rPrChange w:id="9682" w:author="Tre" w:date="2012-11-19T09:06:00Z">
            <w:rPr>
              <w:del w:id="9683" w:author="frontdesk" w:date="2012-11-16T12:51:00Z"/>
              <w:rFonts w:ascii="Calibri" w:hAnsi="Calibri"/>
              <w:b/>
              <w:sz w:val="22"/>
              <w:szCs w:val="22"/>
            </w:rPr>
          </w:rPrChange>
        </w:rPr>
      </w:pPr>
      <w:del w:id="9684" w:author="frontdesk" w:date="2012-11-16T12:51:00Z">
        <w:r w:rsidRPr="00EE27B1" w:rsidDel="00381476">
          <w:rPr>
            <w:rFonts w:ascii="Calibri" w:hAnsi="Calibri"/>
            <w:b/>
            <w:rPrChange w:id="9685" w:author="Tre" w:date="2012-11-19T09:06:00Z">
              <w:rPr>
                <w:rFonts w:ascii="Calibri" w:hAnsi="Calibri"/>
                <w:b/>
                <w:color w:val="0000FF"/>
                <w:sz w:val="22"/>
                <w:szCs w:val="22"/>
                <w:u w:val="single"/>
              </w:rPr>
            </w:rPrChange>
          </w:rPr>
          <w:fldChar w:fldCharType="begin"/>
        </w:r>
        <w:r w:rsidRPr="00EE27B1">
          <w:rPr>
            <w:rFonts w:ascii="Calibri" w:hAnsi="Calibri"/>
            <w:b/>
            <w:rPrChange w:id="968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687" w:author="Tre" w:date="2012-11-19T09:06:00Z">
              <w:rPr>
                <w:rFonts w:ascii="Calibri" w:hAnsi="Calibri"/>
                <w:b/>
                <w:color w:val="0000FF"/>
                <w:sz w:val="22"/>
                <w:szCs w:val="22"/>
                <w:u w:val="single"/>
              </w:rPr>
            </w:rPrChange>
          </w:rPr>
          <w:fldChar w:fldCharType="separate"/>
        </w:r>
        <w:r w:rsidRPr="00EE27B1">
          <w:rPr>
            <w:rFonts w:ascii="Calibri" w:hAnsi="Calibri"/>
            <w:b/>
            <w:noProof/>
            <w:rPrChange w:id="9688" w:author="Tre" w:date="2012-11-19T09:06:00Z">
              <w:rPr>
                <w:rFonts w:ascii="Calibri" w:hAnsi="Calibri"/>
                <w:b/>
                <w:noProof/>
                <w:color w:val="0000FF"/>
                <w:sz w:val="20"/>
                <w:szCs w:val="20"/>
                <w:u w:val="single"/>
              </w:rPr>
            </w:rPrChange>
          </w:rPr>
          <w:delText>Rifle "Copperfield"</w:delText>
        </w:r>
        <w:r w:rsidRPr="00EE27B1" w:rsidDel="00381476">
          <w:rPr>
            <w:rFonts w:ascii="Calibri" w:hAnsi="Calibri"/>
            <w:b/>
            <w:rPrChange w:id="968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690" w:author="frontdesk" w:date="2012-11-16T12:51:00Z"/>
          <w:rFonts w:ascii="Calibri" w:hAnsi="Calibri"/>
          <w:i/>
          <w:rPrChange w:id="9691" w:author="Tre" w:date="2012-11-19T09:06:00Z">
            <w:rPr>
              <w:del w:id="9692" w:author="frontdesk" w:date="2012-11-16T12:51:00Z"/>
              <w:rFonts w:ascii="Calibri" w:hAnsi="Calibri"/>
              <w:i/>
              <w:sz w:val="20"/>
              <w:szCs w:val="20"/>
            </w:rPr>
          </w:rPrChange>
        </w:rPr>
      </w:pPr>
      <w:del w:id="9693" w:author="frontdesk" w:date="2012-11-16T12:51:00Z">
        <w:r w:rsidRPr="00EE27B1">
          <w:rPr>
            <w:rFonts w:ascii="Calibri" w:hAnsi="Calibri"/>
            <w:i/>
            <w:rPrChange w:id="9694" w:author="Tre" w:date="2012-11-19T09:06:00Z">
              <w:rPr>
                <w:rFonts w:ascii="Calibri" w:hAnsi="Calibri"/>
                <w:i/>
                <w:color w:val="0000FF"/>
                <w:sz w:val="20"/>
                <w:szCs w:val="20"/>
                <w:u w:val="single"/>
              </w:rPr>
            </w:rPrChange>
          </w:rPr>
          <w:delText>[Type (</w:delText>
        </w:r>
        <w:r w:rsidRPr="00EE27B1" w:rsidDel="00381476">
          <w:rPr>
            <w:rFonts w:ascii="Calibri" w:hAnsi="Calibri"/>
            <w:i/>
            <w:rPrChange w:id="9695" w:author="Tre" w:date="2012-11-19T09:06:00Z">
              <w:rPr>
                <w:rFonts w:ascii="Calibri" w:hAnsi="Calibri"/>
                <w:i/>
                <w:color w:val="0000FF"/>
                <w:sz w:val="20"/>
                <w:szCs w:val="20"/>
                <w:u w:val="single"/>
              </w:rPr>
            </w:rPrChange>
          </w:rPr>
          <w:fldChar w:fldCharType="begin"/>
        </w:r>
        <w:r w:rsidRPr="00EE27B1">
          <w:rPr>
            <w:rFonts w:ascii="Calibri" w:hAnsi="Calibri"/>
            <w:i/>
            <w:rPrChange w:id="969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697" w:author="Tre" w:date="2012-11-19T09:06:00Z">
              <w:rPr>
                <w:rFonts w:ascii="Calibri" w:hAnsi="Calibri"/>
                <w:i/>
                <w:color w:val="0000FF"/>
                <w:sz w:val="20"/>
                <w:szCs w:val="20"/>
                <w:u w:val="single"/>
              </w:rPr>
            </w:rPrChange>
          </w:rPr>
          <w:fldChar w:fldCharType="separate"/>
        </w:r>
        <w:r w:rsidRPr="00EE27B1">
          <w:rPr>
            <w:rFonts w:ascii="Calibri" w:hAnsi="Calibri"/>
            <w:i/>
            <w:noProof/>
            <w:rPrChange w:id="9698"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699" w:author="Tre" w:date="2012-11-19T09:06:00Z">
              <w:rPr>
                <w:rFonts w:ascii="Calibri" w:hAnsi="Calibri"/>
                <w:i/>
                <w:color w:val="0000FF"/>
                <w:sz w:val="20"/>
                <w:szCs w:val="20"/>
                <w:u w:val="single"/>
              </w:rPr>
            </w:rPrChange>
          </w:rPr>
          <w:fldChar w:fldCharType="end"/>
        </w:r>
        <w:r w:rsidRPr="00EE27B1">
          <w:rPr>
            <w:rFonts w:ascii="Calibri" w:hAnsi="Calibri"/>
            <w:i/>
            <w:rPrChange w:id="9700" w:author="Tre" w:date="2012-11-19T09:06:00Z">
              <w:rPr>
                <w:rFonts w:ascii="Calibri" w:hAnsi="Calibri"/>
                <w:i/>
                <w:color w:val="0000FF"/>
                <w:sz w:val="20"/>
                <w:szCs w:val="20"/>
                <w:u w:val="single"/>
              </w:rPr>
            </w:rPrChange>
          </w:rPr>
          <w:delText>), Rate (</w:delText>
        </w:r>
        <w:r w:rsidRPr="00EE27B1" w:rsidDel="00381476">
          <w:rPr>
            <w:rFonts w:ascii="Calibri" w:hAnsi="Calibri"/>
            <w:i/>
            <w:rPrChange w:id="9701" w:author="Tre" w:date="2012-11-19T09:06:00Z">
              <w:rPr>
                <w:rFonts w:ascii="Calibri" w:hAnsi="Calibri"/>
                <w:i/>
                <w:color w:val="0000FF"/>
                <w:sz w:val="20"/>
                <w:szCs w:val="20"/>
                <w:u w:val="single"/>
              </w:rPr>
            </w:rPrChange>
          </w:rPr>
          <w:fldChar w:fldCharType="begin"/>
        </w:r>
        <w:r w:rsidRPr="00EE27B1">
          <w:rPr>
            <w:rFonts w:ascii="Calibri" w:hAnsi="Calibri"/>
            <w:i/>
            <w:rPrChange w:id="970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703" w:author="Tre" w:date="2012-11-19T09:06:00Z">
              <w:rPr>
                <w:rFonts w:ascii="Calibri" w:hAnsi="Calibri"/>
                <w:i/>
                <w:color w:val="0000FF"/>
                <w:sz w:val="20"/>
                <w:szCs w:val="20"/>
                <w:u w:val="single"/>
              </w:rPr>
            </w:rPrChange>
          </w:rPr>
          <w:fldChar w:fldCharType="separate"/>
        </w:r>
        <w:r w:rsidRPr="00EE27B1">
          <w:rPr>
            <w:rFonts w:ascii="Calibri" w:hAnsi="Calibri"/>
            <w:i/>
            <w:noProof/>
            <w:rPrChange w:id="9704"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705" w:author="Tre" w:date="2012-11-19T09:06:00Z">
              <w:rPr>
                <w:rFonts w:ascii="Calibri" w:hAnsi="Calibri"/>
                <w:i/>
                <w:color w:val="0000FF"/>
                <w:sz w:val="20"/>
                <w:szCs w:val="20"/>
                <w:u w:val="single"/>
              </w:rPr>
            </w:rPrChange>
          </w:rPr>
          <w:fldChar w:fldCharType="end"/>
        </w:r>
        <w:r w:rsidRPr="00EE27B1">
          <w:rPr>
            <w:rFonts w:ascii="Calibri" w:hAnsi="Calibri"/>
            <w:i/>
            <w:rPrChange w:id="9706" w:author="Tre" w:date="2012-11-19T09:06:00Z">
              <w:rPr>
                <w:rFonts w:ascii="Calibri" w:hAnsi="Calibri"/>
                <w:i/>
                <w:color w:val="0000FF"/>
                <w:sz w:val="20"/>
                <w:szCs w:val="20"/>
                <w:u w:val="single"/>
              </w:rPr>
            </w:rPrChange>
          </w:rPr>
          <w:delText>), Ammo (</w:delText>
        </w:r>
        <w:r w:rsidRPr="00EE27B1" w:rsidDel="00381476">
          <w:rPr>
            <w:rFonts w:ascii="Calibri" w:hAnsi="Calibri"/>
            <w:i/>
            <w:rPrChange w:id="9707" w:author="Tre" w:date="2012-11-19T09:06:00Z">
              <w:rPr>
                <w:rFonts w:ascii="Calibri" w:hAnsi="Calibri"/>
                <w:i/>
                <w:color w:val="0000FF"/>
                <w:sz w:val="20"/>
                <w:szCs w:val="20"/>
                <w:u w:val="single"/>
              </w:rPr>
            </w:rPrChange>
          </w:rPr>
          <w:fldChar w:fldCharType="begin"/>
        </w:r>
        <w:r w:rsidRPr="00EE27B1">
          <w:rPr>
            <w:rFonts w:ascii="Calibri" w:hAnsi="Calibri"/>
            <w:i/>
            <w:rPrChange w:id="970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709" w:author="Tre" w:date="2012-11-19T09:06:00Z">
              <w:rPr>
                <w:rFonts w:ascii="Calibri" w:hAnsi="Calibri"/>
                <w:i/>
                <w:color w:val="0000FF"/>
                <w:sz w:val="20"/>
                <w:szCs w:val="20"/>
                <w:u w:val="single"/>
              </w:rPr>
            </w:rPrChange>
          </w:rPr>
          <w:fldChar w:fldCharType="end"/>
        </w:r>
        <w:r w:rsidRPr="00EE27B1">
          <w:rPr>
            <w:rFonts w:ascii="Calibri" w:hAnsi="Calibri"/>
            <w:i/>
            <w:rPrChange w:id="9710" w:author="Tre" w:date="2012-11-19T09:06:00Z">
              <w:rPr>
                <w:rFonts w:ascii="Calibri" w:hAnsi="Calibri"/>
                <w:i/>
                <w:color w:val="0000FF"/>
                <w:sz w:val="20"/>
                <w:szCs w:val="20"/>
                <w:u w:val="single"/>
              </w:rPr>
            </w:rPrChange>
          </w:rPr>
          <w:delText>), Range (</w:delText>
        </w:r>
        <w:r w:rsidRPr="00EE27B1" w:rsidDel="00381476">
          <w:rPr>
            <w:rFonts w:ascii="Calibri" w:hAnsi="Calibri"/>
            <w:i/>
            <w:rPrChange w:id="9711" w:author="Tre" w:date="2012-11-19T09:06:00Z">
              <w:rPr>
                <w:rFonts w:ascii="Calibri" w:hAnsi="Calibri"/>
                <w:i/>
                <w:color w:val="0000FF"/>
                <w:sz w:val="20"/>
                <w:szCs w:val="20"/>
                <w:u w:val="single"/>
              </w:rPr>
            </w:rPrChange>
          </w:rPr>
          <w:fldChar w:fldCharType="begin"/>
        </w:r>
        <w:r w:rsidRPr="00EE27B1">
          <w:rPr>
            <w:rFonts w:ascii="Calibri" w:hAnsi="Calibri"/>
            <w:i/>
            <w:rPrChange w:id="971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713" w:author="Tre" w:date="2012-11-19T09:06:00Z">
              <w:rPr>
                <w:rFonts w:ascii="Calibri" w:hAnsi="Calibri"/>
                <w:i/>
                <w:color w:val="0000FF"/>
                <w:sz w:val="20"/>
                <w:szCs w:val="20"/>
                <w:u w:val="single"/>
              </w:rPr>
            </w:rPrChange>
          </w:rPr>
          <w:fldChar w:fldCharType="end"/>
        </w:r>
        <w:r w:rsidRPr="00EE27B1">
          <w:rPr>
            <w:rFonts w:ascii="Calibri" w:hAnsi="Calibri"/>
            <w:i/>
            <w:rPrChange w:id="9714" w:author="Tre" w:date="2012-11-19T09:06:00Z">
              <w:rPr>
                <w:rFonts w:ascii="Calibri" w:hAnsi="Calibri"/>
                <w:i/>
                <w:color w:val="0000FF"/>
                <w:sz w:val="20"/>
                <w:szCs w:val="20"/>
                <w:u w:val="single"/>
              </w:rPr>
            </w:rPrChange>
          </w:rPr>
          <w:delText>), Damage (</w:delText>
        </w:r>
        <w:r w:rsidRPr="00EE27B1" w:rsidDel="00381476">
          <w:rPr>
            <w:rFonts w:ascii="Calibri" w:hAnsi="Calibri"/>
            <w:i/>
            <w:rPrChange w:id="9715" w:author="Tre" w:date="2012-11-19T09:06:00Z">
              <w:rPr>
                <w:rFonts w:ascii="Calibri" w:hAnsi="Calibri"/>
                <w:i/>
                <w:color w:val="0000FF"/>
                <w:sz w:val="20"/>
                <w:szCs w:val="20"/>
                <w:u w:val="single"/>
              </w:rPr>
            </w:rPrChange>
          </w:rPr>
          <w:fldChar w:fldCharType="begin"/>
        </w:r>
        <w:r w:rsidRPr="00EE27B1">
          <w:rPr>
            <w:rFonts w:ascii="Calibri" w:hAnsi="Calibri"/>
            <w:i/>
            <w:rPrChange w:id="971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717" w:author="Tre" w:date="2012-11-19T09:06:00Z">
              <w:rPr>
                <w:rFonts w:ascii="Calibri" w:hAnsi="Calibri"/>
                <w:i/>
                <w:color w:val="0000FF"/>
                <w:sz w:val="20"/>
                <w:szCs w:val="20"/>
                <w:u w:val="single"/>
              </w:rPr>
            </w:rPrChange>
          </w:rPr>
          <w:fldChar w:fldCharType="separate"/>
        </w:r>
        <w:r w:rsidRPr="00EE27B1">
          <w:rPr>
            <w:rFonts w:ascii="Calibri" w:hAnsi="Calibri"/>
            <w:i/>
            <w:noProof/>
            <w:rPrChange w:id="9718"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719" w:author="Tre" w:date="2012-11-19T09:06:00Z">
              <w:rPr>
                <w:rFonts w:ascii="Calibri" w:hAnsi="Calibri"/>
                <w:i/>
                <w:color w:val="0000FF"/>
                <w:sz w:val="20"/>
                <w:szCs w:val="20"/>
                <w:u w:val="single"/>
              </w:rPr>
            </w:rPrChange>
          </w:rPr>
          <w:fldChar w:fldCharType="end"/>
        </w:r>
        <w:r w:rsidRPr="00EE27B1">
          <w:rPr>
            <w:rFonts w:ascii="Calibri" w:hAnsi="Calibri"/>
            <w:i/>
            <w:rPrChange w:id="972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721" w:author="frontdesk" w:date="2012-11-16T12:51:00Z"/>
          <w:rFonts w:ascii="Calibri" w:hAnsi="Calibri"/>
          <w:rPrChange w:id="9722" w:author="Tre" w:date="2012-11-19T09:06:00Z">
            <w:rPr>
              <w:del w:id="9723" w:author="frontdesk" w:date="2012-11-16T12:51:00Z"/>
              <w:rFonts w:ascii="Calibri" w:hAnsi="Calibri"/>
              <w:sz w:val="20"/>
              <w:szCs w:val="20"/>
            </w:rPr>
          </w:rPrChange>
        </w:rPr>
      </w:pPr>
      <w:del w:id="9724" w:author="frontdesk" w:date="2012-11-16T12:51:00Z">
        <w:r w:rsidRPr="00EE27B1" w:rsidDel="00381476">
          <w:rPr>
            <w:rFonts w:ascii="Calibri" w:hAnsi="Calibri"/>
            <w:rPrChange w:id="9725" w:author="Tre" w:date="2012-11-19T09:06:00Z">
              <w:rPr>
                <w:rFonts w:ascii="Calibri" w:hAnsi="Calibri"/>
                <w:color w:val="0000FF"/>
                <w:sz w:val="20"/>
                <w:szCs w:val="20"/>
                <w:u w:val="single"/>
              </w:rPr>
            </w:rPrChange>
          </w:rPr>
          <w:fldChar w:fldCharType="begin"/>
        </w:r>
        <w:r w:rsidRPr="00EE27B1">
          <w:rPr>
            <w:rFonts w:ascii="Calibri" w:hAnsi="Calibri"/>
            <w:rPrChange w:id="972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727" w:author="Tre" w:date="2012-11-19T09:06:00Z">
              <w:rPr>
                <w:rFonts w:ascii="Calibri" w:hAnsi="Calibri"/>
                <w:color w:val="0000FF"/>
                <w:sz w:val="20"/>
                <w:szCs w:val="20"/>
                <w:u w:val="single"/>
              </w:rPr>
            </w:rPrChange>
          </w:rPr>
          <w:fldChar w:fldCharType="separate"/>
        </w:r>
        <w:r w:rsidRPr="00EE27B1">
          <w:rPr>
            <w:rFonts w:ascii="Calibri" w:hAnsi="Calibri"/>
            <w:noProof/>
            <w:rPrChange w:id="9728" w:author="Tre" w:date="2012-11-19T09:06:00Z">
              <w:rPr>
                <w:rFonts w:ascii="Calibri" w:hAnsi="Calibri"/>
                <w:noProof/>
                <w:color w:val="0000FF"/>
                <w:sz w:val="20"/>
                <w:szCs w:val="20"/>
                <w:u w:val="single"/>
              </w:rPr>
            </w:rPrChange>
          </w:rPr>
          <w:delText>A single shot, long range rifle. Punksmiths pride themselves on making excellent Copperfields that shoot straight as a line from a thousand feet away.</w:delText>
        </w:r>
        <w:r w:rsidRPr="00EE27B1" w:rsidDel="00381476">
          <w:rPr>
            <w:rFonts w:ascii="Calibri" w:hAnsi="Calibri"/>
            <w:rPrChange w:id="9729" w:author="Tre" w:date="2012-11-19T09:06:00Z">
              <w:rPr>
                <w:rFonts w:ascii="Calibri" w:hAnsi="Calibri"/>
                <w:color w:val="0000FF"/>
                <w:sz w:val="20"/>
                <w:szCs w:val="20"/>
                <w:u w:val="single"/>
              </w:rPr>
            </w:rPrChange>
          </w:rPr>
          <w:fldChar w:fldCharType="end"/>
        </w:r>
        <w:r w:rsidRPr="00EE27B1" w:rsidDel="00381476">
          <w:rPr>
            <w:rFonts w:ascii="Calibri" w:hAnsi="Calibri"/>
            <w:rPrChange w:id="9730" w:author="Tre" w:date="2012-11-19T09:06:00Z">
              <w:rPr>
                <w:rFonts w:ascii="Calibri" w:hAnsi="Calibri"/>
                <w:color w:val="0000FF"/>
                <w:sz w:val="20"/>
                <w:szCs w:val="20"/>
                <w:u w:val="single"/>
              </w:rPr>
            </w:rPrChange>
          </w:rPr>
          <w:fldChar w:fldCharType="begin"/>
        </w:r>
        <w:r w:rsidRPr="00EE27B1">
          <w:rPr>
            <w:rFonts w:ascii="Calibri" w:hAnsi="Calibri"/>
            <w:rPrChange w:id="973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73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733" w:author="frontdesk" w:date="2012-11-16T12:51:00Z"/>
          <w:rFonts w:ascii="Calibri" w:hAnsi="Calibri"/>
          <w:b/>
          <w:rPrChange w:id="9734" w:author="Tre" w:date="2012-11-19T09:06:00Z">
            <w:rPr>
              <w:del w:id="9735" w:author="frontdesk" w:date="2012-11-16T12:51:00Z"/>
              <w:rFonts w:ascii="Calibri" w:hAnsi="Calibri"/>
              <w:b/>
              <w:sz w:val="22"/>
              <w:szCs w:val="22"/>
            </w:rPr>
          </w:rPrChange>
        </w:rPr>
      </w:pPr>
      <w:del w:id="9736" w:author="frontdesk" w:date="2012-11-16T12:51:00Z">
        <w:r w:rsidRPr="00EE27B1" w:rsidDel="00381476">
          <w:rPr>
            <w:rFonts w:ascii="Calibri" w:hAnsi="Calibri"/>
            <w:b/>
            <w:rPrChange w:id="9737" w:author="Tre" w:date="2012-11-19T09:06:00Z">
              <w:rPr>
                <w:rFonts w:ascii="Calibri" w:hAnsi="Calibri"/>
                <w:b/>
                <w:color w:val="0000FF"/>
                <w:sz w:val="22"/>
                <w:szCs w:val="22"/>
                <w:u w:val="single"/>
              </w:rPr>
            </w:rPrChange>
          </w:rPr>
          <w:fldChar w:fldCharType="begin"/>
        </w:r>
        <w:r w:rsidRPr="00EE27B1">
          <w:rPr>
            <w:rFonts w:ascii="Calibri" w:hAnsi="Calibri"/>
            <w:b/>
            <w:rPrChange w:id="973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739" w:author="Tre" w:date="2012-11-19T09:06:00Z">
              <w:rPr>
                <w:rFonts w:ascii="Calibri" w:hAnsi="Calibri"/>
                <w:b/>
                <w:color w:val="0000FF"/>
                <w:sz w:val="22"/>
                <w:szCs w:val="22"/>
                <w:u w:val="single"/>
              </w:rPr>
            </w:rPrChange>
          </w:rPr>
          <w:fldChar w:fldCharType="separate"/>
        </w:r>
        <w:r w:rsidRPr="00EE27B1">
          <w:rPr>
            <w:rFonts w:ascii="Calibri" w:hAnsi="Calibri"/>
            <w:b/>
            <w:noProof/>
            <w:rPrChange w:id="9740" w:author="Tre" w:date="2012-11-19T09:06:00Z">
              <w:rPr>
                <w:rFonts w:ascii="Calibri" w:hAnsi="Calibri"/>
                <w:b/>
                <w:noProof/>
                <w:color w:val="0000FF"/>
                <w:sz w:val="20"/>
                <w:szCs w:val="20"/>
                <w:u w:val="single"/>
              </w:rPr>
            </w:rPrChange>
          </w:rPr>
          <w:delText>Rifle "Dragon Shroud II"</w:delText>
        </w:r>
        <w:r w:rsidRPr="00EE27B1" w:rsidDel="00381476">
          <w:rPr>
            <w:rFonts w:ascii="Calibri" w:hAnsi="Calibri"/>
            <w:b/>
            <w:rPrChange w:id="974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742" w:author="frontdesk" w:date="2012-11-16T12:51:00Z"/>
          <w:rFonts w:ascii="Calibri" w:hAnsi="Calibri"/>
          <w:i/>
          <w:rPrChange w:id="9743" w:author="Tre" w:date="2012-11-19T09:06:00Z">
            <w:rPr>
              <w:del w:id="9744" w:author="frontdesk" w:date="2012-11-16T12:51:00Z"/>
              <w:rFonts w:ascii="Calibri" w:hAnsi="Calibri"/>
              <w:i/>
              <w:sz w:val="20"/>
              <w:szCs w:val="20"/>
            </w:rPr>
          </w:rPrChange>
        </w:rPr>
      </w:pPr>
      <w:del w:id="9745" w:author="frontdesk" w:date="2012-11-16T12:51:00Z">
        <w:r w:rsidRPr="00EE27B1">
          <w:rPr>
            <w:rFonts w:ascii="Calibri" w:hAnsi="Calibri"/>
            <w:i/>
            <w:rPrChange w:id="9746" w:author="Tre" w:date="2012-11-19T09:06:00Z">
              <w:rPr>
                <w:rFonts w:ascii="Calibri" w:hAnsi="Calibri"/>
                <w:i/>
                <w:color w:val="0000FF"/>
                <w:sz w:val="20"/>
                <w:szCs w:val="20"/>
                <w:u w:val="single"/>
              </w:rPr>
            </w:rPrChange>
          </w:rPr>
          <w:delText>[Type (</w:delText>
        </w:r>
        <w:r w:rsidRPr="00EE27B1" w:rsidDel="00381476">
          <w:rPr>
            <w:rFonts w:ascii="Calibri" w:hAnsi="Calibri"/>
            <w:i/>
            <w:rPrChange w:id="9747" w:author="Tre" w:date="2012-11-19T09:06:00Z">
              <w:rPr>
                <w:rFonts w:ascii="Calibri" w:hAnsi="Calibri"/>
                <w:i/>
                <w:color w:val="0000FF"/>
                <w:sz w:val="20"/>
                <w:szCs w:val="20"/>
                <w:u w:val="single"/>
              </w:rPr>
            </w:rPrChange>
          </w:rPr>
          <w:fldChar w:fldCharType="begin"/>
        </w:r>
        <w:r w:rsidRPr="00EE27B1">
          <w:rPr>
            <w:rFonts w:ascii="Calibri" w:hAnsi="Calibri"/>
            <w:i/>
            <w:rPrChange w:id="974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749" w:author="Tre" w:date="2012-11-19T09:06:00Z">
              <w:rPr>
                <w:rFonts w:ascii="Calibri" w:hAnsi="Calibri"/>
                <w:i/>
                <w:color w:val="0000FF"/>
                <w:sz w:val="20"/>
                <w:szCs w:val="20"/>
                <w:u w:val="single"/>
              </w:rPr>
            </w:rPrChange>
          </w:rPr>
          <w:fldChar w:fldCharType="separate"/>
        </w:r>
        <w:r w:rsidRPr="00EE27B1">
          <w:rPr>
            <w:rFonts w:ascii="Calibri" w:hAnsi="Calibri"/>
            <w:i/>
            <w:noProof/>
            <w:rPrChange w:id="9750"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751" w:author="Tre" w:date="2012-11-19T09:06:00Z">
              <w:rPr>
                <w:rFonts w:ascii="Calibri" w:hAnsi="Calibri"/>
                <w:i/>
                <w:color w:val="0000FF"/>
                <w:sz w:val="20"/>
                <w:szCs w:val="20"/>
                <w:u w:val="single"/>
              </w:rPr>
            </w:rPrChange>
          </w:rPr>
          <w:fldChar w:fldCharType="end"/>
        </w:r>
        <w:r w:rsidRPr="00EE27B1">
          <w:rPr>
            <w:rFonts w:ascii="Calibri" w:hAnsi="Calibri"/>
            <w:i/>
            <w:rPrChange w:id="9752" w:author="Tre" w:date="2012-11-19T09:06:00Z">
              <w:rPr>
                <w:rFonts w:ascii="Calibri" w:hAnsi="Calibri"/>
                <w:i/>
                <w:color w:val="0000FF"/>
                <w:sz w:val="20"/>
                <w:szCs w:val="20"/>
                <w:u w:val="single"/>
              </w:rPr>
            </w:rPrChange>
          </w:rPr>
          <w:delText>), Rate (</w:delText>
        </w:r>
        <w:r w:rsidRPr="00EE27B1" w:rsidDel="00381476">
          <w:rPr>
            <w:rFonts w:ascii="Calibri" w:hAnsi="Calibri"/>
            <w:i/>
            <w:rPrChange w:id="9753" w:author="Tre" w:date="2012-11-19T09:06:00Z">
              <w:rPr>
                <w:rFonts w:ascii="Calibri" w:hAnsi="Calibri"/>
                <w:i/>
                <w:color w:val="0000FF"/>
                <w:sz w:val="20"/>
                <w:szCs w:val="20"/>
                <w:u w:val="single"/>
              </w:rPr>
            </w:rPrChange>
          </w:rPr>
          <w:fldChar w:fldCharType="begin"/>
        </w:r>
        <w:r w:rsidRPr="00EE27B1">
          <w:rPr>
            <w:rFonts w:ascii="Calibri" w:hAnsi="Calibri"/>
            <w:i/>
            <w:rPrChange w:id="975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755" w:author="Tre" w:date="2012-11-19T09:06:00Z">
              <w:rPr>
                <w:rFonts w:ascii="Calibri" w:hAnsi="Calibri"/>
                <w:i/>
                <w:color w:val="0000FF"/>
                <w:sz w:val="20"/>
                <w:szCs w:val="20"/>
                <w:u w:val="single"/>
              </w:rPr>
            </w:rPrChange>
          </w:rPr>
          <w:fldChar w:fldCharType="separate"/>
        </w:r>
        <w:r w:rsidRPr="00EE27B1">
          <w:rPr>
            <w:rFonts w:ascii="Calibri" w:hAnsi="Calibri"/>
            <w:i/>
            <w:noProof/>
            <w:rPrChange w:id="9756" w:author="Tre" w:date="2012-11-19T09:06:00Z">
              <w:rPr>
                <w:rFonts w:ascii="Calibri" w:hAnsi="Calibri"/>
                <w:i/>
                <w:noProof/>
                <w:color w:val="0000FF"/>
                <w:sz w:val="20"/>
                <w:szCs w:val="20"/>
                <w:u w:val="single"/>
              </w:rPr>
            </w:rPrChange>
          </w:rPr>
          <w:delText>Semi Auto</w:delText>
        </w:r>
        <w:r w:rsidRPr="00EE27B1" w:rsidDel="00381476">
          <w:rPr>
            <w:rFonts w:ascii="Calibri" w:hAnsi="Calibri"/>
            <w:i/>
            <w:rPrChange w:id="9757" w:author="Tre" w:date="2012-11-19T09:06:00Z">
              <w:rPr>
                <w:rFonts w:ascii="Calibri" w:hAnsi="Calibri"/>
                <w:i/>
                <w:color w:val="0000FF"/>
                <w:sz w:val="20"/>
                <w:szCs w:val="20"/>
                <w:u w:val="single"/>
              </w:rPr>
            </w:rPrChange>
          </w:rPr>
          <w:fldChar w:fldCharType="end"/>
        </w:r>
        <w:r w:rsidRPr="00EE27B1">
          <w:rPr>
            <w:rFonts w:ascii="Calibri" w:hAnsi="Calibri"/>
            <w:i/>
            <w:rPrChange w:id="9758" w:author="Tre" w:date="2012-11-19T09:06:00Z">
              <w:rPr>
                <w:rFonts w:ascii="Calibri" w:hAnsi="Calibri"/>
                <w:i/>
                <w:color w:val="0000FF"/>
                <w:sz w:val="20"/>
                <w:szCs w:val="20"/>
                <w:u w:val="single"/>
              </w:rPr>
            </w:rPrChange>
          </w:rPr>
          <w:delText>), Ammo (</w:delText>
        </w:r>
        <w:r w:rsidRPr="00EE27B1" w:rsidDel="00381476">
          <w:rPr>
            <w:rFonts w:ascii="Calibri" w:hAnsi="Calibri"/>
            <w:i/>
            <w:rPrChange w:id="9759" w:author="Tre" w:date="2012-11-19T09:06:00Z">
              <w:rPr>
                <w:rFonts w:ascii="Calibri" w:hAnsi="Calibri"/>
                <w:i/>
                <w:color w:val="0000FF"/>
                <w:sz w:val="20"/>
                <w:szCs w:val="20"/>
                <w:u w:val="single"/>
              </w:rPr>
            </w:rPrChange>
          </w:rPr>
          <w:fldChar w:fldCharType="begin"/>
        </w:r>
        <w:r w:rsidRPr="00EE27B1">
          <w:rPr>
            <w:rFonts w:ascii="Calibri" w:hAnsi="Calibri"/>
            <w:i/>
            <w:rPrChange w:id="976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761" w:author="Tre" w:date="2012-11-19T09:06:00Z">
              <w:rPr>
                <w:rFonts w:ascii="Calibri" w:hAnsi="Calibri"/>
                <w:i/>
                <w:color w:val="0000FF"/>
                <w:sz w:val="20"/>
                <w:szCs w:val="20"/>
                <w:u w:val="single"/>
              </w:rPr>
            </w:rPrChange>
          </w:rPr>
          <w:fldChar w:fldCharType="end"/>
        </w:r>
        <w:r w:rsidRPr="00EE27B1">
          <w:rPr>
            <w:rFonts w:ascii="Calibri" w:hAnsi="Calibri"/>
            <w:i/>
            <w:rPrChange w:id="9762" w:author="Tre" w:date="2012-11-19T09:06:00Z">
              <w:rPr>
                <w:rFonts w:ascii="Calibri" w:hAnsi="Calibri"/>
                <w:i/>
                <w:color w:val="0000FF"/>
                <w:sz w:val="20"/>
                <w:szCs w:val="20"/>
                <w:u w:val="single"/>
              </w:rPr>
            </w:rPrChange>
          </w:rPr>
          <w:delText>), Range (</w:delText>
        </w:r>
        <w:r w:rsidRPr="00EE27B1" w:rsidDel="00381476">
          <w:rPr>
            <w:rFonts w:ascii="Calibri" w:hAnsi="Calibri"/>
            <w:i/>
            <w:rPrChange w:id="9763" w:author="Tre" w:date="2012-11-19T09:06:00Z">
              <w:rPr>
                <w:rFonts w:ascii="Calibri" w:hAnsi="Calibri"/>
                <w:i/>
                <w:color w:val="0000FF"/>
                <w:sz w:val="20"/>
                <w:szCs w:val="20"/>
                <w:u w:val="single"/>
              </w:rPr>
            </w:rPrChange>
          </w:rPr>
          <w:fldChar w:fldCharType="begin"/>
        </w:r>
        <w:r w:rsidRPr="00EE27B1">
          <w:rPr>
            <w:rFonts w:ascii="Calibri" w:hAnsi="Calibri"/>
            <w:i/>
            <w:rPrChange w:id="976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765" w:author="Tre" w:date="2012-11-19T09:06:00Z">
              <w:rPr>
                <w:rFonts w:ascii="Calibri" w:hAnsi="Calibri"/>
                <w:i/>
                <w:color w:val="0000FF"/>
                <w:sz w:val="20"/>
                <w:szCs w:val="20"/>
                <w:u w:val="single"/>
              </w:rPr>
            </w:rPrChange>
          </w:rPr>
          <w:fldChar w:fldCharType="end"/>
        </w:r>
        <w:r w:rsidRPr="00EE27B1">
          <w:rPr>
            <w:rFonts w:ascii="Calibri" w:hAnsi="Calibri"/>
            <w:i/>
            <w:rPrChange w:id="9766" w:author="Tre" w:date="2012-11-19T09:06:00Z">
              <w:rPr>
                <w:rFonts w:ascii="Calibri" w:hAnsi="Calibri"/>
                <w:i/>
                <w:color w:val="0000FF"/>
                <w:sz w:val="20"/>
                <w:szCs w:val="20"/>
                <w:u w:val="single"/>
              </w:rPr>
            </w:rPrChange>
          </w:rPr>
          <w:delText>), Damage (</w:delText>
        </w:r>
        <w:r w:rsidRPr="00EE27B1" w:rsidDel="00381476">
          <w:rPr>
            <w:rFonts w:ascii="Calibri" w:hAnsi="Calibri"/>
            <w:i/>
            <w:rPrChange w:id="9767" w:author="Tre" w:date="2012-11-19T09:06:00Z">
              <w:rPr>
                <w:rFonts w:ascii="Calibri" w:hAnsi="Calibri"/>
                <w:i/>
                <w:color w:val="0000FF"/>
                <w:sz w:val="20"/>
                <w:szCs w:val="20"/>
                <w:u w:val="single"/>
              </w:rPr>
            </w:rPrChange>
          </w:rPr>
          <w:fldChar w:fldCharType="begin"/>
        </w:r>
        <w:r w:rsidRPr="00EE27B1">
          <w:rPr>
            <w:rFonts w:ascii="Calibri" w:hAnsi="Calibri"/>
            <w:i/>
            <w:rPrChange w:id="976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769" w:author="Tre" w:date="2012-11-19T09:06:00Z">
              <w:rPr>
                <w:rFonts w:ascii="Calibri" w:hAnsi="Calibri"/>
                <w:i/>
                <w:color w:val="0000FF"/>
                <w:sz w:val="20"/>
                <w:szCs w:val="20"/>
                <w:u w:val="single"/>
              </w:rPr>
            </w:rPrChange>
          </w:rPr>
          <w:fldChar w:fldCharType="separate"/>
        </w:r>
        <w:r w:rsidRPr="00EE27B1">
          <w:rPr>
            <w:rFonts w:ascii="Calibri" w:hAnsi="Calibri"/>
            <w:i/>
            <w:noProof/>
            <w:rPrChange w:id="9770"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9771" w:author="Tre" w:date="2012-11-19T09:06:00Z">
              <w:rPr>
                <w:rFonts w:ascii="Calibri" w:hAnsi="Calibri"/>
                <w:i/>
                <w:color w:val="0000FF"/>
                <w:sz w:val="20"/>
                <w:szCs w:val="20"/>
                <w:u w:val="single"/>
              </w:rPr>
            </w:rPrChange>
          </w:rPr>
          <w:fldChar w:fldCharType="end"/>
        </w:r>
        <w:r w:rsidRPr="00EE27B1">
          <w:rPr>
            <w:rFonts w:ascii="Calibri" w:hAnsi="Calibri"/>
            <w:i/>
            <w:rPrChange w:id="977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773" w:author="frontdesk" w:date="2012-11-16T12:51:00Z"/>
          <w:rFonts w:ascii="Calibri" w:hAnsi="Calibri"/>
          <w:rPrChange w:id="9774" w:author="Tre" w:date="2012-11-19T09:06:00Z">
            <w:rPr>
              <w:del w:id="9775" w:author="frontdesk" w:date="2012-11-16T12:51:00Z"/>
              <w:rFonts w:ascii="Calibri" w:hAnsi="Calibri"/>
              <w:sz w:val="20"/>
              <w:szCs w:val="20"/>
            </w:rPr>
          </w:rPrChange>
        </w:rPr>
      </w:pPr>
      <w:del w:id="9776" w:author="frontdesk" w:date="2012-11-16T12:51:00Z">
        <w:r w:rsidRPr="00EE27B1" w:rsidDel="00381476">
          <w:rPr>
            <w:rFonts w:ascii="Calibri" w:hAnsi="Calibri"/>
            <w:rPrChange w:id="9777" w:author="Tre" w:date="2012-11-19T09:06:00Z">
              <w:rPr>
                <w:rFonts w:ascii="Calibri" w:hAnsi="Calibri"/>
                <w:color w:val="0000FF"/>
                <w:sz w:val="20"/>
                <w:szCs w:val="20"/>
                <w:u w:val="single"/>
              </w:rPr>
            </w:rPrChange>
          </w:rPr>
          <w:fldChar w:fldCharType="begin"/>
        </w:r>
        <w:r w:rsidRPr="00EE27B1">
          <w:rPr>
            <w:rFonts w:ascii="Calibri" w:hAnsi="Calibri"/>
            <w:rPrChange w:id="977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779" w:author="Tre" w:date="2012-11-19T09:06:00Z">
              <w:rPr>
                <w:rFonts w:ascii="Calibri" w:hAnsi="Calibri"/>
                <w:color w:val="0000FF"/>
                <w:sz w:val="20"/>
                <w:szCs w:val="20"/>
                <w:u w:val="single"/>
              </w:rPr>
            </w:rPrChange>
          </w:rPr>
          <w:fldChar w:fldCharType="separate"/>
        </w:r>
        <w:r w:rsidRPr="00EE27B1">
          <w:rPr>
            <w:rFonts w:ascii="Calibri" w:hAnsi="Calibri"/>
            <w:noProof/>
            <w:rPrChange w:id="9780" w:author="Tre" w:date="2012-11-19T09:06:00Z">
              <w:rPr>
                <w:rFonts w:ascii="Calibri" w:hAnsi="Calibri"/>
                <w:noProof/>
                <w:color w:val="0000FF"/>
                <w:sz w:val="20"/>
                <w:szCs w:val="20"/>
                <w:u w:val="single"/>
              </w:rPr>
            </w:rPrChange>
          </w:rPr>
          <w:delText>A semi automatic Rifle that can hold up to ten bullets in a clip/magazine.</w:delText>
        </w:r>
        <w:r w:rsidRPr="00EE27B1" w:rsidDel="00381476">
          <w:rPr>
            <w:rFonts w:ascii="Calibri" w:hAnsi="Calibri"/>
            <w:rPrChange w:id="9781" w:author="Tre" w:date="2012-11-19T09:06:00Z">
              <w:rPr>
                <w:rFonts w:ascii="Calibri" w:hAnsi="Calibri"/>
                <w:color w:val="0000FF"/>
                <w:sz w:val="20"/>
                <w:szCs w:val="20"/>
                <w:u w:val="single"/>
              </w:rPr>
            </w:rPrChange>
          </w:rPr>
          <w:fldChar w:fldCharType="end"/>
        </w:r>
        <w:r w:rsidRPr="00EE27B1" w:rsidDel="00381476">
          <w:rPr>
            <w:rFonts w:ascii="Calibri" w:hAnsi="Calibri"/>
            <w:rPrChange w:id="9782" w:author="Tre" w:date="2012-11-19T09:06:00Z">
              <w:rPr>
                <w:rFonts w:ascii="Calibri" w:hAnsi="Calibri"/>
                <w:color w:val="0000FF"/>
                <w:sz w:val="20"/>
                <w:szCs w:val="20"/>
                <w:u w:val="single"/>
              </w:rPr>
            </w:rPrChange>
          </w:rPr>
          <w:fldChar w:fldCharType="begin"/>
        </w:r>
        <w:r w:rsidRPr="00EE27B1">
          <w:rPr>
            <w:rFonts w:ascii="Calibri" w:hAnsi="Calibri"/>
            <w:rPrChange w:id="978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78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785" w:author="frontdesk" w:date="2012-11-16T12:51:00Z"/>
          <w:rFonts w:ascii="Calibri" w:hAnsi="Calibri"/>
          <w:b/>
          <w:rPrChange w:id="9786" w:author="Tre" w:date="2012-11-19T09:06:00Z">
            <w:rPr>
              <w:del w:id="9787" w:author="frontdesk" w:date="2012-11-16T12:51:00Z"/>
              <w:rFonts w:ascii="Calibri" w:hAnsi="Calibri"/>
              <w:b/>
              <w:sz w:val="22"/>
              <w:szCs w:val="22"/>
            </w:rPr>
          </w:rPrChange>
        </w:rPr>
      </w:pPr>
      <w:del w:id="9788" w:author="frontdesk" w:date="2012-11-16T12:51:00Z">
        <w:r w:rsidRPr="00EE27B1" w:rsidDel="00381476">
          <w:rPr>
            <w:rFonts w:ascii="Calibri" w:hAnsi="Calibri"/>
            <w:b/>
            <w:rPrChange w:id="9789" w:author="Tre" w:date="2012-11-19T09:06:00Z">
              <w:rPr>
                <w:rFonts w:ascii="Calibri" w:hAnsi="Calibri"/>
                <w:b/>
                <w:color w:val="0000FF"/>
                <w:sz w:val="22"/>
                <w:szCs w:val="22"/>
                <w:u w:val="single"/>
              </w:rPr>
            </w:rPrChange>
          </w:rPr>
          <w:fldChar w:fldCharType="begin"/>
        </w:r>
        <w:r w:rsidRPr="00EE27B1">
          <w:rPr>
            <w:rFonts w:ascii="Calibri" w:hAnsi="Calibri"/>
            <w:b/>
            <w:rPrChange w:id="979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791" w:author="Tre" w:date="2012-11-19T09:06:00Z">
              <w:rPr>
                <w:rFonts w:ascii="Calibri" w:hAnsi="Calibri"/>
                <w:b/>
                <w:color w:val="0000FF"/>
                <w:sz w:val="22"/>
                <w:szCs w:val="22"/>
                <w:u w:val="single"/>
              </w:rPr>
            </w:rPrChange>
          </w:rPr>
          <w:fldChar w:fldCharType="separate"/>
        </w:r>
        <w:r w:rsidRPr="00EE27B1">
          <w:rPr>
            <w:rFonts w:ascii="Calibri" w:hAnsi="Calibri"/>
            <w:b/>
            <w:noProof/>
            <w:rPrChange w:id="9792" w:author="Tre" w:date="2012-11-19T09:06:00Z">
              <w:rPr>
                <w:rFonts w:ascii="Calibri" w:hAnsi="Calibri"/>
                <w:b/>
                <w:noProof/>
                <w:color w:val="0000FF"/>
                <w:sz w:val="20"/>
                <w:szCs w:val="20"/>
                <w:u w:val="single"/>
              </w:rPr>
            </w:rPrChange>
          </w:rPr>
          <w:delText>Shotgun "Peabody"</w:delText>
        </w:r>
        <w:r w:rsidRPr="00EE27B1" w:rsidDel="00381476">
          <w:rPr>
            <w:rFonts w:ascii="Calibri" w:hAnsi="Calibri"/>
            <w:b/>
            <w:rPrChange w:id="979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794" w:author="frontdesk" w:date="2012-11-16T12:51:00Z"/>
          <w:rFonts w:ascii="Calibri" w:hAnsi="Calibri"/>
          <w:i/>
          <w:rPrChange w:id="9795" w:author="Tre" w:date="2012-11-19T09:06:00Z">
            <w:rPr>
              <w:del w:id="9796" w:author="frontdesk" w:date="2012-11-16T12:51:00Z"/>
              <w:rFonts w:ascii="Calibri" w:hAnsi="Calibri"/>
              <w:i/>
              <w:sz w:val="20"/>
              <w:szCs w:val="20"/>
            </w:rPr>
          </w:rPrChange>
        </w:rPr>
      </w:pPr>
      <w:del w:id="9797" w:author="frontdesk" w:date="2012-11-16T12:51:00Z">
        <w:r w:rsidRPr="00EE27B1">
          <w:rPr>
            <w:rFonts w:ascii="Calibri" w:hAnsi="Calibri"/>
            <w:i/>
            <w:rPrChange w:id="9798" w:author="Tre" w:date="2012-11-19T09:06:00Z">
              <w:rPr>
                <w:rFonts w:ascii="Calibri" w:hAnsi="Calibri"/>
                <w:i/>
                <w:color w:val="0000FF"/>
                <w:sz w:val="20"/>
                <w:szCs w:val="20"/>
                <w:u w:val="single"/>
              </w:rPr>
            </w:rPrChange>
          </w:rPr>
          <w:delText>[Type (</w:delText>
        </w:r>
        <w:r w:rsidRPr="00EE27B1" w:rsidDel="00381476">
          <w:rPr>
            <w:rFonts w:ascii="Calibri" w:hAnsi="Calibri"/>
            <w:i/>
            <w:rPrChange w:id="9799" w:author="Tre" w:date="2012-11-19T09:06:00Z">
              <w:rPr>
                <w:rFonts w:ascii="Calibri" w:hAnsi="Calibri"/>
                <w:i/>
                <w:color w:val="0000FF"/>
                <w:sz w:val="20"/>
                <w:szCs w:val="20"/>
                <w:u w:val="single"/>
              </w:rPr>
            </w:rPrChange>
          </w:rPr>
          <w:fldChar w:fldCharType="begin"/>
        </w:r>
        <w:r w:rsidRPr="00EE27B1">
          <w:rPr>
            <w:rFonts w:ascii="Calibri" w:hAnsi="Calibri"/>
            <w:i/>
            <w:rPrChange w:id="980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801" w:author="Tre" w:date="2012-11-19T09:06:00Z">
              <w:rPr>
                <w:rFonts w:ascii="Calibri" w:hAnsi="Calibri"/>
                <w:i/>
                <w:color w:val="0000FF"/>
                <w:sz w:val="20"/>
                <w:szCs w:val="20"/>
                <w:u w:val="single"/>
              </w:rPr>
            </w:rPrChange>
          </w:rPr>
          <w:fldChar w:fldCharType="separate"/>
        </w:r>
        <w:r w:rsidRPr="00EE27B1">
          <w:rPr>
            <w:rFonts w:ascii="Calibri" w:hAnsi="Calibri"/>
            <w:i/>
            <w:noProof/>
            <w:rPrChange w:id="9802"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803" w:author="Tre" w:date="2012-11-19T09:06:00Z">
              <w:rPr>
                <w:rFonts w:ascii="Calibri" w:hAnsi="Calibri"/>
                <w:i/>
                <w:color w:val="0000FF"/>
                <w:sz w:val="20"/>
                <w:szCs w:val="20"/>
                <w:u w:val="single"/>
              </w:rPr>
            </w:rPrChange>
          </w:rPr>
          <w:fldChar w:fldCharType="end"/>
        </w:r>
        <w:r w:rsidRPr="00EE27B1">
          <w:rPr>
            <w:rFonts w:ascii="Calibri" w:hAnsi="Calibri"/>
            <w:i/>
            <w:rPrChange w:id="9804" w:author="Tre" w:date="2012-11-19T09:06:00Z">
              <w:rPr>
                <w:rFonts w:ascii="Calibri" w:hAnsi="Calibri"/>
                <w:i/>
                <w:color w:val="0000FF"/>
                <w:sz w:val="20"/>
                <w:szCs w:val="20"/>
                <w:u w:val="single"/>
              </w:rPr>
            </w:rPrChange>
          </w:rPr>
          <w:delText>), Rate (</w:delText>
        </w:r>
        <w:r w:rsidRPr="00EE27B1" w:rsidDel="00381476">
          <w:rPr>
            <w:rFonts w:ascii="Calibri" w:hAnsi="Calibri"/>
            <w:i/>
            <w:rPrChange w:id="9805" w:author="Tre" w:date="2012-11-19T09:06:00Z">
              <w:rPr>
                <w:rFonts w:ascii="Calibri" w:hAnsi="Calibri"/>
                <w:i/>
                <w:color w:val="0000FF"/>
                <w:sz w:val="20"/>
                <w:szCs w:val="20"/>
                <w:u w:val="single"/>
              </w:rPr>
            </w:rPrChange>
          </w:rPr>
          <w:fldChar w:fldCharType="begin"/>
        </w:r>
        <w:r w:rsidRPr="00EE27B1">
          <w:rPr>
            <w:rFonts w:ascii="Calibri" w:hAnsi="Calibri"/>
            <w:i/>
            <w:rPrChange w:id="980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807" w:author="Tre" w:date="2012-11-19T09:06:00Z">
              <w:rPr>
                <w:rFonts w:ascii="Calibri" w:hAnsi="Calibri"/>
                <w:i/>
                <w:color w:val="0000FF"/>
                <w:sz w:val="20"/>
                <w:szCs w:val="20"/>
                <w:u w:val="single"/>
              </w:rPr>
            </w:rPrChange>
          </w:rPr>
          <w:fldChar w:fldCharType="separate"/>
        </w:r>
        <w:r w:rsidRPr="00EE27B1">
          <w:rPr>
            <w:rFonts w:ascii="Calibri" w:hAnsi="Calibri"/>
            <w:i/>
            <w:noProof/>
            <w:rPrChange w:id="9808" w:author="Tre" w:date="2012-11-19T09:06:00Z">
              <w:rPr>
                <w:rFonts w:ascii="Calibri" w:hAnsi="Calibri"/>
                <w:i/>
                <w:noProof/>
                <w:color w:val="0000FF"/>
                <w:sz w:val="20"/>
                <w:szCs w:val="20"/>
                <w:u w:val="single"/>
              </w:rPr>
            </w:rPrChange>
          </w:rPr>
          <w:delText>Single Shot</w:delText>
        </w:r>
        <w:r w:rsidRPr="00EE27B1" w:rsidDel="00381476">
          <w:rPr>
            <w:rFonts w:ascii="Calibri" w:hAnsi="Calibri"/>
            <w:i/>
            <w:rPrChange w:id="9809" w:author="Tre" w:date="2012-11-19T09:06:00Z">
              <w:rPr>
                <w:rFonts w:ascii="Calibri" w:hAnsi="Calibri"/>
                <w:i/>
                <w:color w:val="0000FF"/>
                <w:sz w:val="20"/>
                <w:szCs w:val="20"/>
                <w:u w:val="single"/>
              </w:rPr>
            </w:rPrChange>
          </w:rPr>
          <w:fldChar w:fldCharType="end"/>
        </w:r>
        <w:r w:rsidRPr="00EE27B1">
          <w:rPr>
            <w:rFonts w:ascii="Calibri" w:hAnsi="Calibri"/>
            <w:i/>
            <w:rPrChange w:id="9810" w:author="Tre" w:date="2012-11-19T09:06:00Z">
              <w:rPr>
                <w:rFonts w:ascii="Calibri" w:hAnsi="Calibri"/>
                <w:i/>
                <w:color w:val="0000FF"/>
                <w:sz w:val="20"/>
                <w:szCs w:val="20"/>
                <w:u w:val="single"/>
              </w:rPr>
            </w:rPrChange>
          </w:rPr>
          <w:delText>), Ammo (</w:delText>
        </w:r>
        <w:r w:rsidRPr="00EE27B1" w:rsidDel="00381476">
          <w:rPr>
            <w:rFonts w:ascii="Calibri" w:hAnsi="Calibri"/>
            <w:i/>
            <w:rPrChange w:id="9811" w:author="Tre" w:date="2012-11-19T09:06:00Z">
              <w:rPr>
                <w:rFonts w:ascii="Calibri" w:hAnsi="Calibri"/>
                <w:i/>
                <w:color w:val="0000FF"/>
                <w:sz w:val="20"/>
                <w:szCs w:val="20"/>
                <w:u w:val="single"/>
              </w:rPr>
            </w:rPrChange>
          </w:rPr>
          <w:fldChar w:fldCharType="begin"/>
        </w:r>
        <w:r w:rsidRPr="00EE27B1">
          <w:rPr>
            <w:rFonts w:ascii="Calibri" w:hAnsi="Calibri"/>
            <w:i/>
            <w:rPrChange w:id="981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813" w:author="Tre" w:date="2012-11-19T09:06:00Z">
              <w:rPr>
                <w:rFonts w:ascii="Calibri" w:hAnsi="Calibri"/>
                <w:i/>
                <w:color w:val="0000FF"/>
                <w:sz w:val="20"/>
                <w:szCs w:val="20"/>
                <w:u w:val="single"/>
              </w:rPr>
            </w:rPrChange>
          </w:rPr>
          <w:fldChar w:fldCharType="end"/>
        </w:r>
        <w:r w:rsidRPr="00EE27B1">
          <w:rPr>
            <w:rFonts w:ascii="Calibri" w:hAnsi="Calibri"/>
            <w:i/>
            <w:rPrChange w:id="9814" w:author="Tre" w:date="2012-11-19T09:06:00Z">
              <w:rPr>
                <w:rFonts w:ascii="Calibri" w:hAnsi="Calibri"/>
                <w:i/>
                <w:color w:val="0000FF"/>
                <w:sz w:val="20"/>
                <w:szCs w:val="20"/>
                <w:u w:val="single"/>
              </w:rPr>
            </w:rPrChange>
          </w:rPr>
          <w:delText>), Range (</w:delText>
        </w:r>
        <w:r w:rsidRPr="00EE27B1" w:rsidDel="00381476">
          <w:rPr>
            <w:rFonts w:ascii="Calibri" w:hAnsi="Calibri"/>
            <w:i/>
            <w:rPrChange w:id="9815" w:author="Tre" w:date="2012-11-19T09:06:00Z">
              <w:rPr>
                <w:rFonts w:ascii="Calibri" w:hAnsi="Calibri"/>
                <w:i/>
                <w:color w:val="0000FF"/>
                <w:sz w:val="20"/>
                <w:szCs w:val="20"/>
                <w:u w:val="single"/>
              </w:rPr>
            </w:rPrChange>
          </w:rPr>
          <w:fldChar w:fldCharType="begin"/>
        </w:r>
        <w:r w:rsidRPr="00EE27B1">
          <w:rPr>
            <w:rFonts w:ascii="Calibri" w:hAnsi="Calibri"/>
            <w:i/>
            <w:rPrChange w:id="981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817" w:author="Tre" w:date="2012-11-19T09:06:00Z">
              <w:rPr>
                <w:rFonts w:ascii="Calibri" w:hAnsi="Calibri"/>
                <w:i/>
                <w:color w:val="0000FF"/>
                <w:sz w:val="20"/>
                <w:szCs w:val="20"/>
                <w:u w:val="single"/>
              </w:rPr>
            </w:rPrChange>
          </w:rPr>
          <w:fldChar w:fldCharType="end"/>
        </w:r>
        <w:r w:rsidRPr="00EE27B1">
          <w:rPr>
            <w:rFonts w:ascii="Calibri" w:hAnsi="Calibri"/>
            <w:i/>
            <w:rPrChange w:id="9818" w:author="Tre" w:date="2012-11-19T09:06:00Z">
              <w:rPr>
                <w:rFonts w:ascii="Calibri" w:hAnsi="Calibri"/>
                <w:i/>
                <w:color w:val="0000FF"/>
                <w:sz w:val="20"/>
                <w:szCs w:val="20"/>
                <w:u w:val="single"/>
              </w:rPr>
            </w:rPrChange>
          </w:rPr>
          <w:delText>), Damage (</w:delText>
        </w:r>
        <w:r w:rsidRPr="00EE27B1" w:rsidDel="00381476">
          <w:rPr>
            <w:rFonts w:ascii="Calibri" w:hAnsi="Calibri"/>
            <w:i/>
            <w:rPrChange w:id="9819" w:author="Tre" w:date="2012-11-19T09:06:00Z">
              <w:rPr>
                <w:rFonts w:ascii="Calibri" w:hAnsi="Calibri"/>
                <w:i/>
                <w:color w:val="0000FF"/>
                <w:sz w:val="20"/>
                <w:szCs w:val="20"/>
                <w:u w:val="single"/>
              </w:rPr>
            </w:rPrChange>
          </w:rPr>
          <w:fldChar w:fldCharType="begin"/>
        </w:r>
        <w:r w:rsidRPr="00EE27B1">
          <w:rPr>
            <w:rFonts w:ascii="Calibri" w:hAnsi="Calibri"/>
            <w:i/>
            <w:rPrChange w:id="982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821" w:author="Tre" w:date="2012-11-19T09:06:00Z">
              <w:rPr>
                <w:rFonts w:ascii="Calibri" w:hAnsi="Calibri"/>
                <w:i/>
                <w:color w:val="0000FF"/>
                <w:sz w:val="20"/>
                <w:szCs w:val="20"/>
                <w:u w:val="single"/>
              </w:rPr>
            </w:rPrChange>
          </w:rPr>
          <w:fldChar w:fldCharType="separate"/>
        </w:r>
        <w:r w:rsidRPr="00EE27B1">
          <w:rPr>
            <w:rFonts w:ascii="Calibri" w:hAnsi="Calibri"/>
            <w:i/>
            <w:noProof/>
            <w:rPrChange w:id="9822"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823" w:author="Tre" w:date="2012-11-19T09:06:00Z">
              <w:rPr>
                <w:rFonts w:ascii="Calibri" w:hAnsi="Calibri"/>
                <w:i/>
                <w:color w:val="0000FF"/>
                <w:sz w:val="20"/>
                <w:szCs w:val="20"/>
                <w:u w:val="single"/>
              </w:rPr>
            </w:rPrChange>
          </w:rPr>
          <w:fldChar w:fldCharType="end"/>
        </w:r>
        <w:r w:rsidRPr="00EE27B1">
          <w:rPr>
            <w:rFonts w:ascii="Calibri" w:hAnsi="Calibri"/>
            <w:i/>
            <w:rPrChange w:id="982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825" w:author="frontdesk" w:date="2012-11-16T12:51:00Z"/>
          <w:rFonts w:ascii="Calibri" w:hAnsi="Calibri"/>
          <w:rPrChange w:id="9826" w:author="Tre" w:date="2012-11-19T09:06:00Z">
            <w:rPr>
              <w:del w:id="9827" w:author="frontdesk" w:date="2012-11-16T12:51:00Z"/>
              <w:rFonts w:ascii="Calibri" w:hAnsi="Calibri"/>
              <w:sz w:val="20"/>
              <w:szCs w:val="20"/>
            </w:rPr>
          </w:rPrChange>
        </w:rPr>
      </w:pPr>
      <w:del w:id="9828" w:author="frontdesk" w:date="2012-11-16T12:51:00Z">
        <w:r w:rsidRPr="00EE27B1" w:rsidDel="00381476">
          <w:rPr>
            <w:rFonts w:ascii="Calibri" w:hAnsi="Calibri"/>
            <w:rPrChange w:id="9829" w:author="Tre" w:date="2012-11-19T09:06:00Z">
              <w:rPr>
                <w:rFonts w:ascii="Calibri" w:hAnsi="Calibri"/>
                <w:color w:val="0000FF"/>
                <w:sz w:val="20"/>
                <w:szCs w:val="20"/>
                <w:u w:val="single"/>
              </w:rPr>
            </w:rPrChange>
          </w:rPr>
          <w:fldChar w:fldCharType="begin"/>
        </w:r>
        <w:r w:rsidRPr="00EE27B1">
          <w:rPr>
            <w:rFonts w:ascii="Calibri" w:hAnsi="Calibri"/>
            <w:rPrChange w:id="983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831" w:author="Tre" w:date="2012-11-19T09:06:00Z">
              <w:rPr>
                <w:rFonts w:ascii="Calibri" w:hAnsi="Calibri"/>
                <w:color w:val="0000FF"/>
                <w:sz w:val="20"/>
                <w:szCs w:val="20"/>
                <w:u w:val="single"/>
              </w:rPr>
            </w:rPrChange>
          </w:rPr>
          <w:fldChar w:fldCharType="separate"/>
        </w:r>
        <w:r w:rsidRPr="00EE27B1">
          <w:rPr>
            <w:rFonts w:ascii="Calibri" w:hAnsi="Calibri"/>
            <w:noProof/>
            <w:rPrChange w:id="9832" w:author="Tre" w:date="2012-11-19T09:06:00Z">
              <w:rPr>
                <w:rFonts w:ascii="Calibri" w:hAnsi="Calibri"/>
                <w:noProof/>
                <w:color w:val="0000FF"/>
                <w:sz w:val="20"/>
                <w:szCs w:val="20"/>
                <w:u w:val="single"/>
              </w:rPr>
            </w:rPrChange>
          </w:rPr>
          <w:delText>A single shot shotgun. It takes one shot then it needs to be reloaded. Typically these are break action shotguns.</w:delText>
        </w:r>
        <w:r w:rsidRPr="00EE27B1" w:rsidDel="00381476">
          <w:rPr>
            <w:rFonts w:ascii="Calibri" w:hAnsi="Calibri"/>
            <w:rPrChange w:id="9833" w:author="Tre" w:date="2012-11-19T09:06:00Z">
              <w:rPr>
                <w:rFonts w:ascii="Calibri" w:hAnsi="Calibri"/>
                <w:color w:val="0000FF"/>
                <w:sz w:val="20"/>
                <w:szCs w:val="20"/>
                <w:u w:val="single"/>
              </w:rPr>
            </w:rPrChange>
          </w:rPr>
          <w:fldChar w:fldCharType="end"/>
        </w:r>
        <w:r w:rsidRPr="00EE27B1" w:rsidDel="00381476">
          <w:rPr>
            <w:rFonts w:ascii="Calibri" w:hAnsi="Calibri"/>
            <w:rPrChange w:id="9834" w:author="Tre" w:date="2012-11-19T09:06:00Z">
              <w:rPr>
                <w:rFonts w:ascii="Calibri" w:hAnsi="Calibri"/>
                <w:color w:val="0000FF"/>
                <w:sz w:val="20"/>
                <w:szCs w:val="20"/>
                <w:u w:val="single"/>
              </w:rPr>
            </w:rPrChange>
          </w:rPr>
          <w:fldChar w:fldCharType="begin"/>
        </w:r>
        <w:r w:rsidRPr="00EE27B1">
          <w:rPr>
            <w:rFonts w:ascii="Calibri" w:hAnsi="Calibri"/>
            <w:rPrChange w:id="983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83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837" w:author="frontdesk" w:date="2012-11-16T12:51:00Z"/>
          <w:rFonts w:ascii="Calibri" w:hAnsi="Calibri"/>
          <w:b/>
          <w:rPrChange w:id="9838" w:author="Tre" w:date="2012-11-19T09:06:00Z">
            <w:rPr>
              <w:del w:id="9839" w:author="frontdesk" w:date="2012-11-16T12:51:00Z"/>
              <w:rFonts w:ascii="Calibri" w:hAnsi="Calibri"/>
              <w:b/>
              <w:sz w:val="22"/>
              <w:szCs w:val="22"/>
            </w:rPr>
          </w:rPrChange>
        </w:rPr>
      </w:pPr>
      <w:del w:id="9840" w:author="frontdesk" w:date="2012-11-16T12:51:00Z">
        <w:r w:rsidRPr="00EE27B1" w:rsidDel="00381476">
          <w:rPr>
            <w:rFonts w:ascii="Calibri" w:hAnsi="Calibri"/>
            <w:b/>
            <w:rPrChange w:id="9841" w:author="Tre" w:date="2012-11-19T09:06:00Z">
              <w:rPr>
                <w:rFonts w:ascii="Calibri" w:hAnsi="Calibri"/>
                <w:b/>
                <w:color w:val="0000FF"/>
                <w:sz w:val="22"/>
                <w:szCs w:val="22"/>
                <w:u w:val="single"/>
              </w:rPr>
            </w:rPrChange>
          </w:rPr>
          <w:fldChar w:fldCharType="begin"/>
        </w:r>
        <w:r w:rsidRPr="00EE27B1">
          <w:rPr>
            <w:rFonts w:ascii="Calibri" w:hAnsi="Calibri"/>
            <w:b/>
            <w:rPrChange w:id="984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843" w:author="Tre" w:date="2012-11-19T09:06:00Z">
              <w:rPr>
                <w:rFonts w:ascii="Calibri" w:hAnsi="Calibri"/>
                <w:b/>
                <w:color w:val="0000FF"/>
                <w:sz w:val="22"/>
                <w:szCs w:val="22"/>
                <w:u w:val="single"/>
              </w:rPr>
            </w:rPrChange>
          </w:rPr>
          <w:fldChar w:fldCharType="separate"/>
        </w:r>
        <w:r w:rsidRPr="00EE27B1">
          <w:rPr>
            <w:rFonts w:ascii="Calibri" w:hAnsi="Calibri"/>
            <w:b/>
            <w:noProof/>
            <w:rPrChange w:id="9844" w:author="Tre" w:date="2012-11-19T09:06:00Z">
              <w:rPr>
                <w:rFonts w:ascii="Calibri" w:hAnsi="Calibri"/>
                <w:b/>
                <w:noProof/>
                <w:color w:val="0000FF"/>
                <w:sz w:val="20"/>
                <w:szCs w:val="20"/>
                <w:u w:val="single"/>
              </w:rPr>
            </w:rPrChange>
          </w:rPr>
          <w:delText>Shotgun "Xtrema"</w:delText>
        </w:r>
        <w:r w:rsidRPr="00EE27B1" w:rsidDel="00381476">
          <w:rPr>
            <w:rFonts w:ascii="Calibri" w:hAnsi="Calibri"/>
            <w:b/>
            <w:rPrChange w:id="984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846" w:author="frontdesk" w:date="2012-11-16T12:51:00Z"/>
          <w:rFonts w:ascii="Calibri" w:hAnsi="Calibri"/>
          <w:i/>
          <w:rPrChange w:id="9847" w:author="Tre" w:date="2012-11-19T09:06:00Z">
            <w:rPr>
              <w:del w:id="9848" w:author="frontdesk" w:date="2012-11-16T12:51:00Z"/>
              <w:rFonts w:ascii="Calibri" w:hAnsi="Calibri"/>
              <w:i/>
              <w:sz w:val="20"/>
              <w:szCs w:val="20"/>
            </w:rPr>
          </w:rPrChange>
        </w:rPr>
      </w:pPr>
      <w:del w:id="9849" w:author="frontdesk" w:date="2012-11-16T12:51:00Z">
        <w:r w:rsidRPr="00EE27B1">
          <w:rPr>
            <w:rFonts w:ascii="Calibri" w:hAnsi="Calibri"/>
            <w:i/>
            <w:rPrChange w:id="9850" w:author="Tre" w:date="2012-11-19T09:06:00Z">
              <w:rPr>
                <w:rFonts w:ascii="Calibri" w:hAnsi="Calibri"/>
                <w:i/>
                <w:color w:val="0000FF"/>
                <w:sz w:val="20"/>
                <w:szCs w:val="20"/>
                <w:u w:val="single"/>
              </w:rPr>
            </w:rPrChange>
          </w:rPr>
          <w:delText>[Type (</w:delText>
        </w:r>
        <w:r w:rsidRPr="00EE27B1" w:rsidDel="00381476">
          <w:rPr>
            <w:rFonts w:ascii="Calibri" w:hAnsi="Calibri"/>
            <w:i/>
            <w:rPrChange w:id="9851" w:author="Tre" w:date="2012-11-19T09:06:00Z">
              <w:rPr>
                <w:rFonts w:ascii="Calibri" w:hAnsi="Calibri"/>
                <w:i/>
                <w:color w:val="0000FF"/>
                <w:sz w:val="20"/>
                <w:szCs w:val="20"/>
                <w:u w:val="single"/>
              </w:rPr>
            </w:rPrChange>
          </w:rPr>
          <w:fldChar w:fldCharType="begin"/>
        </w:r>
        <w:r w:rsidRPr="00EE27B1">
          <w:rPr>
            <w:rFonts w:ascii="Calibri" w:hAnsi="Calibri"/>
            <w:i/>
            <w:rPrChange w:id="985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853" w:author="Tre" w:date="2012-11-19T09:06:00Z">
              <w:rPr>
                <w:rFonts w:ascii="Calibri" w:hAnsi="Calibri"/>
                <w:i/>
                <w:color w:val="0000FF"/>
                <w:sz w:val="20"/>
                <w:szCs w:val="20"/>
                <w:u w:val="single"/>
              </w:rPr>
            </w:rPrChange>
          </w:rPr>
          <w:fldChar w:fldCharType="separate"/>
        </w:r>
        <w:r w:rsidRPr="00EE27B1">
          <w:rPr>
            <w:rFonts w:ascii="Calibri" w:hAnsi="Calibri"/>
            <w:i/>
            <w:noProof/>
            <w:rPrChange w:id="9854"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855" w:author="Tre" w:date="2012-11-19T09:06:00Z">
              <w:rPr>
                <w:rFonts w:ascii="Calibri" w:hAnsi="Calibri"/>
                <w:i/>
                <w:color w:val="0000FF"/>
                <w:sz w:val="20"/>
                <w:szCs w:val="20"/>
                <w:u w:val="single"/>
              </w:rPr>
            </w:rPrChange>
          </w:rPr>
          <w:fldChar w:fldCharType="end"/>
        </w:r>
        <w:r w:rsidRPr="00EE27B1">
          <w:rPr>
            <w:rFonts w:ascii="Calibri" w:hAnsi="Calibri"/>
            <w:i/>
            <w:rPrChange w:id="9856" w:author="Tre" w:date="2012-11-19T09:06:00Z">
              <w:rPr>
                <w:rFonts w:ascii="Calibri" w:hAnsi="Calibri"/>
                <w:i/>
                <w:color w:val="0000FF"/>
                <w:sz w:val="20"/>
                <w:szCs w:val="20"/>
                <w:u w:val="single"/>
              </w:rPr>
            </w:rPrChange>
          </w:rPr>
          <w:delText>), Rate (</w:delText>
        </w:r>
        <w:r w:rsidRPr="00EE27B1" w:rsidDel="00381476">
          <w:rPr>
            <w:rFonts w:ascii="Calibri" w:hAnsi="Calibri"/>
            <w:i/>
            <w:rPrChange w:id="9857" w:author="Tre" w:date="2012-11-19T09:06:00Z">
              <w:rPr>
                <w:rFonts w:ascii="Calibri" w:hAnsi="Calibri"/>
                <w:i/>
                <w:color w:val="0000FF"/>
                <w:sz w:val="20"/>
                <w:szCs w:val="20"/>
                <w:u w:val="single"/>
              </w:rPr>
            </w:rPrChange>
          </w:rPr>
          <w:fldChar w:fldCharType="begin"/>
        </w:r>
        <w:r w:rsidRPr="00EE27B1">
          <w:rPr>
            <w:rFonts w:ascii="Calibri" w:hAnsi="Calibri"/>
            <w:i/>
            <w:rPrChange w:id="985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859" w:author="Tre" w:date="2012-11-19T09:06:00Z">
              <w:rPr>
                <w:rFonts w:ascii="Calibri" w:hAnsi="Calibri"/>
                <w:i/>
                <w:color w:val="0000FF"/>
                <w:sz w:val="20"/>
                <w:szCs w:val="20"/>
                <w:u w:val="single"/>
              </w:rPr>
            </w:rPrChange>
          </w:rPr>
          <w:fldChar w:fldCharType="separate"/>
        </w:r>
        <w:r w:rsidRPr="00EE27B1">
          <w:rPr>
            <w:rFonts w:ascii="Calibri" w:hAnsi="Calibri"/>
            <w:i/>
            <w:noProof/>
            <w:rPrChange w:id="9860" w:author="Tre" w:date="2012-11-19T09:06:00Z">
              <w:rPr>
                <w:rFonts w:ascii="Calibri" w:hAnsi="Calibri"/>
                <w:i/>
                <w:noProof/>
                <w:color w:val="0000FF"/>
                <w:sz w:val="20"/>
                <w:szCs w:val="20"/>
                <w:u w:val="single"/>
              </w:rPr>
            </w:rPrChange>
          </w:rPr>
          <w:delText>Semi Auto</w:delText>
        </w:r>
        <w:r w:rsidRPr="00EE27B1" w:rsidDel="00381476">
          <w:rPr>
            <w:rFonts w:ascii="Calibri" w:hAnsi="Calibri"/>
            <w:i/>
            <w:rPrChange w:id="9861" w:author="Tre" w:date="2012-11-19T09:06:00Z">
              <w:rPr>
                <w:rFonts w:ascii="Calibri" w:hAnsi="Calibri"/>
                <w:i/>
                <w:color w:val="0000FF"/>
                <w:sz w:val="20"/>
                <w:szCs w:val="20"/>
                <w:u w:val="single"/>
              </w:rPr>
            </w:rPrChange>
          </w:rPr>
          <w:fldChar w:fldCharType="end"/>
        </w:r>
        <w:r w:rsidRPr="00EE27B1">
          <w:rPr>
            <w:rFonts w:ascii="Calibri" w:hAnsi="Calibri"/>
            <w:i/>
            <w:rPrChange w:id="9862" w:author="Tre" w:date="2012-11-19T09:06:00Z">
              <w:rPr>
                <w:rFonts w:ascii="Calibri" w:hAnsi="Calibri"/>
                <w:i/>
                <w:color w:val="0000FF"/>
                <w:sz w:val="20"/>
                <w:szCs w:val="20"/>
                <w:u w:val="single"/>
              </w:rPr>
            </w:rPrChange>
          </w:rPr>
          <w:delText>), Ammo (</w:delText>
        </w:r>
        <w:r w:rsidRPr="00EE27B1" w:rsidDel="00381476">
          <w:rPr>
            <w:rFonts w:ascii="Calibri" w:hAnsi="Calibri"/>
            <w:i/>
            <w:rPrChange w:id="9863" w:author="Tre" w:date="2012-11-19T09:06:00Z">
              <w:rPr>
                <w:rFonts w:ascii="Calibri" w:hAnsi="Calibri"/>
                <w:i/>
                <w:color w:val="0000FF"/>
                <w:sz w:val="20"/>
                <w:szCs w:val="20"/>
                <w:u w:val="single"/>
              </w:rPr>
            </w:rPrChange>
          </w:rPr>
          <w:fldChar w:fldCharType="begin"/>
        </w:r>
        <w:r w:rsidRPr="00EE27B1">
          <w:rPr>
            <w:rFonts w:ascii="Calibri" w:hAnsi="Calibri"/>
            <w:i/>
            <w:rPrChange w:id="986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865" w:author="Tre" w:date="2012-11-19T09:06:00Z">
              <w:rPr>
                <w:rFonts w:ascii="Calibri" w:hAnsi="Calibri"/>
                <w:i/>
                <w:color w:val="0000FF"/>
                <w:sz w:val="20"/>
                <w:szCs w:val="20"/>
                <w:u w:val="single"/>
              </w:rPr>
            </w:rPrChange>
          </w:rPr>
          <w:fldChar w:fldCharType="end"/>
        </w:r>
        <w:r w:rsidRPr="00EE27B1">
          <w:rPr>
            <w:rFonts w:ascii="Calibri" w:hAnsi="Calibri"/>
            <w:i/>
            <w:rPrChange w:id="9866" w:author="Tre" w:date="2012-11-19T09:06:00Z">
              <w:rPr>
                <w:rFonts w:ascii="Calibri" w:hAnsi="Calibri"/>
                <w:i/>
                <w:color w:val="0000FF"/>
                <w:sz w:val="20"/>
                <w:szCs w:val="20"/>
                <w:u w:val="single"/>
              </w:rPr>
            </w:rPrChange>
          </w:rPr>
          <w:delText>), Range (</w:delText>
        </w:r>
        <w:r w:rsidRPr="00EE27B1" w:rsidDel="00381476">
          <w:rPr>
            <w:rFonts w:ascii="Calibri" w:hAnsi="Calibri"/>
            <w:i/>
            <w:rPrChange w:id="9867" w:author="Tre" w:date="2012-11-19T09:06:00Z">
              <w:rPr>
                <w:rFonts w:ascii="Calibri" w:hAnsi="Calibri"/>
                <w:i/>
                <w:color w:val="0000FF"/>
                <w:sz w:val="20"/>
                <w:szCs w:val="20"/>
                <w:u w:val="single"/>
              </w:rPr>
            </w:rPrChange>
          </w:rPr>
          <w:fldChar w:fldCharType="begin"/>
        </w:r>
        <w:r w:rsidRPr="00EE27B1">
          <w:rPr>
            <w:rFonts w:ascii="Calibri" w:hAnsi="Calibri"/>
            <w:i/>
            <w:rPrChange w:id="986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869" w:author="Tre" w:date="2012-11-19T09:06:00Z">
              <w:rPr>
                <w:rFonts w:ascii="Calibri" w:hAnsi="Calibri"/>
                <w:i/>
                <w:color w:val="0000FF"/>
                <w:sz w:val="20"/>
                <w:szCs w:val="20"/>
                <w:u w:val="single"/>
              </w:rPr>
            </w:rPrChange>
          </w:rPr>
          <w:fldChar w:fldCharType="end"/>
        </w:r>
        <w:r w:rsidRPr="00EE27B1">
          <w:rPr>
            <w:rFonts w:ascii="Calibri" w:hAnsi="Calibri"/>
            <w:i/>
            <w:rPrChange w:id="9870" w:author="Tre" w:date="2012-11-19T09:06:00Z">
              <w:rPr>
                <w:rFonts w:ascii="Calibri" w:hAnsi="Calibri"/>
                <w:i/>
                <w:color w:val="0000FF"/>
                <w:sz w:val="20"/>
                <w:szCs w:val="20"/>
                <w:u w:val="single"/>
              </w:rPr>
            </w:rPrChange>
          </w:rPr>
          <w:delText>), Damage (</w:delText>
        </w:r>
        <w:r w:rsidRPr="00EE27B1" w:rsidDel="00381476">
          <w:rPr>
            <w:rFonts w:ascii="Calibri" w:hAnsi="Calibri"/>
            <w:i/>
            <w:rPrChange w:id="9871" w:author="Tre" w:date="2012-11-19T09:06:00Z">
              <w:rPr>
                <w:rFonts w:ascii="Calibri" w:hAnsi="Calibri"/>
                <w:i/>
                <w:color w:val="0000FF"/>
                <w:sz w:val="20"/>
                <w:szCs w:val="20"/>
                <w:u w:val="single"/>
              </w:rPr>
            </w:rPrChange>
          </w:rPr>
          <w:fldChar w:fldCharType="begin"/>
        </w:r>
        <w:r w:rsidRPr="00EE27B1">
          <w:rPr>
            <w:rFonts w:ascii="Calibri" w:hAnsi="Calibri"/>
            <w:i/>
            <w:rPrChange w:id="987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873" w:author="Tre" w:date="2012-11-19T09:06:00Z">
              <w:rPr>
                <w:rFonts w:ascii="Calibri" w:hAnsi="Calibri"/>
                <w:i/>
                <w:color w:val="0000FF"/>
                <w:sz w:val="20"/>
                <w:szCs w:val="20"/>
                <w:u w:val="single"/>
              </w:rPr>
            </w:rPrChange>
          </w:rPr>
          <w:fldChar w:fldCharType="separate"/>
        </w:r>
        <w:r w:rsidRPr="00EE27B1">
          <w:rPr>
            <w:rFonts w:ascii="Calibri" w:hAnsi="Calibri"/>
            <w:i/>
            <w:noProof/>
            <w:rPrChange w:id="9874"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875" w:author="Tre" w:date="2012-11-19T09:06:00Z">
              <w:rPr>
                <w:rFonts w:ascii="Calibri" w:hAnsi="Calibri"/>
                <w:i/>
                <w:color w:val="0000FF"/>
                <w:sz w:val="20"/>
                <w:szCs w:val="20"/>
                <w:u w:val="single"/>
              </w:rPr>
            </w:rPrChange>
          </w:rPr>
          <w:fldChar w:fldCharType="end"/>
        </w:r>
        <w:r w:rsidRPr="00EE27B1">
          <w:rPr>
            <w:rFonts w:ascii="Calibri" w:hAnsi="Calibri"/>
            <w:i/>
            <w:rPrChange w:id="987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877" w:author="frontdesk" w:date="2012-11-16T12:51:00Z"/>
          <w:rFonts w:ascii="Calibri" w:hAnsi="Calibri"/>
          <w:rPrChange w:id="9878" w:author="Tre" w:date="2012-11-19T09:06:00Z">
            <w:rPr>
              <w:del w:id="9879" w:author="frontdesk" w:date="2012-11-16T12:51:00Z"/>
              <w:rFonts w:ascii="Calibri" w:hAnsi="Calibri"/>
              <w:sz w:val="20"/>
              <w:szCs w:val="20"/>
            </w:rPr>
          </w:rPrChange>
        </w:rPr>
      </w:pPr>
      <w:del w:id="9880" w:author="frontdesk" w:date="2012-11-16T12:51:00Z">
        <w:r w:rsidRPr="00EE27B1" w:rsidDel="00381476">
          <w:rPr>
            <w:rFonts w:ascii="Calibri" w:hAnsi="Calibri"/>
            <w:rPrChange w:id="9881" w:author="Tre" w:date="2012-11-19T09:06:00Z">
              <w:rPr>
                <w:rFonts w:ascii="Calibri" w:hAnsi="Calibri"/>
                <w:color w:val="0000FF"/>
                <w:sz w:val="20"/>
                <w:szCs w:val="20"/>
                <w:u w:val="single"/>
              </w:rPr>
            </w:rPrChange>
          </w:rPr>
          <w:fldChar w:fldCharType="begin"/>
        </w:r>
        <w:r w:rsidRPr="00EE27B1">
          <w:rPr>
            <w:rFonts w:ascii="Calibri" w:hAnsi="Calibri"/>
            <w:rPrChange w:id="988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883" w:author="Tre" w:date="2012-11-19T09:06:00Z">
              <w:rPr>
                <w:rFonts w:ascii="Calibri" w:hAnsi="Calibri"/>
                <w:color w:val="0000FF"/>
                <w:sz w:val="20"/>
                <w:szCs w:val="20"/>
                <w:u w:val="single"/>
              </w:rPr>
            </w:rPrChange>
          </w:rPr>
          <w:fldChar w:fldCharType="separate"/>
        </w:r>
        <w:r w:rsidRPr="00EE27B1">
          <w:rPr>
            <w:rFonts w:ascii="Calibri" w:hAnsi="Calibri"/>
            <w:noProof/>
            <w:rPrChange w:id="9884" w:author="Tre" w:date="2012-11-19T09:06:00Z">
              <w:rPr>
                <w:rFonts w:ascii="Calibri" w:hAnsi="Calibri"/>
                <w:noProof/>
                <w:color w:val="0000FF"/>
                <w:sz w:val="20"/>
                <w:szCs w:val="20"/>
                <w:u w:val="single"/>
              </w:rPr>
            </w:rPrChange>
          </w:rPr>
          <w:delText>A semi automatic shotgun. It makes a lot of noise, but the take-down power is worth it when travelling alone.</w:delText>
        </w:r>
        <w:r w:rsidRPr="00EE27B1" w:rsidDel="00381476">
          <w:rPr>
            <w:rFonts w:ascii="Calibri" w:hAnsi="Calibri"/>
            <w:rPrChange w:id="9885" w:author="Tre" w:date="2012-11-19T09:06:00Z">
              <w:rPr>
                <w:rFonts w:ascii="Calibri" w:hAnsi="Calibri"/>
                <w:color w:val="0000FF"/>
                <w:sz w:val="20"/>
                <w:szCs w:val="20"/>
                <w:u w:val="single"/>
              </w:rPr>
            </w:rPrChange>
          </w:rPr>
          <w:fldChar w:fldCharType="end"/>
        </w:r>
        <w:r w:rsidRPr="00EE27B1" w:rsidDel="00381476">
          <w:rPr>
            <w:rFonts w:ascii="Calibri" w:hAnsi="Calibri"/>
            <w:rPrChange w:id="9886" w:author="Tre" w:date="2012-11-19T09:06:00Z">
              <w:rPr>
                <w:rFonts w:ascii="Calibri" w:hAnsi="Calibri"/>
                <w:color w:val="0000FF"/>
                <w:sz w:val="20"/>
                <w:szCs w:val="20"/>
                <w:u w:val="single"/>
              </w:rPr>
            </w:rPrChange>
          </w:rPr>
          <w:fldChar w:fldCharType="begin"/>
        </w:r>
        <w:r w:rsidRPr="00EE27B1">
          <w:rPr>
            <w:rFonts w:ascii="Calibri" w:hAnsi="Calibri"/>
            <w:rPrChange w:id="988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88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889" w:author="frontdesk" w:date="2012-11-16T12:51:00Z"/>
          <w:rFonts w:ascii="Calibri" w:hAnsi="Calibri"/>
          <w:b/>
          <w:rPrChange w:id="9890" w:author="Tre" w:date="2012-11-19T09:06:00Z">
            <w:rPr>
              <w:del w:id="9891" w:author="frontdesk" w:date="2012-11-16T12:51:00Z"/>
              <w:rFonts w:ascii="Calibri" w:hAnsi="Calibri"/>
              <w:b/>
              <w:sz w:val="22"/>
              <w:szCs w:val="22"/>
            </w:rPr>
          </w:rPrChange>
        </w:rPr>
      </w:pPr>
      <w:del w:id="9892" w:author="frontdesk" w:date="2012-11-16T12:51:00Z">
        <w:r w:rsidRPr="00EE27B1" w:rsidDel="00381476">
          <w:rPr>
            <w:rFonts w:ascii="Calibri" w:hAnsi="Calibri"/>
            <w:b/>
            <w:rPrChange w:id="9893" w:author="Tre" w:date="2012-11-19T09:06:00Z">
              <w:rPr>
                <w:rFonts w:ascii="Calibri" w:hAnsi="Calibri"/>
                <w:b/>
                <w:color w:val="0000FF"/>
                <w:sz w:val="22"/>
                <w:szCs w:val="22"/>
                <w:u w:val="single"/>
              </w:rPr>
            </w:rPrChange>
          </w:rPr>
          <w:fldChar w:fldCharType="begin"/>
        </w:r>
        <w:r w:rsidRPr="00EE27B1">
          <w:rPr>
            <w:rFonts w:ascii="Calibri" w:hAnsi="Calibri"/>
            <w:b/>
            <w:rPrChange w:id="989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895" w:author="Tre" w:date="2012-11-19T09:06:00Z">
              <w:rPr>
                <w:rFonts w:ascii="Calibri" w:hAnsi="Calibri"/>
                <w:b/>
                <w:color w:val="0000FF"/>
                <w:sz w:val="22"/>
                <w:szCs w:val="22"/>
                <w:u w:val="single"/>
              </w:rPr>
            </w:rPrChange>
          </w:rPr>
          <w:fldChar w:fldCharType="separate"/>
        </w:r>
        <w:r w:rsidRPr="00EE27B1">
          <w:rPr>
            <w:rFonts w:ascii="Calibri" w:hAnsi="Calibri"/>
            <w:b/>
            <w:noProof/>
            <w:rPrChange w:id="9896" w:author="Tre" w:date="2012-11-19T09:06:00Z">
              <w:rPr>
                <w:rFonts w:ascii="Calibri" w:hAnsi="Calibri"/>
                <w:b/>
                <w:noProof/>
                <w:color w:val="0000FF"/>
                <w:sz w:val="20"/>
                <w:szCs w:val="20"/>
                <w:u w:val="single"/>
              </w:rPr>
            </w:rPrChange>
          </w:rPr>
          <w:delText>Shotgun "Jackhammer"</w:delText>
        </w:r>
        <w:r w:rsidRPr="00EE27B1" w:rsidDel="00381476">
          <w:rPr>
            <w:rFonts w:ascii="Calibri" w:hAnsi="Calibri"/>
            <w:b/>
            <w:rPrChange w:id="989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898" w:author="frontdesk" w:date="2012-11-16T12:51:00Z"/>
          <w:rFonts w:ascii="Calibri" w:hAnsi="Calibri"/>
          <w:i/>
          <w:rPrChange w:id="9899" w:author="Tre" w:date="2012-11-19T09:06:00Z">
            <w:rPr>
              <w:del w:id="9900" w:author="frontdesk" w:date="2012-11-16T12:51:00Z"/>
              <w:rFonts w:ascii="Calibri" w:hAnsi="Calibri"/>
              <w:i/>
              <w:sz w:val="20"/>
              <w:szCs w:val="20"/>
            </w:rPr>
          </w:rPrChange>
        </w:rPr>
      </w:pPr>
      <w:del w:id="9901" w:author="frontdesk" w:date="2012-11-16T12:51:00Z">
        <w:r w:rsidRPr="00EE27B1">
          <w:rPr>
            <w:rFonts w:ascii="Calibri" w:hAnsi="Calibri"/>
            <w:i/>
            <w:rPrChange w:id="9902" w:author="Tre" w:date="2012-11-19T09:06:00Z">
              <w:rPr>
                <w:rFonts w:ascii="Calibri" w:hAnsi="Calibri"/>
                <w:i/>
                <w:color w:val="0000FF"/>
                <w:sz w:val="20"/>
                <w:szCs w:val="20"/>
                <w:u w:val="single"/>
              </w:rPr>
            </w:rPrChange>
          </w:rPr>
          <w:delText>[Type (</w:delText>
        </w:r>
        <w:r w:rsidRPr="00EE27B1" w:rsidDel="00381476">
          <w:rPr>
            <w:rFonts w:ascii="Calibri" w:hAnsi="Calibri"/>
            <w:i/>
            <w:rPrChange w:id="9903" w:author="Tre" w:date="2012-11-19T09:06:00Z">
              <w:rPr>
                <w:rFonts w:ascii="Calibri" w:hAnsi="Calibri"/>
                <w:i/>
                <w:color w:val="0000FF"/>
                <w:sz w:val="20"/>
                <w:szCs w:val="20"/>
                <w:u w:val="single"/>
              </w:rPr>
            </w:rPrChange>
          </w:rPr>
          <w:fldChar w:fldCharType="begin"/>
        </w:r>
        <w:r w:rsidRPr="00EE27B1">
          <w:rPr>
            <w:rFonts w:ascii="Calibri" w:hAnsi="Calibri"/>
            <w:i/>
            <w:rPrChange w:id="990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905" w:author="Tre" w:date="2012-11-19T09:06:00Z">
              <w:rPr>
                <w:rFonts w:ascii="Calibri" w:hAnsi="Calibri"/>
                <w:i/>
                <w:color w:val="0000FF"/>
                <w:sz w:val="20"/>
                <w:szCs w:val="20"/>
                <w:u w:val="single"/>
              </w:rPr>
            </w:rPrChange>
          </w:rPr>
          <w:fldChar w:fldCharType="separate"/>
        </w:r>
        <w:r w:rsidRPr="00EE27B1">
          <w:rPr>
            <w:rFonts w:ascii="Calibri" w:hAnsi="Calibri"/>
            <w:i/>
            <w:noProof/>
            <w:rPrChange w:id="9906"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907" w:author="Tre" w:date="2012-11-19T09:06:00Z">
              <w:rPr>
                <w:rFonts w:ascii="Calibri" w:hAnsi="Calibri"/>
                <w:i/>
                <w:color w:val="0000FF"/>
                <w:sz w:val="20"/>
                <w:szCs w:val="20"/>
                <w:u w:val="single"/>
              </w:rPr>
            </w:rPrChange>
          </w:rPr>
          <w:fldChar w:fldCharType="end"/>
        </w:r>
        <w:r w:rsidRPr="00EE27B1">
          <w:rPr>
            <w:rFonts w:ascii="Calibri" w:hAnsi="Calibri"/>
            <w:i/>
            <w:rPrChange w:id="9908" w:author="Tre" w:date="2012-11-19T09:06:00Z">
              <w:rPr>
                <w:rFonts w:ascii="Calibri" w:hAnsi="Calibri"/>
                <w:i/>
                <w:color w:val="0000FF"/>
                <w:sz w:val="20"/>
                <w:szCs w:val="20"/>
                <w:u w:val="single"/>
              </w:rPr>
            </w:rPrChange>
          </w:rPr>
          <w:delText>), Rate (</w:delText>
        </w:r>
        <w:r w:rsidRPr="00EE27B1" w:rsidDel="00381476">
          <w:rPr>
            <w:rFonts w:ascii="Calibri" w:hAnsi="Calibri"/>
            <w:i/>
            <w:rPrChange w:id="9909" w:author="Tre" w:date="2012-11-19T09:06:00Z">
              <w:rPr>
                <w:rFonts w:ascii="Calibri" w:hAnsi="Calibri"/>
                <w:i/>
                <w:color w:val="0000FF"/>
                <w:sz w:val="20"/>
                <w:szCs w:val="20"/>
                <w:u w:val="single"/>
              </w:rPr>
            </w:rPrChange>
          </w:rPr>
          <w:fldChar w:fldCharType="begin"/>
        </w:r>
        <w:r w:rsidRPr="00EE27B1">
          <w:rPr>
            <w:rFonts w:ascii="Calibri" w:hAnsi="Calibri"/>
            <w:i/>
            <w:rPrChange w:id="991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911" w:author="Tre" w:date="2012-11-19T09:06:00Z">
              <w:rPr>
                <w:rFonts w:ascii="Calibri" w:hAnsi="Calibri"/>
                <w:i/>
                <w:color w:val="0000FF"/>
                <w:sz w:val="20"/>
                <w:szCs w:val="20"/>
                <w:u w:val="single"/>
              </w:rPr>
            </w:rPrChange>
          </w:rPr>
          <w:fldChar w:fldCharType="separate"/>
        </w:r>
        <w:r w:rsidRPr="00EE27B1">
          <w:rPr>
            <w:rFonts w:ascii="Calibri" w:hAnsi="Calibri"/>
            <w:i/>
            <w:noProof/>
            <w:rPrChange w:id="9912"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9913" w:author="Tre" w:date="2012-11-19T09:06:00Z">
              <w:rPr>
                <w:rFonts w:ascii="Calibri" w:hAnsi="Calibri"/>
                <w:i/>
                <w:color w:val="0000FF"/>
                <w:sz w:val="20"/>
                <w:szCs w:val="20"/>
                <w:u w:val="single"/>
              </w:rPr>
            </w:rPrChange>
          </w:rPr>
          <w:fldChar w:fldCharType="end"/>
        </w:r>
        <w:r w:rsidRPr="00EE27B1">
          <w:rPr>
            <w:rFonts w:ascii="Calibri" w:hAnsi="Calibri"/>
            <w:i/>
            <w:rPrChange w:id="9914" w:author="Tre" w:date="2012-11-19T09:06:00Z">
              <w:rPr>
                <w:rFonts w:ascii="Calibri" w:hAnsi="Calibri"/>
                <w:i/>
                <w:color w:val="0000FF"/>
                <w:sz w:val="20"/>
                <w:szCs w:val="20"/>
                <w:u w:val="single"/>
              </w:rPr>
            </w:rPrChange>
          </w:rPr>
          <w:delText>), Ammo (</w:delText>
        </w:r>
        <w:r w:rsidRPr="00EE27B1" w:rsidDel="00381476">
          <w:rPr>
            <w:rFonts w:ascii="Calibri" w:hAnsi="Calibri"/>
            <w:i/>
            <w:rPrChange w:id="9915" w:author="Tre" w:date="2012-11-19T09:06:00Z">
              <w:rPr>
                <w:rFonts w:ascii="Calibri" w:hAnsi="Calibri"/>
                <w:i/>
                <w:color w:val="0000FF"/>
                <w:sz w:val="20"/>
                <w:szCs w:val="20"/>
                <w:u w:val="single"/>
              </w:rPr>
            </w:rPrChange>
          </w:rPr>
          <w:fldChar w:fldCharType="begin"/>
        </w:r>
        <w:r w:rsidRPr="00EE27B1">
          <w:rPr>
            <w:rFonts w:ascii="Calibri" w:hAnsi="Calibri"/>
            <w:i/>
            <w:rPrChange w:id="991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917" w:author="Tre" w:date="2012-11-19T09:06:00Z">
              <w:rPr>
                <w:rFonts w:ascii="Calibri" w:hAnsi="Calibri"/>
                <w:i/>
                <w:color w:val="0000FF"/>
                <w:sz w:val="20"/>
                <w:szCs w:val="20"/>
                <w:u w:val="single"/>
              </w:rPr>
            </w:rPrChange>
          </w:rPr>
          <w:fldChar w:fldCharType="end"/>
        </w:r>
        <w:r w:rsidRPr="00EE27B1">
          <w:rPr>
            <w:rFonts w:ascii="Calibri" w:hAnsi="Calibri"/>
            <w:i/>
            <w:rPrChange w:id="9918" w:author="Tre" w:date="2012-11-19T09:06:00Z">
              <w:rPr>
                <w:rFonts w:ascii="Calibri" w:hAnsi="Calibri"/>
                <w:i/>
                <w:color w:val="0000FF"/>
                <w:sz w:val="20"/>
                <w:szCs w:val="20"/>
                <w:u w:val="single"/>
              </w:rPr>
            </w:rPrChange>
          </w:rPr>
          <w:delText>), Range (</w:delText>
        </w:r>
        <w:r w:rsidRPr="00EE27B1" w:rsidDel="00381476">
          <w:rPr>
            <w:rFonts w:ascii="Calibri" w:hAnsi="Calibri"/>
            <w:i/>
            <w:rPrChange w:id="9919" w:author="Tre" w:date="2012-11-19T09:06:00Z">
              <w:rPr>
                <w:rFonts w:ascii="Calibri" w:hAnsi="Calibri"/>
                <w:i/>
                <w:color w:val="0000FF"/>
                <w:sz w:val="20"/>
                <w:szCs w:val="20"/>
                <w:u w:val="single"/>
              </w:rPr>
            </w:rPrChange>
          </w:rPr>
          <w:fldChar w:fldCharType="begin"/>
        </w:r>
        <w:r w:rsidRPr="00EE27B1">
          <w:rPr>
            <w:rFonts w:ascii="Calibri" w:hAnsi="Calibri"/>
            <w:i/>
            <w:rPrChange w:id="992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921" w:author="Tre" w:date="2012-11-19T09:06:00Z">
              <w:rPr>
                <w:rFonts w:ascii="Calibri" w:hAnsi="Calibri"/>
                <w:i/>
                <w:color w:val="0000FF"/>
                <w:sz w:val="20"/>
                <w:szCs w:val="20"/>
                <w:u w:val="single"/>
              </w:rPr>
            </w:rPrChange>
          </w:rPr>
          <w:fldChar w:fldCharType="end"/>
        </w:r>
        <w:r w:rsidRPr="00EE27B1">
          <w:rPr>
            <w:rFonts w:ascii="Calibri" w:hAnsi="Calibri"/>
            <w:i/>
            <w:rPrChange w:id="9922" w:author="Tre" w:date="2012-11-19T09:06:00Z">
              <w:rPr>
                <w:rFonts w:ascii="Calibri" w:hAnsi="Calibri"/>
                <w:i/>
                <w:color w:val="0000FF"/>
                <w:sz w:val="20"/>
                <w:szCs w:val="20"/>
                <w:u w:val="single"/>
              </w:rPr>
            </w:rPrChange>
          </w:rPr>
          <w:delText>), Damage (</w:delText>
        </w:r>
        <w:r w:rsidRPr="00EE27B1" w:rsidDel="00381476">
          <w:rPr>
            <w:rFonts w:ascii="Calibri" w:hAnsi="Calibri"/>
            <w:i/>
            <w:rPrChange w:id="9923" w:author="Tre" w:date="2012-11-19T09:06:00Z">
              <w:rPr>
                <w:rFonts w:ascii="Calibri" w:hAnsi="Calibri"/>
                <w:i/>
                <w:color w:val="0000FF"/>
                <w:sz w:val="20"/>
                <w:szCs w:val="20"/>
                <w:u w:val="single"/>
              </w:rPr>
            </w:rPrChange>
          </w:rPr>
          <w:fldChar w:fldCharType="begin"/>
        </w:r>
        <w:r w:rsidRPr="00EE27B1">
          <w:rPr>
            <w:rFonts w:ascii="Calibri" w:hAnsi="Calibri"/>
            <w:i/>
            <w:rPrChange w:id="992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925" w:author="Tre" w:date="2012-11-19T09:06:00Z">
              <w:rPr>
                <w:rFonts w:ascii="Calibri" w:hAnsi="Calibri"/>
                <w:i/>
                <w:color w:val="0000FF"/>
                <w:sz w:val="20"/>
                <w:szCs w:val="20"/>
                <w:u w:val="single"/>
              </w:rPr>
            </w:rPrChange>
          </w:rPr>
          <w:fldChar w:fldCharType="separate"/>
        </w:r>
        <w:r w:rsidRPr="00EE27B1">
          <w:rPr>
            <w:rFonts w:ascii="Calibri" w:hAnsi="Calibri"/>
            <w:i/>
            <w:noProof/>
            <w:rPrChange w:id="9926"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9927" w:author="Tre" w:date="2012-11-19T09:06:00Z">
              <w:rPr>
                <w:rFonts w:ascii="Calibri" w:hAnsi="Calibri"/>
                <w:i/>
                <w:color w:val="0000FF"/>
                <w:sz w:val="20"/>
                <w:szCs w:val="20"/>
                <w:u w:val="single"/>
              </w:rPr>
            </w:rPrChange>
          </w:rPr>
          <w:fldChar w:fldCharType="end"/>
        </w:r>
        <w:r w:rsidRPr="00EE27B1">
          <w:rPr>
            <w:rFonts w:ascii="Calibri" w:hAnsi="Calibri"/>
            <w:i/>
            <w:rPrChange w:id="992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929" w:author="frontdesk" w:date="2012-11-16T12:51:00Z"/>
          <w:rFonts w:ascii="Calibri" w:hAnsi="Calibri"/>
          <w:rPrChange w:id="9930" w:author="Tre" w:date="2012-11-19T09:06:00Z">
            <w:rPr>
              <w:del w:id="9931" w:author="frontdesk" w:date="2012-11-16T12:51:00Z"/>
              <w:rFonts w:ascii="Calibri" w:hAnsi="Calibri"/>
              <w:sz w:val="20"/>
              <w:szCs w:val="20"/>
            </w:rPr>
          </w:rPrChange>
        </w:rPr>
      </w:pPr>
      <w:del w:id="9932" w:author="frontdesk" w:date="2012-11-16T12:51:00Z">
        <w:r w:rsidRPr="00EE27B1" w:rsidDel="00381476">
          <w:rPr>
            <w:rFonts w:ascii="Calibri" w:hAnsi="Calibri"/>
            <w:rPrChange w:id="9933" w:author="Tre" w:date="2012-11-19T09:06:00Z">
              <w:rPr>
                <w:rFonts w:ascii="Calibri" w:hAnsi="Calibri"/>
                <w:color w:val="0000FF"/>
                <w:sz w:val="20"/>
                <w:szCs w:val="20"/>
                <w:u w:val="single"/>
              </w:rPr>
            </w:rPrChange>
          </w:rPr>
          <w:fldChar w:fldCharType="begin"/>
        </w:r>
        <w:r w:rsidRPr="00EE27B1">
          <w:rPr>
            <w:rFonts w:ascii="Calibri" w:hAnsi="Calibri"/>
            <w:rPrChange w:id="993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935" w:author="Tre" w:date="2012-11-19T09:06:00Z">
              <w:rPr>
                <w:rFonts w:ascii="Calibri" w:hAnsi="Calibri"/>
                <w:color w:val="0000FF"/>
                <w:sz w:val="20"/>
                <w:szCs w:val="20"/>
                <w:u w:val="single"/>
              </w:rPr>
            </w:rPrChange>
          </w:rPr>
          <w:fldChar w:fldCharType="separate"/>
        </w:r>
        <w:r w:rsidRPr="00EE27B1">
          <w:rPr>
            <w:rFonts w:ascii="Calibri" w:hAnsi="Calibri"/>
            <w:noProof/>
            <w:rPrChange w:id="9936" w:author="Tre" w:date="2012-11-19T09:06:00Z">
              <w:rPr>
                <w:rFonts w:ascii="Calibri" w:hAnsi="Calibri"/>
                <w:noProof/>
                <w:color w:val="0000FF"/>
                <w:sz w:val="20"/>
                <w:szCs w:val="20"/>
                <w:u w:val="single"/>
              </w:rPr>
            </w:rPrChange>
          </w:rPr>
          <w:delText>A fully automatic shotgun. A Jackhammer has a drum fed magazine that lets it hold up to twenty bullets.</w:delText>
        </w:r>
        <w:r w:rsidRPr="00EE27B1" w:rsidDel="00381476">
          <w:rPr>
            <w:rFonts w:ascii="Calibri" w:hAnsi="Calibri"/>
            <w:rPrChange w:id="9937" w:author="Tre" w:date="2012-11-19T09:06:00Z">
              <w:rPr>
                <w:rFonts w:ascii="Calibri" w:hAnsi="Calibri"/>
                <w:color w:val="0000FF"/>
                <w:sz w:val="20"/>
                <w:szCs w:val="20"/>
                <w:u w:val="single"/>
              </w:rPr>
            </w:rPrChange>
          </w:rPr>
          <w:fldChar w:fldCharType="end"/>
        </w:r>
        <w:r w:rsidRPr="00EE27B1" w:rsidDel="00381476">
          <w:rPr>
            <w:rFonts w:ascii="Calibri" w:hAnsi="Calibri"/>
            <w:rPrChange w:id="9938" w:author="Tre" w:date="2012-11-19T09:06:00Z">
              <w:rPr>
                <w:rFonts w:ascii="Calibri" w:hAnsi="Calibri"/>
                <w:color w:val="0000FF"/>
                <w:sz w:val="20"/>
                <w:szCs w:val="20"/>
                <w:u w:val="single"/>
              </w:rPr>
            </w:rPrChange>
          </w:rPr>
          <w:fldChar w:fldCharType="begin"/>
        </w:r>
        <w:r w:rsidRPr="00EE27B1">
          <w:rPr>
            <w:rFonts w:ascii="Calibri" w:hAnsi="Calibri"/>
            <w:rPrChange w:id="993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94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941" w:author="frontdesk" w:date="2012-11-16T12:51:00Z"/>
          <w:rFonts w:ascii="Calibri" w:hAnsi="Calibri"/>
          <w:b/>
          <w:rPrChange w:id="9942" w:author="Tre" w:date="2012-11-19T09:06:00Z">
            <w:rPr>
              <w:del w:id="9943" w:author="frontdesk" w:date="2012-11-16T12:51:00Z"/>
              <w:rFonts w:ascii="Calibri" w:hAnsi="Calibri"/>
              <w:b/>
              <w:sz w:val="22"/>
              <w:szCs w:val="22"/>
            </w:rPr>
          </w:rPrChange>
        </w:rPr>
      </w:pPr>
      <w:del w:id="9944" w:author="frontdesk" w:date="2012-11-16T12:51:00Z">
        <w:r w:rsidRPr="00EE27B1" w:rsidDel="00381476">
          <w:rPr>
            <w:rFonts w:ascii="Calibri" w:hAnsi="Calibri"/>
            <w:b/>
            <w:rPrChange w:id="9945" w:author="Tre" w:date="2012-11-19T09:06:00Z">
              <w:rPr>
                <w:rFonts w:ascii="Calibri" w:hAnsi="Calibri"/>
                <w:b/>
                <w:color w:val="0000FF"/>
                <w:sz w:val="22"/>
                <w:szCs w:val="22"/>
                <w:u w:val="single"/>
              </w:rPr>
            </w:rPrChange>
          </w:rPr>
          <w:fldChar w:fldCharType="begin"/>
        </w:r>
        <w:r w:rsidRPr="00EE27B1">
          <w:rPr>
            <w:rFonts w:ascii="Calibri" w:hAnsi="Calibri"/>
            <w:b/>
            <w:rPrChange w:id="994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947" w:author="Tre" w:date="2012-11-19T09:06:00Z">
              <w:rPr>
                <w:rFonts w:ascii="Calibri" w:hAnsi="Calibri"/>
                <w:b/>
                <w:color w:val="0000FF"/>
                <w:sz w:val="22"/>
                <w:szCs w:val="22"/>
                <w:u w:val="single"/>
              </w:rPr>
            </w:rPrChange>
          </w:rPr>
          <w:fldChar w:fldCharType="separate"/>
        </w:r>
        <w:r w:rsidRPr="00EE27B1">
          <w:rPr>
            <w:rFonts w:ascii="Calibri" w:hAnsi="Calibri"/>
            <w:b/>
            <w:noProof/>
            <w:rPrChange w:id="9948" w:author="Tre" w:date="2012-11-19T09:06:00Z">
              <w:rPr>
                <w:rFonts w:ascii="Calibri" w:hAnsi="Calibri"/>
                <w:b/>
                <w:noProof/>
                <w:color w:val="0000FF"/>
                <w:sz w:val="20"/>
                <w:szCs w:val="20"/>
                <w:u w:val="single"/>
              </w:rPr>
            </w:rPrChange>
          </w:rPr>
          <w:delText>Submachine gun "Kommando"</w:delText>
        </w:r>
        <w:r w:rsidRPr="00EE27B1" w:rsidDel="00381476">
          <w:rPr>
            <w:rFonts w:ascii="Calibri" w:hAnsi="Calibri"/>
            <w:b/>
            <w:rPrChange w:id="994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9950" w:author="frontdesk" w:date="2012-11-16T12:51:00Z"/>
          <w:rFonts w:ascii="Calibri" w:hAnsi="Calibri"/>
          <w:i/>
          <w:rPrChange w:id="9951" w:author="Tre" w:date="2012-11-19T09:06:00Z">
            <w:rPr>
              <w:del w:id="9952" w:author="frontdesk" w:date="2012-11-16T12:51:00Z"/>
              <w:rFonts w:ascii="Calibri" w:hAnsi="Calibri"/>
              <w:i/>
              <w:sz w:val="20"/>
              <w:szCs w:val="20"/>
            </w:rPr>
          </w:rPrChange>
        </w:rPr>
      </w:pPr>
      <w:del w:id="9953" w:author="frontdesk" w:date="2012-11-16T12:51:00Z">
        <w:r w:rsidRPr="00EE27B1">
          <w:rPr>
            <w:rFonts w:ascii="Calibri" w:hAnsi="Calibri"/>
            <w:i/>
            <w:rPrChange w:id="9954" w:author="Tre" w:date="2012-11-19T09:06:00Z">
              <w:rPr>
                <w:rFonts w:ascii="Calibri" w:hAnsi="Calibri"/>
                <w:i/>
                <w:color w:val="0000FF"/>
                <w:sz w:val="20"/>
                <w:szCs w:val="20"/>
                <w:u w:val="single"/>
              </w:rPr>
            </w:rPrChange>
          </w:rPr>
          <w:delText>[Type (</w:delText>
        </w:r>
        <w:r w:rsidRPr="00EE27B1" w:rsidDel="00381476">
          <w:rPr>
            <w:rFonts w:ascii="Calibri" w:hAnsi="Calibri"/>
            <w:i/>
            <w:rPrChange w:id="9955" w:author="Tre" w:date="2012-11-19T09:06:00Z">
              <w:rPr>
                <w:rFonts w:ascii="Calibri" w:hAnsi="Calibri"/>
                <w:i/>
                <w:color w:val="0000FF"/>
                <w:sz w:val="20"/>
                <w:szCs w:val="20"/>
                <w:u w:val="single"/>
              </w:rPr>
            </w:rPrChange>
          </w:rPr>
          <w:fldChar w:fldCharType="begin"/>
        </w:r>
        <w:r w:rsidRPr="00EE27B1">
          <w:rPr>
            <w:rFonts w:ascii="Calibri" w:hAnsi="Calibri"/>
            <w:i/>
            <w:rPrChange w:id="995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9957" w:author="Tre" w:date="2012-11-19T09:06:00Z">
              <w:rPr>
                <w:rFonts w:ascii="Calibri" w:hAnsi="Calibri"/>
                <w:i/>
                <w:color w:val="0000FF"/>
                <w:sz w:val="20"/>
                <w:szCs w:val="20"/>
                <w:u w:val="single"/>
              </w:rPr>
            </w:rPrChange>
          </w:rPr>
          <w:fldChar w:fldCharType="separate"/>
        </w:r>
        <w:r w:rsidRPr="00EE27B1">
          <w:rPr>
            <w:rFonts w:ascii="Calibri" w:hAnsi="Calibri"/>
            <w:i/>
            <w:noProof/>
            <w:rPrChange w:id="9958"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9959" w:author="Tre" w:date="2012-11-19T09:06:00Z">
              <w:rPr>
                <w:rFonts w:ascii="Calibri" w:hAnsi="Calibri"/>
                <w:i/>
                <w:color w:val="0000FF"/>
                <w:sz w:val="20"/>
                <w:szCs w:val="20"/>
                <w:u w:val="single"/>
              </w:rPr>
            </w:rPrChange>
          </w:rPr>
          <w:fldChar w:fldCharType="end"/>
        </w:r>
        <w:r w:rsidRPr="00EE27B1">
          <w:rPr>
            <w:rFonts w:ascii="Calibri" w:hAnsi="Calibri"/>
            <w:i/>
            <w:rPrChange w:id="9960" w:author="Tre" w:date="2012-11-19T09:06:00Z">
              <w:rPr>
                <w:rFonts w:ascii="Calibri" w:hAnsi="Calibri"/>
                <w:i/>
                <w:color w:val="0000FF"/>
                <w:sz w:val="20"/>
                <w:szCs w:val="20"/>
                <w:u w:val="single"/>
              </w:rPr>
            </w:rPrChange>
          </w:rPr>
          <w:delText>), Rate (</w:delText>
        </w:r>
        <w:r w:rsidRPr="00EE27B1" w:rsidDel="00381476">
          <w:rPr>
            <w:rFonts w:ascii="Calibri" w:hAnsi="Calibri"/>
            <w:i/>
            <w:rPrChange w:id="9961" w:author="Tre" w:date="2012-11-19T09:06:00Z">
              <w:rPr>
                <w:rFonts w:ascii="Calibri" w:hAnsi="Calibri"/>
                <w:i/>
                <w:color w:val="0000FF"/>
                <w:sz w:val="20"/>
                <w:szCs w:val="20"/>
                <w:u w:val="single"/>
              </w:rPr>
            </w:rPrChange>
          </w:rPr>
          <w:fldChar w:fldCharType="begin"/>
        </w:r>
        <w:r w:rsidRPr="00EE27B1">
          <w:rPr>
            <w:rFonts w:ascii="Calibri" w:hAnsi="Calibri"/>
            <w:i/>
            <w:rPrChange w:id="996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9963" w:author="Tre" w:date="2012-11-19T09:06:00Z">
              <w:rPr>
                <w:rFonts w:ascii="Calibri" w:hAnsi="Calibri"/>
                <w:i/>
                <w:color w:val="0000FF"/>
                <w:sz w:val="20"/>
                <w:szCs w:val="20"/>
                <w:u w:val="single"/>
              </w:rPr>
            </w:rPrChange>
          </w:rPr>
          <w:fldChar w:fldCharType="separate"/>
        </w:r>
        <w:r w:rsidRPr="00EE27B1">
          <w:rPr>
            <w:rFonts w:ascii="Calibri" w:hAnsi="Calibri"/>
            <w:i/>
            <w:noProof/>
            <w:rPrChange w:id="9964" w:author="Tre" w:date="2012-11-19T09:06:00Z">
              <w:rPr>
                <w:rFonts w:ascii="Calibri" w:hAnsi="Calibri"/>
                <w:i/>
                <w:noProof/>
                <w:color w:val="0000FF"/>
                <w:sz w:val="20"/>
                <w:szCs w:val="20"/>
                <w:u w:val="single"/>
              </w:rPr>
            </w:rPrChange>
          </w:rPr>
          <w:delText>Semi Auto</w:delText>
        </w:r>
        <w:r w:rsidRPr="00EE27B1" w:rsidDel="00381476">
          <w:rPr>
            <w:rFonts w:ascii="Calibri" w:hAnsi="Calibri"/>
            <w:i/>
            <w:rPrChange w:id="9965" w:author="Tre" w:date="2012-11-19T09:06:00Z">
              <w:rPr>
                <w:rFonts w:ascii="Calibri" w:hAnsi="Calibri"/>
                <w:i/>
                <w:color w:val="0000FF"/>
                <w:sz w:val="20"/>
                <w:szCs w:val="20"/>
                <w:u w:val="single"/>
              </w:rPr>
            </w:rPrChange>
          </w:rPr>
          <w:fldChar w:fldCharType="end"/>
        </w:r>
        <w:r w:rsidRPr="00EE27B1">
          <w:rPr>
            <w:rFonts w:ascii="Calibri" w:hAnsi="Calibri"/>
            <w:i/>
            <w:rPrChange w:id="9966" w:author="Tre" w:date="2012-11-19T09:06:00Z">
              <w:rPr>
                <w:rFonts w:ascii="Calibri" w:hAnsi="Calibri"/>
                <w:i/>
                <w:color w:val="0000FF"/>
                <w:sz w:val="20"/>
                <w:szCs w:val="20"/>
                <w:u w:val="single"/>
              </w:rPr>
            </w:rPrChange>
          </w:rPr>
          <w:delText>), Ammo (</w:delText>
        </w:r>
        <w:r w:rsidRPr="00EE27B1" w:rsidDel="00381476">
          <w:rPr>
            <w:rFonts w:ascii="Calibri" w:hAnsi="Calibri"/>
            <w:i/>
            <w:rPrChange w:id="9967" w:author="Tre" w:date="2012-11-19T09:06:00Z">
              <w:rPr>
                <w:rFonts w:ascii="Calibri" w:hAnsi="Calibri"/>
                <w:i/>
                <w:color w:val="0000FF"/>
                <w:sz w:val="20"/>
                <w:szCs w:val="20"/>
                <w:u w:val="single"/>
              </w:rPr>
            </w:rPrChange>
          </w:rPr>
          <w:fldChar w:fldCharType="begin"/>
        </w:r>
        <w:r w:rsidRPr="00EE27B1">
          <w:rPr>
            <w:rFonts w:ascii="Calibri" w:hAnsi="Calibri"/>
            <w:i/>
            <w:rPrChange w:id="996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9969" w:author="Tre" w:date="2012-11-19T09:06:00Z">
              <w:rPr>
                <w:rFonts w:ascii="Calibri" w:hAnsi="Calibri"/>
                <w:i/>
                <w:color w:val="0000FF"/>
                <w:sz w:val="20"/>
                <w:szCs w:val="20"/>
                <w:u w:val="single"/>
              </w:rPr>
            </w:rPrChange>
          </w:rPr>
          <w:fldChar w:fldCharType="end"/>
        </w:r>
        <w:r w:rsidRPr="00EE27B1">
          <w:rPr>
            <w:rFonts w:ascii="Calibri" w:hAnsi="Calibri"/>
            <w:i/>
            <w:rPrChange w:id="9970" w:author="Tre" w:date="2012-11-19T09:06:00Z">
              <w:rPr>
                <w:rFonts w:ascii="Calibri" w:hAnsi="Calibri"/>
                <w:i/>
                <w:color w:val="0000FF"/>
                <w:sz w:val="20"/>
                <w:szCs w:val="20"/>
                <w:u w:val="single"/>
              </w:rPr>
            </w:rPrChange>
          </w:rPr>
          <w:delText>), Range (</w:delText>
        </w:r>
        <w:r w:rsidRPr="00EE27B1" w:rsidDel="00381476">
          <w:rPr>
            <w:rFonts w:ascii="Calibri" w:hAnsi="Calibri"/>
            <w:i/>
            <w:rPrChange w:id="9971" w:author="Tre" w:date="2012-11-19T09:06:00Z">
              <w:rPr>
                <w:rFonts w:ascii="Calibri" w:hAnsi="Calibri"/>
                <w:i/>
                <w:color w:val="0000FF"/>
                <w:sz w:val="20"/>
                <w:szCs w:val="20"/>
                <w:u w:val="single"/>
              </w:rPr>
            </w:rPrChange>
          </w:rPr>
          <w:fldChar w:fldCharType="begin"/>
        </w:r>
        <w:r w:rsidRPr="00EE27B1">
          <w:rPr>
            <w:rFonts w:ascii="Calibri" w:hAnsi="Calibri"/>
            <w:i/>
            <w:rPrChange w:id="997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9973" w:author="Tre" w:date="2012-11-19T09:06:00Z">
              <w:rPr>
                <w:rFonts w:ascii="Calibri" w:hAnsi="Calibri"/>
                <w:i/>
                <w:color w:val="0000FF"/>
                <w:sz w:val="20"/>
                <w:szCs w:val="20"/>
                <w:u w:val="single"/>
              </w:rPr>
            </w:rPrChange>
          </w:rPr>
          <w:fldChar w:fldCharType="end"/>
        </w:r>
        <w:r w:rsidRPr="00EE27B1">
          <w:rPr>
            <w:rFonts w:ascii="Calibri" w:hAnsi="Calibri"/>
            <w:i/>
            <w:rPrChange w:id="9974" w:author="Tre" w:date="2012-11-19T09:06:00Z">
              <w:rPr>
                <w:rFonts w:ascii="Calibri" w:hAnsi="Calibri"/>
                <w:i/>
                <w:color w:val="0000FF"/>
                <w:sz w:val="20"/>
                <w:szCs w:val="20"/>
                <w:u w:val="single"/>
              </w:rPr>
            </w:rPrChange>
          </w:rPr>
          <w:delText>), Damage (</w:delText>
        </w:r>
        <w:r w:rsidRPr="00EE27B1" w:rsidDel="00381476">
          <w:rPr>
            <w:rFonts w:ascii="Calibri" w:hAnsi="Calibri"/>
            <w:i/>
            <w:rPrChange w:id="9975" w:author="Tre" w:date="2012-11-19T09:06:00Z">
              <w:rPr>
                <w:rFonts w:ascii="Calibri" w:hAnsi="Calibri"/>
                <w:i/>
                <w:color w:val="0000FF"/>
                <w:sz w:val="20"/>
                <w:szCs w:val="20"/>
                <w:u w:val="single"/>
              </w:rPr>
            </w:rPrChange>
          </w:rPr>
          <w:fldChar w:fldCharType="begin"/>
        </w:r>
        <w:r w:rsidRPr="00EE27B1">
          <w:rPr>
            <w:rFonts w:ascii="Calibri" w:hAnsi="Calibri"/>
            <w:i/>
            <w:rPrChange w:id="997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9977" w:author="Tre" w:date="2012-11-19T09:06:00Z">
              <w:rPr>
                <w:rFonts w:ascii="Calibri" w:hAnsi="Calibri"/>
                <w:i/>
                <w:color w:val="0000FF"/>
                <w:sz w:val="20"/>
                <w:szCs w:val="20"/>
                <w:u w:val="single"/>
              </w:rPr>
            </w:rPrChange>
          </w:rPr>
          <w:fldChar w:fldCharType="separate"/>
        </w:r>
        <w:r w:rsidRPr="00EE27B1">
          <w:rPr>
            <w:rFonts w:ascii="Calibri" w:hAnsi="Calibri"/>
            <w:i/>
            <w:noProof/>
            <w:rPrChange w:id="9978"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9979" w:author="Tre" w:date="2012-11-19T09:06:00Z">
              <w:rPr>
                <w:rFonts w:ascii="Calibri" w:hAnsi="Calibri"/>
                <w:i/>
                <w:color w:val="0000FF"/>
                <w:sz w:val="20"/>
                <w:szCs w:val="20"/>
                <w:u w:val="single"/>
              </w:rPr>
            </w:rPrChange>
          </w:rPr>
          <w:fldChar w:fldCharType="end"/>
        </w:r>
        <w:r w:rsidRPr="00EE27B1">
          <w:rPr>
            <w:rFonts w:ascii="Calibri" w:hAnsi="Calibri"/>
            <w:i/>
            <w:rPrChange w:id="998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9981" w:author="frontdesk" w:date="2012-11-16T12:51:00Z"/>
          <w:rFonts w:ascii="Calibri" w:hAnsi="Calibri"/>
          <w:rPrChange w:id="9982" w:author="Tre" w:date="2012-11-19T09:06:00Z">
            <w:rPr>
              <w:del w:id="9983" w:author="frontdesk" w:date="2012-11-16T12:51:00Z"/>
              <w:rFonts w:ascii="Calibri" w:hAnsi="Calibri"/>
              <w:sz w:val="20"/>
              <w:szCs w:val="20"/>
            </w:rPr>
          </w:rPrChange>
        </w:rPr>
      </w:pPr>
      <w:del w:id="9984" w:author="frontdesk" w:date="2012-11-16T12:51:00Z">
        <w:r w:rsidRPr="00EE27B1" w:rsidDel="00381476">
          <w:rPr>
            <w:rFonts w:ascii="Calibri" w:hAnsi="Calibri"/>
            <w:rPrChange w:id="9985" w:author="Tre" w:date="2012-11-19T09:06:00Z">
              <w:rPr>
                <w:rFonts w:ascii="Calibri" w:hAnsi="Calibri"/>
                <w:color w:val="0000FF"/>
                <w:sz w:val="20"/>
                <w:szCs w:val="20"/>
                <w:u w:val="single"/>
              </w:rPr>
            </w:rPrChange>
          </w:rPr>
          <w:fldChar w:fldCharType="begin"/>
        </w:r>
        <w:r w:rsidRPr="00EE27B1">
          <w:rPr>
            <w:rFonts w:ascii="Calibri" w:hAnsi="Calibri"/>
            <w:rPrChange w:id="998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9987" w:author="Tre" w:date="2012-11-19T09:06:00Z">
              <w:rPr>
                <w:rFonts w:ascii="Calibri" w:hAnsi="Calibri"/>
                <w:color w:val="0000FF"/>
                <w:sz w:val="20"/>
                <w:szCs w:val="20"/>
                <w:u w:val="single"/>
              </w:rPr>
            </w:rPrChange>
          </w:rPr>
          <w:fldChar w:fldCharType="separate"/>
        </w:r>
        <w:r w:rsidRPr="00EE27B1">
          <w:rPr>
            <w:rFonts w:ascii="Calibri" w:hAnsi="Calibri"/>
            <w:noProof/>
            <w:rPrChange w:id="9988" w:author="Tre" w:date="2012-11-19T09:06:00Z">
              <w:rPr>
                <w:rFonts w:ascii="Calibri" w:hAnsi="Calibri"/>
                <w:noProof/>
                <w:color w:val="0000FF"/>
                <w:sz w:val="20"/>
                <w:szCs w:val="20"/>
                <w:u w:val="single"/>
              </w:rPr>
            </w:rPrChange>
          </w:rPr>
          <w:delText>Kommando SMG travels well and it's easy to hide under heavy clothes. Even though there are better guns out there, the Kommando has proven itself as the SMG of choice for travellers.</w:delText>
        </w:r>
        <w:r w:rsidRPr="00EE27B1" w:rsidDel="00381476">
          <w:rPr>
            <w:rFonts w:ascii="Calibri" w:hAnsi="Calibri"/>
            <w:rPrChange w:id="9989" w:author="Tre" w:date="2012-11-19T09:06:00Z">
              <w:rPr>
                <w:rFonts w:ascii="Calibri" w:hAnsi="Calibri"/>
                <w:color w:val="0000FF"/>
                <w:sz w:val="20"/>
                <w:szCs w:val="20"/>
                <w:u w:val="single"/>
              </w:rPr>
            </w:rPrChange>
          </w:rPr>
          <w:fldChar w:fldCharType="end"/>
        </w:r>
        <w:r w:rsidRPr="00EE27B1" w:rsidDel="00381476">
          <w:rPr>
            <w:rFonts w:ascii="Calibri" w:hAnsi="Calibri"/>
            <w:rPrChange w:id="9990" w:author="Tre" w:date="2012-11-19T09:06:00Z">
              <w:rPr>
                <w:rFonts w:ascii="Calibri" w:hAnsi="Calibri"/>
                <w:color w:val="0000FF"/>
                <w:sz w:val="20"/>
                <w:szCs w:val="20"/>
                <w:u w:val="single"/>
              </w:rPr>
            </w:rPrChange>
          </w:rPr>
          <w:fldChar w:fldCharType="begin"/>
        </w:r>
        <w:r w:rsidRPr="00EE27B1">
          <w:rPr>
            <w:rFonts w:ascii="Calibri" w:hAnsi="Calibri"/>
            <w:rPrChange w:id="999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999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9993" w:author="frontdesk" w:date="2012-11-16T12:51:00Z"/>
          <w:rFonts w:ascii="Calibri" w:hAnsi="Calibri"/>
          <w:b/>
          <w:rPrChange w:id="9994" w:author="Tre" w:date="2012-11-19T09:06:00Z">
            <w:rPr>
              <w:del w:id="9995" w:author="frontdesk" w:date="2012-11-16T12:51:00Z"/>
              <w:rFonts w:ascii="Calibri" w:hAnsi="Calibri"/>
              <w:b/>
              <w:sz w:val="22"/>
              <w:szCs w:val="22"/>
            </w:rPr>
          </w:rPrChange>
        </w:rPr>
      </w:pPr>
      <w:del w:id="9996" w:author="frontdesk" w:date="2012-11-16T12:51:00Z">
        <w:r w:rsidRPr="00EE27B1" w:rsidDel="00381476">
          <w:rPr>
            <w:rFonts w:ascii="Calibri" w:hAnsi="Calibri"/>
            <w:b/>
            <w:rPrChange w:id="9997" w:author="Tre" w:date="2012-11-19T09:06:00Z">
              <w:rPr>
                <w:rFonts w:ascii="Calibri" w:hAnsi="Calibri"/>
                <w:b/>
                <w:color w:val="0000FF"/>
                <w:sz w:val="22"/>
                <w:szCs w:val="22"/>
                <w:u w:val="single"/>
              </w:rPr>
            </w:rPrChange>
          </w:rPr>
          <w:fldChar w:fldCharType="begin"/>
        </w:r>
        <w:r w:rsidRPr="00EE27B1">
          <w:rPr>
            <w:rFonts w:ascii="Calibri" w:hAnsi="Calibri"/>
            <w:b/>
            <w:rPrChange w:id="999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9999" w:author="Tre" w:date="2012-11-19T09:06:00Z">
              <w:rPr>
                <w:rFonts w:ascii="Calibri" w:hAnsi="Calibri"/>
                <w:b/>
                <w:color w:val="0000FF"/>
                <w:sz w:val="22"/>
                <w:szCs w:val="22"/>
                <w:u w:val="single"/>
              </w:rPr>
            </w:rPrChange>
          </w:rPr>
          <w:fldChar w:fldCharType="separate"/>
        </w:r>
        <w:r w:rsidRPr="00EE27B1">
          <w:rPr>
            <w:rFonts w:ascii="Calibri" w:hAnsi="Calibri"/>
            <w:b/>
            <w:noProof/>
            <w:rPrChange w:id="10000" w:author="Tre" w:date="2012-11-19T09:06:00Z">
              <w:rPr>
                <w:rFonts w:ascii="Calibri" w:hAnsi="Calibri"/>
                <w:b/>
                <w:noProof/>
                <w:color w:val="0000FF"/>
                <w:sz w:val="20"/>
                <w:szCs w:val="20"/>
                <w:u w:val="single"/>
              </w:rPr>
            </w:rPrChange>
          </w:rPr>
          <w:delText>Submachine gun "Uzi"</w:delText>
        </w:r>
        <w:r w:rsidRPr="00EE27B1" w:rsidDel="00381476">
          <w:rPr>
            <w:rFonts w:ascii="Calibri" w:hAnsi="Calibri"/>
            <w:b/>
            <w:rPrChange w:id="1000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002" w:author="frontdesk" w:date="2012-11-16T12:51:00Z"/>
          <w:rFonts w:ascii="Calibri" w:hAnsi="Calibri"/>
          <w:i/>
          <w:rPrChange w:id="10003" w:author="Tre" w:date="2012-11-19T09:06:00Z">
            <w:rPr>
              <w:del w:id="10004" w:author="frontdesk" w:date="2012-11-16T12:51:00Z"/>
              <w:rFonts w:ascii="Calibri" w:hAnsi="Calibri"/>
              <w:i/>
              <w:sz w:val="20"/>
              <w:szCs w:val="20"/>
            </w:rPr>
          </w:rPrChange>
        </w:rPr>
      </w:pPr>
      <w:del w:id="10005" w:author="frontdesk" w:date="2012-11-16T12:51:00Z">
        <w:r w:rsidRPr="00EE27B1">
          <w:rPr>
            <w:rFonts w:ascii="Calibri" w:hAnsi="Calibri"/>
            <w:i/>
            <w:rPrChange w:id="10006" w:author="Tre" w:date="2012-11-19T09:06:00Z">
              <w:rPr>
                <w:rFonts w:ascii="Calibri" w:hAnsi="Calibri"/>
                <w:i/>
                <w:color w:val="0000FF"/>
                <w:sz w:val="20"/>
                <w:szCs w:val="20"/>
                <w:u w:val="single"/>
              </w:rPr>
            </w:rPrChange>
          </w:rPr>
          <w:delText>[Type (</w:delText>
        </w:r>
        <w:r w:rsidRPr="00EE27B1" w:rsidDel="00381476">
          <w:rPr>
            <w:rFonts w:ascii="Calibri" w:hAnsi="Calibri"/>
            <w:i/>
            <w:rPrChange w:id="10007" w:author="Tre" w:date="2012-11-19T09:06:00Z">
              <w:rPr>
                <w:rFonts w:ascii="Calibri" w:hAnsi="Calibri"/>
                <w:i/>
                <w:color w:val="0000FF"/>
                <w:sz w:val="20"/>
                <w:szCs w:val="20"/>
                <w:u w:val="single"/>
              </w:rPr>
            </w:rPrChange>
          </w:rPr>
          <w:fldChar w:fldCharType="begin"/>
        </w:r>
        <w:r w:rsidRPr="00EE27B1">
          <w:rPr>
            <w:rFonts w:ascii="Calibri" w:hAnsi="Calibri"/>
            <w:i/>
            <w:rPrChange w:id="1000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009" w:author="Tre" w:date="2012-11-19T09:06:00Z">
              <w:rPr>
                <w:rFonts w:ascii="Calibri" w:hAnsi="Calibri"/>
                <w:i/>
                <w:color w:val="0000FF"/>
                <w:sz w:val="20"/>
                <w:szCs w:val="20"/>
                <w:u w:val="single"/>
              </w:rPr>
            </w:rPrChange>
          </w:rPr>
          <w:fldChar w:fldCharType="separate"/>
        </w:r>
        <w:r w:rsidRPr="00EE27B1">
          <w:rPr>
            <w:rFonts w:ascii="Calibri" w:hAnsi="Calibri"/>
            <w:i/>
            <w:noProof/>
            <w:rPrChange w:id="10010"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011" w:author="Tre" w:date="2012-11-19T09:06:00Z">
              <w:rPr>
                <w:rFonts w:ascii="Calibri" w:hAnsi="Calibri"/>
                <w:i/>
                <w:color w:val="0000FF"/>
                <w:sz w:val="20"/>
                <w:szCs w:val="20"/>
                <w:u w:val="single"/>
              </w:rPr>
            </w:rPrChange>
          </w:rPr>
          <w:fldChar w:fldCharType="end"/>
        </w:r>
        <w:r w:rsidRPr="00EE27B1">
          <w:rPr>
            <w:rFonts w:ascii="Calibri" w:hAnsi="Calibri"/>
            <w:i/>
            <w:rPrChange w:id="10012" w:author="Tre" w:date="2012-11-19T09:06:00Z">
              <w:rPr>
                <w:rFonts w:ascii="Calibri" w:hAnsi="Calibri"/>
                <w:i/>
                <w:color w:val="0000FF"/>
                <w:sz w:val="20"/>
                <w:szCs w:val="20"/>
                <w:u w:val="single"/>
              </w:rPr>
            </w:rPrChange>
          </w:rPr>
          <w:delText>), Rate (</w:delText>
        </w:r>
        <w:r w:rsidRPr="00EE27B1" w:rsidDel="00381476">
          <w:rPr>
            <w:rFonts w:ascii="Calibri" w:hAnsi="Calibri"/>
            <w:i/>
            <w:rPrChange w:id="10013" w:author="Tre" w:date="2012-11-19T09:06:00Z">
              <w:rPr>
                <w:rFonts w:ascii="Calibri" w:hAnsi="Calibri"/>
                <w:i/>
                <w:color w:val="0000FF"/>
                <w:sz w:val="20"/>
                <w:szCs w:val="20"/>
                <w:u w:val="single"/>
              </w:rPr>
            </w:rPrChange>
          </w:rPr>
          <w:fldChar w:fldCharType="begin"/>
        </w:r>
        <w:r w:rsidRPr="00EE27B1">
          <w:rPr>
            <w:rFonts w:ascii="Calibri" w:hAnsi="Calibri"/>
            <w:i/>
            <w:rPrChange w:id="1001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015" w:author="Tre" w:date="2012-11-19T09:06:00Z">
              <w:rPr>
                <w:rFonts w:ascii="Calibri" w:hAnsi="Calibri"/>
                <w:i/>
                <w:color w:val="0000FF"/>
                <w:sz w:val="20"/>
                <w:szCs w:val="20"/>
                <w:u w:val="single"/>
              </w:rPr>
            </w:rPrChange>
          </w:rPr>
          <w:fldChar w:fldCharType="separate"/>
        </w:r>
        <w:r w:rsidRPr="00EE27B1">
          <w:rPr>
            <w:rFonts w:ascii="Calibri" w:hAnsi="Calibri"/>
            <w:i/>
            <w:noProof/>
            <w:rPrChange w:id="10016"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10017" w:author="Tre" w:date="2012-11-19T09:06:00Z">
              <w:rPr>
                <w:rFonts w:ascii="Calibri" w:hAnsi="Calibri"/>
                <w:i/>
                <w:color w:val="0000FF"/>
                <w:sz w:val="20"/>
                <w:szCs w:val="20"/>
                <w:u w:val="single"/>
              </w:rPr>
            </w:rPrChange>
          </w:rPr>
          <w:fldChar w:fldCharType="end"/>
        </w:r>
        <w:r w:rsidRPr="00EE27B1">
          <w:rPr>
            <w:rFonts w:ascii="Calibri" w:hAnsi="Calibri"/>
            <w:i/>
            <w:rPrChange w:id="10018" w:author="Tre" w:date="2012-11-19T09:06:00Z">
              <w:rPr>
                <w:rFonts w:ascii="Calibri" w:hAnsi="Calibri"/>
                <w:i/>
                <w:color w:val="0000FF"/>
                <w:sz w:val="20"/>
                <w:szCs w:val="20"/>
                <w:u w:val="single"/>
              </w:rPr>
            </w:rPrChange>
          </w:rPr>
          <w:delText>), Ammo (</w:delText>
        </w:r>
        <w:r w:rsidRPr="00EE27B1" w:rsidDel="00381476">
          <w:rPr>
            <w:rFonts w:ascii="Calibri" w:hAnsi="Calibri"/>
            <w:i/>
            <w:rPrChange w:id="10019" w:author="Tre" w:date="2012-11-19T09:06:00Z">
              <w:rPr>
                <w:rFonts w:ascii="Calibri" w:hAnsi="Calibri"/>
                <w:i/>
                <w:color w:val="0000FF"/>
                <w:sz w:val="20"/>
                <w:szCs w:val="20"/>
                <w:u w:val="single"/>
              </w:rPr>
            </w:rPrChange>
          </w:rPr>
          <w:fldChar w:fldCharType="begin"/>
        </w:r>
        <w:r w:rsidRPr="00EE27B1">
          <w:rPr>
            <w:rFonts w:ascii="Calibri" w:hAnsi="Calibri"/>
            <w:i/>
            <w:rPrChange w:id="1002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021" w:author="Tre" w:date="2012-11-19T09:06:00Z">
              <w:rPr>
                <w:rFonts w:ascii="Calibri" w:hAnsi="Calibri"/>
                <w:i/>
                <w:color w:val="0000FF"/>
                <w:sz w:val="20"/>
                <w:szCs w:val="20"/>
                <w:u w:val="single"/>
              </w:rPr>
            </w:rPrChange>
          </w:rPr>
          <w:fldChar w:fldCharType="end"/>
        </w:r>
        <w:r w:rsidRPr="00EE27B1">
          <w:rPr>
            <w:rFonts w:ascii="Calibri" w:hAnsi="Calibri"/>
            <w:i/>
            <w:rPrChange w:id="10022" w:author="Tre" w:date="2012-11-19T09:06:00Z">
              <w:rPr>
                <w:rFonts w:ascii="Calibri" w:hAnsi="Calibri"/>
                <w:i/>
                <w:color w:val="0000FF"/>
                <w:sz w:val="20"/>
                <w:szCs w:val="20"/>
                <w:u w:val="single"/>
              </w:rPr>
            </w:rPrChange>
          </w:rPr>
          <w:delText>), Range (</w:delText>
        </w:r>
        <w:r w:rsidRPr="00EE27B1" w:rsidDel="00381476">
          <w:rPr>
            <w:rFonts w:ascii="Calibri" w:hAnsi="Calibri"/>
            <w:i/>
            <w:rPrChange w:id="10023" w:author="Tre" w:date="2012-11-19T09:06:00Z">
              <w:rPr>
                <w:rFonts w:ascii="Calibri" w:hAnsi="Calibri"/>
                <w:i/>
                <w:color w:val="0000FF"/>
                <w:sz w:val="20"/>
                <w:szCs w:val="20"/>
                <w:u w:val="single"/>
              </w:rPr>
            </w:rPrChange>
          </w:rPr>
          <w:fldChar w:fldCharType="begin"/>
        </w:r>
        <w:r w:rsidRPr="00EE27B1">
          <w:rPr>
            <w:rFonts w:ascii="Calibri" w:hAnsi="Calibri"/>
            <w:i/>
            <w:rPrChange w:id="1002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025" w:author="Tre" w:date="2012-11-19T09:06:00Z">
              <w:rPr>
                <w:rFonts w:ascii="Calibri" w:hAnsi="Calibri"/>
                <w:i/>
                <w:color w:val="0000FF"/>
                <w:sz w:val="20"/>
                <w:szCs w:val="20"/>
                <w:u w:val="single"/>
              </w:rPr>
            </w:rPrChange>
          </w:rPr>
          <w:fldChar w:fldCharType="end"/>
        </w:r>
        <w:r w:rsidRPr="00EE27B1">
          <w:rPr>
            <w:rFonts w:ascii="Calibri" w:hAnsi="Calibri"/>
            <w:i/>
            <w:rPrChange w:id="10026"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027" w:author="Tre" w:date="2012-11-19T09:06:00Z">
              <w:rPr>
                <w:rFonts w:ascii="Calibri" w:hAnsi="Calibri"/>
                <w:i/>
                <w:color w:val="0000FF"/>
                <w:sz w:val="20"/>
                <w:szCs w:val="20"/>
                <w:u w:val="single"/>
              </w:rPr>
            </w:rPrChange>
          </w:rPr>
          <w:fldChar w:fldCharType="begin"/>
        </w:r>
        <w:r w:rsidRPr="00EE27B1">
          <w:rPr>
            <w:rFonts w:ascii="Calibri" w:hAnsi="Calibri"/>
            <w:i/>
            <w:rPrChange w:id="1002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029" w:author="Tre" w:date="2012-11-19T09:06:00Z">
              <w:rPr>
                <w:rFonts w:ascii="Calibri" w:hAnsi="Calibri"/>
                <w:i/>
                <w:color w:val="0000FF"/>
                <w:sz w:val="20"/>
                <w:szCs w:val="20"/>
                <w:u w:val="single"/>
              </w:rPr>
            </w:rPrChange>
          </w:rPr>
          <w:fldChar w:fldCharType="separate"/>
        </w:r>
        <w:r w:rsidRPr="00EE27B1">
          <w:rPr>
            <w:rFonts w:ascii="Calibri" w:hAnsi="Calibri"/>
            <w:i/>
            <w:noProof/>
            <w:rPrChange w:id="10030"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10031" w:author="Tre" w:date="2012-11-19T09:06:00Z">
              <w:rPr>
                <w:rFonts w:ascii="Calibri" w:hAnsi="Calibri"/>
                <w:i/>
                <w:color w:val="0000FF"/>
                <w:sz w:val="20"/>
                <w:szCs w:val="20"/>
                <w:u w:val="single"/>
              </w:rPr>
            </w:rPrChange>
          </w:rPr>
          <w:fldChar w:fldCharType="end"/>
        </w:r>
        <w:r w:rsidRPr="00EE27B1">
          <w:rPr>
            <w:rFonts w:ascii="Calibri" w:hAnsi="Calibri"/>
            <w:i/>
            <w:rPrChange w:id="1003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033" w:author="frontdesk" w:date="2012-11-16T12:51:00Z"/>
          <w:rFonts w:ascii="Calibri" w:hAnsi="Calibri"/>
          <w:rPrChange w:id="10034" w:author="Tre" w:date="2012-11-19T09:06:00Z">
            <w:rPr>
              <w:del w:id="10035" w:author="frontdesk" w:date="2012-11-16T12:51:00Z"/>
              <w:rFonts w:ascii="Calibri" w:hAnsi="Calibri"/>
              <w:sz w:val="20"/>
              <w:szCs w:val="20"/>
            </w:rPr>
          </w:rPrChange>
        </w:rPr>
      </w:pPr>
      <w:del w:id="10036" w:author="frontdesk" w:date="2012-11-16T12:51:00Z">
        <w:r w:rsidRPr="00EE27B1" w:rsidDel="00381476">
          <w:rPr>
            <w:rFonts w:ascii="Calibri" w:hAnsi="Calibri"/>
            <w:rPrChange w:id="10037" w:author="Tre" w:date="2012-11-19T09:06:00Z">
              <w:rPr>
                <w:rFonts w:ascii="Calibri" w:hAnsi="Calibri"/>
                <w:color w:val="0000FF"/>
                <w:sz w:val="20"/>
                <w:szCs w:val="20"/>
                <w:u w:val="single"/>
              </w:rPr>
            </w:rPrChange>
          </w:rPr>
          <w:fldChar w:fldCharType="begin"/>
        </w:r>
        <w:r w:rsidRPr="00EE27B1">
          <w:rPr>
            <w:rFonts w:ascii="Calibri" w:hAnsi="Calibri"/>
            <w:rPrChange w:id="1003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039" w:author="Tre" w:date="2012-11-19T09:06:00Z">
              <w:rPr>
                <w:rFonts w:ascii="Calibri" w:hAnsi="Calibri"/>
                <w:color w:val="0000FF"/>
                <w:sz w:val="20"/>
                <w:szCs w:val="20"/>
                <w:u w:val="single"/>
              </w:rPr>
            </w:rPrChange>
          </w:rPr>
          <w:fldChar w:fldCharType="separate"/>
        </w:r>
        <w:r w:rsidRPr="00EE27B1">
          <w:rPr>
            <w:rFonts w:ascii="Calibri" w:hAnsi="Calibri"/>
            <w:noProof/>
            <w:rPrChange w:id="10040" w:author="Tre" w:date="2012-11-19T09:06:00Z">
              <w:rPr>
                <w:rFonts w:ascii="Calibri" w:hAnsi="Calibri"/>
                <w:noProof/>
                <w:color w:val="0000FF"/>
                <w:sz w:val="20"/>
                <w:szCs w:val="20"/>
                <w:u w:val="single"/>
              </w:rPr>
            </w:rPrChange>
          </w:rPr>
          <w:delText>An SMG that can fire on full automatic. The range is shorter than other fully automatic weapons, but in a tight space range, this doesn't matter. Lonely travellers can find themselves in a lot of tight spaces.</w:delText>
        </w:r>
        <w:r w:rsidRPr="00EE27B1" w:rsidDel="00381476">
          <w:rPr>
            <w:rFonts w:ascii="Calibri" w:hAnsi="Calibri"/>
            <w:rPrChange w:id="10041" w:author="Tre" w:date="2012-11-19T09:06:00Z">
              <w:rPr>
                <w:rFonts w:ascii="Calibri" w:hAnsi="Calibri"/>
                <w:color w:val="0000FF"/>
                <w:sz w:val="20"/>
                <w:szCs w:val="20"/>
                <w:u w:val="single"/>
              </w:rPr>
            </w:rPrChange>
          </w:rPr>
          <w:fldChar w:fldCharType="end"/>
        </w:r>
        <w:r w:rsidRPr="00EE27B1" w:rsidDel="00381476">
          <w:rPr>
            <w:rFonts w:ascii="Calibri" w:hAnsi="Calibri"/>
            <w:rPrChange w:id="10042" w:author="Tre" w:date="2012-11-19T09:06:00Z">
              <w:rPr>
                <w:rFonts w:ascii="Calibri" w:hAnsi="Calibri"/>
                <w:color w:val="0000FF"/>
                <w:sz w:val="20"/>
                <w:szCs w:val="20"/>
                <w:u w:val="single"/>
              </w:rPr>
            </w:rPrChange>
          </w:rPr>
          <w:fldChar w:fldCharType="begin"/>
        </w:r>
        <w:r w:rsidRPr="00EE27B1">
          <w:rPr>
            <w:rFonts w:ascii="Calibri" w:hAnsi="Calibri"/>
            <w:rPrChange w:id="1004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044"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10045" w:author="frontdesk" w:date="2012-11-16T12:51:00Z"/>
          <w:rFonts w:ascii="Calibri" w:hAnsi="Calibri"/>
          <w:b/>
          <w:rPrChange w:id="10046" w:author="Tre" w:date="2012-11-19T09:06:00Z">
            <w:rPr>
              <w:del w:id="10047" w:author="frontdesk" w:date="2012-11-16T12:51:00Z"/>
              <w:rFonts w:ascii="Calibri" w:hAnsi="Calibri"/>
              <w:b/>
              <w:sz w:val="22"/>
              <w:szCs w:val="22"/>
            </w:rPr>
          </w:rPrChange>
        </w:rPr>
      </w:pPr>
      <w:del w:id="10048" w:author="frontdesk" w:date="2012-11-16T12:51:00Z">
        <w:r w:rsidRPr="00EE27B1" w:rsidDel="00381476">
          <w:rPr>
            <w:rFonts w:ascii="Calibri" w:hAnsi="Calibri"/>
            <w:b/>
            <w:rPrChange w:id="10049" w:author="Tre" w:date="2012-11-19T09:06:00Z">
              <w:rPr>
                <w:rFonts w:ascii="Calibri" w:hAnsi="Calibri"/>
                <w:b/>
                <w:color w:val="0000FF"/>
                <w:sz w:val="22"/>
                <w:szCs w:val="22"/>
                <w:u w:val="single"/>
              </w:rPr>
            </w:rPrChange>
          </w:rPr>
          <w:fldChar w:fldCharType="begin"/>
        </w:r>
        <w:r w:rsidRPr="00EE27B1">
          <w:rPr>
            <w:rFonts w:ascii="Calibri" w:hAnsi="Calibri"/>
            <w:b/>
            <w:rPrChange w:id="10050"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10051" w:author="Tre" w:date="2012-11-19T09:06:00Z">
              <w:rPr>
                <w:rFonts w:ascii="Calibri" w:hAnsi="Calibri"/>
                <w:b/>
                <w:color w:val="0000FF"/>
                <w:sz w:val="22"/>
                <w:szCs w:val="22"/>
                <w:u w:val="single"/>
              </w:rPr>
            </w:rPrChange>
          </w:rPr>
          <w:fldChar w:fldCharType="separate"/>
        </w:r>
        <w:r w:rsidRPr="00EE27B1">
          <w:rPr>
            <w:rFonts w:ascii="Calibri" w:hAnsi="Calibri"/>
            <w:b/>
            <w:noProof/>
            <w:rPrChange w:id="10052" w:author="Tre" w:date="2012-11-19T09:06:00Z">
              <w:rPr>
                <w:rFonts w:ascii="Calibri" w:hAnsi="Calibri"/>
                <w:b/>
                <w:noProof/>
                <w:color w:val="0000FF"/>
                <w:sz w:val="20"/>
                <w:szCs w:val="20"/>
                <w:u w:val="single"/>
              </w:rPr>
            </w:rPrChange>
          </w:rPr>
          <w:delText>Machine guns "Skoda"</w:delText>
        </w:r>
        <w:r w:rsidRPr="00EE27B1" w:rsidDel="00381476">
          <w:rPr>
            <w:rFonts w:ascii="Calibri" w:hAnsi="Calibri"/>
            <w:b/>
            <w:rPrChange w:id="10053"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054" w:author="frontdesk" w:date="2012-11-16T12:51:00Z"/>
          <w:rFonts w:ascii="Calibri" w:hAnsi="Calibri"/>
          <w:i/>
          <w:rPrChange w:id="10055" w:author="Tre" w:date="2012-11-19T09:06:00Z">
            <w:rPr>
              <w:del w:id="10056" w:author="frontdesk" w:date="2012-11-16T12:51:00Z"/>
              <w:rFonts w:ascii="Calibri" w:hAnsi="Calibri"/>
              <w:i/>
              <w:sz w:val="20"/>
              <w:szCs w:val="20"/>
            </w:rPr>
          </w:rPrChange>
        </w:rPr>
      </w:pPr>
      <w:del w:id="10057" w:author="frontdesk" w:date="2012-11-16T12:51:00Z">
        <w:r w:rsidRPr="00EE27B1">
          <w:rPr>
            <w:rFonts w:ascii="Calibri" w:hAnsi="Calibri"/>
            <w:i/>
            <w:rPrChange w:id="10058" w:author="Tre" w:date="2012-11-19T09:06:00Z">
              <w:rPr>
                <w:rFonts w:ascii="Calibri" w:hAnsi="Calibri"/>
                <w:i/>
                <w:color w:val="0000FF"/>
                <w:sz w:val="20"/>
                <w:szCs w:val="20"/>
                <w:u w:val="single"/>
              </w:rPr>
            </w:rPrChange>
          </w:rPr>
          <w:delText>[Type (</w:delText>
        </w:r>
        <w:r w:rsidRPr="00EE27B1" w:rsidDel="00381476">
          <w:rPr>
            <w:rFonts w:ascii="Calibri" w:hAnsi="Calibri"/>
            <w:i/>
            <w:rPrChange w:id="10059" w:author="Tre" w:date="2012-11-19T09:06:00Z">
              <w:rPr>
                <w:rFonts w:ascii="Calibri" w:hAnsi="Calibri"/>
                <w:i/>
                <w:color w:val="0000FF"/>
                <w:sz w:val="20"/>
                <w:szCs w:val="20"/>
                <w:u w:val="single"/>
              </w:rPr>
            </w:rPrChange>
          </w:rPr>
          <w:fldChar w:fldCharType="begin"/>
        </w:r>
        <w:r w:rsidRPr="00EE27B1">
          <w:rPr>
            <w:rFonts w:ascii="Calibri" w:hAnsi="Calibri"/>
            <w:i/>
            <w:rPrChange w:id="10060"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061" w:author="Tre" w:date="2012-11-19T09:06:00Z">
              <w:rPr>
                <w:rFonts w:ascii="Calibri" w:hAnsi="Calibri"/>
                <w:i/>
                <w:color w:val="0000FF"/>
                <w:sz w:val="20"/>
                <w:szCs w:val="20"/>
                <w:u w:val="single"/>
              </w:rPr>
            </w:rPrChange>
          </w:rPr>
          <w:fldChar w:fldCharType="separate"/>
        </w:r>
        <w:r w:rsidRPr="00EE27B1">
          <w:rPr>
            <w:rFonts w:ascii="Calibri" w:hAnsi="Calibri"/>
            <w:i/>
            <w:noProof/>
            <w:rPrChange w:id="10062"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063" w:author="Tre" w:date="2012-11-19T09:06:00Z">
              <w:rPr>
                <w:rFonts w:ascii="Calibri" w:hAnsi="Calibri"/>
                <w:i/>
                <w:color w:val="0000FF"/>
                <w:sz w:val="20"/>
                <w:szCs w:val="20"/>
                <w:u w:val="single"/>
              </w:rPr>
            </w:rPrChange>
          </w:rPr>
          <w:fldChar w:fldCharType="end"/>
        </w:r>
        <w:r w:rsidRPr="00EE27B1">
          <w:rPr>
            <w:rFonts w:ascii="Calibri" w:hAnsi="Calibri"/>
            <w:i/>
            <w:rPrChange w:id="10064" w:author="Tre" w:date="2012-11-19T09:06:00Z">
              <w:rPr>
                <w:rFonts w:ascii="Calibri" w:hAnsi="Calibri"/>
                <w:i/>
                <w:color w:val="0000FF"/>
                <w:sz w:val="20"/>
                <w:szCs w:val="20"/>
                <w:u w:val="single"/>
              </w:rPr>
            </w:rPrChange>
          </w:rPr>
          <w:delText>), Rate (</w:delText>
        </w:r>
        <w:r w:rsidRPr="00EE27B1" w:rsidDel="00381476">
          <w:rPr>
            <w:rFonts w:ascii="Calibri" w:hAnsi="Calibri"/>
            <w:i/>
            <w:rPrChange w:id="10065" w:author="Tre" w:date="2012-11-19T09:06:00Z">
              <w:rPr>
                <w:rFonts w:ascii="Calibri" w:hAnsi="Calibri"/>
                <w:i/>
                <w:color w:val="0000FF"/>
                <w:sz w:val="20"/>
                <w:szCs w:val="20"/>
                <w:u w:val="single"/>
              </w:rPr>
            </w:rPrChange>
          </w:rPr>
          <w:fldChar w:fldCharType="begin"/>
        </w:r>
        <w:r w:rsidRPr="00EE27B1">
          <w:rPr>
            <w:rFonts w:ascii="Calibri" w:hAnsi="Calibri"/>
            <w:i/>
            <w:rPrChange w:id="10066"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067" w:author="Tre" w:date="2012-11-19T09:06:00Z">
              <w:rPr>
                <w:rFonts w:ascii="Calibri" w:hAnsi="Calibri"/>
                <w:i/>
                <w:color w:val="0000FF"/>
                <w:sz w:val="20"/>
                <w:szCs w:val="20"/>
                <w:u w:val="single"/>
              </w:rPr>
            </w:rPrChange>
          </w:rPr>
          <w:fldChar w:fldCharType="separate"/>
        </w:r>
        <w:r w:rsidRPr="00EE27B1">
          <w:rPr>
            <w:rFonts w:ascii="Calibri" w:hAnsi="Calibri"/>
            <w:i/>
            <w:noProof/>
            <w:rPrChange w:id="10068"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10069" w:author="Tre" w:date="2012-11-19T09:06:00Z">
              <w:rPr>
                <w:rFonts w:ascii="Calibri" w:hAnsi="Calibri"/>
                <w:i/>
                <w:color w:val="0000FF"/>
                <w:sz w:val="20"/>
                <w:szCs w:val="20"/>
                <w:u w:val="single"/>
              </w:rPr>
            </w:rPrChange>
          </w:rPr>
          <w:fldChar w:fldCharType="end"/>
        </w:r>
        <w:r w:rsidRPr="00EE27B1">
          <w:rPr>
            <w:rFonts w:ascii="Calibri" w:hAnsi="Calibri"/>
            <w:i/>
            <w:rPrChange w:id="10070" w:author="Tre" w:date="2012-11-19T09:06:00Z">
              <w:rPr>
                <w:rFonts w:ascii="Calibri" w:hAnsi="Calibri"/>
                <w:i/>
                <w:color w:val="0000FF"/>
                <w:sz w:val="20"/>
                <w:szCs w:val="20"/>
                <w:u w:val="single"/>
              </w:rPr>
            </w:rPrChange>
          </w:rPr>
          <w:delText>), Ammo (</w:delText>
        </w:r>
        <w:r w:rsidRPr="00EE27B1" w:rsidDel="00381476">
          <w:rPr>
            <w:rFonts w:ascii="Calibri" w:hAnsi="Calibri"/>
            <w:i/>
            <w:rPrChange w:id="10071" w:author="Tre" w:date="2012-11-19T09:06:00Z">
              <w:rPr>
                <w:rFonts w:ascii="Calibri" w:hAnsi="Calibri"/>
                <w:i/>
                <w:color w:val="0000FF"/>
                <w:sz w:val="20"/>
                <w:szCs w:val="20"/>
                <w:u w:val="single"/>
              </w:rPr>
            </w:rPrChange>
          </w:rPr>
          <w:fldChar w:fldCharType="begin"/>
        </w:r>
        <w:r w:rsidRPr="00EE27B1">
          <w:rPr>
            <w:rFonts w:ascii="Calibri" w:hAnsi="Calibri"/>
            <w:i/>
            <w:rPrChange w:id="10072"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073" w:author="Tre" w:date="2012-11-19T09:06:00Z">
              <w:rPr>
                <w:rFonts w:ascii="Calibri" w:hAnsi="Calibri"/>
                <w:i/>
                <w:color w:val="0000FF"/>
                <w:sz w:val="20"/>
                <w:szCs w:val="20"/>
                <w:u w:val="single"/>
              </w:rPr>
            </w:rPrChange>
          </w:rPr>
          <w:fldChar w:fldCharType="end"/>
        </w:r>
        <w:r w:rsidRPr="00EE27B1">
          <w:rPr>
            <w:rFonts w:ascii="Calibri" w:hAnsi="Calibri"/>
            <w:i/>
            <w:rPrChange w:id="10074" w:author="Tre" w:date="2012-11-19T09:06:00Z">
              <w:rPr>
                <w:rFonts w:ascii="Calibri" w:hAnsi="Calibri"/>
                <w:i/>
                <w:color w:val="0000FF"/>
                <w:sz w:val="20"/>
                <w:szCs w:val="20"/>
                <w:u w:val="single"/>
              </w:rPr>
            </w:rPrChange>
          </w:rPr>
          <w:delText>), Range (</w:delText>
        </w:r>
        <w:r w:rsidRPr="00EE27B1" w:rsidDel="00381476">
          <w:rPr>
            <w:rFonts w:ascii="Calibri" w:hAnsi="Calibri"/>
            <w:i/>
            <w:rPrChange w:id="10075" w:author="Tre" w:date="2012-11-19T09:06:00Z">
              <w:rPr>
                <w:rFonts w:ascii="Calibri" w:hAnsi="Calibri"/>
                <w:i/>
                <w:color w:val="0000FF"/>
                <w:sz w:val="20"/>
                <w:szCs w:val="20"/>
                <w:u w:val="single"/>
              </w:rPr>
            </w:rPrChange>
          </w:rPr>
          <w:fldChar w:fldCharType="begin"/>
        </w:r>
        <w:r w:rsidRPr="00EE27B1">
          <w:rPr>
            <w:rFonts w:ascii="Calibri" w:hAnsi="Calibri"/>
            <w:i/>
            <w:rPrChange w:id="10076"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077" w:author="Tre" w:date="2012-11-19T09:06:00Z">
              <w:rPr>
                <w:rFonts w:ascii="Calibri" w:hAnsi="Calibri"/>
                <w:i/>
                <w:color w:val="0000FF"/>
                <w:sz w:val="20"/>
                <w:szCs w:val="20"/>
                <w:u w:val="single"/>
              </w:rPr>
            </w:rPrChange>
          </w:rPr>
          <w:fldChar w:fldCharType="end"/>
        </w:r>
        <w:r w:rsidRPr="00EE27B1">
          <w:rPr>
            <w:rFonts w:ascii="Calibri" w:hAnsi="Calibri"/>
            <w:i/>
            <w:rPrChange w:id="10078"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079" w:author="Tre" w:date="2012-11-19T09:06:00Z">
              <w:rPr>
                <w:rFonts w:ascii="Calibri" w:hAnsi="Calibri"/>
                <w:i/>
                <w:color w:val="0000FF"/>
                <w:sz w:val="20"/>
                <w:szCs w:val="20"/>
                <w:u w:val="single"/>
              </w:rPr>
            </w:rPrChange>
          </w:rPr>
          <w:fldChar w:fldCharType="begin"/>
        </w:r>
        <w:r w:rsidRPr="00EE27B1">
          <w:rPr>
            <w:rFonts w:ascii="Calibri" w:hAnsi="Calibri"/>
            <w:i/>
            <w:rPrChange w:id="10080"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081" w:author="Tre" w:date="2012-11-19T09:06:00Z">
              <w:rPr>
                <w:rFonts w:ascii="Calibri" w:hAnsi="Calibri"/>
                <w:i/>
                <w:color w:val="0000FF"/>
                <w:sz w:val="20"/>
                <w:szCs w:val="20"/>
                <w:u w:val="single"/>
              </w:rPr>
            </w:rPrChange>
          </w:rPr>
          <w:fldChar w:fldCharType="separate"/>
        </w:r>
        <w:r w:rsidRPr="00EE27B1">
          <w:rPr>
            <w:rFonts w:ascii="Calibri" w:hAnsi="Calibri"/>
            <w:i/>
            <w:noProof/>
            <w:rPrChange w:id="10082"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10083" w:author="Tre" w:date="2012-11-19T09:06:00Z">
              <w:rPr>
                <w:rFonts w:ascii="Calibri" w:hAnsi="Calibri"/>
                <w:i/>
                <w:color w:val="0000FF"/>
                <w:sz w:val="20"/>
                <w:szCs w:val="20"/>
                <w:u w:val="single"/>
              </w:rPr>
            </w:rPrChange>
          </w:rPr>
          <w:fldChar w:fldCharType="end"/>
        </w:r>
        <w:r w:rsidRPr="00EE27B1">
          <w:rPr>
            <w:rFonts w:ascii="Calibri" w:hAnsi="Calibri"/>
            <w:i/>
            <w:rPrChange w:id="10084"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085" w:author="frontdesk" w:date="2012-11-16T12:51:00Z"/>
          <w:rFonts w:ascii="Calibri" w:hAnsi="Calibri"/>
          <w:rPrChange w:id="10086" w:author="Tre" w:date="2012-11-19T09:06:00Z">
            <w:rPr>
              <w:del w:id="10087" w:author="frontdesk" w:date="2012-11-16T12:51:00Z"/>
              <w:rFonts w:ascii="Calibri" w:hAnsi="Calibri"/>
              <w:sz w:val="20"/>
              <w:szCs w:val="20"/>
            </w:rPr>
          </w:rPrChange>
        </w:rPr>
      </w:pPr>
      <w:del w:id="10088" w:author="frontdesk" w:date="2012-11-16T12:51:00Z">
        <w:r w:rsidRPr="00EE27B1" w:rsidDel="00381476">
          <w:rPr>
            <w:rFonts w:ascii="Calibri" w:hAnsi="Calibri"/>
            <w:rPrChange w:id="10089" w:author="Tre" w:date="2012-11-19T09:06:00Z">
              <w:rPr>
                <w:rFonts w:ascii="Calibri" w:hAnsi="Calibri"/>
                <w:color w:val="0000FF"/>
                <w:sz w:val="20"/>
                <w:szCs w:val="20"/>
                <w:u w:val="single"/>
              </w:rPr>
            </w:rPrChange>
          </w:rPr>
          <w:fldChar w:fldCharType="begin"/>
        </w:r>
        <w:r w:rsidRPr="00EE27B1">
          <w:rPr>
            <w:rFonts w:ascii="Calibri" w:hAnsi="Calibri"/>
            <w:rPrChange w:id="10090"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091" w:author="Tre" w:date="2012-11-19T09:06:00Z">
              <w:rPr>
                <w:rFonts w:ascii="Calibri" w:hAnsi="Calibri"/>
                <w:color w:val="0000FF"/>
                <w:sz w:val="20"/>
                <w:szCs w:val="20"/>
                <w:u w:val="single"/>
              </w:rPr>
            </w:rPrChange>
          </w:rPr>
          <w:fldChar w:fldCharType="separate"/>
        </w:r>
        <w:r w:rsidRPr="00EE27B1">
          <w:rPr>
            <w:rFonts w:ascii="Calibri" w:hAnsi="Calibri"/>
            <w:noProof/>
            <w:rPrChange w:id="10092" w:author="Tre" w:date="2012-11-19T09:06:00Z">
              <w:rPr>
                <w:rFonts w:ascii="Calibri" w:hAnsi="Calibri"/>
                <w:noProof/>
                <w:color w:val="0000FF"/>
                <w:sz w:val="20"/>
                <w:szCs w:val="20"/>
                <w:u w:val="single"/>
              </w:rPr>
            </w:rPrChange>
          </w:rPr>
          <w:delText>A large machine gun that needs a tripod or harness to fire it. The weapons is long and has lots of recoil.</w:delText>
        </w:r>
        <w:r w:rsidRPr="00EE27B1" w:rsidDel="00381476">
          <w:rPr>
            <w:rFonts w:ascii="Calibri" w:hAnsi="Calibri"/>
            <w:rPrChange w:id="10093" w:author="Tre" w:date="2012-11-19T09:06:00Z">
              <w:rPr>
                <w:rFonts w:ascii="Calibri" w:hAnsi="Calibri"/>
                <w:color w:val="0000FF"/>
                <w:sz w:val="20"/>
                <w:szCs w:val="20"/>
                <w:u w:val="single"/>
              </w:rPr>
            </w:rPrChange>
          </w:rPr>
          <w:fldChar w:fldCharType="end"/>
        </w:r>
        <w:r w:rsidRPr="00EE27B1" w:rsidDel="00381476">
          <w:rPr>
            <w:rFonts w:ascii="Calibri" w:hAnsi="Calibri"/>
            <w:rPrChange w:id="10094" w:author="Tre" w:date="2012-11-19T09:06:00Z">
              <w:rPr>
                <w:rFonts w:ascii="Calibri" w:hAnsi="Calibri"/>
                <w:color w:val="0000FF"/>
                <w:sz w:val="20"/>
                <w:szCs w:val="20"/>
                <w:u w:val="single"/>
              </w:rPr>
            </w:rPrChange>
          </w:rPr>
          <w:fldChar w:fldCharType="begin"/>
        </w:r>
        <w:r w:rsidRPr="00EE27B1">
          <w:rPr>
            <w:rFonts w:ascii="Calibri" w:hAnsi="Calibri"/>
            <w:rPrChange w:id="10095"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096"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10097" w:author="frontdesk" w:date="2012-11-16T12:51:00Z"/>
          <w:rFonts w:ascii="Calibri" w:hAnsi="Calibri"/>
          <w:b/>
          <w:rPrChange w:id="10098" w:author="Tre" w:date="2012-11-19T09:06:00Z">
            <w:rPr>
              <w:del w:id="10099" w:author="frontdesk" w:date="2012-11-16T12:51:00Z"/>
              <w:rFonts w:ascii="Calibri" w:hAnsi="Calibri"/>
              <w:b/>
              <w:sz w:val="22"/>
              <w:szCs w:val="22"/>
            </w:rPr>
          </w:rPrChange>
        </w:rPr>
      </w:pPr>
      <w:del w:id="10100" w:author="frontdesk" w:date="2012-11-16T12:51:00Z">
        <w:r w:rsidRPr="00EE27B1" w:rsidDel="00381476">
          <w:rPr>
            <w:rFonts w:ascii="Calibri" w:hAnsi="Calibri"/>
            <w:b/>
            <w:rPrChange w:id="10101" w:author="Tre" w:date="2012-11-19T09:06:00Z">
              <w:rPr>
                <w:rFonts w:ascii="Calibri" w:hAnsi="Calibri"/>
                <w:b/>
                <w:color w:val="0000FF"/>
                <w:sz w:val="22"/>
                <w:szCs w:val="22"/>
                <w:u w:val="single"/>
              </w:rPr>
            </w:rPrChange>
          </w:rPr>
          <w:fldChar w:fldCharType="begin"/>
        </w:r>
        <w:r w:rsidRPr="00EE27B1">
          <w:rPr>
            <w:rFonts w:ascii="Calibri" w:hAnsi="Calibri"/>
            <w:b/>
            <w:rPrChange w:id="10102"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10103" w:author="Tre" w:date="2012-11-19T09:06:00Z">
              <w:rPr>
                <w:rFonts w:ascii="Calibri" w:hAnsi="Calibri"/>
                <w:b/>
                <w:color w:val="0000FF"/>
                <w:sz w:val="22"/>
                <w:szCs w:val="22"/>
                <w:u w:val="single"/>
              </w:rPr>
            </w:rPrChange>
          </w:rPr>
          <w:fldChar w:fldCharType="separate"/>
        </w:r>
        <w:r w:rsidRPr="00EE27B1">
          <w:rPr>
            <w:rFonts w:ascii="Calibri" w:hAnsi="Calibri"/>
            <w:b/>
            <w:noProof/>
            <w:rPrChange w:id="10104" w:author="Tre" w:date="2012-11-19T09:06:00Z">
              <w:rPr>
                <w:rFonts w:ascii="Calibri" w:hAnsi="Calibri"/>
                <w:b/>
                <w:noProof/>
                <w:color w:val="0000FF"/>
                <w:sz w:val="20"/>
                <w:szCs w:val="20"/>
                <w:u w:val="single"/>
              </w:rPr>
            </w:rPrChange>
          </w:rPr>
          <w:delText>Machine guns "Mauser Mini gun"</w:delText>
        </w:r>
        <w:r w:rsidRPr="00EE27B1" w:rsidDel="00381476">
          <w:rPr>
            <w:rFonts w:ascii="Calibri" w:hAnsi="Calibri"/>
            <w:b/>
            <w:rPrChange w:id="10105"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106" w:author="frontdesk" w:date="2012-11-16T12:51:00Z"/>
          <w:rFonts w:ascii="Calibri" w:hAnsi="Calibri"/>
          <w:i/>
          <w:rPrChange w:id="10107" w:author="Tre" w:date="2012-11-19T09:06:00Z">
            <w:rPr>
              <w:del w:id="10108" w:author="frontdesk" w:date="2012-11-16T12:51:00Z"/>
              <w:rFonts w:ascii="Calibri" w:hAnsi="Calibri"/>
              <w:i/>
              <w:sz w:val="20"/>
              <w:szCs w:val="20"/>
            </w:rPr>
          </w:rPrChange>
        </w:rPr>
      </w:pPr>
      <w:del w:id="10109" w:author="frontdesk" w:date="2012-11-16T12:51:00Z">
        <w:r w:rsidRPr="00EE27B1">
          <w:rPr>
            <w:rFonts w:ascii="Calibri" w:hAnsi="Calibri"/>
            <w:i/>
            <w:rPrChange w:id="10110" w:author="Tre" w:date="2012-11-19T09:06:00Z">
              <w:rPr>
                <w:rFonts w:ascii="Calibri" w:hAnsi="Calibri"/>
                <w:i/>
                <w:color w:val="0000FF"/>
                <w:sz w:val="20"/>
                <w:szCs w:val="20"/>
                <w:u w:val="single"/>
              </w:rPr>
            </w:rPrChange>
          </w:rPr>
          <w:delText>[Type (</w:delText>
        </w:r>
        <w:r w:rsidRPr="00EE27B1" w:rsidDel="00381476">
          <w:rPr>
            <w:rFonts w:ascii="Calibri" w:hAnsi="Calibri"/>
            <w:i/>
            <w:rPrChange w:id="10111" w:author="Tre" w:date="2012-11-19T09:06:00Z">
              <w:rPr>
                <w:rFonts w:ascii="Calibri" w:hAnsi="Calibri"/>
                <w:i/>
                <w:color w:val="0000FF"/>
                <w:sz w:val="20"/>
                <w:szCs w:val="20"/>
                <w:u w:val="single"/>
              </w:rPr>
            </w:rPrChange>
          </w:rPr>
          <w:fldChar w:fldCharType="begin"/>
        </w:r>
        <w:r w:rsidRPr="00EE27B1">
          <w:rPr>
            <w:rFonts w:ascii="Calibri" w:hAnsi="Calibri"/>
            <w:i/>
            <w:rPrChange w:id="10112"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113" w:author="Tre" w:date="2012-11-19T09:06:00Z">
              <w:rPr>
                <w:rFonts w:ascii="Calibri" w:hAnsi="Calibri"/>
                <w:i/>
                <w:color w:val="0000FF"/>
                <w:sz w:val="20"/>
                <w:szCs w:val="20"/>
                <w:u w:val="single"/>
              </w:rPr>
            </w:rPrChange>
          </w:rPr>
          <w:fldChar w:fldCharType="separate"/>
        </w:r>
        <w:r w:rsidRPr="00EE27B1">
          <w:rPr>
            <w:rFonts w:ascii="Calibri" w:hAnsi="Calibri"/>
            <w:i/>
            <w:noProof/>
            <w:rPrChange w:id="10114"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115" w:author="Tre" w:date="2012-11-19T09:06:00Z">
              <w:rPr>
                <w:rFonts w:ascii="Calibri" w:hAnsi="Calibri"/>
                <w:i/>
                <w:color w:val="0000FF"/>
                <w:sz w:val="20"/>
                <w:szCs w:val="20"/>
                <w:u w:val="single"/>
              </w:rPr>
            </w:rPrChange>
          </w:rPr>
          <w:fldChar w:fldCharType="end"/>
        </w:r>
        <w:r w:rsidRPr="00EE27B1">
          <w:rPr>
            <w:rFonts w:ascii="Calibri" w:hAnsi="Calibri"/>
            <w:i/>
            <w:rPrChange w:id="10116" w:author="Tre" w:date="2012-11-19T09:06:00Z">
              <w:rPr>
                <w:rFonts w:ascii="Calibri" w:hAnsi="Calibri"/>
                <w:i/>
                <w:color w:val="0000FF"/>
                <w:sz w:val="20"/>
                <w:szCs w:val="20"/>
                <w:u w:val="single"/>
              </w:rPr>
            </w:rPrChange>
          </w:rPr>
          <w:delText>), Rate (</w:delText>
        </w:r>
        <w:r w:rsidRPr="00EE27B1" w:rsidDel="00381476">
          <w:rPr>
            <w:rFonts w:ascii="Calibri" w:hAnsi="Calibri"/>
            <w:i/>
            <w:rPrChange w:id="10117" w:author="Tre" w:date="2012-11-19T09:06:00Z">
              <w:rPr>
                <w:rFonts w:ascii="Calibri" w:hAnsi="Calibri"/>
                <w:i/>
                <w:color w:val="0000FF"/>
                <w:sz w:val="20"/>
                <w:szCs w:val="20"/>
                <w:u w:val="single"/>
              </w:rPr>
            </w:rPrChange>
          </w:rPr>
          <w:fldChar w:fldCharType="begin"/>
        </w:r>
        <w:r w:rsidRPr="00EE27B1">
          <w:rPr>
            <w:rFonts w:ascii="Calibri" w:hAnsi="Calibri"/>
            <w:i/>
            <w:rPrChange w:id="10118"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119" w:author="Tre" w:date="2012-11-19T09:06:00Z">
              <w:rPr>
                <w:rFonts w:ascii="Calibri" w:hAnsi="Calibri"/>
                <w:i/>
                <w:color w:val="0000FF"/>
                <w:sz w:val="20"/>
                <w:szCs w:val="20"/>
                <w:u w:val="single"/>
              </w:rPr>
            </w:rPrChange>
          </w:rPr>
          <w:fldChar w:fldCharType="separate"/>
        </w:r>
        <w:r w:rsidRPr="00EE27B1">
          <w:rPr>
            <w:rFonts w:ascii="Calibri" w:hAnsi="Calibri"/>
            <w:i/>
            <w:noProof/>
            <w:rPrChange w:id="10120"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10121" w:author="Tre" w:date="2012-11-19T09:06:00Z">
              <w:rPr>
                <w:rFonts w:ascii="Calibri" w:hAnsi="Calibri"/>
                <w:i/>
                <w:color w:val="0000FF"/>
                <w:sz w:val="20"/>
                <w:szCs w:val="20"/>
                <w:u w:val="single"/>
              </w:rPr>
            </w:rPrChange>
          </w:rPr>
          <w:fldChar w:fldCharType="end"/>
        </w:r>
        <w:r w:rsidRPr="00EE27B1">
          <w:rPr>
            <w:rFonts w:ascii="Calibri" w:hAnsi="Calibri"/>
            <w:i/>
            <w:rPrChange w:id="10122" w:author="Tre" w:date="2012-11-19T09:06:00Z">
              <w:rPr>
                <w:rFonts w:ascii="Calibri" w:hAnsi="Calibri"/>
                <w:i/>
                <w:color w:val="0000FF"/>
                <w:sz w:val="20"/>
                <w:szCs w:val="20"/>
                <w:u w:val="single"/>
              </w:rPr>
            </w:rPrChange>
          </w:rPr>
          <w:delText>), Ammo (</w:delText>
        </w:r>
        <w:r w:rsidRPr="00EE27B1" w:rsidDel="00381476">
          <w:rPr>
            <w:rFonts w:ascii="Calibri" w:hAnsi="Calibri"/>
            <w:i/>
            <w:rPrChange w:id="10123" w:author="Tre" w:date="2012-11-19T09:06:00Z">
              <w:rPr>
                <w:rFonts w:ascii="Calibri" w:hAnsi="Calibri"/>
                <w:i/>
                <w:color w:val="0000FF"/>
                <w:sz w:val="20"/>
                <w:szCs w:val="20"/>
                <w:u w:val="single"/>
              </w:rPr>
            </w:rPrChange>
          </w:rPr>
          <w:fldChar w:fldCharType="begin"/>
        </w:r>
        <w:r w:rsidRPr="00EE27B1">
          <w:rPr>
            <w:rFonts w:ascii="Calibri" w:hAnsi="Calibri"/>
            <w:i/>
            <w:rPrChange w:id="10124"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125" w:author="Tre" w:date="2012-11-19T09:06:00Z">
              <w:rPr>
                <w:rFonts w:ascii="Calibri" w:hAnsi="Calibri"/>
                <w:i/>
                <w:color w:val="0000FF"/>
                <w:sz w:val="20"/>
                <w:szCs w:val="20"/>
                <w:u w:val="single"/>
              </w:rPr>
            </w:rPrChange>
          </w:rPr>
          <w:fldChar w:fldCharType="end"/>
        </w:r>
        <w:r w:rsidRPr="00EE27B1">
          <w:rPr>
            <w:rFonts w:ascii="Calibri" w:hAnsi="Calibri"/>
            <w:i/>
            <w:rPrChange w:id="10126" w:author="Tre" w:date="2012-11-19T09:06:00Z">
              <w:rPr>
                <w:rFonts w:ascii="Calibri" w:hAnsi="Calibri"/>
                <w:i/>
                <w:color w:val="0000FF"/>
                <w:sz w:val="20"/>
                <w:szCs w:val="20"/>
                <w:u w:val="single"/>
              </w:rPr>
            </w:rPrChange>
          </w:rPr>
          <w:delText>), Range (</w:delText>
        </w:r>
        <w:r w:rsidRPr="00EE27B1" w:rsidDel="00381476">
          <w:rPr>
            <w:rFonts w:ascii="Calibri" w:hAnsi="Calibri"/>
            <w:i/>
            <w:rPrChange w:id="10127" w:author="Tre" w:date="2012-11-19T09:06:00Z">
              <w:rPr>
                <w:rFonts w:ascii="Calibri" w:hAnsi="Calibri"/>
                <w:i/>
                <w:color w:val="0000FF"/>
                <w:sz w:val="20"/>
                <w:szCs w:val="20"/>
                <w:u w:val="single"/>
              </w:rPr>
            </w:rPrChange>
          </w:rPr>
          <w:fldChar w:fldCharType="begin"/>
        </w:r>
        <w:r w:rsidRPr="00EE27B1">
          <w:rPr>
            <w:rFonts w:ascii="Calibri" w:hAnsi="Calibri"/>
            <w:i/>
            <w:rPrChange w:id="10128"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129" w:author="Tre" w:date="2012-11-19T09:06:00Z">
              <w:rPr>
                <w:rFonts w:ascii="Calibri" w:hAnsi="Calibri"/>
                <w:i/>
                <w:color w:val="0000FF"/>
                <w:sz w:val="20"/>
                <w:szCs w:val="20"/>
                <w:u w:val="single"/>
              </w:rPr>
            </w:rPrChange>
          </w:rPr>
          <w:fldChar w:fldCharType="end"/>
        </w:r>
        <w:r w:rsidRPr="00EE27B1">
          <w:rPr>
            <w:rFonts w:ascii="Calibri" w:hAnsi="Calibri"/>
            <w:i/>
            <w:rPrChange w:id="10130"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131" w:author="Tre" w:date="2012-11-19T09:06:00Z">
              <w:rPr>
                <w:rFonts w:ascii="Calibri" w:hAnsi="Calibri"/>
                <w:i/>
                <w:color w:val="0000FF"/>
                <w:sz w:val="20"/>
                <w:szCs w:val="20"/>
                <w:u w:val="single"/>
              </w:rPr>
            </w:rPrChange>
          </w:rPr>
          <w:fldChar w:fldCharType="begin"/>
        </w:r>
        <w:r w:rsidRPr="00EE27B1">
          <w:rPr>
            <w:rFonts w:ascii="Calibri" w:hAnsi="Calibri"/>
            <w:i/>
            <w:rPrChange w:id="10132"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133" w:author="Tre" w:date="2012-11-19T09:06:00Z">
              <w:rPr>
                <w:rFonts w:ascii="Calibri" w:hAnsi="Calibri"/>
                <w:i/>
                <w:color w:val="0000FF"/>
                <w:sz w:val="20"/>
                <w:szCs w:val="20"/>
                <w:u w:val="single"/>
              </w:rPr>
            </w:rPrChange>
          </w:rPr>
          <w:fldChar w:fldCharType="separate"/>
        </w:r>
        <w:r w:rsidRPr="00EE27B1">
          <w:rPr>
            <w:rFonts w:ascii="Calibri" w:hAnsi="Calibri"/>
            <w:i/>
            <w:noProof/>
            <w:rPrChange w:id="10134" w:author="Tre" w:date="2012-11-19T09:06:00Z">
              <w:rPr>
                <w:rFonts w:ascii="Calibri" w:hAnsi="Calibri"/>
                <w:i/>
                <w:noProof/>
                <w:color w:val="0000FF"/>
                <w:sz w:val="20"/>
                <w:szCs w:val="20"/>
                <w:u w:val="single"/>
              </w:rPr>
            </w:rPrChange>
          </w:rPr>
          <w:delText>5</w:delText>
        </w:r>
        <w:r w:rsidRPr="00EE27B1" w:rsidDel="00381476">
          <w:rPr>
            <w:rFonts w:ascii="Calibri" w:hAnsi="Calibri"/>
            <w:i/>
            <w:rPrChange w:id="10135" w:author="Tre" w:date="2012-11-19T09:06:00Z">
              <w:rPr>
                <w:rFonts w:ascii="Calibri" w:hAnsi="Calibri"/>
                <w:i/>
                <w:color w:val="0000FF"/>
                <w:sz w:val="20"/>
                <w:szCs w:val="20"/>
                <w:u w:val="single"/>
              </w:rPr>
            </w:rPrChange>
          </w:rPr>
          <w:fldChar w:fldCharType="end"/>
        </w:r>
        <w:r w:rsidRPr="00EE27B1">
          <w:rPr>
            <w:rFonts w:ascii="Calibri" w:hAnsi="Calibri"/>
            <w:i/>
            <w:rPrChange w:id="10136"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137" w:author="frontdesk" w:date="2012-11-16T12:51:00Z"/>
          <w:rFonts w:ascii="Calibri" w:hAnsi="Calibri"/>
          <w:rPrChange w:id="10138" w:author="Tre" w:date="2012-11-19T09:06:00Z">
            <w:rPr>
              <w:del w:id="10139" w:author="frontdesk" w:date="2012-11-16T12:51:00Z"/>
              <w:rFonts w:ascii="Calibri" w:hAnsi="Calibri"/>
              <w:sz w:val="20"/>
              <w:szCs w:val="20"/>
            </w:rPr>
          </w:rPrChange>
        </w:rPr>
      </w:pPr>
      <w:del w:id="10140" w:author="frontdesk" w:date="2012-11-16T12:51:00Z">
        <w:r w:rsidRPr="00EE27B1" w:rsidDel="00381476">
          <w:rPr>
            <w:rFonts w:ascii="Calibri" w:hAnsi="Calibri"/>
            <w:rPrChange w:id="10141" w:author="Tre" w:date="2012-11-19T09:06:00Z">
              <w:rPr>
                <w:rFonts w:ascii="Calibri" w:hAnsi="Calibri"/>
                <w:color w:val="0000FF"/>
                <w:sz w:val="20"/>
                <w:szCs w:val="20"/>
                <w:u w:val="single"/>
              </w:rPr>
            </w:rPrChange>
          </w:rPr>
          <w:fldChar w:fldCharType="begin"/>
        </w:r>
        <w:r w:rsidRPr="00EE27B1">
          <w:rPr>
            <w:rFonts w:ascii="Calibri" w:hAnsi="Calibri"/>
            <w:rPrChange w:id="10142"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143" w:author="Tre" w:date="2012-11-19T09:06:00Z">
              <w:rPr>
                <w:rFonts w:ascii="Calibri" w:hAnsi="Calibri"/>
                <w:color w:val="0000FF"/>
                <w:sz w:val="20"/>
                <w:szCs w:val="20"/>
                <w:u w:val="single"/>
              </w:rPr>
            </w:rPrChange>
          </w:rPr>
          <w:fldChar w:fldCharType="separate"/>
        </w:r>
        <w:r w:rsidRPr="00EE27B1">
          <w:rPr>
            <w:rFonts w:ascii="Calibri" w:hAnsi="Calibri"/>
            <w:noProof/>
            <w:rPrChange w:id="10144" w:author="Tre" w:date="2012-11-19T09:06:00Z">
              <w:rPr>
                <w:rFonts w:ascii="Calibri" w:hAnsi="Calibri"/>
                <w:noProof/>
                <w:color w:val="0000FF"/>
                <w:sz w:val="20"/>
                <w:szCs w:val="20"/>
                <w:u w:val="single"/>
              </w:rPr>
            </w:rPrChange>
          </w:rPr>
          <w:delText>A machine gun with a rotating barrel. Unlike the Mini Grinder, this weapon fires one bullet at a time, instead of firing all the bullets in the barrel simultaneously.</w:delText>
        </w:r>
        <w:r w:rsidRPr="00EE27B1" w:rsidDel="00381476">
          <w:rPr>
            <w:rFonts w:ascii="Calibri" w:hAnsi="Calibri"/>
            <w:rPrChange w:id="10145" w:author="Tre" w:date="2012-11-19T09:06:00Z">
              <w:rPr>
                <w:rFonts w:ascii="Calibri" w:hAnsi="Calibri"/>
                <w:color w:val="0000FF"/>
                <w:sz w:val="20"/>
                <w:szCs w:val="20"/>
                <w:u w:val="single"/>
              </w:rPr>
            </w:rPrChange>
          </w:rPr>
          <w:fldChar w:fldCharType="end"/>
        </w:r>
        <w:r w:rsidRPr="00EE27B1" w:rsidDel="00381476">
          <w:rPr>
            <w:rFonts w:ascii="Calibri" w:hAnsi="Calibri"/>
            <w:rPrChange w:id="10146" w:author="Tre" w:date="2012-11-19T09:06:00Z">
              <w:rPr>
                <w:rFonts w:ascii="Calibri" w:hAnsi="Calibri"/>
                <w:color w:val="0000FF"/>
                <w:sz w:val="20"/>
                <w:szCs w:val="20"/>
                <w:u w:val="single"/>
              </w:rPr>
            </w:rPrChange>
          </w:rPr>
          <w:fldChar w:fldCharType="begin"/>
        </w:r>
        <w:r w:rsidRPr="00EE27B1">
          <w:rPr>
            <w:rFonts w:ascii="Calibri" w:hAnsi="Calibri"/>
            <w:rPrChange w:id="10147"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148"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10149" w:author="frontdesk" w:date="2012-11-16T12:51:00Z"/>
          <w:rFonts w:ascii="Calibri" w:hAnsi="Calibri"/>
          <w:b/>
          <w:u w:val="single"/>
          <w:rPrChange w:id="10150" w:author="Tre" w:date="2012-11-19T09:06:00Z">
            <w:rPr>
              <w:del w:id="10151" w:author="frontdesk" w:date="2012-11-16T12:51:00Z"/>
              <w:rFonts w:ascii="Calibri" w:hAnsi="Calibri"/>
              <w:b/>
              <w:sz w:val="22"/>
              <w:szCs w:val="22"/>
              <w:u w:val="single"/>
            </w:rPr>
          </w:rPrChange>
        </w:rPr>
      </w:pPr>
      <w:del w:id="10152" w:author="frontdesk" w:date="2012-11-16T12:51:00Z">
        <w:r w:rsidRPr="00EE27B1" w:rsidDel="00381476">
          <w:rPr>
            <w:rFonts w:ascii="Calibri" w:hAnsi="Calibri"/>
            <w:b/>
            <w:rPrChange w:id="10153" w:author="Tre" w:date="2012-11-19T09:06:00Z">
              <w:rPr>
                <w:rFonts w:ascii="Calibri" w:hAnsi="Calibri"/>
                <w:b/>
                <w:color w:val="0000FF"/>
                <w:sz w:val="22"/>
                <w:szCs w:val="22"/>
                <w:u w:val="single"/>
              </w:rPr>
            </w:rPrChange>
          </w:rPr>
          <w:fldChar w:fldCharType="begin"/>
        </w:r>
        <w:r w:rsidRPr="00EE27B1">
          <w:rPr>
            <w:rFonts w:ascii="Calibri" w:hAnsi="Calibri"/>
            <w:b/>
            <w:rPrChange w:id="10154"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10155" w:author="Tre" w:date="2012-11-19T09:06:00Z">
              <w:rPr>
                <w:rFonts w:ascii="Calibri" w:hAnsi="Calibri"/>
                <w:b/>
                <w:color w:val="0000FF"/>
                <w:sz w:val="22"/>
                <w:szCs w:val="22"/>
                <w:u w:val="single"/>
              </w:rPr>
            </w:rPrChange>
          </w:rPr>
          <w:fldChar w:fldCharType="separate"/>
        </w:r>
        <w:r w:rsidRPr="00EE27B1">
          <w:rPr>
            <w:rFonts w:ascii="Calibri" w:hAnsi="Calibri"/>
            <w:b/>
            <w:noProof/>
            <w:rPrChange w:id="10156" w:author="Tre" w:date="2012-11-19T09:06:00Z">
              <w:rPr>
                <w:rFonts w:ascii="Calibri" w:hAnsi="Calibri"/>
                <w:b/>
                <w:noProof/>
                <w:color w:val="0000FF"/>
                <w:sz w:val="20"/>
                <w:szCs w:val="20"/>
                <w:u w:val="single"/>
              </w:rPr>
            </w:rPrChange>
          </w:rPr>
          <w:delText>Assault rifles "AR-G3"</w:delText>
        </w:r>
        <w:r w:rsidRPr="00EE27B1" w:rsidDel="00381476">
          <w:rPr>
            <w:rFonts w:ascii="Calibri" w:hAnsi="Calibri"/>
            <w:b/>
            <w:rPrChange w:id="10157"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158" w:author="frontdesk" w:date="2012-11-16T12:51:00Z"/>
          <w:rFonts w:ascii="Calibri" w:hAnsi="Calibri"/>
          <w:i/>
          <w:rPrChange w:id="10159" w:author="Tre" w:date="2012-11-19T09:06:00Z">
            <w:rPr>
              <w:del w:id="10160" w:author="frontdesk" w:date="2012-11-16T12:51:00Z"/>
              <w:rFonts w:ascii="Calibri" w:hAnsi="Calibri"/>
              <w:i/>
              <w:sz w:val="20"/>
              <w:szCs w:val="20"/>
            </w:rPr>
          </w:rPrChange>
        </w:rPr>
      </w:pPr>
      <w:del w:id="10161" w:author="frontdesk" w:date="2012-11-16T12:51:00Z">
        <w:r w:rsidRPr="00EE27B1">
          <w:rPr>
            <w:rFonts w:ascii="Calibri" w:hAnsi="Calibri"/>
            <w:i/>
            <w:rPrChange w:id="10162" w:author="Tre" w:date="2012-11-19T09:06:00Z">
              <w:rPr>
                <w:rFonts w:ascii="Calibri" w:hAnsi="Calibri"/>
                <w:i/>
                <w:color w:val="0000FF"/>
                <w:sz w:val="20"/>
                <w:szCs w:val="20"/>
                <w:u w:val="single"/>
              </w:rPr>
            </w:rPrChange>
          </w:rPr>
          <w:delText>[Type (</w:delText>
        </w:r>
        <w:r w:rsidRPr="00EE27B1" w:rsidDel="00381476">
          <w:rPr>
            <w:rFonts w:ascii="Calibri" w:hAnsi="Calibri"/>
            <w:i/>
            <w:rPrChange w:id="10163" w:author="Tre" w:date="2012-11-19T09:06:00Z">
              <w:rPr>
                <w:rFonts w:ascii="Calibri" w:hAnsi="Calibri"/>
                <w:i/>
                <w:color w:val="0000FF"/>
                <w:sz w:val="20"/>
                <w:szCs w:val="20"/>
                <w:u w:val="single"/>
              </w:rPr>
            </w:rPrChange>
          </w:rPr>
          <w:fldChar w:fldCharType="begin"/>
        </w:r>
        <w:r w:rsidRPr="00EE27B1">
          <w:rPr>
            <w:rFonts w:ascii="Calibri" w:hAnsi="Calibri"/>
            <w:i/>
            <w:rPrChange w:id="10164"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165" w:author="Tre" w:date="2012-11-19T09:06:00Z">
              <w:rPr>
                <w:rFonts w:ascii="Calibri" w:hAnsi="Calibri"/>
                <w:i/>
                <w:color w:val="0000FF"/>
                <w:sz w:val="20"/>
                <w:szCs w:val="20"/>
                <w:u w:val="single"/>
              </w:rPr>
            </w:rPrChange>
          </w:rPr>
          <w:fldChar w:fldCharType="separate"/>
        </w:r>
        <w:r w:rsidRPr="00EE27B1">
          <w:rPr>
            <w:rFonts w:ascii="Calibri" w:hAnsi="Calibri"/>
            <w:i/>
            <w:noProof/>
            <w:rPrChange w:id="10166"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167" w:author="Tre" w:date="2012-11-19T09:06:00Z">
              <w:rPr>
                <w:rFonts w:ascii="Calibri" w:hAnsi="Calibri"/>
                <w:i/>
                <w:color w:val="0000FF"/>
                <w:sz w:val="20"/>
                <w:szCs w:val="20"/>
                <w:u w:val="single"/>
              </w:rPr>
            </w:rPrChange>
          </w:rPr>
          <w:fldChar w:fldCharType="end"/>
        </w:r>
        <w:r w:rsidRPr="00EE27B1">
          <w:rPr>
            <w:rFonts w:ascii="Calibri" w:hAnsi="Calibri"/>
            <w:i/>
            <w:rPrChange w:id="10168" w:author="Tre" w:date="2012-11-19T09:06:00Z">
              <w:rPr>
                <w:rFonts w:ascii="Calibri" w:hAnsi="Calibri"/>
                <w:i/>
                <w:color w:val="0000FF"/>
                <w:sz w:val="20"/>
                <w:szCs w:val="20"/>
                <w:u w:val="single"/>
              </w:rPr>
            </w:rPrChange>
          </w:rPr>
          <w:delText>), Rate (</w:delText>
        </w:r>
        <w:r w:rsidRPr="00EE27B1" w:rsidDel="00381476">
          <w:rPr>
            <w:rFonts w:ascii="Calibri" w:hAnsi="Calibri"/>
            <w:i/>
            <w:rPrChange w:id="10169" w:author="Tre" w:date="2012-11-19T09:06:00Z">
              <w:rPr>
                <w:rFonts w:ascii="Calibri" w:hAnsi="Calibri"/>
                <w:i/>
                <w:color w:val="0000FF"/>
                <w:sz w:val="20"/>
                <w:szCs w:val="20"/>
                <w:u w:val="single"/>
              </w:rPr>
            </w:rPrChange>
          </w:rPr>
          <w:fldChar w:fldCharType="begin"/>
        </w:r>
        <w:r w:rsidRPr="00EE27B1">
          <w:rPr>
            <w:rFonts w:ascii="Calibri" w:hAnsi="Calibri"/>
            <w:i/>
            <w:rPrChange w:id="10170"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171" w:author="Tre" w:date="2012-11-19T09:06:00Z">
              <w:rPr>
                <w:rFonts w:ascii="Calibri" w:hAnsi="Calibri"/>
                <w:i/>
                <w:color w:val="0000FF"/>
                <w:sz w:val="20"/>
                <w:szCs w:val="20"/>
                <w:u w:val="single"/>
              </w:rPr>
            </w:rPrChange>
          </w:rPr>
          <w:fldChar w:fldCharType="separate"/>
        </w:r>
        <w:r w:rsidRPr="00EE27B1">
          <w:rPr>
            <w:rFonts w:ascii="Calibri" w:hAnsi="Calibri"/>
            <w:i/>
            <w:noProof/>
            <w:rPrChange w:id="10172" w:author="Tre" w:date="2012-11-19T09:06:00Z">
              <w:rPr>
                <w:rFonts w:ascii="Calibri" w:hAnsi="Calibri"/>
                <w:i/>
                <w:noProof/>
                <w:color w:val="0000FF"/>
                <w:sz w:val="20"/>
                <w:szCs w:val="20"/>
                <w:u w:val="single"/>
              </w:rPr>
            </w:rPrChange>
          </w:rPr>
          <w:delText>Semi Auto/Full Auto</w:delText>
        </w:r>
        <w:r w:rsidRPr="00EE27B1" w:rsidDel="00381476">
          <w:rPr>
            <w:rFonts w:ascii="Calibri" w:hAnsi="Calibri"/>
            <w:i/>
            <w:rPrChange w:id="10173" w:author="Tre" w:date="2012-11-19T09:06:00Z">
              <w:rPr>
                <w:rFonts w:ascii="Calibri" w:hAnsi="Calibri"/>
                <w:i/>
                <w:color w:val="0000FF"/>
                <w:sz w:val="20"/>
                <w:szCs w:val="20"/>
                <w:u w:val="single"/>
              </w:rPr>
            </w:rPrChange>
          </w:rPr>
          <w:fldChar w:fldCharType="end"/>
        </w:r>
        <w:r w:rsidRPr="00EE27B1">
          <w:rPr>
            <w:rFonts w:ascii="Calibri" w:hAnsi="Calibri"/>
            <w:i/>
            <w:rPrChange w:id="10174" w:author="Tre" w:date="2012-11-19T09:06:00Z">
              <w:rPr>
                <w:rFonts w:ascii="Calibri" w:hAnsi="Calibri"/>
                <w:i/>
                <w:color w:val="0000FF"/>
                <w:sz w:val="20"/>
                <w:szCs w:val="20"/>
                <w:u w:val="single"/>
              </w:rPr>
            </w:rPrChange>
          </w:rPr>
          <w:delText>), Ammo (</w:delText>
        </w:r>
        <w:r w:rsidRPr="00EE27B1" w:rsidDel="00381476">
          <w:rPr>
            <w:rFonts w:ascii="Calibri" w:hAnsi="Calibri"/>
            <w:i/>
            <w:rPrChange w:id="10175" w:author="Tre" w:date="2012-11-19T09:06:00Z">
              <w:rPr>
                <w:rFonts w:ascii="Calibri" w:hAnsi="Calibri"/>
                <w:i/>
                <w:color w:val="0000FF"/>
                <w:sz w:val="20"/>
                <w:szCs w:val="20"/>
                <w:u w:val="single"/>
              </w:rPr>
            </w:rPrChange>
          </w:rPr>
          <w:fldChar w:fldCharType="begin"/>
        </w:r>
        <w:r w:rsidRPr="00EE27B1">
          <w:rPr>
            <w:rFonts w:ascii="Calibri" w:hAnsi="Calibri"/>
            <w:i/>
            <w:rPrChange w:id="10176"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177" w:author="Tre" w:date="2012-11-19T09:06:00Z">
              <w:rPr>
                <w:rFonts w:ascii="Calibri" w:hAnsi="Calibri"/>
                <w:i/>
                <w:color w:val="0000FF"/>
                <w:sz w:val="20"/>
                <w:szCs w:val="20"/>
                <w:u w:val="single"/>
              </w:rPr>
            </w:rPrChange>
          </w:rPr>
          <w:fldChar w:fldCharType="end"/>
        </w:r>
        <w:r w:rsidRPr="00EE27B1">
          <w:rPr>
            <w:rFonts w:ascii="Calibri" w:hAnsi="Calibri"/>
            <w:i/>
            <w:rPrChange w:id="10178" w:author="Tre" w:date="2012-11-19T09:06:00Z">
              <w:rPr>
                <w:rFonts w:ascii="Calibri" w:hAnsi="Calibri"/>
                <w:i/>
                <w:color w:val="0000FF"/>
                <w:sz w:val="20"/>
                <w:szCs w:val="20"/>
                <w:u w:val="single"/>
              </w:rPr>
            </w:rPrChange>
          </w:rPr>
          <w:delText>), Range (</w:delText>
        </w:r>
        <w:r w:rsidRPr="00EE27B1" w:rsidDel="00381476">
          <w:rPr>
            <w:rFonts w:ascii="Calibri" w:hAnsi="Calibri"/>
            <w:i/>
            <w:rPrChange w:id="10179" w:author="Tre" w:date="2012-11-19T09:06:00Z">
              <w:rPr>
                <w:rFonts w:ascii="Calibri" w:hAnsi="Calibri"/>
                <w:i/>
                <w:color w:val="0000FF"/>
                <w:sz w:val="20"/>
                <w:szCs w:val="20"/>
                <w:u w:val="single"/>
              </w:rPr>
            </w:rPrChange>
          </w:rPr>
          <w:fldChar w:fldCharType="begin"/>
        </w:r>
        <w:r w:rsidRPr="00EE27B1">
          <w:rPr>
            <w:rFonts w:ascii="Calibri" w:hAnsi="Calibri"/>
            <w:i/>
            <w:rPrChange w:id="10180"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181" w:author="Tre" w:date="2012-11-19T09:06:00Z">
              <w:rPr>
                <w:rFonts w:ascii="Calibri" w:hAnsi="Calibri"/>
                <w:i/>
                <w:color w:val="0000FF"/>
                <w:sz w:val="20"/>
                <w:szCs w:val="20"/>
                <w:u w:val="single"/>
              </w:rPr>
            </w:rPrChange>
          </w:rPr>
          <w:fldChar w:fldCharType="end"/>
        </w:r>
        <w:r w:rsidRPr="00EE27B1">
          <w:rPr>
            <w:rFonts w:ascii="Calibri" w:hAnsi="Calibri"/>
            <w:i/>
            <w:rPrChange w:id="10182"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183" w:author="Tre" w:date="2012-11-19T09:06:00Z">
              <w:rPr>
                <w:rFonts w:ascii="Calibri" w:hAnsi="Calibri"/>
                <w:i/>
                <w:color w:val="0000FF"/>
                <w:sz w:val="20"/>
                <w:szCs w:val="20"/>
                <w:u w:val="single"/>
              </w:rPr>
            </w:rPrChange>
          </w:rPr>
          <w:fldChar w:fldCharType="begin"/>
        </w:r>
        <w:r w:rsidRPr="00EE27B1">
          <w:rPr>
            <w:rFonts w:ascii="Calibri" w:hAnsi="Calibri"/>
            <w:i/>
            <w:rPrChange w:id="10184"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185" w:author="Tre" w:date="2012-11-19T09:06:00Z">
              <w:rPr>
                <w:rFonts w:ascii="Calibri" w:hAnsi="Calibri"/>
                <w:i/>
                <w:color w:val="0000FF"/>
                <w:sz w:val="20"/>
                <w:szCs w:val="20"/>
                <w:u w:val="single"/>
              </w:rPr>
            </w:rPrChange>
          </w:rPr>
          <w:fldChar w:fldCharType="separate"/>
        </w:r>
        <w:r w:rsidRPr="00EE27B1">
          <w:rPr>
            <w:rFonts w:ascii="Calibri" w:hAnsi="Calibri"/>
            <w:i/>
            <w:noProof/>
            <w:rPrChange w:id="10186" w:author="Tre" w:date="2012-11-19T09:06:00Z">
              <w:rPr>
                <w:rFonts w:ascii="Calibri" w:hAnsi="Calibri"/>
                <w:i/>
                <w:noProof/>
                <w:color w:val="0000FF"/>
                <w:sz w:val="20"/>
                <w:szCs w:val="20"/>
                <w:u w:val="single"/>
              </w:rPr>
            </w:rPrChange>
          </w:rPr>
          <w:delText>2</w:delText>
        </w:r>
        <w:r w:rsidRPr="00EE27B1" w:rsidDel="00381476">
          <w:rPr>
            <w:rFonts w:ascii="Calibri" w:hAnsi="Calibri"/>
            <w:i/>
            <w:rPrChange w:id="10187" w:author="Tre" w:date="2012-11-19T09:06:00Z">
              <w:rPr>
                <w:rFonts w:ascii="Calibri" w:hAnsi="Calibri"/>
                <w:i/>
                <w:color w:val="0000FF"/>
                <w:sz w:val="20"/>
                <w:szCs w:val="20"/>
                <w:u w:val="single"/>
              </w:rPr>
            </w:rPrChange>
          </w:rPr>
          <w:fldChar w:fldCharType="end"/>
        </w:r>
        <w:r w:rsidRPr="00EE27B1">
          <w:rPr>
            <w:rFonts w:ascii="Calibri" w:hAnsi="Calibri"/>
            <w:i/>
            <w:rPrChange w:id="10188"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189" w:author="frontdesk" w:date="2012-11-16T12:51:00Z"/>
          <w:rFonts w:ascii="Calibri" w:hAnsi="Calibri"/>
          <w:rPrChange w:id="10190" w:author="Tre" w:date="2012-11-19T09:06:00Z">
            <w:rPr>
              <w:del w:id="10191" w:author="frontdesk" w:date="2012-11-16T12:51:00Z"/>
              <w:rFonts w:ascii="Calibri" w:hAnsi="Calibri"/>
              <w:sz w:val="20"/>
              <w:szCs w:val="20"/>
            </w:rPr>
          </w:rPrChange>
        </w:rPr>
      </w:pPr>
      <w:del w:id="10192" w:author="frontdesk" w:date="2012-11-16T12:51:00Z">
        <w:r w:rsidRPr="00EE27B1" w:rsidDel="00381476">
          <w:rPr>
            <w:rFonts w:ascii="Calibri" w:hAnsi="Calibri"/>
            <w:rPrChange w:id="10193" w:author="Tre" w:date="2012-11-19T09:06:00Z">
              <w:rPr>
                <w:rFonts w:ascii="Calibri" w:hAnsi="Calibri"/>
                <w:color w:val="0000FF"/>
                <w:sz w:val="20"/>
                <w:szCs w:val="20"/>
                <w:u w:val="single"/>
              </w:rPr>
            </w:rPrChange>
          </w:rPr>
          <w:fldChar w:fldCharType="begin"/>
        </w:r>
        <w:r w:rsidRPr="00EE27B1">
          <w:rPr>
            <w:rFonts w:ascii="Calibri" w:hAnsi="Calibri"/>
            <w:rPrChange w:id="10194"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195" w:author="Tre" w:date="2012-11-19T09:06:00Z">
              <w:rPr>
                <w:rFonts w:ascii="Calibri" w:hAnsi="Calibri"/>
                <w:color w:val="0000FF"/>
                <w:sz w:val="20"/>
                <w:szCs w:val="20"/>
                <w:u w:val="single"/>
              </w:rPr>
            </w:rPrChange>
          </w:rPr>
          <w:fldChar w:fldCharType="separate"/>
        </w:r>
        <w:r w:rsidRPr="00EE27B1">
          <w:rPr>
            <w:rFonts w:ascii="Calibri" w:hAnsi="Calibri"/>
            <w:noProof/>
            <w:rPrChange w:id="10196" w:author="Tre" w:date="2012-11-19T09:06:00Z">
              <w:rPr>
                <w:rFonts w:ascii="Calibri" w:hAnsi="Calibri"/>
                <w:noProof/>
                <w:color w:val="0000FF"/>
                <w:sz w:val="20"/>
                <w:szCs w:val="20"/>
                <w:u w:val="single"/>
              </w:rPr>
            </w:rPrChange>
          </w:rPr>
          <w:delText>AR-G3 assault rifles are a carbine style. The shorter barrel and adjustable rate of fire make this a universal weapon for soldiers. The single shot ability allows this weapon to be aimed like a hunting rifle, but in a pinch, the gun can rain bullets continuously. This rifle can hold twenty rounds in a single clip.</w:delText>
        </w:r>
        <w:r w:rsidRPr="00EE27B1" w:rsidDel="00381476">
          <w:rPr>
            <w:rFonts w:ascii="Calibri" w:hAnsi="Calibri"/>
            <w:rPrChange w:id="10197" w:author="Tre" w:date="2012-11-19T09:06:00Z">
              <w:rPr>
                <w:rFonts w:ascii="Calibri" w:hAnsi="Calibri"/>
                <w:color w:val="0000FF"/>
                <w:sz w:val="20"/>
                <w:szCs w:val="20"/>
                <w:u w:val="single"/>
              </w:rPr>
            </w:rPrChange>
          </w:rPr>
          <w:fldChar w:fldCharType="end"/>
        </w:r>
        <w:r w:rsidRPr="00EE27B1" w:rsidDel="00381476">
          <w:rPr>
            <w:rFonts w:ascii="Calibri" w:hAnsi="Calibri"/>
            <w:rPrChange w:id="10198" w:author="Tre" w:date="2012-11-19T09:06:00Z">
              <w:rPr>
                <w:rFonts w:ascii="Calibri" w:hAnsi="Calibri"/>
                <w:color w:val="0000FF"/>
                <w:sz w:val="20"/>
                <w:szCs w:val="20"/>
                <w:u w:val="single"/>
              </w:rPr>
            </w:rPrChange>
          </w:rPr>
          <w:fldChar w:fldCharType="begin"/>
        </w:r>
        <w:r w:rsidRPr="00EE27B1">
          <w:rPr>
            <w:rFonts w:ascii="Calibri" w:hAnsi="Calibri"/>
            <w:rPrChange w:id="10199"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200"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10201" w:author="frontdesk" w:date="2012-11-16T12:51:00Z"/>
          <w:rFonts w:ascii="Calibri" w:hAnsi="Calibri"/>
          <w:b/>
          <w:rPrChange w:id="10202" w:author="Tre" w:date="2012-11-19T09:06:00Z">
            <w:rPr>
              <w:del w:id="10203" w:author="frontdesk" w:date="2012-11-16T12:51:00Z"/>
              <w:rFonts w:ascii="Calibri" w:hAnsi="Calibri"/>
              <w:b/>
              <w:sz w:val="22"/>
              <w:szCs w:val="22"/>
            </w:rPr>
          </w:rPrChange>
        </w:rPr>
      </w:pPr>
      <w:del w:id="10204" w:author="frontdesk" w:date="2012-11-16T12:51:00Z">
        <w:r w:rsidRPr="00EE27B1" w:rsidDel="00381476">
          <w:rPr>
            <w:rFonts w:ascii="Calibri" w:hAnsi="Calibri"/>
            <w:b/>
            <w:rPrChange w:id="10205" w:author="Tre" w:date="2012-11-19T09:06:00Z">
              <w:rPr>
                <w:rFonts w:ascii="Calibri" w:hAnsi="Calibri"/>
                <w:b/>
                <w:color w:val="0000FF"/>
                <w:sz w:val="22"/>
                <w:szCs w:val="22"/>
                <w:u w:val="single"/>
              </w:rPr>
            </w:rPrChange>
          </w:rPr>
          <w:fldChar w:fldCharType="begin"/>
        </w:r>
        <w:r w:rsidRPr="00EE27B1">
          <w:rPr>
            <w:rFonts w:ascii="Calibri" w:hAnsi="Calibri"/>
            <w:b/>
            <w:rPrChange w:id="10206"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10207" w:author="Tre" w:date="2012-11-19T09:06:00Z">
              <w:rPr>
                <w:rFonts w:ascii="Calibri" w:hAnsi="Calibri"/>
                <w:b/>
                <w:color w:val="0000FF"/>
                <w:sz w:val="22"/>
                <w:szCs w:val="22"/>
                <w:u w:val="single"/>
              </w:rPr>
            </w:rPrChange>
          </w:rPr>
          <w:fldChar w:fldCharType="separate"/>
        </w:r>
        <w:r w:rsidRPr="00EE27B1">
          <w:rPr>
            <w:rFonts w:ascii="Calibri" w:hAnsi="Calibri"/>
            <w:b/>
            <w:noProof/>
            <w:rPrChange w:id="10208" w:author="Tre" w:date="2012-11-19T09:06:00Z">
              <w:rPr>
                <w:rFonts w:ascii="Calibri" w:hAnsi="Calibri"/>
                <w:b/>
                <w:noProof/>
                <w:color w:val="0000FF"/>
                <w:sz w:val="20"/>
                <w:szCs w:val="20"/>
                <w:u w:val="single"/>
              </w:rPr>
            </w:rPrChange>
          </w:rPr>
          <w:delText>Assault rifles "Chow Chat"</w:delText>
        </w:r>
        <w:r w:rsidRPr="00EE27B1" w:rsidDel="00381476">
          <w:rPr>
            <w:rFonts w:ascii="Calibri" w:hAnsi="Calibri"/>
            <w:b/>
            <w:rPrChange w:id="10209"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210" w:author="frontdesk" w:date="2012-11-16T12:51:00Z"/>
          <w:rFonts w:ascii="Calibri" w:hAnsi="Calibri"/>
          <w:i/>
          <w:rPrChange w:id="10211" w:author="Tre" w:date="2012-11-19T09:06:00Z">
            <w:rPr>
              <w:del w:id="10212" w:author="frontdesk" w:date="2012-11-16T12:51:00Z"/>
              <w:rFonts w:ascii="Calibri" w:hAnsi="Calibri"/>
              <w:i/>
              <w:sz w:val="20"/>
              <w:szCs w:val="20"/>
            </w:rPr>
          </w:rPrChange>
        </w:rPr>
      </w:pPr>
      <w:del w:id="10213" w:author="frontdesk" w:date="2012-11-16T12:51:00Z">
        <w:r w:rsidRPr="00EE27B1">
          <w:rPr>
            <w:rFonts w:ascii="Calibri" w:hAnsi="Calibri"/>
            <w:i/>
            <w:rPrChange w:id="10214" w:author="Tre" w:date="2012-11-19T09:06:00Z">
              <w:rPr>
                <w:rFonts w:ascii="Calibri" w:hAnsi="Calibri"/>
                <w:i/>
                <w:color w:val="0000FF"/>
                <w:sz w:val="20"/>
                <w:szCs w:val="20"/>
                <w:u w:val="single"/>
              </w:rPr>
            </w:rPrChange>
          </w:rPr>
          <w:delText>[Type (</w:delText>
        </w:r>
        <w:r w:rsidRPr="00EE27B1" w:rsidDel="00381476">
          <w:rPr>
            <w:rFonts w:ascii="Calibri" w:hAnsi="Calibri"/>
            <w:i/>
            <w:rPrChange w:id="10215" w:author="Tre" w:date="2012-11-19T09:06:00Z">
              <w:rPr>
                <w:rFonts w:ascii="Calibri" w:hAnsi="Calibri"/>
                <w:i/>
                <w:color w:val="0000FF"/>
                <w:sz w:val="20"/>
                <w:szCs w:val="20"/>
                <w:u w:val="single"/>
              </w:rPr>
            </w:rPrChange>
          </w:rPr>
          <w:fldChar w:fldCharType="begin"/>
        </w:r>
        <w:r w:rsidRPr="00EE27B1">
          <w:rPr>
            <w:rFonts w:ascii="Calibri" w:hAnsi="Calibri"/>
            <w:i/>
            <w:rPrChange w:id="10216"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217" w:author="Tre" w:date="2012-11-19T09:06:00Z">
              <w:rPr>
                <w:rFonts w:ascii="Calibri" w:hAnsi="Calibri"/>
                <w:i/>
                <w:color w:val="0000FF"/>
                <w:sz w:val="20"/>
                <w:szCs w:val="20"/>
                <w:u w:val="single"/>
              </w:rPr>
            </w:rPrChange>
          </w:rPr>
          <w:fldChar w:fldCharType="separate"/>
        </w:r>
        <w:r w:rsidRPr="00EE27B1">
          <w:rPr>
            <w:rFonts w:ascii="Calibri" w:hAnsi="Calibri"/>
            <w:i/>
            <w:noProof/>
            <w:rPrChange w:id="10218"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219" w:author="Tre" w:date="2012-11-19T09:06:00Z">
              <w:rPr>
                <w:rFonts w:ascii="Calibri" w:hAnsi="Calibri"/>
                <w:i/>
                <w:color w:val="0000FF"/>
                <w:sz w:val="20"/>
                <w:szCs w:val="20"/>
                <w:u w:val="single"/>
              </w:rPr>
            </w:rPrChange>
          </w:rPr>
          <w:fldChar w:fldCharType="end"/>
        </w:r>
        <w:r w:rsidRPr="00EE27B1">
          <w:rPr>
            <w:rFonts w:ascii="Calibri" w:hAnsi="Calibri"/>
            <w:i/>
            <w:rPrChange w:id="10220" w:author="Tre" w:date="2012-11-19T09:06:00Z">
              <w:rPr>
                <w:rFonts w:ascii="Calibri" w:hAnsi="Calibri"/>
                <w:i/>
                <w:color w:val="0000FF"/>
                <w:sz w:val="20"/>
                <w:szCs w:val="20"/>
                <w:u w:val="single"/>
              </w:rPr>
            </w:rPrChange>
          </w:rPr>
          <w:delText>), Rate (</w:delText>
        </w:r>
        <w:r w:rsidRPr="00EE27B1" w:rsidDel="00381476">
          <w:rPr>
            <w:rFonts w:ascii="Calibri" w:hAnsi="Calibri"/>
            <w:i/>
            <w:rPrChange w:id="10221" w:author="Tre" w:date="2012-11-19T09:06:00Z">
              <w:rPr>
                <w:rFonts w:ascii="Calibri" w:hAnsi="Calibri"/>
                <w:i/>
                <w:color w:val="0000FF"/>
                <w:sz w:val="20"/>
                <w:szCs w:val="20"/>
                <w:u w:val="single"/>
              </w:rPr>
            </w:rPrChange>
          </w:rPr>
          <w:fldChar w:fldCharType="begin"/>
        </w:r>
        <w:r w:rsidRPr="00EE27B1">
          <w:rPr>
            <w:rFonts w:ascii="Calibri" w:hAnsi="Calibri"/>
            <w:i/>
            <w:rPrChange w:id="10222"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223" w:author="Tre" w:date="2012-11-19T09:06:00Z">
              <w:rPr>
                <w:rFonts w:ascii="Calibri" w:hAnsi="Calibri"/>
                <w:i/>
                <w:color w:val="0000FF"/>
                <w:sz w:val="20"/>
                <w:szCs w:val="20"/>
                <w:u w:val="single"/>
              </w:rPr>
            </w:rPrChange>
          </w:rPr>
          <w:fldChar w:fldCharType="separate"/>
        </w:r>
        <w:r w:rsidRPr="00EE27B1">
          <w:rPr>
            <w:rFonts w:ascii="Calibri" w:hAnsi="Calibri"/>
            <w:i/>
            <w:noProof/>
            <w:rPrChange w:id="10224" w:author="Tre" w:date="2012-11-19T09:06:00Z">
              <w:rPr>
                <w:rFonts w:ascii="Calibri" w:hAnsi="Calibri"/>
                <w:i/>
                <w:noProof/>
                <w:color w:val="0000FF"/>
                <w:sz w:val="20"/>
                <w:szCs w:val="20"/>
                <w:u w:val="single"/>
              </w:rPr>
            </w:rPrChange>
          </w:rPr>
          <w:delText>Semi Auto</w:delText>
        </w:r>
        <w:r w:rsidRPr="00EE27B1" w:rsidDel="00381476">
          <w:rPr>
            <w:rFonts w:ascii="Calibri" w:hAnsi="Calibri"/>
            <w:i/>
            <w:rPrChange w:id="10225" w:author="Tre" w:date="2012-11-19T09:06:00Z">
              <w:rPr>
                <w:rFonts w:ascii="Calibri" w:hAnsi="Calibri"/>
                <w:i/>
                <w:color w:val="0000FF"/>
                <w:sz w:val="20"/>
                <w:szCs w:val="20"/>
                <w:u w:val="single"/>
              </w:rPr>
            </w:rPrChange>
          </w:rPr>
          <w:fldChar w:fldCharType="end"/>
        </w:r>
        <w:r w:rsidRPr="00EE27B1">
          <w:rPr>
            <w:rFonts w:ascii="Calibri" w:hAnsi="Calibri"/>
            <w:i/>
            <w:rPrChange w:id="10226" w:author="Tre" w:date="2012-11-19T09:06:00Z">
              <w:rPr>
                <w:rFonts w:ascii="Calibri" w:hAnsi="Calibri"/>
                <w:i/>
                <w:color w:val="0000FF"/>
                <w:sz w:val="20"/>
                <w:szCs w:val="20"/>
                <w:u w:val="single"/>
              </w:rPr>
            </w:rPrChange>
          </w:rPr>
          <w:delText>), Ammo (</w:delText>
        </w:r>
        <w:r w:rsidRPr="00EE27B1" w:rsidDel="00381476">
          <w:rPr>
            <w:rFonts w:ascii="Calibri" w:hAnsi="Calibri"/>
            <w:i/>
            <w:rPrChange w:id="10227" w:author="Tre" w:date="2012-11-19T09:06:00Z">
              <w:rPr>
                <w:rFonts w:ascii="Calibri" w:hAnsi="Calibri"/>
                <w:i/>
                <w:color w:val="0000FF"/>
                <w:sz w:val="20"/>
                <w:szCs w:val="20"/>
                <w:u w:val="single"/>
              </w:rPr>
            </w:rPrChange>
          </w:rPr>
          <w:fldChar w:fldCharType="begin"/>
        </w:r>
        <w:r w:rsidRPr="00EE27B1">
          <w:rPr>
            <w:rFonts w:ascii="Calibri" w:hAnsi="Calibri"/>
            <w:i/>
            <w:rPrChange w:id="10228"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229" w:author="Tre" w:date="2012-11-19T09:06:00Z">
              <w:rPr>
                <w:rFonts w:ascii="Calibri" w:hAnsi="Calibri"/>
                <w:i/>
                <w:color w:val="0000FF"/>
                <w:sz w:val="20"/>
                <w:szCs w:val="20"/>
                <w:u w:val="single"/>
              </w:rPr>
            </w:rPrChange>
          </w:rPr>
          <w:fldChar w:fldCharType="end"/>
        </w:r>
        <w:r w:rsidRPr="00EE27B1">
          <w:rPr>
            <w:rFonts w:ascii="Calibri" w:hAnsi="Calibri"/>
            <w:i/>
            <w:rPrChange w:id="10230" w:author="Tre" w:date="2012-11-19T09:06:00Z">
              <w:rPr>
                <w:rFonts w:ascii="Calibri" w:hAnsi="Calibri"/>
                <w:i/>
                <w:color w:val="0000FF"/>
                <w:sz w:val="20"/>
                <w:szCs w:val="20"/>
                <w:u w:val="single"/>
              </w:rPr>
            </w:rPrChange>
          </w:rPr>
          <w:delText>), Range (</w:delText>
        </w:r>
        <w:r w:rsidRPr="00EE27B1" w:rsidDel="00381476">
          <w:rPr>
            <w:rFonts w:ascii="Calibri" w:hAnsi="Calibri"/>
            <w:i/>
            <w:rPrChange w:id="10231" w:author="Tre" w:date="2012-11-19T09:06:00Z">
              <w:rPr>
                <w:rFonts w:ascii="Calibri" w:hAnsi="Calibri"/>
                <w:i/>
                <w:color w:val="0000FF"/>
                <w:sz w:val="20"/>
                <w:szCs w:val="20"/>
                <w:u w:val="single"/>
              </w:rPr>
            </w:rPrChange>
          </w:rPr>
          <w:fldChar w:fldCharType="begin"/>
        </w:r>
        <w:r w:rsidRPr="00EE27B1">
          <w:rPr>
            <w:rFonts w:ascii="Calibri" w:hAnsi="Calibri"/>
            <w:i/>
            <w:rPrChange w:id="10232"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233" w:author="Tre" w:date="2012-11-19T09:06:00Z">
              <w:rPr>
                <w:rFonts w:ascii="Calibri" w:hAnsi="Calibri"/>
                <w:i/>
                <w:color w:val="0000FF"/>
                <w:sz w:val="20"/>
                <w:szCs w:val="20"/>
                <w:u w:val="single"/>
              </w:rPr>
            </w:rPrChange>
          </w:rPr>
          <w:fldChar w:fldCharType="end"/>
        </w:r>
        <w:r w:rsidRPr="00EE27B1">
          <w:rPr>
            <w:rFonts w:ascii="Calibri" w:hAnsi="Calibri"/>
            <w:i/>
            <w:rPrChange w:id="10234"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235" w:author="Tre" w:date="2012-11-19T09:06:00Z">
              <w:rPr>
                <w:rFonts w:ascii="Calibri" w:hAnsi="Calibri"/>
                <w:i/>
                <w:color w:val="0000FF"/>
                <w:sz w:val="20"/>
                <w:szCs w:val="20"/>
                <w:u w:val="single"/>
              </w:rPr>
            </w:rPrChange>
          </w:rPr>
          <w:fldChar w:fldCharType="begin"/>
        </w:r>
        <w:r w:rsidRPr="00EE27B1">
          <w:rPr>
            <w:rFonts w:ascii="Calibri" w:hAnsi="Calibri"/>
            <w:i/>
            <w:rPrChange w:id="10236"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237" w:author="Tre" w:date="2012-11-19T09:06:00Z">
              <w:rPr>
                <w:rFonts w:ascii="Calibri" w:hAnsi="Calibri"/>
                <w:i/>
                <w:color w:val="0000FF"/>
                <w:sz w:val="20"/>
                <w:szCs w:val="20"/>
                <w:u w:val="single"/>
              </w:rPr>
            </w:rPrChange>
          </w:rPr>
          <w:fldChar w:fldCharType="separate"/>
        </w:r>
        <w:r w:rsidRPr="00EE27B1">
          <w:rPr>
            <w:rFonts w:ascii="Calibri" w:hAnsi="Calibri"/>
            <w:i/>
            <w:noProof/>
            <w:rPrChange w:id="10238" w:author="Tre" w:date="2012-11-19T09:06:00Z">
              <w:rPr>
                <w:rFonts w:ascii="Calibri" w:hAnsi="Calibri"/>
                <w:i/>
                <w:noProof/>
                <w:color w:val="0000FF"/>
                <w:sz w:val="20"/>
                <w:szCs w:val="20"/>
                <w:u w:val="single"/>
              </w:rPr>
            </w:rPrChange>
          </w:rPr>
          <w:delText>3</w:delText>
        </w:r>
        <w:r w:rsidRPr="00EE27B1" w:rsidDel="00381476">
          <w:rPr>
            <w:rFonts w:ascii="Calibri" w:hAnsi="Calibri"/>
            <w:i/>
            <w:rPrChange w:id="10239" w:author="Tre" w:date="2012-11-19T09:06:00Z">
              <w:rPr>
                <w:rFonts w:ascii="Calibri" w:hAnsi="Calibri"/>
                <w:i/>
                <w:color w:val="0000FF"/>
                <w:sz w:val="20"/>
                <w:szCs w:val="20"/>
                <w:u w:val="single"/>
              </w:rPr>
            </w:rPrChange>
          </w:rPr>
          <w:fldChar w:fldCharType="end"/>
        </w:r>
        <w:r w:rsidRPr="00EE27B1">
          <w:rPr>
            <w:rFonts w:ascii="Calibri" w:hAnsi="Calibri"/>
            <w:i/>
            <w:rPrChange w:id="10240"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241" w:author="frontdesk" w:date="2012-11-16T12:51:00Z"/>
          <w:rFonts w:ascii="Calibri" w:hAnsi="Calibri"/>
          <w:rPrChange w:id="10242" w:author="Tre" w:date="2012-11-19T09:06:00Z">
            <w:rPr>
              <w:del w:id="10243" w:author="frontdesk" w:date="2012-11-16T12:51:00Z"/>
              <w:rFonts w:ascii="Calibri" w:hAnsi="Calibri"/>
              <w:sz w:val="20"/>
              <w:szCs w:val="20"/>
            </w:rPr>
          </w:rPrChange>
        </w:rPr>
      </w:pPr>
      <w:del w:id="10244" w:author="frontdesk" w:date="2012-11-16T12:51:00Z">
        <w:r w:rsidRPr="00EE27B1" w:rsidDel="00381476">
          <w:rPr>
            <w:rFonts w:ascii="Calibri" w:hAnsi="Calibri"/>
            <w:rPrChange w:id="10245" w:author="Tre" w:date="2012-11-19T09:06:00Z">
              <w:rPr>
                <w:rFonts w:ascii="Calibri" w:hAnsi="Calibri"/>
                <w:color w:val="0000FF"/>
                <w:sz w:val="20"/>
                <w:szCs w:val="20"/>
                <w:u w:val="single"/>
              </w:rPr>
            </w:rPrChange>
          </w:rPr>
          <w:fldChar w:fldCharType="begin"/>
        </w:r>
        <w:r w:rsidRPr="00EE27B1">
          <w:rPr>
            <w:rFonts w:ascii="Calibri" w:hAnsi="Calibri"/>
            <w:rPrChange w:id="10246"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247" w:author="Tre" w:date="2012-11-19T09:06:00Z">
              <w:rPr>
                <w:rFonts w:ascii="Calibri" w:hAnsi="Calibri"/>
                <w:color w:val="0000FF"/>
                <w:sz w:val="20"/>
                <w:szCs w:val="20"/>
                <w:u w:val="single"/>
              </w:rPr>
            </w:rPrChange>
          </w:rPr>
          <w:fldChar w:fldCharType="separate"/>
        </w:r>
        <w:r w:rsidRPr="00EE27B1">
          <w:rPr>
            <w:rFonts w:ascii="Calibri" w:hAnsi="Calibri"/>
            <w:noProof/>
            <w:rPrChange w:id="10248" w:author="Tre" w:date="2012-11-19T09:06:00Z">
              <w:rPr>
                <w:rFonts w:ascii="Calibri" w:hAnsi="Calibri"/>
                <w:noProof/>
                <w:color w:val="0000FF"/>
                <w:sz w:val="20"/>
                <w:szCs w:val="20"/>
                <w:u w:val="single"/>
              </w:rPr>
            </w:rPrChange>
          </w:rPr>
          <w:delText>Chow Chat assault rifles are in most Zion hovercraft as the assault weapon of choice.</w:delText>
        </w:r>
        <w:r w:rsidRPr="00EE27B1" w:rsidDel="00381476">
          <w:rPr>
            <w:rFonts w:ascii="Calibri" w:hAnsi="Calibri"/>
            <w:rPrChange w:id="10249" w:author="Tre" w:date="2012-11-19T09:06:00Z">
              <w:rPr>
                <w:rFonts w:ascii="Calibri" w:hAnsi="Calibri"/>
                <w:color w:val="0000FF"/>
                <w:sz w:val="20"/>
                <w:szCs w:val="20"/>
                <w:u w:val="single"/>
              </w:rPr>
            </w:rPrChange>
          </w:rPr>
          <w:fldChar w:fldCharType="end"/>
        </w:r>
        <w:r w:rsidRPr="00EE27B1" w:rsidDel="00381476">
          <w:rPr>
            <w:rFonts w:ascii="Calibri" w:hAnsi="Calibri"/>
            <w:rPrChange w:id="10250" w:author="Tre" w:date="2012-11-19T09:06:00Z">
              <w:rPr>
                <w:rFonts w:ascii="Calibri" w:hAnsi="Calibri"/>
                <w:color w:val="0000FF"/>
                <w:sz w:val="20"/>
                <w:szCs w:val="20"/>
                <w:u w:val="single"/>
              </w:rPr>
            </w:rPrChange>
          </w:rPr>
          <w:fldChar w:fldCharType="begin"/>
        </w:r>
        <w:r w:rsidRPr="00EE27B1">
          <w:rPr>
            <w:rFonts w:ascii="Calibri" w:hAnsi="Calibri"/>
            <w:rPrChange w:id="10251"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252" w:author="Tre" w:date="2012-11-19T09:06:00Z">
              <w:rPr>
                <w:rFonts w:ascii="Calibri" w:hAnsi="Calibri"/>
                <w:color w:val="0000FF"/>
                <w:sz w:val="20"/>
                <w:szCs w:val="20"/>
                <w:u w:val="single"/>
              </w:rPr>
            </w:rPrChange>
          </w:rPr>
          <w:fldChar w:fldCharType="end"/>
        </w:r>
      </w:del>
    </w:p>
    <w:p w:rsidR="00981F81" w:rsidRPr="000B0456" w:rsidDel="00381476" w:rsidRDefault="00EE27B1" w:rsidP="00981F81">
      <w:pPr>
        <w:jc w:val="both"/>
        <w:rPr>
          <w:del w:id="10253" w:author="frontdesk" w:date="2012-11-16T12:51:00Z"/>
          <w:rFonts w:ascii="Calibri" w:hAnsi="Calibri"/>
          <w:b/>
          <w:rPrChange w:id="10254" w:author="Tre" w:date="2012-11-19T09:06:00Z">
            <w:rPr>
              <w:del w:id="10255" w:author="frontdesk" w:date="2012-11-16T12:51:00Z"/>
              <w:rFonts w:ascii="Calibri" w:hAnsi="Calibri"/>
              <w:b/>
              <w:sz w:val="22"/>
              <w:szCs w:val="22"/>
            </w:rPr>
          </w:rPrChange>
        </w:rPr>
      </w:pPr>
      <w:del w:id="10256" w:author="frontdesk" w:date="2012-11-16T12:51:00Z">
        <w:r w:rsidRPr="00EE27B1" w:rsidDel="00381476">
          <w:rPr>
            <w:rFonts w:ascii="Calibri" w:hAnsi="Calibri"/>
            <w:b/>
            <w:rPrChange w:id="10257" w:author="Tre" w:date="2012-11-19T09:06:00Z">
              <w:rPr>
                <w:rFonts w:ascii="Calibri" w:hAnsi="Calibri"/>
                <w:b/>
                <w:color w:val="0000FF"/>
                <w:sz w:val="22"/>
                <w:szCs w:val="22"/>
                <w:u w:val="single"/>
              </w:rPr>
            </w:rPrChange>
          </w:rPr>
          <w:fldChar w:fldCharType="begin"/>
        </w:r>
        <w:r w:rsidRPr="00EE27B1">
          <w:rPr>
            <w:rFonts w:ascii="Calibri" w:hAnsi="Calibri"/>
            <w:b/>
            <w:rPrChange w:id="10258" w:author="Tre" w:date="2012-11-19T09:06:00Z">
              <w:rPr>
                <w:rFonts w:ascii="Calibri" w:hAnsi="Calibri"/>
                <w:b/>
                <w:color w:val="0000FF"/>
                <w:sz w:val="22"/>
                <w:szCs w:val="22"/>
                <w:u w:val="single"/>
              </w:rPr>
            </w:rPrChange>
          </w:rPr>
          <w:delInstrText xml:space="preserve"> MERGEFIELD Name </w:delInstrText>
        </w:r>
        <w:r w:rsidRPr="00EE27B1" w:rsidDel="00381476">
          <w:rPr>
            <w:rFonts w:ascii="Calibri" w:hAnsi="Calibri"/>
            <w:b/>
            <w:rPrChange w:id="10259" w:author="Tre" w:date="2012-11-19T09:06:00Z">
              <w:rPr>
                <w:rFonts w:ascii="Calibri" w:hAnsi="Calibri"/>
                <w:b/>
                <w:color w:val="0000FF"/>
                <w:sz w:val="22"/>
                <w:szCs w:val="22"/>
                <w:u w:val="single"/>
              </w:rPr>
            </w:rPrChange>
          </w:rPr>
          <w:fldChar w:fldCharType="separate"/>
        </w:r>
        <w:r w:rsidRPr="00EE27B1">
          <w:rPr>
            <w:rFonts w:ascii="Calibri" w:hAnsi="Calibri"/>
            <w:b/>
            <w:noProof/>
            <w:rPrChange w:id="10260" w:author="Tre" w:date="2012-11-19T09:06:00Z">
              <w:rPr>
                <w:rFonts w:ascii="Calibri" w:hAnsi="Calibri"/>
                <w:b/>
                <w:noProof/>
                <w:color w:val="0000FF"/>
                <w:sz w:val="20"/>
                <w:szCs w:val="20"/>
                <w:u w:val="single"/>
              </w:rPr>
            </w:rPrChange>
          </w:rPr>
          <w:delText>Assault rifles "HK"</w:delText>
        </w:r>
        <w:r w:rsidRPr="00EE27B1" w:rsidDel="00381476">
          <w:rPr>
            <w:rFonts w:ascii="Calibri" w:hAnsi="Calibri"/>
            <w:b/>
            <w:rPrChange w:id="10261" w:author="Tre" w:date="2012-11-19T09:06:00Z">
              <w:rPr>
                <w:rFonts w:ascii="Calibri" w:hAnsi="Calibri"/>
                <w:b/>
                <w:color w:val="0000FF"/>
                <w:sz w:val="22"/>
                <w:szCs w:val="22"/>
                <w:u w:val="single"/>
              </w:rPr>
            </w:rPrChange>
          </w:rPr>
          <w:fldChar w:fldCharType="end"/>
        </w:r>
      </w:del>
    </w:p>
    <w:p w:rsidR="00981F81" w:rsidRPr="000B0456" w:rsidDel="00381476" w:rsidRDefault="00EE27B1" w:rsidP="00981F81">
      <w:pPr>
        <w:jc w:val="both"/>
        <w:rPr>
          <w:del w:id="10262" w:author="frontdesk" w:date="2012-11-16T12:51:00Z"/>
          <w:rFonts w:ascii="Calibri" w:hAnsi="Calibri"/>
          <w:i/>
          <w:rPrChange w:id="10263" w:author="Tre" w:date="2012-11-19T09:06:00Z">
            <w:rPr>
              <w:del w:id="10264" w:author="frontdesk" w:date="2012-11-16T12:51:00Z"/>
              <w:rFonts w:ascii="Calibri" w:hAnsi="Calibri"/>
              <w:i/>
              <w:sz w:val="20"/>
              <w:szCs w:val="20"/>
            </w:rPr>
          </w:rPrChange>
        </w:rPr>
      </w:pPr>
      <w:del w:id="10265" w:author="frontdesk" w:date="2012-11-16T12:51:00Z">
        <w:r w:rsidRPr="00EE27B1">
          <w:rPr>
            <w:rFonts w:ascii="Calibri" w:hAnsi="Calibri"/>
            <w:i/>
            <w:rPrChange w:id="10266" w:author="Tre" w:date="2012-11-19T09:06:00Z">
              <w:rPr>
                <w:rFonts w:ascii="Calibri" w:hAnsi="Calibri"/>
                <w:i/>
                <w:color w:val="0000FF"/>
                <w:sz w:val="20"/>
                <w:szCs w:val="20"/>
                <w:u w:val="single"/>
              </w:rPr>
            </w:rPrChange>
          </w:rPr>
          <w:delText>[Type (</w:delText>
        </w:r>
        <w:r w:rsidRPr="00EE27B1" w:rsidDel="00381476">
          <w:rPr>
            <w:rFonts w:ascii="Calibri" w:hAnsi="Calibri"/>
            <w:i/>
            <w:rPrChange w:id="10267" w:author="Tre" w:date="2012-11-19T09:06:00Z">
              <w:rPr>
                <w:rFonts w:ascii="Calibri" w:hAnsi="Calibri"/>
                <w:i/>
                <w:color w:val="0000FF"/>
                <w:sz w:val="20"/>
                <w:szCs w:val="20"/>
                <w:u w:val="single"/>
              </w:rPr>
            </w:rPrChange>
          </w:rPr>
          <w:fldChar w:fldCharType="begin"/>
        </w:r>
        <w:r w:rsidRPr="00EE27B1">
          <w:rPr>
            <w:rFonts w:ascii="Calibri" w:hAnsi="Calibri"/>
            <w:i/>
            <w:rPrChange w:id="10268" w:author="Tre" w:date="2012-11-19T09:06:00Z">
              <w:rPr>
                <w:rFonts w:ascii="Calibri" w:hAnsi="Calibri"/>
                <w:i/>
                <w:color w:val="0000FF"/>
                <w:sz w:val="20"/>
                <w:szCs w:val="20"/>
                <w:u w:val="single"/>
              </w:rPr>
            </w:rPrChange>
          </w:rPr>
          <w:delInstrText xml:space="preserve"> MERGEFIELD Type </w:delInstrText>
        </w:r>
        <w:r w:rsidRPr="00EE27B1" w:rsidDel="00381476">
          <w:rPr>
            <w:rFonts w:ascii="Calibri" w:hAnsi="Calibri"/>
            <w:i/>
            <w:rPrChange w:id="10269" w:author="Tre" w:date="2012-11-19T09:06:00Z">
              <w:rPr>
                <w:rFonts w:ascii="Calibri" w:hAnsi="Calibri"/>
                <w:i/>
                <w:color w:val="0000FF"/>
                <w:sz w:val="20"/>
                <w:szCs w:val="20"/>
                <w:u w:val="single"/>
              </w:rPr>
            </w:rPrChange>
          </w:rPr>
          <w:fldChar w:fldCharType="separate"/>
        </w:r>
        <w:r w:rsidRPr="00EE27B1">
          <w:rPr>
            <w:rFonts w:ascii="Calibri" w:hAnsi="Calibri"/>
            <w:i/>
            <w:noProof/>
            <w:rPrChange w:id="10270" w:author="Tre" w:date="2012-11-19T09:06:00Z">
              <w:rPr>
                <w:rFonts w:ascii="Calibri" w:hAnsi="Calibri"/>
                <w:i/>
                <w:noProof/>
                <w:color w:val="0000FF"/>
                <w:sz w:val="20"/>
                <w:szCs w:val="20"/>
                <w:u w:val="single"/>
              </w:rPr>
            </w:rPrChange>
          </w:rPr>
          <w:delText>Gun</w:delText>
        </w:r>
        <w:r w:rsidRPr="00EE27B1" w:rsidDel="00381476">
          <w:rPr>
            <w:rFonts w:ascii="Calibri" w:hAnsi="Calibri"/>
            <w:i/>
            <w:rPrChange w:id="10271" w:author="Tre" w:date="2012-11-19T09:06:00Z">
              <w:rPr>
                <w:rFonts w:ascii="Calibri" w:hAnsi="Calibri"/>
                <w:i/>
                <w:color w:val="0000FF"/>
                <w:sz w:val="20"/>
                <w:szCs w:val="20"/>
                <w:u w:val="single"/>
              </w:rPr>
            </w:rPrChange>
          </w:rPr>
          <w:fldChar w:fldCharType="end"/>
        </w:r>
        <w:r w:rsidRPr="00EE27B1">
          <w:rPr>
            <w:rFonts w:ascii="Calibri" w:hAnsi="Calibri"/>
            <w:i/>
            <w:rPrChange w:id="10272" w:author="Tre" w:date="2012-11-19T09:06:00Z">
              <w:rPr>
                <w:rFonts w:ascii="Calibri" w:hAnsi="Calibri"/>
                <w:i/>
                <w:color w:val="0000FF"/>
                <w:sz w:val="20"/>
                <w:szCs w:val="20"/>
                <w:u w:val="single"/>
              </w:rPr>
            </w:rPrChange>
          </w:rPr>
          <w:delText>), Rate (</w:delText>
        </w:r>
        <w:r w:rsidRPr="00EE27B1" w:rsidDel="00381476">
          <w:rPr>
            <w:rFonts w:ascii="Calibri" w:hAnsi="Calibri"/>
            <w:i/>
            <w:rPrChange w:id="10273" w:author="Tre" w:date="2012-11-19T09:06:00Z">
              <w:rPr>
                <w:rFonts w:ascii="Calibri" w:hAnsi="Calibri"/>
                <w:i/>
                <w:color w:val="0000FF"/>
                <w:sz w:val="20"/>
                <w:szCs w:val="20"/>
                <w:u w:val="single"/>
              </w:rPr>
            </w:rPrChange>
          </w:rPr>
          <w:fldChar w:fldCharType="begin"/>
        </w:r>
        <w:r w:rsidRPr="00EE27B1">
          <w:rPr>
            <w:rFonts w:ascii="Calibri" w:hAnsi="Calibri"/>
            <w:i/>
            <w:rPrChange w:id="10274" w:author="Tre" w:date="2012-11-19T09:06:00Z">
              <w:rPr>
                <w:rFonts w:ascii="Calibri" w:hAnsi="Calibri"/>
                <w:i/>
                <w:color w:val="0000FF"/>
                <w:sz w:val="20"/>
                <w:szCs w:val="20"/>
                <w:u w:val="single"/>
              </w:rPr>
            </w:rPrChange>
          </w:rPr>
          <w:delInstrText xml:space="preserve"> MERGEFIELD Rate_of_Fire </w:delInstrText>
        </w:r>
        <w:r w:rsidRPr="00EE27B1" w:rsidDel="00381476">
          <w:rPr>
            <w:rFonts w:ascii="Calibri" w:hAnsi="Calibri"/>
            <w:i/>
            <w:rPrChange w:id="10275" w:author="Tre" w:date="2012-11-19T09:06:00Z">
              <w:rPr>
                <w:rFonts w:ascii="Calibri" w:hAnsi="Calibri"/>
                <w:i/>
                <w:color w:val="0000FF"/>
                <w:sz w:val="20"/>
                <w:szCs w:val="20"/>
                <w:u w:val="single"/>
              </w:rPr>
            </w:rPrChange>
          </w:rPr>
          <w:fldChar w:fldCharType="separate"/>
        </w:r>
        <w:r w:rsidRPr="00EE27B1">
          <w:rPr>
            <w:rFonts w:ascii="Calibri" w:hAnsi="Calibri"/>
            <w:i/>
            <w:noProof/>
            <w:rPrChange w:id="10276" w:author="Tre" w:date="2012-11-19T09:06:00Z">
              <w:rPr>
                <w:rFonts w:ascii="Calibri" w:hAnsi="Calibri"/>
                <w:i/>
                <w:noProof/>
                <w:color w:val="0000FF"/>
                <w:sz w:val="20"/>
                <w:szCs w:val="20"/>
                <w:u w:val="single"/>
              </w:rPr>
            </w:rPrChange>
          </w:rPr>
          <w:delText>Full Auto</w:delText>
        </w:r>
        <w:r w:rsidRPr="00EE27B1" w:rsidDel="00381476">
          <w:rPr>
            <w:rFonts w:ascii="Calibri" w:hAnsi="Calibri"/>
            <w:i/>
            <w:rPrChange w:id="10277" w:author="Tre" w:date="2012-11-19T09:06:00Z">
              <w:rPr>
                <w:rFonts w:ascii="Calibri" w:hAnsi="Calibri"/>
                <w:i/>
                <w:color w:val="0000FF"/>
                <w:sz w:val="20"/>
                <w:szCs w:val="20"/>
                <w:u w:val="single"/>
              </w:rPr>
            </w:rPrChange>
          </w:rPr>
          <w:fldChar w:fldCharType="end"/>
        </w:r>
        <w:r w:rsidRPr="00EE27B1">
          <w:rPr>
            <w:rFonts w:ascii="Calibri" w:hAnsi="Calibri"/>
            <w:i/>
            <w:rPrChange w:id="10278" w:author="Tre" w:date="2012-11-19T09:06:00Z">
              <w:rPr>
                <w:rFonts w:ascii="Calibri" w:hAnsi="Calibri"/>
                <w:i/>
                <w:color w:val="0000FF"/>
                <w:sz w:val="20"/>
                <w:szCs w:val="20"/>
                <w:u w:val="single"/>
              </w:rPr>
            </w:rPrChange>
          </w:rPr>
          <w:delText>), Ammo (</w:delText>
        </w:r>
        <w:r w:rsidRPr="00EE27B1" w:rsidDel="00381476">
          <w:rPr>
            <w:rFonts w:ascii="Calibri" w:hAnsi="Calibri"/>
            <w:i/>
            <w:rPrChange w:id="10279" w:author="Tre" w:date="2012-11-19T09:06:00Z">
              <w:rPr>
                <w:rFonts w:ascii="Calibri" w:hAnsi="Calibri"/>
                <w:i/>
                <w:color w:val="0000FF"/>
                <w:sz w:val="20"/>
                <w:szCs w:val="20"/>
                <w:u w:val="single"/>
              </w:rPr>
            </w:rPrChange>
          </w:rPr>
          <w:fldChar w:fldCharType="begin"/>
        </w:r>
        <w:r w:rsidRPr="00EE27B1">
          <w:rPr>
            <w:rFonts w:ascii="Calibri" w:hAnsi="Calibri"/>
            <w:i/>
            <w:rPrChange w:id="10280" w:author="Tre" w:date="2012-11-19T09:06:00Z">
              <w:rPr>
                <w:rFonts w:ascii="Calibri" w:hAnsi="Calibri"/>
                <w:i/>
                <w:color w:val="0000FF"/>
                <w:sz w:val="20"/>
                <w:szCs w:val="20"/>
                <w:u w:val="single"/>
              </w:rPr>
            </w:rPrChange>
          </w:rPr>
          <w:delInstrText xml:space="preserve"> MERGEFIELD Ammo </w:delInstrText>
        </w:r>
        <w:r w:rsidRPr="00EE27B1" w:rsidDel="00381476">
          <w:rPr>
            <w:rFonts w:ascii="Calibri" w:hAnsi="Calibri"/>
            <w:i/>
            <w:rPrChange w:id="10281" w:author="Tre" w:date="2012-11-19T09:06:00Z">
              <w:rPr>
                <w:rFonts w:ascii="Calibri" w:hAnsi="Calibri"/>
                <w:i/>
                <w:color w:val="0000FF"/>
                <w:sz w:val="20"/>
                <w:szCs w:val="20"/>
                <w:u w:val="single"/>
              </w:rPr>
            </w:rPrChange>
          </w:rPr>
          <w:fldChar w:fldCharType="end"/>
        </w:r>
        <w:r w:rsidRPr="00EE27B1">
          <w:rPr>
            <w:rFonts w:ascii="Calibri" w:hAnsi="Calibri"/>
            <w:i/>
            <w:rPrChange w:id="10282" w:author="Tre" w:date="2012-11-19T09:06:00Z">
              <w:rPr>
                <w:rFonts w:ascii="Calibri" w:hAnsi="Calibri"/>
                <w:i/>
                <w:color w:val="0000FF"/>
                <w:sz w:val="20"/>
                <w:szCs w:val="20"/>
                <w:u w:val="single"/>
              </w:rPr>
            </w:rPrChange>
          </w:rPr>
          <w:delText>), Range (</w:delText>
        </w:r>
        <w:r w:rsidRPr="00EE27B1" w:rsidDel="00381476">
          <w:rPr>
            <w:rFonts w:ascii="Calibri" w:hAnsi="Calibri"/>
            <w:i/>
            <w:rPrChange w:id="10283" w:author="Tre" w:date="2012-11-19T09:06:00Z">
              <w:rPr>
                <w:rFonts w:ascii="Calibri" w:hAnsi="Calibri"/>
                <w:i/>
                <w:color w:val="0000FF"/>
                <w:sz w:val="20"/>
                <w:szCs w:val="20"/>
                <w:u w:val="single"/>
              </w:rPr>
            </w:rPrChange>
          </w:rPr>
          <w:fldChar w:fldCharType="begin"/>
        </w:r>
        <w:r w:rsidRPr="00EE27B1">
          <w:rPr>
            <w:rFonts w:ascii="Calibri" w:hAnsi="Calibri"/>
            <w:i/>
            <w:rPrChange w:id="10284" w:author="Tre" w:date="2012-11-19T09:06:00Z">
              <w:rPr>
                <w:rFonts w:ascii="Calibri" w:hAnsi="Calibri"/>
                <w:i/>
                <w:color w:val="0000FF"/>
                <w:sz w:val="20"/>
                <w:szCs w:val="20"/>
                <w:u w:val="single"/>
              </w:rPr>
            </w:rPrChange>
          </w:rPr>
          <w:delInstrText xml:space="preserve"> MERGEFIELD Range </w:delInstrText>
        </w:r>
        <w:r w:rsidRPr="00EE27B1" w:rsidDel="00381476">
          <w:rPr>
            <w:rFonts w:ascii="Calibri" w:hAnsi="Calibri"/>
            <w:i/>
            <w:rPrChange w:id="10285" w:author="Tre" w:date="2012-11-19T09:06:00Z">
              <w:rPr>
                <w:rFonts w:ascii="Calibri" w:hAnsi="Calibri"/>
                <w:i/>
                <w:color w:val="0000FF"/>
                <w:sz w:val="20"/>
                <w:szCs w:val="20"/>
                <w:u w:val="single"/>
              </w:rPr>
            </w:rPrChange>
          </w:rPr>
          <w:fldChar w:fldCharType="end"/>
        </w:r>
        <w:r w:rsidRPr="00EE27B1">
          <w:rPr>
            <w:rFonts w:ascii="Calibri" w:hAnsi="Calibri"/>
            <w:i/>
            <w:rPrChange w:id="10286" w:author="Tre" w:date="2012-11-19T09:06:00Z">
              <w:rPr>
                <w:rFonts w:ascii="Calibri" w:hAnsi="Calibri"/>
                <w:i/>
                <w:color w:val="0000FF"/>
                <w:sz w:val="20"/>
                <w:szCs w:val="20"/>
                <w:u w:val="single"/>
              </w:rPr>
            </w:rPrChange>
          </w:rPr>
          <w:delText>), Damage (</w:delText>
        </w:r>
        <w:r w:rsidRPr="00EE27B1" w:rsidDel="00381476">
          <w:rPr>
            <w:rFonts w:ascii="Calibri" w:hAnsi="Calibri"/>
            <w:i/>
            <w:rPrChange w:id="10287" w:author="Tre" w:date="2012-11-19T09:06:00Z">
              <w:rPr>
                <w:rFonts w:ascii="Calibri" w:hAnsi="Calibri"/>
                <w:i/>
                <w:color w:val="0000FF"/>
                <w:sz w:val="20"/>
                <w:szCs w:val="20"/>
                <w:u w:val="single"/>
              </w:rPr>
            </w:rPrChange>
          </w:rPr>
          <w:fldChar w:fldCharType="begin"/>
        </w:r>
        <w:r w:rsidRPr="00EE27B1">
          <w:rPr>
            <w:rFonts w:ascii="Calibri" w:hAnsi="Calibri"/>
            <w:i/>
            <w:rPrChange w:id="10288" w:author="Tre" w:date="2012-11-19T09:06:00Z">
              <w:rPr>
                <w:rFonts w:ascii="Calibri" w:hAnsi="Calibri"/>
                <w:i/>
                <w:color w:val="0000FF"/>
                <w:sz w:val="20"/>
                <w:szCs w:val="20"/>
                <w:u w:val="single"/>
              </w:rPr>
            </w:rPrChange>
          </w:rPr>
          <w:delInstrText xml:space="preserve"> MERGEFIELD Damage_Level </w:delInstrText>
        </w:r>
        <w:r w:rsidRPr="00EE27B1" w:rsidDel="00381476">
          <w:rPr>
            <w:rFonts w:ascii="Calibri" w:hAnsi="Calibri"/>
            <w:i/>
            <w:rPrChange w:id="10289" w:author="Tre" w:date="2012-11-19T09:06:00Z">
              <w:rPr>
                <w:rFonts w:ascii="Calibri" w:hAnsi="Calibri"/>
                <w:i/>
                <w:color w:val="0000FF"/>
                <w:sz w:val="20"/>
                <w:szCs w:val="20"/>
                <w:u w:val="single"/>
              </w:rPr>
            </w:rPrChange>
          </w:rPr>
          <w:fldChar w:fldCharType="separate"/>
        </w:r>
        <w:r w:rsidRPr="00EE27B1">
          <w:rPr>
            <w:rFonts w:ascii="Calibri" w:hAnsi="Calibri"/>
            <w:i/>
            <w:noProof/>
            <w:rPrChange w:id="10290" w:author="Tre" w:date="2012-11-19T09:06:00Z">
              <w:rPr>
                <w:rFonts w:ascii="Calibri" w:hAnsi="Calibri"/>
                <w:i/>
                <w:noProof/>
                <w:color w:val="0000FF"/>
                <w:sz w:val="20"/>
                <w:szCs w:val="20"/>
                <w:u w:val="single"/>
              </w:rPr>
            </w:rPrChange>
          </w:rPr>
          <w:delText>4</w:delText>
        </w:r>
        <w:r w:rsidRPr="00EE27B1" w:rsidDel="00381476">
          <w:rPr>
            <w:rFonts w:ascii="Calibri" w:hAnsi="Calibri"/>
            <w:i/>
            <w:rPrChange w:id="10291" w:author="Tre" w:date="2012-11-19T09:06:00Z">
              <w:rPr>
                <w:rFonts w:ascii="Calibri" w:hAnsi="Calibri"/>
                <w:i/>
                <w:color w:val="0000FF"/>
                <w:sz w:val="20"/>
                <w:szCs w:val="20"/>
                <w:u w:val="single"/>
              </w:rPr>
            </w:rPrChange>
          </w:rPr>
          <w:fldChar w:fldCharType="end"/>
        </w:r>
        <w:r w:rsidRPr="00EE27B1">
          <w:rPr>
            <w:rFonts w:ascii="Calibri" w:hAnsi="Calibri"/>
            <w:i/>
            <w:rPrChange w:id="10292" w:author="Tre" w:date="2012-11-19T09:06:00Z">
              <w:rPr>
                <w:rFonts w:ascii="Calibri" w:hAnsi="Calibri"/>
                <w:i/>
                <w:color w:val="0000FF"/>
                <w:sz w:val="20"/>
                <w:szCs w:val="20"/>
                <w:u w:val="single"/>
              </w:rPr>
            </w:rPrChange>
          </w:rPr>
          <w:delText>)]</w:delText>
        </w:r>
      </w:del>
    </w:p>
    <w:p w:rsidR="00981F81" w:rsidRPr="000B0456" w:rsidDel="00381476" w:rsidRDefault="00EE27B1" w:rsidP="00981F81">
      <w:pPr>
        <w:jc w:val="both"/>
        <w:rPr>
          <w:del w:id="10293" w:author="frontdesk" w:date="2012-11-16T12:51:00Z"/>
          <w:rFonts w:ascii="Calibri" w:hAnsi="Calibri"/>
          <w:rPrChange w:id="10294" w:author="Tre" w:date="2012-11-19T09:06:00Z">
            <w:rPr>
              <w:del w:id="10295" w:author="frontdesk" w:date="2012-11-16T12:51:00Z"/>
              <w:rFonts w:ascii="Calibri" w:hAnsi="Calibri"/>
              <w:sz w:val="20"/>
              <w:szCs w:val="20"/>
            </w:rPr>
          </w:rPrChange>
        </w:rPr>
      </w:pPr>
      <w:del w:id="10296" w:author="frontdesk" w:date="2012-11-16T12:51:00Z">
        <w:r w:rsidRPr="00EE27B1" w:rsidDel="00381476">
          <w:rPr>
            <w:rFonts w:ascii="Calibri" w:hAnsi="Calibri"/>
            <w:rPrChange w:id="10297" w:author="Tre" w:date="2012-11-19T09:06:00Z">
              <w:rPr>
                <w:rFonts w:ascii="Calibri" w:hAnsi="Calibri"/>
                <w:color w:val="0000FF"/>
                <w:sz w:val="20"/>
                <w:szCs w:val="20"/>
                <w:u w:val="single"/>
              </w:rPr>
            </w:rPrChange>
          </w:rPr>
          <w:fldChar w:fldCharType="begin"/>
        </w:r>
        <w:r w:rsidRPr="00EE27B1">
          <w:rPr>
            <w:rFonts w:ascii="Calibri" w:hAnsi="Calibri"/>
            <w:rPrChange w:id="10298" w:author="Tre" w:date="2012-11-19T09:06:00Z">
              <w:rPr>
                <w:rFonts w:ascii="Calibri" w:hAnsi="Calibri"/>
                <w:color w:val="0000FF"/>
                <w:sz w:val="20"/>
                <w:szCs w:val="20"/>
                <w:u w:val="single"/>
              </w:rPr>
            </w:rPrChange>
          </w:rPr>
          <w:delInstrText xml:space="preserve"> MERGEFIELD Description </w:delInstrText>
        </w:r>
        <w:r w:rsidRPr="00EE27B1" w:rsidDel="00381476">
          <w:rPr>
            <w:rFonts w:ascii="Calibri" w:hAnsi="Calibri"/>
            <w:rPrChange w:id="10299" w:author="Tre" w:date="2012-11-19T09:06:00Z">
              <w:rPr>
                <w:rFonts w:ascii="Calibri" w:hAnsi="Calibri"/>
                <w:color w:val="0000FF"/>
                <w:sz w:val="20"/>
                <w:szCs w:val="20"/>
                <w:u w:val="single"/>
              </w:rPr>
            </w:rPrChange>
          </w:rPr>
          <w:fldChar w:fldCharType="separate"/>
        </w:r>
        <w:r w:rsidRPr="00EE27B1">
          <w:rPr>
            <w:rFonts w:ascii="Calibri" w:hAnsi="Calibri"/>
            <w:noProof/>
            <w:rPrChange w:id="10300" w:author="Tre" w:date="2012-11-19T09:06:00Z">
              <w:rPr>
                <w:rFonts w:ascii="Calibri" w:hAnsi="Calibri"/>
                <w:noProof/>
                <w:color w:val="0000FF"/>
                <w:sz w:val="20"/>
                <w:szCs w:val="20"/>
                <w:u w:val="single"/>
              </w:rPr>
            </w:rPrChange>
          </w:rPr>
          <w:delText>HK is the king of assualt rifles. Anyone using this weapon is someone ready for a fight. This rifle puts a hole in most anything it comes across. This is an easy weapon to modify with accessories like a scope, custom grips, adjustable stock, etc.</w:delText>
        </w:r>
        <w:r w:rsidRPr="00EE27B1" w:rsidDel="00381476">
          <w:rPr>
            <w:rFonts w:ascii="Calibri" w:hAnsi="Calibri"/>
            <w:rPrChange w:id="10301" w:author="Tre" w:date="2012-11-19T09:06:00Z">
              <w:rPr>
                <w:rFonts w:ascii="Calibri" w:hAnsi="Calibri"/>
                <w:color w:val="0000FF"/>
                <w:sz w:val="20"/>
                <w:szCs w:val="20"/>
                <w:u w:val="single"/>
              </w:rPr>
            </w:rPrChange>
          </w:rPr>
          <w:fldChar w:fldCharType="end"/>
        </w:r>
        <w:r w:rsidRPr="00EE27B1" w:rsidDel="00381476">
          <w:rPr>
            <w:rFonts w:ascii="Calibri" w:hAnsi="Calibri"/>
            <w:rPrChange w:id="10302" w:author="Tre" w:date="2012-11-19T09:06:00Z">
              <w:rPr>
                <w:rFonts w:ascii="Calibri" w:hAnsi="Calibri"/>
                <w:color w:val="0000FF"/>
                <w:sz w:val="20"/>
                <w:szCs w:val="20"/>
                <w:u w:val="single"/>
              </w:rPr>
            </w:rPrChange>
          </w:rPr>
          <w:fldChar w:fldCharType="begin"/>
        </w:r>
        <w:r w:rsidRPr="00EE27B1">
          <w:rPr>
            <w:rFonts w:ascii="Calibri" w:hAnsi="Calibri"/>
            <w:rPrChange w:id="10303" w:author="Tre" w:date="2012-11-19T09:06:00Z">
              <w:rPr>
                <w:rFonts w:ascii="Calibri" w:hAnsi="Calibri"/>
                <w:color w:val="0000FF"/>
                <w:sz w:val="20"/>
                <w:szCs w:val="20"/>
                <w:u w:val="single"/>
              </w:rPr>
            </w:rPrChange>
          </w:rPr>
          <w:delInstrText xml:space="preserve"> NEXT  \* MERGEFORMAT </w:delInstrText>
        </w:r>
        <w:r w:rsidRPr="00EE27B1" w:rsidDel="00381476">
          <w:rPr>
            <w:rFonts w:ascii="Calibri" w:hAnsi="Calibri"/>
            <w:rPrChange w:id="10304" w:author="Tre" w:date="2012-11-19T09:06:00Z">
              <w:rPr>
                <w:rFonts w:ascii="Calibri" w:hAnsi="Calibri"/>
                <w:color w:val="0000FF"/>
                <w:sz w:val="20"/>
                <w:szCs w:val="20"/>
                <w:u w:val="single"/>
              </w:rPr>
            </w:rPrChange>
          </w:rPr>
          <w:fldChar w:fldCharType="end"/>
        </w:r>
      </w:del>
    </w:p>
    <w:p w:rsidR="00381476" w:rsidRPr="000B0456" w:rsidRDefault="00EE27B1" w:rsidP="00381476">
      <w:pPr>
        <w:jc w:val="both"/>
        <w:rPr>
          <w:ins w:id="10305" w:author="frontdesk" w:date="2012-11-16T12:51:00Z"/>
          <w:rFonts w:ascii="Calibri" w:hAnsi="Calibri"/>
          <w:b/>
          <w:rPrChange w:id="10306" w:author="Tre" w:date="2012-11-19T09:06:00Z">
            <w:rPr>
              <w:ins w:id="10307" w:author="frontdesk" w:date="2012-11-16T12:51:00Z"/>
              <w:rFonts w:ascii="Calibri" w:hAnsi="Calibri"/>
              <w:b/>
              <w:sz w:val="22"/>
              <w:szCs w:val="22"/>
            </w:rPr>
          </w:rPrChange>
        </w:rPr>
      </w:pPr>
      <w:ins w:id="10308" w:author="frontdesk" w:date="2012-11-16T12:51:00Z">
        <w:r w:rsidRPr="00EE27B1">
          <w:rPr>
            <w:rFonts w:ascii="Calibri" w:hAnsi="Calibri"/>
            <w:b/>
            <w:rPrChange w:id="10309" w:author="Tre" w:date="2012-11-19T09:06:00Z">
              <w:rPr>
                <w:rFonts w:ascii="Calibri" w:hAnsi="Calibri"/>
                <w:b/>
                <w:color w:val="0000FF"/>
                <w:sz w:val="22"/>
                <w:szCs w:val="22"/>
                <w:u w:val="single"/>
              </w:rPr>
            </w:rPrChange>
          </w:rPr>
          <w:fldChar w:fldCharType="begin"/>
        </w:r>
        <w:r w:rsidRPr="00EE27B1">
          <w:rPr>
            <w:rFonts w:ascii="Calibri" w:hAnsi="Calibri"/>
            <w:b/>
            <w:rPrChange w:id="10310"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311" w:author="Tre" w:date="2012-11-19T09:06:00Z">
              <w:rPr>
                <w:rFonts w:ascii="Calibri" w:hAnsi="Calibri"/>
                <w:b/>
                <w:color w:val="0000FF"/>
                <w:sz w:val="22"/>
                <w:szCs w:val="22"/>
                <w:u w:val="single"/>
              </w:rPr>
            </w:rPrChange>
          </w:rPr>
          <w:fldChar w:fldCharType="separate"/>
        </w:r>
        <w:r w:rsidRPr="00EE27B1">
          <w:rPr>
            <w:rFonts w:ascii="Calibri" w:hAnsi="Calibri"/>
            <w:b/>
            <w:noProof/>
            <w:rPrChange w:id="10312" w:author="Tre" w:date="2012-11-19T09:06:00Z">
              <w:rPr>
                <w:rFonts w:ascii="Calibri" w:hAnsi="Calibri"/>
                <w:b/>
                <w:noProof/>
                <w:color w:val="0000FF"/>
                <w:sz w:val="22"/>
                <w:szCs w:val="22"/>
                <w:u w:val="single"/>
              </w:rPr>
            </w:rPrChange>
          </w:rPr>
          <w:t>Gun scopes</w:t>
        </w:r>
        <w:r w:rsidRPr="00EE27B1">
          <w:rPr>
            <w:rFonts w:ascii="Calibri" w:hAnsi="Calibri"/>
            <w:b/>
            <w:rPrChange w:id="10313"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314" w:author="frontdesk" w:date="2012-11-16T12:51:00Z"/>
          <w:rFonts w:ascii="Calibri" w:hAnsi="Calibri"/>
          <w:i/>
          <w:rPrChange w:id="10315" w:author="Tre" w:date="2012-11-19T09:06:00Z">
            <w:rPr>
              <w:ins w:id="10316" w:author="frontdesk" w:date="2012-11-16T12:51:00Z"/>
              <w:rFonts w:ascii="Calibri" w:hAnsi="Calibri"/>
              <w:i/>
              <w:sz w:val="20"/>
              <w:szCs w:val="20"/>
            </w:rPr>
          </w:rPrChange>
        </w:rPr>
      </w:pPr>
      <w:ins w:id="10317" w:author="frontdesk" w:date="2012-11-16T12:51:00Z">
        <w:r w:rsidRPr="00EE27B1">
          <w:rPr>
            <w:rFonts w:ascii="Calibri" w:hAnsi="Calibri"/>
            <w:i/>
            <w:rPrChange w:id="10318" w:author="Tre" w:date="2012-11-19T09:06:00Z">
              <w:rPr>
                <w:rFonts w:ascii="Calibri" w:hAnsi="Calibri"/>
                <w:i/>
                <w:color w:val="0000FF"/>
                <w:sz w:val="20"/>
                <w:szCs w:val="20"/>
                <w:u w:val="single"/>
              </w:rPr>
            </w:rPrChange>
          </w:rPr>
          <w:t>[Type (</w:t>
        </w:r>
        <w:r w:rsidRPr="00EE27B1">
          <w:rPr>
            <w:rFonts w:ascii="Calibri" w:hAnsi="Calibri"/>
            <w:i/>
            <w:rPrChange w:id="10319" w:author="Tre" w:date="2012-11-19T09:06:00Z">
              <w:rPr>
                <w:rFonts w:ascii="Calibri" w:hAnsi="Calibri"/>
                <w:i/>
                <w:color w:val="0000FF"/>
                <w:sz w:val="20"/>
                <w:szCs w:val="20"/>
                <w:u w:val="single"/>
              </w:rPr>
            </w:rPrChange>
          </w:rPr>
          <w:fldChar w:fldCharType="begin"/>
        </w:r>
        <w:r w:rsidRPr="00EE27B1">
          <w:rPr>
            <w:rFonts w:ascii="Calibri" w:hAnsi="Calibri"/>
            <w:i/>
            <w:rPrChange w:id="10320"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321" w:author="Tre" w:date="2012-11-19T09:06:00Z">
              <w:rPr>
                <w:rFonts w:ascii="Calibri" w:hAnsi="Calibri"/>
                <w:i/>
                <w:color w:val="0000FF"/>
                <w:sz w:val="20"/>
                <w:szCs w:val="20"/>
                <w:u w:val="single"/>
              </w:rPr>
            </w:rPrChange>
          </w:rPr>
          <w:fldChar w:fldCharType="separate"/>
        </w:r>
        <w:r w:rsidRPr="00EE27B1">
          <w:rPr>
            <w:rFonts w:ascii="Calibri" w:hAnsi="Calibri"/>
            <w:i/>
            <w:noProof/>
            <w:rPrChange w:id="10322" w:author="Tre" w:date="2012-11-19T09:06:00Z">
              <w:rPr>
                <w:rFonts w:ascii="Calibri" w:hAnsi="Calibri"/>
                <w:i/>
                <w:noProof/>
                <w:color w:val="0000FF"/>
                <w:sz w:val="20"/>
                <w:szCs w:val="20"/>
                <w:u w:val="single"/>
              </w:rPr>
            </w:rPrChange>
          </w:rPr>
          <w:t>Accessory</w:t>
        </w:r>
        <w:r w:rsidRPr="00EE27B1">
          <w:rPr>
            <w:rFonts w:ascii="Calibri" w:hAnsi="Calibri"/>
            <w:i/>
            <w:rPrChange w:id="10323" w:author="Tre" w:date="2012-11-19T09:06:00Z">
              <w:rPr>
                <w:rFonts w:ascii="Calibri" w:hAnsi="Calibri"/>
                <w:i/>
                <w:color w:val="0000FF"/>
                <w:sz w:val="20"/>
                <w:szCs w:val="20"/>
                <w:u w:val="single"/>
              </w:rPr>
            </w:rPrChange>
          </w:rPr>
          <w:fldChar w:fldCharType="end"/>
        </w:r>
        <w:r w:rsidRPr="00EE27B1">
          <w:rPr>
            <w:rFonts w:ascii="Calibri" w:hAnsi="Calibri"/>
            <w:i/>
            <w:rPrChange w:id="10324" w:author="Tre" w:date="2012-11-19T09:06:00Z">
              <w:rPr>
                <w:rFonts w:ascii="Calibri" w:hAnsi="Calibri"/>
                <w:i/>
                <w:color w:val="0000FF"/>
                <w:sz w:val="20"/>
                <w:szCs w:val="20"/>
                <w:u w:val="single"/>
              </w:rPr>
            </w:rPrChange>
          </w:rPr>
          <w:t>)</w:t>
        </w:r>
        <w:del w:id="10325" w:author="Tre" w:date="2012-11-19T09:34:00Z">
          <w:r w:rsidRPr="00EE27B1">
            <w:rPr>
              <w:rFonts w:ascii="Calibri" w:hAnsi="Calibri"/>
              <w:i/>
              <w:rPrChange w:id="10326" w:author="Tre" w:date="2012-11-19T09:06:00Z">
                <w:rPr>
                  <w:rFonts w:ascii="Calibri" w:hAnsi="Calibri"/>
                  <w:i/>
                  <w:color w:val="0000FF"/>
                  <w:sz w:val="20"/>
                  <w:szCs w:val="20"/>
                  <w:u w:val="single"/>
                </w:rPr>
              </w:rPrChange>
            </w:rPr>
            <w:delText>, Rate (</w:delText>
          </w:r>
          <w:r w:rsidRPr="00EE27B1" w:rsidDel="00D478B4">
            <w:rPr>
              <w:rFonts w:ascii="Calibri" w:hAnsi="Calibri"/>
              <w:i/>
              <w:rPrChange w:id="10327" w:author="Tre" w:date="2012-11-19T09:06:00Z">
                <w:rPr>
                  <w:rFonts w:ascii="Calibri" w:hAnsi="Calibri"/>
                  <w:i/>
                  <w:color w:val="0000FF"/>
                  <w:sz w:val="20"/>
                  <w:szCs w:val="20"/>
                  <w:u w:val="single"/>
                </w:rPr>
              </w:rPrChange>
            </w:rPr>
            <w:fldChar w:fldCharType="begin"/>
          </w:r>
          <w:r w:rsidRPr="00EE27B1">
            <w:rPr>
              <w:rFonts w:ascii="Calibri" w:hAnsi="Calibri"/>
              <w:i/>
              <w:rPrChange w:id="10328" w:author="Tre" w:date="2012-11-19T09:06:00Z">
                <w:rPr>
                  <w:rFonts w:ascii="Calibri" w:hAnsi="Calibri"/>
                  <w:i/>
                  <w:color w:val="0000FF"/>
                  <w:sz w:val="20"/>
                  <w:szCs w:val="20"/>
                  <w:u w:val="single"/>
                </w:rPr>
              </w:rPrChange>
            </w:rPr>
            <w:delInstrText xml:space="preserve"> MERGEFIELD Rate_of_Fire </w:delInstrText>
          </w:r>
          <w:r w:rsidRPr="00EE27B1" w:rsidDel="00D478B4">
            <w:rPr>
              <w:rFonts w:ascii="Calibri" w:hAnsi="Calibri"/>
              <w:i/>
              <w:rPrChange w:id="10329" w:author="Tre" w:date="2012-11-19T09:06:00Z">
                <w:rPr>
                  <w:rFonts w:ascii="Calibri" w:hAnsi="Calibri"/>
                  <w:i/>
                  <w:color w:val="0000FF"/>
                  <w:sz w:val="20"/>
                  <w:szCs w:val="20"/>
                  <w:u w:val="single"/>
                </w:rPr>
              </w:rPrChange>
            </w:rPr>
            <w:fldChar w:fldCharType="separate"/>
          </w:r>
          <w:r w:rsidRPr="00EE27B1">
            <w:rPr>
              <w:rFonts w:ascii="Calibri" w:hAnsi="Calibri"/>
              <w:i/>
              <w:noProof/>
              <w:rPrChange w:id="10330" w:author="Tre" w:date="2012-11-19T09:06:00Z">
                <w:rPr>
                  <w:rFonts w:ascii="Calibri" w:hAnsi="Calibri"/>
                  <w:i/>
                  <w:noProof/>
                  <w:color w:val="0000FF"/>
                  <w:sz w:val="20"/>
                  <w:szCs w:val="20"/>
                  <w:u w:val="single"/>
                </w:rPr>
              </w:rPrChange>
            </w:rPr>
            <w:delText>-</w:delText>
          </w:r>
          <w:r w:rsidRPr="00EE27B1" w:rsidDel="00D478B4">
            <w:rPr>
              <w:rFonts w:ascii="Calibri" w:hAnsi="Calibri"/>
              <w:i/>
              <w:rPrChange w:id="10331" w:author="Tre" w:date="2012-11-19T09:06:00Z">
                <w:rPr>
                  <w:rFonts w:ascii="Calibri" w:hAnsi="Calibri"/>
                  <w:i/>
                  <w:color w:val="0000FF"/>
                  <w:sz w:val="20"/>
                  <w:szCs w:val="20"/>
                  <w:u w:val="single"/>
                </w:rPr>
              </w:rPrChange>
            </w:rPr>
            <w:fldChar w:fldCharType="end"/>
          </w:r>
          <w:r w:rsidRPr="00EE27B1">
            <w:rPr>
              <w:rFonts w:ascii="Calibri" w:hAnsi="Calibri"/>
              <w:i/>
              <w:rPrChange w:id="10332" w:author="Tre" w:date="2012-11-19T09:06:00Z">
                <w:rPr>
                  <w:rFonts w:ascii="Calibri" w:hAnsi="Calibri"/>
                  <w:i/>
                  <w:color w:val="0000FF"/>
                  <w:sz w:val="20"/>
                  <w:szCs w:val="20"/>
                  <w:u w:val="single"/>
                </w:rPr>
              </w:rPrChange>
            </w:rPr>
            <w:delText>), Ammo (</w:delText>
          </w:r>
          <w:r w:rsidRPr="00EE27B1" w:rsidDel="00D478B4">
            <w:rPr>
              <w:rFonts w:ascii="Calibri" w:hAnsi="Calibri"/>
              <w:i/>
              <w:rPrChange w:id="10333" w:author="Tre" w:date="2012-11-19T09:06:00Z">
                <w:rPr>
                  <w:rFonts w:ascii="Calibri" w:hAnsi="Calibri"/>
                  <w:i/>
                  <w:color w:val="0000FF"/>
                  <w:sz w:val="20"/>
                  <w:szCs w:val="20"/>
                  <w:u w:val="single"/>
                </w:rPr>
              </w:rPrChange>
            </w:rPr>
            <w:fldChar w:fldCharType="begin"/>
          </w:r>
          <w:r w:rsidRPr="00EE27B1">
            <w:rPr>
              <w:rFonts w:ascii="Calibri" w:hAnsi="Calibri"/>
              <w:i/>
              <w:rPrChange w:id="10334" w:author="Tre" w:date="2012-11-19T09:06:00Z">
                <w:rPr>
                  <w:rFonts w:ascii="Calibri" w:hAnsi="Calibri"/>
                  <w:i/>
                  <w:color w:val="0000FF"/>
                  <w:sz w:val="20"/>
                  <w:szCs w:val="20"/>
                  <w:u w:val="single"/>
                </w:rPr>
              </w:rPrChange>
            </w:rPr>
            <w:delInstrText xml:space="preserve"> MERGEFIELD Ammo </w:delInstrText>
          </w:r>
          <w:r w:rsidRPr="00EE27B1" w:rsidDel="00D478B4">
            <w:rPr>
              <w:rFonts w:ascii="Calibri" w:hAnsi="Calibri"/>
              <w:i/>
              <w:rPrChange w:id="10335" w:author="Tre" w:date="2012-11-19T09:06:00Z">
                <w:rPr>
                  <w:rFonts w:ascii="Calibri" w:hAnsi="Calibri"/>
                  <w:i/>
                  <w:color w:val="0000FF"/>
                  <w:sz w:val="20"/>
                  <w:szCs w:val="20"/>
                  <w:u w:val="single"/>
                </w:rPr>
              </w:rPrChange>
            </w:rPr>
            <w:fldChar w:fldCharType="separate"/>
          </w:r>
          <w:r w:rsidRPr="00EE27B1">
            <w:rPr>
              <w:rFonts w:ascii="Calibri" w:hAnsi="Calibri"/>
              <w:i/>
              <w:noProof/>
              <w:rPrChange w:id="10336" w:author="Tre" w:date="2012-11-19T09:06:00Z">
                <w:rPr>
                  <w:rFonts w:ascii="Calibri" w:hAnsi="Calibri"/>
                  <w:i/>
                  <w:noProof/>
                  <w:color w:val="0000FF"/>
                  <w:sz w:val="20"/>
                  <w:szCs w:val="20"/>
                  <w:u w:val="single"/>
                </w:rPr>
              </w:rPrChange>
            </w:rPr>
            <w:delText>-</w:delText>
          </w:r>
          <w:r w:rsidRPr="00EE27B1" w:rsidDel="00D478B4">
            <w:rPr>
              <w:rFonts w:ascii="Calibri" w:hAnsi="Calibri"/>
              <w:i/>
              <w:rPrChange w:id="10337" w:author="Tre" w:date="2012-11-19T09:06:00Z">
                <w:rPr>
                  <w:rFonts w:ascii="Calibri" w:hAnsi="Calibri"/>
                  <w:i/>
                  <w:color w:val="0000FF"/>
                  <w:sz w:val="20"/>
                  <w:szCs w:val="20"/>
                  <w:u w:val="single"/>
                </w:rPr>
              </w:rPrChange>
            </w:rPr>
            <w:fldChar w:fldCharType="end"/>
          </w:r>
          <w:r w:rsidRPr="00EE27B1">
            <w:rPr>
              <w:rFonts w:ascii="Calibri" w:hAnsi="Calibri"/>
              <w:i/>
              <w:rPrChange w:id="10338" w:author="Tre" w:date="2012-11-19T09:06:00Z">
                <w:rPr>
                  <w:rFonts w:ascii="Calibri" w:hAnsi="Calibri"/>
                  <w:i/>
                  <w:color w:val="0000FF"/>
                  <w:sz w:val="20"/>
                  <w:szCs w:val="20"/>
                  <w:u w:val="single"/>
                </w:rPr>
              </w:rPrChange>
            </w:rPr>
            <w:delText>), Range (</w:delText>
          </w:r>
          <w:r w:rsidRPr="00EE27B1" w:rsidDel="00D478B4">
            <w:rPr>
              <w:rFonts w:ascii="Calibri" w:hAnsi="Calibri"/>
              <w:i/>
              <w:rPrChange w:id="10339" w:author="Tre" w:date="2012-11-19T09:06:00Z">
                <w:rPr>
                  <w:rFonts w:ascii="Calibri" w:hAnsi="Calibri"/>
                  <w:i/>
                  <w:color w:val="0000FF"/>
                  <w:sz w:val="20"/>
                  <w:szCs w:val="20"/>
                  <w:u w:val="single"/>
                </w:rPr>
              </w:rPrChange>
            </w:rPr>
            <w:fldChar w:fldCharType="begin"/>
          </w:r>
          <w:r w:rsidRPr="00EE27B1">
            <w:rPr>
              <w:rFonts w:ascii="Calibri" w:hAnsi="Calibri"/>
              <w:i/>
              <w:rPrChange w:id="10340" w:author="Tre" w:date="2012-11-19T09:06:00Z">
                <w:rPr>
                  <w:rFonts w:ascii="Calibri" w:hAnsi="Calibri"/>
                  <w:i/>
                  <w:color w:val="0000FF"/>
                  <w:sz w:val="20"/>
                  <w:szCs w:val="20"/>
                  <w:u w:val="single"/>
                </w:rPr>
              </w:rPrChange>
            </w:rPr>
            <w:delInstrText xml:space="preserve"> MERGEFIELD Range </w:delInstrText>
          </w:r>
          <w:r w:rsidRPr="00EE27B1" w:rsidDel="00D478B4">
            <w:rPr>
              <w:rFonts w:ascii="Calibri" w:hAnsi="Calibri"/>
              <w:i/>
              <w:rPrChange w:id="10341" w:author="Tre" w:date="2012-11-19T09:06:00Z">
                <w:rPr>
                  <w:rFonts w:ascii="Calibri" w:hAnsi="Calibri"/>
                  <w:i/>
                  <w:color w:val="0000FF"/>
                  <w:sz w:val="20"/>
                  <w:szCs w:val="20"/>
                  <w:u w:val="single"/>
                </w:rPr>
              </w:rPrChange>
            </w:rPr>
            <w:fldChar w:fldCharType="separate"/>
          </w:r>
          <w:r w:rsidRPr="00EE27B1">
            <w:rPr>
              <w:rFonts w:ascii="Calibri" w:hAnsi="Calibri"/>
              <w:i/>
              <w:noProof/>
              <w:rPrChange w:id="10342" w:author="Tre" w:date="2012-11-19T09:06:00Z">
                <w:rPr>
                  <w:rFonts w:ascii="Calibri" w:hAnsi="Calibri"/>
                  <w:i/>
                  <w:noProof/>
                  <w:color w:val="0000FF"/>
                  <w:sz w:val="20"/>
                  <w:szCs w:val="20"/>
                  <w:u w:val="single"/>
                </w:rPr>
              </w:rPrChange>
            </w:rPr>
            <w:delText>-</w:delText>
          </w:r>
          <w:r w:rsidRPr="00EE27B1" w:rsidDel="00D478B4">
            <w:rPr>
              <w:rFonts w:ascii="Calibri" w:hAnsi="Calibri"/>
              <w:i/>
              <w:rPrChange w:id="10343" w:author="Tre" w:date="2012-11-19T09:06:00Z">
                <w:rPr>
                  <w:rFonts w:ascii="Calibri" w:hAnsi="Calibri"/>
                  <w:i/>
                  <w:color w:val="0000FF"/>
                  <w:sz w:val="20"/>
                  <w:szCs w:val="20"/>
                  <w:u w:val="single"/>
                </w:rPr>
              </w:rPrChange>
            </w:rPr>
            <w:fldChar w:fldCharType="end"/>
          </w:r>
          <w:r w:rsidRPr="00EE27B1">
            <w:rPr>
              <w:rFonts w:ascii="Calibri" w:hAnsi="Calibri"/>
              <w:i/>
              <w:rPrChange w:id="10344" w:author="Tre" w:date="2012-11-19T09:06:00Z">
                <w:rPr>
                  <w:rFonts w:ascii="Calibri" w:hAnsi="Calibri"/>
                  <w:i/>
                  <w:color w:val="0000FF"/>
                  <w:sz w:val="20"/>
                  <w:szCs w:val="20"/>
                  <w:u w:val="single"/>
                </w:rPr>
              </w:rPrChange>
            </w:rPr>
            <w:delText>), Damage (</w:delText>
          </w:r>
          <w:r w:rsidRPr="00EE27B1" w:rsidDel="00D478B4">
            <w:rPr>
              <w:rFonts w:ascii="Calibri" w:hAnsi="Calibri"/>
              <w:i/>
              <w:rPrChange w:id="10345" w:author="Tre" w:date="2012-11-19T09:06:00Z">
                <w:rPr>
                  <w:rFonts w:ascii="Calibri" w:hAnsi="Calibri"/>
                  <w:i/>
                  <w:color w:val="0000FF"/>
                  <w:sz w:val="20"/>
                  <w:szCs w:val="20"/>
                  <w:u w:val="single"/>
                </w:rPr>
              </w:rPrChange>
            </w:rPr>
            <w:fldChar w:fldCharType="begin"/>
          </w:r>
          <w:r w:rsidRPr="00EE27B1">
            <w:rPr>
              <w:rFonts w:ascii="Calibri" w:hAnsi="Calibri"/>
              <w:i/>
              <w:rPrChange w:id="10346" w:author="Tre" w:date="2012-11-19T09:06:00Z">
                <w:rPr>
                  <w:rFonts w:ascii="Calibri" w:hAnsi="Calibri"/>
                  <w:i/>
                  <w:color w:val="0000FF"/>
                  <w:sz w:val="20"/>
                  <w:szCs w:val="20"/>
                  <w:u w:val="single"/>
                </w:rPr>
              </w:rPrChange>
            </w:rPr>
            <w:delInstrText xml:space="preserve"> MERGEFIELD Damage_Level </w:delInstrText>
          </w:r>
          <w:r w:rsidRPr="00EE27B1" w:rsidDel="00D478B4">
            <w:rPr>
              <w:rFonts w:ascii="Calibri" w:hAnsi="Calibri"/>
              <w:i/>
              <w:rPrChange w:id="10347" w:author="Tre" w:date="2012-11-19T09:06:00Z">
                <w:rPr>
                  <w:rFonts w:ascii="Calibri" w:hAnsi="Calibri"/>
                  <w:i/>
                  <w:color w:val="0000FF"/>
                  <w:sz w:val="20"/>
                  <w:szCs w:val="20"/>
                  <w:u w:val="single"/>
                </w:rPr>
              </w:rPrChange>
            </w:rPr>
            <w:fldChar w:fldCharType="separate"/>
          </w:r>
          <w:r w:rsidRPr="00EE27B1">
            <w:rPr>
              <w:rFonts w:ascii="Calibri" w:hAnsi="Calibri"/>
              <w:i/>
              <w:noProof/>
              <w:rPrChange w:id="10348" w:author="Tre" w:date="2012-11-19T09:06:00Z">
                <w:rPr>
                  <w:rFonts w:ascii="Calibri" w:hAnsi="Calibri"/>
                  <w:i/>
                  <w:noProof/>
                  <w:color w:val="0000FF"/>
                  <w:sz w:val="20"/>
                  <w:szCs w:val="20"/>
                  <w:u w:val="single"/>
                </w:rPr>
              </w:rPrChange>
            </w:rPr>
            <w:delText>-</w:delText>
          </w:r>
          <w:r w:rsidRPr="00EE27B1" w:rsidDel="00D478B4">
            <w:rPr>
              <w:rFonts w:ascii="Calibri" w:hAnsi="Calibri"/>
              <w:i/>
              <w:rPrChange w:id="10349" w:author="Tre" w:date="2012-11-19T09:06:00Z">
                <w:rPr>
                  <w:rFonts w:ascii="Calibri" w:hAnsi="Calibri"/>
                  <w:i/>
                  <w:color w:val="0000FF"/>
                  <w:sz w:val="20"/>
                  <w:szCs w:val="20"/>
                  <w:u w:val="single"/>
                </w:rPr>
              </w:rPrChange>
            </w:rPr>
            <w:fldChar w:fldCharType="end"/>
          </w:r>
          <w:r w:rsidRPr="00EE27B1">
            <w:rPr>
              <w:rFonts w:ascii="Calibri" w:hAnsi="Calibri"/>
              <w:i/>
              <w:rPrChange w:id="10350" w:author="Tre" w:date="2012-11-19T09:06:00Z">
                <w:rPr>
                  <w:rFonts w:ascii="Calibri" w:hAnsi="Calibri"/>
                  <w:i/>
                  <w:color w:val="0000FF"/>
                  <w:sz w:val="20"/>
                  <w:szCs w:val="20"/>
                  <w:u w:val="single"/>
                </w:rPr>
              </w:rPrChange>
            </w:rPr>
            <w:delText>)</w:delText>
          </w:r>
        </w:del>
        <w:r w:rsidRPr="00EE27B1">
          <w:rPr>
            <w:rFonts w:ascii="Calibri" w:hAnsi="Calibri"/>
            <w:i/>
            <w:rPrChange w:id="10351" w:author="Tre" w:date="2012-11-19T09:06:00Z">
              <w:rPr>
                <w:rFonts w:ascii="Calibri" w:hAnsi="Calibri"/>
                <w:i/>
                <w:color w:val="0000FF"/>
                <w:sz w:val="20"/>
                <w:szCs w:val="20"/>
                <w:u w:val="single"/>
              </w:rPr>
            </w:rPrChange>
          </w:rPr>
          <w:t>]</w:t>
        </w:r>
      </w:ins>
    </w:p>
    <w:p w:rsidR="00381476" w:rsidRPr="000B0456" w:rsidRDefault="00EE27B1" w:rsidP="00381476">
      <w:pPr>
        <w:jc w:val="both"/>
        <w:rPr>
          <w:ins w:id="10352" w:author="frontdesk" w:date="2012-11-16T12:51:00Z"/>
          <w:rFonts w:ascii="Calibri" w:hAnsi="Calibri"/>
          <w:rPrChange w:id="10353" w:author="Tre" w:date="2012-11-19T09:06:00Z">
            <w:rPr>
              <w:ins w:id="10354" w:author="frontdesk" w:date="2012-11-16T12:51:00Z"/>
              <w:rFonts w:ascii="Calibri" w:hAnsi="Calibri"/>
              <w:sz w:val="20"/>
              <w:szCs w:val="20"/>
            </w:rPr>
          </w:rPrChange>
        </w:rPr>
      </w:pPr>
      <w:ins w:id="10355" w:author="frontdesk" w:date="2012-11-16T12:51:00Z">
        <w:r w:rsidRPr="00EE27B1">
          <w:rPr>
            <w:rFonts w:ascii="Calibri" w:hAnsi="Calibri"/>
            <w:rPrChange w:id="10356" w:author="Tre" w:date="2012-11-19T09:06:00Z">
              <w:rPr>
                <w:rFonts w:ascii="Calibri" w:hAnsi="Calibri"/>
                <w:color w:val="0000FF"/>
                <w:sz w:val="20"/>
                <w:szCs w:val="20"/>
                <w:u w:val="single"/>
              </w:rPr>
            </w:rPrChange>
          </w:rPr>
          <w:fldChar w:fldCharType="begin"/>
        </w:r>
        <w:r w:rsidRPr="00EE27B1">
          <w:rPr>
            <w:rFonts w:ascii="Calibri" w:hAnsi="Calibri"/>
            <w:rPrChange w:id="10357"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358" w:author="Tre" w:date="2012-11-19T09:06:00Z">
              <w:rPr>
                <w:rFonts w:ascii="Calibri" w:hAnsi="Calibri"/>
                <w:color w:val="0000FF"/>
                <w:sz w:val="20"/>
                <w:szCs w:val="20"/>
                <w:u w:val="single"/>
              </w:rPr>
            </w:rPrChange>
          </w:rPr>
          <w:fldChar w:fldCharType="separate"/>
        </w:r>
        <w:r w:rsidRPr="00EE27B1">
          <w:rPr>
            <w:rFonts w:ascii="Calibri" w:hAnsi="Calibri"/>
            <w:noProof/>
            <w:rPrChange w:id="10359" w:author="Tre" w:date="2012-11-19T09:06:00Z">
              <w:rPr>
                <w:rFonts w:ascii="Calibri" w:hAnsi="Calibri"/>
                <w:noProof/>
                <w:color w:val="0000FF"/>
                <w:sz w:val="20"/>
                <w:szCs w:val="20"/>
                <w:u w:val="single"/>
              </w:rPr>
            </w:rPrChange>
          </w:rPr>
          <w:t>A gun scope is a lense that is attached to the barrel of the gun. Scopes are designed for a specific weapon. Fizbang scopes don't fit on a Popper handgun. This attachement reduces the range of the shot. Scopes reduce the effective range up to their rating. For example, a gun scope (-1 range), or gun scope (-2 range).</w:t>
        </w:r>
        <w:r w:rsidRPr="00EE27B1">
          <w:rPr>
            <w:rFonts w:ascii="Calibri" w:hAnsi="Calibri"/>
            <w:rPrChange w:id="10360" w:author="Tre" w:date="2012-11-19T09:06:00Z">
              <w:rPr>
                <w:rFonts w:ascii="Calibri" w:hAnsi="Calibri"/>
                <w:color w:val="0000FF"/>
                <w:sz w:val="20"/>
                <w:szCs w:val="20"/>
                <w:u w:val="single"/>
              </w:rPr>
            </w:rPrChange>
          </w:rPr>
          <w:fldChar w:fldCharType="end"/>
        </w:r>
        <w:r w:rsidRPr="00EE27B1">
          <w:rPr>
            <w:rFonts w:ascii="Calibri" w:hAnsi="Calibri"/>
            <w:rPrChange w:id="10361" w:author="Tre" w:date="2012-11-19T09:06:00Z">
              <w:rPr>
                <w:rFonts w:ascii="Calibri" w:hAnsi="Calibri"/>
                <w:color w:val="0000FF"/>
                <w:sz w:val="20"/>
                <w:szCs w:val="20"/>
                <w:u w:val="single"/>
              </w:rPr>
            </w:rPrChange>
          </w:rPr>
          <w:fldChar w:fldCharType="begin"/>
        </w:r>
        <w:r w:rsidRPr="00EE27B1">
          <w:rPr>
            <w:rFonts w:ascii="Calibri" w:hAnsi="Calibri"/>
            <w:rPrChange w:id="10362"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363" w:author="Tre" w:date="2012-11-19T09:06:00Z">
              <w:rPr>
                <w:rFonts w:ascii="Calibri" w:hAnsi="Calibri"/>
                <w:color w:val="0000FF"/>
                <w:sz w:val="20"/>
                <w:szCs w:val="20"/>
                <w:u w:val="single"/>
              </w:rPr>
            </w:rPrChange>
          </w:rPr>
          <w:fldChar w:fldCharType="end"/>
        </w:r>
      </w:ins>
    </w:p>
    <w:p w:rsidR="00381476" w:rsidRPr="000B0456" w:rsidRDefault="00381476" w:rsidP="00381476">
      <w:pPr>
        <w:jc w:val="both"/>
        <w:rPr>
          <w:ins w:id="10364" w:author="frontdesk" w:date="2012-11-16T12:51:00Z"/>
          <w:rFonts w:ascii="Calibri" w:hAnsi="Calibri"/>
          <w:rPrChange w:id="10365" w:author="Tre" w:date="2012-11-19T09:06:00Z">
            <w:rPr>
              <w:ins w:id="10366" w:author="frontdesk" w:date="2012-11-16T12:51:00Z"/>
              <w:rFonts w:ascii="Calibri" w:hAnsi="Calibri"/>
              <w:sz w:val="20"/>
              <w:szCs w:val="20"/>
            </w:rPr>
          </w:rPrChange>
        </w:rPr>
      </w:pPr>
    </w:p>
    <w:p w:rsidR="00381476" w:rsidRPr="000B0456" w:rsidRDefault="00EE27B1" w:rsidP="00381476">
      <w:pPr>
        <w:jc w:val="both"/>
        <w:rPr>
          <w:ins w:id="10367" w:author="frontdesk" w:date="2012-11-16T12:51:00Z"/>
          <w:rFonts w:ascii="Calibri" w:hAnsi="Calibri"/>
          <w:b/>
          <w:rPrChange w:id="10368" w:author="Tre" w:date="2012-11-19T09:06:00Z">
            <w:rPr>
              <w:ins w:id="10369" w:author="frontdesk" w:date="2012-11-16T12:51:00Z"/>
              <w:rFonts w:ascii="Calibri" w:hAnsi="Calibri"/>
              <w:b/>
              <w:sz w:val="22"/>
              <w:szCs w:val="22"/>
            </w:rPr>
          </w:rPrChange>
        </w:rPr>
      </w:pPr>
      <w:ins w:id="10370" w:author="frontdesk" w:date="2012-11-16T12:51:00Z">
        <w:r w:rsidRPr="00EE27B1">
          <w:rPr>
            <w:rFonts w:ascii="Calibri" w:hAnsi="Calibri"/>
            <w:b/>
            <w:rPrChange w:id="10371" w:author="Tre" w:date="2012-11-19T09:06:00Z">
              <w:rPr>
                <w:rFonts w:ascii="Calibri" w:hAnsi="Calibri"/>
                <w:b/>
                <w:color w:val="0000FF"/>
                <w:sz w:val="22"/>
                <w:szCs w:val="22"/>
                <w:u w:val="single"/>
              </w:rPr>
            </w:rPrChange>
          </w:rPr>
          <w:fldChar w:fldCharType="begin"/>
        </w:r>
        <w:r w:rsidRPr="00EE27B1">
          <w:rPr>
            <w:rFonts w:ascii="Calibri" w:hAnsi="Calibri"/>
            <w:b/>
            <w:rPrChange w:id="1037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373" w:author="Tre" w:date="2012-11-19T09:06:00Z">
              <w:rPr>
                <w:rFonts w:ascii="Calibri" w:hAnsi="Calibri"/>
                <w:b/>
                <w:color w:val="0000FF"/>
                <w:sz w:val="22"/>
                <w:szCs w:val="22"/>
                <w:u w:val="single"/>
              </w:rPr>
            </w:rPrChange>
          </w:rPr>
          <w:fldChar w:fldCharType="separate"/>
        </w:r>
        <w:r w:rsidRPr="00EE27B1">
          <w:rPr>
            <w:rFonts w:ascii="Calibri" w:hAnsi="Calibri"/>
            <w:b/>
            <w:noProof/>
            <w:rPrChange w:id="10374" w:author="Tre" w:date="2012-11-19T09:06:00Z">
              <w:rPr>
                <w:rFonts w:ascii="Calibri" w:hAnsi="Calibri"/>
                <w:b/>
                <w:noProof/>
                <w:color w:val="0000FF"/>
                <w:sz w:val="22"/>
                <w:szCs w:val="22"/>
                <w:u w:val="single"/>
              </w:rPr>
            </w:rPrChange>
          </w:rPr>
          <w:t>Bow</w:t>
        </w:r>
        <w:r w:rsidRPr="00EE27B1">
          <w:rPr>
            <w:rFonts w:ascii="Calibri" w:hAnsi="Calibri"/>
            <w:b/>
            <w:rPrChange w:id="1037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376" w:author="frontdesk" w:date="2012-11-16T12:51:00Z"/>
          <w:rFonts w:ascii="Calibri" w:hAnsi="Calibri"/>
          <w:i/>
          <w:rPrChange w:id="10377" w:author="Tre" w:date="2012-11-19T09:06:00Z">
            <w:rPr>
              <w:ins w:id="10378" w:author="frontdesk" w:date="2012-11-16T12:51:00Z"/>
              <w:rFonts w:ascii="Calibri" w:hAnsi="Calibri"/>
              <w:i/>
              <w:sz w:val="20"/>
              <w:szCs w:val="20"/>
            </w:rPr>
          </w:rPrChange>
        </w:rPr>
      </w:pPr>
      <w:ins w:id="10379" w:author="frontdesk" w:date="2012-11-16T12:51:00Z">
        <w:r w:rsidRPr="00EE27B1">
          <w:rPr>
            <w:rFonts w:ascii="Calibri" w:hAnsi="Calibri"/>
            <w:i/>
            <w:rPrChange w:id="10380" w:author="Tre" w:date="2012-11-19T09:06:00Z">
              <w:rPr>
                <w:rFonts w:ascii="Calibri" w:hAnsi="Calibri"/>
                <w:i/>
                <w:color w:val="0000FF"/>
                <w:sz w:val="20"/>
                <w:szCs w:val="20"/>
                <w:u w:val="single"/>
              </w:rPr>
            </w:rPrChange>
          </w:rPr>
          <w:t>[Type (</w:t>
        </w:r>
        <w:r w:rsidRPr="00EE27B1">
          <w:rPr>
            <w:rFonts w:ascii="Calibri" w:hAnsi="Calibri"/>
            <w:i/>
            <w:rPrChange w:id="10381" w:author="Tre" w:date="2012-11-19T09:06:00Z">
              <w:rPr>
                <w:rFonts w:ascii="Calibri" w:hAnsi="Calibri"/>
                <w:i/>
                <w:color w:val="0000FF"/>
                <w:sz w:val="20"/>
                <w:szCs w:val="20"/>
                <w:u w:val="single"/>
              </w:rPr>
            </w:rPrChange>
          </w:rPr>
          <w:fldChar w:fldCharType="begin"/>
        </w:r>
        <w:r w:rsidRPr="00EE27B1">
          <w:rPr>
            <w:rFonts w:ascii="Calibri" w:hAnsi="Calibri"/>
            <w:i/>
            <w:rPrChange w:id="1038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383" w:author="Tre" w:date="2012-11-19T09:06:00Z">
              <w:rPr>
                <w:rFonts w:ascii="Calibri" w:hAnsi="Calibri"/>
                <w:i/>
                <w:color w:val="0000FF"/>
                <w:sz w:val="20"/>
                <w:szCs w:val="20"/>
                <w:u w:val="single"/>
              </w:rPr>
            </w:rPrChange>
          </w:rPr>
          <w:fldChar w:fldCharType="separate"/>
        </w:r>
        <w:r w:rsidRPr="00EE27B1">
          <w:rPr>
            <w:rFonts w:ascii="Calibri" w:hAnsi="Calibri"/>
            <w:i/>
            <w:noProof/>
            <w:rPrChange w:id="10384" w:author="Tre" w:date="2012-11-19T09:06:00Z">
              <w:rPr>
                <w:rFonts w:ascii="Calibri" w:hAnsi="Calibri"/>
                <w:i/>
                <w:noProof/>
                <w:color w:val="0000FF"/>
                <w:sz w:val="20"/>
                <w:szCs w:val="20"/>
                <w:u w:val="single"/>
              </w:rPr>
            </w:rPrChange>
          </w:rPr>
          <w:t>Archery</w:t>
        </w:r>
        <w:r w:rsidRPr="00EE27B1">
          <w:rPr>
            <w:rFonts w:ascii="Calibri" w:hAnsi="Calibri"/>
            <w:i/>
            <w:rPrChange w:id="10385" w:author="Tre" w:date="2012-11-19T09:06:00Z">
              <w:rPr>
                <w:rFonts w:ascii="Calibri" w:hAnsi="Calibri"/>
                <w:i/>
                <w:color w:val="0000FF"/>
                <w:sz w:val="20"/>
                <w:szCs w:val="20"/>
                <w:u w:val="single"/>
              </w:rPr>
            </w:rPrChange>
          </w:rPr>
          <w:fldChar w:fldCharType="end"/>
        </w:r>
        <w:r w:rsidRPr="00EE27B1">
          <w:rPr>
            <w:rFonts w:ascii="Calibri" w:hAnsi="Calibri"/>
            <w:i/>
            <w:rPrChange w:id="10386" w:author="Tre" w:date="2012-11-19T09:06:00Z">
              <w:rPr>
                <w:rFonts w:ascii="Calibri" w:hAnsi="Calibri"/>
                <w:i/>
                <w:color w:val="0000FF"/>
                <w:sz w:val="20"/>
                <w:szCs w:val="20"/>
                <w:u w:val="single"/>
              </w:rPr>
            </w:rPrChange>
          </w:rPr>
          <w:t>), Rate (</w:t>
        </w:r>
        <w:r w:rsidRPr="00EE27B1">
          <w:rPr>
            <w:rFonts w:ascii="Calibri" w:hAnsi="Calibri"/>
            <w:i/>
            <w:rPrChange w:id="10387" w:author="Tre" w:date="2012-11-19T09:06:00Z">
              <w:rPr>
                <w:rFonts w:ascii="Calibri" w:hAnsi="Calibri"/>
                <w:i/>
                <w:color w:val="0000FF"/>
                <w:sz w:val="20"/>
                <w:szCs w:val="20"/>
                <w:u w:val="single"/>
              </w:rPr>
            </w:rPrChange>
          </w:rPr>
          <w:fldChar w:fldCharType="begin"/>
        </w:r>
        <w:r w:rsidRPr="00EE27B1">
          <w:rPr>
            <w:rFonts w:ascii="Calibri" w:hAnsi="Calibri"/>
            <w:i/>
            <w:rPrChange w:id="1038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389" w:author="Tre" w:date="2012-11-19T09:06:00Z">
              <w:rPr>
                <w:rFonts w:ascii="Calibri" w:hAnsi="Calibri"/>
                <w:i/>
                <w:color w:val="0000FF"/>
                <w:sz w:val="20"/>
                <w:szCs w:val="20"/>
                <w:u w:val="single"/>
              </w:rPr>
            </w:rPrChange>
          </w:rPr>
          <w:fldChar w:fldCharType="separate"/>
        </w:r>
        <w:r w:rsidRPr="00EE27B1">
          <w:rPr>
            <w:rFonts w:ascii="Calibri" w:hAnsi="Calibri"/>
            <w:i/>
            <w:noProof/>
            <w:rPrChange w:id="10390" w:author="Tre" w:date="2012-11-19T09:06:00Z">
              <w:rPr>
                <w:rFonts w:ascii="Calibri" w:hAnsi="Calibri"/>
                <w:i/>
                <w:noProof/>
                <w:color w:val="0000FF"/>
                <w:sz w:val="20"/>
                <w:szCs w:val="20"/>
                <w:u w:val="single"/>
              </w:rPr>
            </w:rPrChange>
          </w:rPr>
          <w:t>Agility/2</w:t>
        </w:r>
        <w:r w:rsidRPr="00EE27B1">
          <w:rPr>
            <w:rFonts w:ascii="Calibri" w:hAnsi="Calibri"/>
            <w:i/>
            <w:rPrChange w:id="10391" w:author="Tre" w:date="2012-11-19T09:06:00Z">
              <w:rPr>
                <w:rFonts w:ascii="Calibri" w:hAnsi="Calibri"/>
                <w:i/>
                <w:color w:val="0000FF"/>
                <w:sz w:val="20"/>
                <w:szCs w:val="20"/>
                <w:u w:val="single"/>
              </w:rPr>
            </w:rPrChange>
          </w:rPr>
          <w:fldChar w:fldCharType="end"/>
        </w:r>
        <w:r w:rsidRPr="00EE27B1">
          <w:rPr>
            <w:rFonts w:ascii="Calibri" w:hAnsi="Calibri"/>
            <w:i/>
            <w:rPrChange w:id="10392" w:author="Tre" w:date="2012-11-19T09:06:00Z">
              <w:rPr>
                <w:rFonts w:ascii="Calibri" w:hAnsi="Calibri"/>
                <w:i/>
                <w:color w:val="0000FF"/>
                <w:sz w:val="20"/>
                <w:szCs w:val="20"/>
                <w:u w:val="single"/>
              </w:rPr>
            </w:rPrChange>
          </w:rPr>
          <w:t>), Ammo (</w:t>
        </w:r>
        <w:r w:rsidRPr="00EE27B1">
          <w:rPr>
            <w:rFonts w:ascii="Calibri" w:hAnsi="Calibri"/>
            <w:i/>
            <w:rPrChange w:id="10393" w:author="Tre" w:date="2012-11-19T09:06:00Z">
              <w:rPr>
                <w:rFonts w:ascii="Calibri" w:hAnsi="Calibri"/>
                <w:i/>
                <w:color w:val="0000FF"/>
                <w:sz w:val="20"/>
                <w:szCs w:val="20"/>
                <w:u w:val="single"/>
              </w:rPr>
            </w:rPrChange>
          </w:rPr>
          <w:fldChar w:fldCharType="begin"/>
        </w:r>
        <w:r w:rsidRPr="00EE27B1">
          <w:rPr>
            <w:rFonts w:ascii="Calibri" w:hAnsi="Calibri"/>
            <w:i/>
            <w:rPrChange w:id="1039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395" w:author="Tre" w:date="2012-11-19T09:06:00Z">
              <w:rPr>
                <w:rFonts w:ascii="Calibri" w:hAnsi="Calibri"/>
                <w:i/>
                <w:color w:val="0000FF"/>
                <w:sz w:val="20"/>
                <w:szCs w:val="20"/>
                <w:u w:val="single"/>
              </w:rPr>
            </w:rPrChange>
          </w:rPr>
          <w:fldChar w:fldCharType="separate"/>
        </w:r>
        <w:r w:rsidRPr="00EE27B1">
          <w:rPr>
            <w:rFonts w:ascii="Calibri" w:hAnsi="Calibri"/>
            <w:i/>
            <w:noProof/>
            <w:rPrChange w:id="10396" w:author="Tre" w:date="2012-11-19T09:06:00Z">
              <w:rPr>
                <w:rFonts w:ascii="Calibri" w:hAnsi="Calibri"/>
                <w:i/>
                <w:noProof/>
                <w:color w:val="0000FF"/>
                <w:sz w:val="20"/>
                <w:szCs w:val="20"/>
                <w:u w:val="single"/>
              </w:rPr>
            </w:rPrChange>
          </w:rPr>
          <w:t>Quiver</w:t>
        </w:r>
        <w:r w:rsidRPr="00EE27B1">
          <w:rPr>
            <w:rFonts w:ascii="Calibri" w:hAnsi="Calibri"/>
            <w:i/>
            <w:rPrChange w:id="10397" w:author="Tre" w:date="2012-11-19T09:06:00Z">
              <w:rPr>
                <w:rFonts w:ascii="Calibri" w:hAnsi="Calibri"/>
                <w:i/>
                <w:color w:val="0000FF"/>
                <w:sz w:val="20"/>
                <w:szCs w:val="20"/>
                <w:u w:val="single"/>
              </w:rPr>
            </w:rPrChange>
          </w:rPr>
          <w:fldChar w:fldCharType="end"/>
        </w:r>
        <w:r w:rsidRPr="00EE27B1">
          <w:rPr>
            <w:rFonts w:ascii="Calibri" w:hAnsi="Calibri"/>
            <w:i/>
            <w:rPrChange w:id="10398" w:author="Tre" w:date="2012-11-19T09:06:00Z">
              <w:rPr>
                <w:rFonts w:ascii="Calibri" w:hAnsi="Calibri"/>
                <w:i/>
                <w:color w:val="0000FF"/>
                <w:sz w:val="20"/>
                <w:szCs w:val="20"/>
                <w:u w:val="single"/>
              </w:rPr>
            </w:rPrChange>
          </w:rPr>
          <w:t>)</w:t>
        </w:r>
        <w:del w:id="10399" w:author="Tre" w:date="2012-11-19T09:41:00Z">
          <w:r w:rsidRPr="00EE27B1">
            <w:rPr>
              <w:rFonts w:ascii="Calibri" w:hAnsi="Calibri"/>
              <w:i/>
              <w:rPrChange w:id="10400" w:author="Tre" w:date="2012-11-19T09:06:00Z">
                <w:rPr>
                  <w:rFonts w:ascii="Calibri" w:hAnsi="Calibri"/>
                  <w:i/>
                  <w:color w:val="0000FF"/>
                  <w:sz w:val="20"/>
                  <w:szCs w:val="20"/>
                  <w:u w:val="single"/>
                </w:rPr>
              </w:rPrChange>
            </w:rPr>
            <w:delText>, Range (</w:delText>
          </w:r>
          <w:r w:rsidRPr="00EE27B1" w:rsidDel="00A91991">
            <w:rPr>
              <w:rFonts w:ascii="Calibri" w:hAnsi="Calibri"/>
              <w:i/>
              <w:rPrChange w:id="10401" w:author="Tre" w:date="2012-11-19T09:06:00Z">
                <w:rPr>
                  <w:rFonts w:ascii="Calibri" w:hAnsi="Calibri"/>
                  <w:i/>
                  <w:color w:val="0000FF"/>
                  <w:sz w:val="20"/>
                  <w:szCs w:val="20"/>
                  <w:u w:val="single"/>
                </w:rPr>
              </w:rPrChange>
            </w:rPr>
            <w:fldChar w:fldCharType="begin"/>
          </w:r>
          <w:r w:rsidRPr="00EE27B1">
            <w:rPr>
              <w:rFonts w:ascii="Calibri" w:hAnsi="Calibri"/>
              <w:i/>
              <w:rPrChange w:id="10402" w:author="Tre" w:date="2012-11-19T09:06:00Z">
                <w:rPr>
                  <w:rFonts w:ascii="Calibri" w:hAnsi="Calibri"/>
                  <w:i/>
                  <w:color w:val="0000FF"/>
                  <w:sz w:val="20"/>
                  <w:szCs w:val="20"/>
                  <w:u w:val="single"/>
                </w:rPr>
              </w:rPrChange>
            </w:rPr>
            <w:delInstrText xml:space="preserve"> MERGEFIELD Range </w:delInstrText>
          </w:r>
          <w:r w:rsidRPr="00EE27B1" w:rsidDel="00A91991">
            <w:rPr>
              <w:rFonts w:ascii="Calibri" w:hAnsi="Calibri"/>
              <w:i/>
              <w:rPrChange w:id="10403" w:author="Tre" w:date="2012-11-19T09:06:00Z">
                <w:rPr>
                  <w:rFonts w:ascii="Calibri" w:hAnsi="Calibri"/>
                  <w:i/>
                  <w:color w:val="0000FF"/>
                  <w:sz w:val="20"/>
                  <w:szCs w:val="20"/>
                  <w:u w:val="single"/>
                </w:rPr>
              </w:rPrChange>
            </w:rPr>
            <w:fldChar w:fldCharType="end"/>
          </w:r>
          <w:r w:rsidRPr="00EE27B1">
            <w:rPr>
              <w:rFonts w:ascii="Calibri" w:hAnsi="Calibri"/>
              <w:i/>
              <w:rPrChange w:id="10404" w:author="Tre" w:date="2012-11-19T09:06:00Z">
                <w:rPr>
                  <w:rFonts w:ascii="Calibri" w:hAnsi="Calibri"/>
                  <w:i/>
                  <w:color w:val="0000FF"/>
                  <w:sz w:val="20"/>
                  <w:szCs w:val="20"/>
                  <w:u w:val="single"/>
                </w:rPr>
              </w:rPrChange>
            </w:rPr>
            <w:delText xml:space="preserve">), </w:delText>
          </w:r>
        </w:del>
      </w:ins>
      <w:ins w:id="10405" w:author="Tre" w:date="2012-11-19T09:41:00Z">
        <w:r w:rsidR="00A91991">
          <w:rPr>
            <w:rFonts w:ascii="Calibri" w:hAnsi="Calibri"/>
            <w:i/>
          </w:rPr>
          <w:t xml:space="preserve">, </w:t>
        </w:r>
      </w:ins>
      <w:ins w:id="10406" w:author="frontdesk" w:date="2012-11-16T12:51:00Z">
        <w:r w:rsidRPr="00EE27B1">
          <w:rPr>
            <w:rFonts w:ascii="Calibri" w:hAnsi="Calibri"/>
            <w:i/>
            <w:rPrChange w:id="10407" w:author="Tre" w:date="2012-11-19T09:06:00Z">
              <w:rPr>
                <w:rFonts w:ascii="Calibri" w:hAnsi="Calibri"/>
                <w:i/>
                <w:color w:val="0000FF"/>
                <w:sz w:val="20"/>
                <w:szCs w:val="20"/>
                <w:u w:val="single"/>
              </w:rPr>
            </w:rPrChange>
          </w:rPr>
          <w:t>Damage (</w:t>
        </w:r>
        <w:r w:rsidRPr="00EE27B1">
          <w:rPr>
            <w:rFonts w:ascii="Calibri" w:hAnsi="Calibri"/>
            <w:i/>
            <w:rPrChange w:id="10408" w:author="Tre" w:date="2012-11-19T09:06:00Z">
              <w:rPr>
                <w:rFonts w:ascii="Calibri" w:hAnsi="Calibri"/>
                <w:i/>
                <w:color w:val="0000FF"/>
                <w:sz w:val="20"/>
                <w:szCs w:val="20"/>
                <w:u w:val="single"/>
              </w:rPr>
            </w:rPrChange>
          </w:rPr>
          <w:fldChar w:fldCharType="begin"/>
        </w:r>
        <w:r w:rsidRPr="00EE27B1">
          <w:rPr>
            <w:rFonts w:ascii="Calibri" w:hAnsi="Calibri"/>
            <w:i/>
            <w:rPrChange w:id="10409"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410" w:author="Tre" w:date="2012-11-19T09:06:00Z">
              <w:rPr>
                <w:rFonts w:ascii="Calibri" w:hAnsi="Calibri"/>
                <w:i/>
                <w:color w:val="0000FF"/>
                <w:sz w:val="20"/>
                <w:szCs w:val="20"/>
                <w:u w:val="single"/>
              </w:rPr>
            </w:rPrChange>
          </w:rPr>
          <w:fldChar w:fldCharType="separate"/>
        </w:r>
        <w:r w:rsidRPr="00EE27B1">
          <w:rPr>
            <w:rFonts w:ascii="Calibri" w:hAnsi="Calibri"/>
            <w:i/>
            <w:noProof/>
            <w:rPrChange w:id="10411" w:author="Tre" w:date="2012-11-19T09:06:00Z">
              <w:rPr>
                <w:rFonts w:ascii="Calibri" w:hAnsi="Calibri"/>
                <w:i/>
                <w:noProof/>
                <w:color w:val="0000FF"/>
                <w:sz w:val="20"/>
                <w:szCs w:val="20"/>
                <w:u w:val="single"/>
              </w:rPr>
            </w:rPrChange>
          </w:rPr>
          <w:t>2</w:t>
        </w:r>
        <w:r w:rsidRPr="00EE27B1">
          <w:rPr>
            <w:rFonts w:ascii="Calibri" w:hAnsi="Calibri"/>
            <w:i/>
            <w:rPrChange w:id="10412" w:author="Tre" w:date="2012-11-19T09:06:00Z">
              <w:rPr>
                <w:rFonts w:ascii="Calibri" w:hAnsi="Calibri"/>
                <w:i/>
                <w:color w:val="0000FF"/>
                <w:sz w:val="20"/>
                <w:szCs w:val="20"/>
                <w:u w:val="single"/>
              </w:rPr>
            </w:rPrChange>
          </w:rPr>
          <w:fldChar w:fldCharType="end"/>
        </w:r>
        <w:r w:rsidRPr="00EE27B1">
          <w:rPr>
            <w:rFonts w:ascii="Calibri" w:hAnsi="Calibri"/>
            <w:i/>
            <w:rPrChange w:id="10413" w:author="Tre" w:date="2012-11-19T09:06:00Z">
              <w:rPr>
                <w:rFonts w:ascii="Calibri" w:hAnsi="Calibri"/>
                <w:i/>
                <w:color w:val="0000FF"/>
                <w:sz w:val="20"/>
                <w:szCs w:val="20"/>
                <w:u w:val="single"/>
              </w:rPr>
            </w:rPrChange>
          </w:rPr>
          <w:t>)]</w:t>
        </w:r>
      </w:ins>
    </w:p>
    <w:p w:rsidR="00381476" w:rsidRPr="000B0456" w:rsidRDefault="00EE27B1" w:rsidP="00381476">
      <w:pPr>
        <w:jc w:val="both"/>
        <w:rPr>
          <w:ins w:id="10414" w:author="frontdesk" w:date="2012-11-16T12:51:00Z"/>
          <w:rFonts w:ascii="Calibri" w:hAnsi="Calibri"/>
          <w:rPrChange w:id="10415" w:author="Tre" w:date="2012-11-19T09:06:00Z">
            <w:rPr>
              <w:ins w:id="10416" w:author="frontdesk" w:date="2012-11-16T12:51:00Z"/>
              <w:rFonts w:ascii="Calibri" w:hAnsi="Calibri"/>
              <w:sz w:val="20"/>
              <w:szCs w:val="20"/>
            </w:rPr>
          </w:rPrChange>
        </w:rPr>
      </w:pPr>
      <w:ins w:id="10417" w:author="frontdesk" w:date="2012-11-16T12:51:00Z">
        <w:r w:rsidRPr="00EE27B1">
          <w:rPr>
            <w:rFonts w:ascii="Calibri" w:hAnsi="Calibri"/>
            <w:rPrChange w:id="10418" w:author="Tre" w:date="2012-11-19T09:06:00Z">
              <w:rPr>
                <w:rFonts w:ascii="Calibri" w:hAnsi="Calibri"/>
                <w:color w:val="0000FF"/>
                <w:sz w:val="20"/>
                <w:szCs w:val="20"/>
                <w:u w:val="single"/>
              </w:rPr>
            </w:rPrChange>
          </w:rPr>
          <w:fldChar w:fldCharType="begin"/>
        </w:r>
        <w:r w:rsidRPr="00EE27B1">
          <w:rPr>
            <w:rFonts w:ascii="Calibri" w:hAnsi="Calibri"/>
            <w:rPrChange w:id="10419"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420" w:author="Tre" w:date="2012-11-19T09:06:00Z">
              <w:rPr>
                <w:rFonts w:ascii="Calibri" w:hAnsi="Calibri"/>
                <w:color w:val="0000FF"/>
                <w:sz w:val="20"/>
                <w:szCs w:val="20"/>
                <w:u w:val="single"/>
              </w:rPr>
            </w:rPrChange>
          </w:rPr>
          <w:fldChar w:fldCharType="separate"/>
        </w:r>
        <w:r w:rsidRPr="00EE27B1">
          <w:rPr>
            <w:rFonts w:ascii="Calibri" w:hAnsi="Calibri"/>
            <w:noProof/>
            <w:rPrChange w:id="10421" w:author="Tre" w:date="2012-11-19T09:06:00Z">
              <w:rPr>
                <w:rFonts w:ascii="Calibri" w:hAnsi="Calibri"/>
                <w:noProof/>
                <w:color w:val="0000FF"/>
                <w:sz w:val="20"/>
                <w:szCs w:val="20"/>
                <w:u w:val="single"/>
              </w:rPr>
            </w:rPrChange>
          </w:rPr>
          <w:t>Archer’s bow and arrow. Arrows made of wood are uncommon. Most arrows are metal and tipped with a special arrowhead. Usually archers use explosive arrows, but the choices vary.</w:t>
        </w:r>
        <w:r w:rsidRPr="00EE27B1">
          <w:rPr>
            <w:rFonts w:ascii="Calibri" w:hAnsi="Calibri"/>
            <w:rPrChange w:id="10422" w:author="Tre" w:date="2012-11-19T09:06:00Z">
              <w:rPr>
                <w:rFonts w:ascii="Calibri" w:hAnsi="Calibri"/>
                <w:color w:val="0000FF"/>
                <w:sz w:val="20"/>
                <w:szCs w:val="20"/>
                <w:u w:val="single"/>
              </w:rPr>
            </w:rPrChange>
          </w:rPr>
          <w:fldChar w:fldCharType="end"/>
        </w:r>
        <w:r w:rsidRPr="00EE27B1">
          <w:rPr>
            <w:rFonts w:ascii="Calibri" w:hAnsi="Calibri"/>
            <w:rPrChange w:id="10423" w:author="Tre" w:date="2012-11-19T09:06:00Z">
              <w:rPr>
                <w:rFonts w:ascii="Calibri" w:hAnsi="Calibri"/>
                <w:color w:val="0000FF"/>
                <w:sz w:val="20"/>
                <w:szCs w:val="20"/>
                <w:u w:val="single"/>
              </w:rPr>
            </w:rPrChange>
          </w:rPr>
          <w:fldChar w:fldCharType="begin"/>
        </w:r>
        <w:r w:rsidRPr="00EE27B1">
          <w:rPr>
            <w:rFonts w:ascii="Calibri" w:hAnsi="Calibri"/>
            <w:rPrChange w:id="10424"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425"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426" w:author="frontdesk" w:date="2012-11-16T12:51:00Z"/>
        </w:rPr>
      </w:pPr>
    </w:p>
    <w:p w:rsidR="00381476" w:rsidRPr="000B0456" w:rsidRDefault="00EE27B1" w:rsidP="00381476">
      <w:pPr>
        <w:jc w:val="both"/>
        <w:rPr>
          <w:ins w:id="10427" w:author="frontdesk" w:date="2012-11-16T12:51:00Z"/>
          <w:rFonts w:ascii="Calibri" w:hAnsi="Calibri"/>
          <w:b/>
          <w:rPrChange w:id="10428" w:author="Tre" w:date="2012-11-19T09:06:00Z">
            <w:rPr>
              <w:ins w:id="10429" w:author="frontdesk" w:date="2012-11-16T12:51:00Z"/>
              <w:rFonts w:ascii="Calibri" w:hAnsi="Calibri"/>
              <w:b/>
              <w:sz w:val="22"/>
              <w:szCs w:val="22"/>
            </w:rPr>
          </w:rPrChange>
        </w:rPr>
      </w:pPr>
      <w:ins w:id="10430" w:author="frontdesk" w:date="2012-11-16T12:51:00Z">
        <w:r w:rsidRPr="00EE27B1">
          <w:rPr>
            <w:rFonts w:ascii="Calibri" w:hAnsi="Calibri"/>
            <w:b/>
            <w:rPrChange w:id="10431" w:author="Tre" w:date="2012-11-19T09:06:00Z">
              <w:rPr>
                <w:rFonts w:ascii="Calibri" w:hAnsi="Calibri"/>
                <w:b/>
                <w:color w:val="0000FF"/>
                <w:sz w:val="22"/>
                <w:szCs w:val="22"/>
                <w:u w:val="single"/>
              </w:rPr>
            </w:rPrChange>
          </w:rPr>
          <w:fldChar w:fldCharType="begin"/>
        </w:r>
        <w:r w:rsidRPr="00EE27B1">
          <w:rPr>
            <w:rFonts w:ascii="Calibri" w:hAnsi="Calibri"/>
            <w:b/>
            <w:rPrChange w:id="1043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433" w:author="Tre" w:date="2012-11-19T09:06:00Z">
              <w:rPr>
                <w:rFonts w:ascii="Calibri" w:hAnsi="Calibri"/>
                <w:b/>
                <w:color w:val="0000FF"/>
                <w:sz w:val="22"/>
                <w:szCs w:val="22"/>
                <w:u w:val="single"/>
              </w:rPr>
            </w:rPrChange>
          </w:rPr>
          <w:fldChar w:fldCharType="separate"/>
        </w:r>
        <w:r w:rsidRPr="00EE27B1">
          <w:rPr>
            <w:rFonts w:ascii="Calibri" w:hAnsi="Calibri"/>
            <w:b/>
            <w:noProof/>
            <w:rPrChange w:id="10434" w:author="Tre" w:date="2012-11-19T09:06:00Z">
              <w:rPr>
                <w:rFonts w:ascii="Calibri" w:hAnsi="Calibri"/>
                <w:b/>
                <w:noProof/>
                <w:color w:val="0000FF"/>
                <w:sz w:val="22"/>
                <w:szCs w:val="22"/>
                <w:u w:val="single"/>
              </w:rPr>
            </w:rPrChange>
          </w:rPr>
          <w:t>Crossbow</w:t>
        </w:r>
        <w:r w:rsidRPr="00EE27B1">
          <w:rPr>
            <w:rFonts w:ascii="Calibri" w:hAnsi="Calibri"/>
            <w:b/>
            <w:rPrChange w:id="1043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436" w:author="frontdesk" w:date="2012-11-16T12:51:00Z"/>
          <w:rFonts w:ascii="Calibri" w:hAnsi="Calibri"/>
          <w:i/>
          <w:rPrChange w:id="10437" w:author="Tre" w:date="2012-11-19T09:06:00Z">
            <w:rPr>
              <w:ins w:id="10438" w:author="frontdesk" w:date="2012-11-16T12:51:00Z"/>
              <w:rFonts w:ascii="Calibri" w:hAnsi="Calibri"/>
              <w:i/>
              <w:sz w:val="20"/>
              <w:szCs w:val="20"/>
            </w:rPr>
          </w:rPrChange>
        </w:rPr>
      </w:pPr>
      <w:ins w:id="10439" w:author="frontdesk" w:date="2012-11-16T12:51:00Z">
        <w:r w:rsidRPr="00EE27B1">
          <w:rPr>
            <w:rFonts w:ascii="Calibri" w:hAnsi="Calibri"/>
            <w:i/>
            <w:rPrChange w:id="10440" w:author="Tre" w:date="2012-11-19T09:06:00Z">
              <w:rPr>
                <w:rFonts w:ascii="Calibri" w:hAnsi="Calibri"/>
                <w:i/>
                <w:color w:val="0000FF"/>
                <w:sz w:val="20"/>
                <w:szCs w:val="20"/>
                <w:u w:val="single"/>
              </w:rPr>
            </w:rPrChange>
          </w:rPr>
          <w:t>[Type (</w:t>
        </w:r>
        <w:r w:rsidRPr="00EE27B1">
          <w:rPr>
            <w:rFonts w:ascii="Calibri" w:hAnsi="Calibri"/>
            <w:i/>
            <w:rPrChange w:id="10441" w:author="Tre" w:date="2012-11-19T09:06:00Z">
              <w:rPr>
                <w:rFonts w:ascii="Calibri" w:hAnsi="Calibri"/>
                <w:i/>
                <w:color w:val="0000FF"/>
                <w:sz w:val="20"/>
                <w:szCs w:val="20"/>
                <w:u w:val="single"/>
              </w:rPr>
            </w:rPrChange>
          </w:rPr>
          <w:fldChar w:fldCharType="begin"/>
        </w:r>
        <w:r w:rsidRPr="00EE27B1">
          <w:rPr>
            <w:rFonts w:ascii="Calibri" w:hAnsi="Calibri"/>
            <w:i/>
            <w:rPrChange w:id="1044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443" w:author="Tre" w:date="2012-11-19T09:06:00Z">
              <w:rPr>
                <w:rFonts w:ascii="Calibri" w:hAnsi="Calibri"/>
                <w:i/>
                <w:color w:val="0000FF"/>
                <w:sz w:val="20"/>
                <w:szCs w:val="20"/>
                <w:u w:val="single"/>
              </w:rPr>
            </w:rPrChange>
          </w:rPr>
          <w:fldChar w:fldCharType="separate"/>
        </w:r>
        <w:r w:rsidRPr="00EE27B1">
          <w:rPr>
            <w:rFonts w:ascii="Calibri" w:hAnsi="Calibri"/>
            <w:i/>
            <w:noProof/>
            <w:rPrChange w:id="10444" w:author="Tre" w:date="2012-11-19T09:06:00Z">
              <w:rPr>
                <w:rFonts w:ascii="Calibri" w:hAnsi="Calibri"/>
                <w:i/>
                <w:noProof/>
                <w:color w:val="0000FF"/>
                <w:sz w:val="20"/>
                <w:szCs w:val="20"/>
                <w:u w:val="single"/>
              </w:rPr>
            </w:rPrChange>
          </w:rPr>
          <w:t>Archery</w:t>
        </w:r>
        <w:r w:rsidRPr="00EE27B1">
          <w:rPr>
            <w:rFonts w:ascii="Calibri" w:hAnsi="Calibri"/>
            <w:i/>
            <w:rPrChange w:id="10445" w:author="Tre" w:date="2012-11-19T09:06:00Z">
              <w:rPr>
                <w:rFonts w:ascii="Calibri" w:hAnsi="Calibri"/>
                <w:i/>
                <w:color w:val="0000FF"/>
                <w:sz w:val="20"/>
                <w:szCs w:val="20"/>
                <w:u w:val="single"/>
              </w:rPr>
            </w:rPrChange>
          </w:rPr>
          <w:fldChar w:fldCharType="end"/>
        </w:r>
        <w:r w:rsidRPr="00EE27B1">
          <w:rPr>
            <w:rFonts w:ascii="Calibri" w:hAnsi="Calibri"/>
            <w:i/>
            <w:rPrChange w:id="10446" w:author="Tre" w:date="2012-11-19T09:06:00Z">
              <w:rPr>
                <w:rFonts w:ascii="Calibri" w:hAnsi="Calibri"/>
                <w:i/>
                <w:color w:val="0000FF"/>
                <w:sz w:val="20"/>
                <w:szCs w:val="20"/>
                <w:u w:val="single"/>
              </w:rPr>
            </w:rPrChange>
          </w:rPr>
          <w:t>), Rate (</w:t>
        </w:r>
        <w:r w:rsidRPr="00EE27B1">
          <w:rPr>
            <w:rFonts w:ascii="Calibri" w:hAnsi="Calibri"/>
            <w:i/>
            <w:rPrChange w:id="10447" w:author="Tre" w:date="2012-11-19T09:06:00Z">
              <w:rPr>
                <w:rFonts w:ascii="Calibri" w:hAnsi="Calibri"/>
                <w:i/>
                <w:color w:val="0000FF"/>
                <w:sz w:val="20"/>
                <w:szCs w:val="20"/>
                <w:u w:val="single"/>
              </w:rPr>
            </w:rPrChange>
          </w:rPr>
          <w:fldChar w:fldCharType="begin"/>
        </w:r>
        <w:r w:rsidRPr="00EE27B1">
          <w:rPr>
            <w:rFonts w:ascii="Calibri" w:hAnsi="Calibri"/>
            <w:i/>
            <w:rPrChange w:id="1044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449" w:author="Tre" w:date="2012-11-19T09:06:00Z">
              <w:rPr>
                <w:rFonts w:ascii="Calibri" w:hAnsi="Calibri"/>
                <w:i/>
                <w:color w:val="0000FF"/>
                <w:sz w:val="20"/>
                <w:szCs w:val="20"/>
                <w:u w:val="single"/>
              </w:rPr>
            </w:rPrChange>
          </w:rPr>
          <w:fldChar w:fldCharType="separate"/>
        </w:r>
        <w:r w:rsidRPr="00EE27B1">
          <w:rPr>
            <w:rFonts w:ascii="Calibri" w:hAnsi="Calibri"/>
            <w:i/>
            <w:noProof/>
            <w:rPrChange w:id="10450" w:author="Tre" w:date="2012-11-19T09:06:00Z">
              <w:rPr>
                <w:rFonts w:ascii="Calibri" w:hAnsi="Calibri"/>
                <w:i/>
                <w:noProof/>
                <w:color w:val="0000FF"/>
                <w:sz w:val="20"/>
                <w:szCs w:val="20"/>
                <w:u w:val="single"/>
              </w:rPr>
            </w:rPrChange>
          </w:rPr>
          <w:t>Agility/2</w:t>
        </w:r>
        <w:r w:rsidRPr="00EE27B1">
          <w:rPr>
            <w:rFonts w:ascii="Calibri" w:hAnsi="Calibri"/>
            <w:i/>
            <w:rPrChange w:id="10451" w:author="Tre" w:date="2012-11-19T09:06:00Z">
              <w:rPr>
                <w:rFonts w:ascii="Calibri" w:hAnsi="Calibri"/>
                <w:i/>
                <w:color w:val="0000FF"/>
                <w:sz w:val="20"/>
                <w:szCs w:val="20"/>
                <w:u w:val="single"/>
              </w:rPr>
            </w:rPrChange>
          </w:rPr>
          <w:fldChar w:fldCharType="end"/>
        </w:r>
        <w:r w:rsidRPr="00EE27B1">
          <w:rPr>
            <w:rFonts w:ascii="Calibri" w:hAnsi="Calibri"/>
            <w:i/>
            <w:rPrChange w:id="10452" w:author="Tre" w:date="2012-11-19T09:06:00Z">
              <w:rPr>
                <w:rFonts w:ascii="Calibri" w:hAnsi="Calibri"/>
                <w:i/>
                <w:color w:val="0000FF"/>
                <w:sz w:val="20"/>
                <w:szCs w:val="20"/>
                <w:u w:val="single"/>
              </w:rPr>
            </w:rPrChange>
          </w:rPr>
          <w:t>), Ammo (</w:t>
        </w:r>
        <w:r w:rsidRPr="00EE27B1">
          <w:rPr>
            <w:rFonts w:ascii="Calibri" w:hAnsi="Calibri"/>
            <w:i/>
            <w:rPrChange w:id="10453" w:author="Tre" w:date="2012-11-19T09:06:00Z">
              <w:rPr>
                <w:rFonts w:ascii="Calibri" w:hAnsi="Calibri"/>
                <w:i/>
                <w:color w:val="0000FF"/>
                <w:sz w:val="20"/>
                <w:szCs w:val="20"/>
                <w:u w:val="single"/>
              </w:rPr>
            </w:rPrChange>
          </w:rPr>
          <w:fldChar w:fldCharType="begin"/>
        </w:r>
        <w:r w:rsidRPr="00EE27B1">
          <w:rPr>
            <w:rFonts w:ascii="Calibri" w:hAnsi="Calibri"/>
            <w:i/>
            <w:rPrChange w:id="1045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455" w:author="Tre" w:date="2012-11-19T09:06:00Z">
              <w:rPr>
                <w:rFonts w:ascii="Calibri" w:hAnsi="Calibri"/>
                <w:i/>
                <w:color w:val="0000FF"/>
                <w:sz w:val="20"/>
                <w:szCs w:val="20"/>
                <w:u w:val="single"/>
              </w:rPr>
            </w:rPrChange>
          </w:rPr>
          <w:fldChar w:fldCharType="separate"/>
        </w:r>
        <w:r w:rsidRPr="00EE27B1">
          <w:rPr>
            <w:rFonts w:ascii="Calibri" w:hAnsi="Calibri"/>
            <w:i/>
            <w:noProof/>
            <w:rPrChange w:id="10456" w:author="Tre" w:date="2012-11-19T09:06:00Z">
              <w:rPr>
                <w:rFonts w:ascii="Calibri" w:hAnsi="Calibri"/>
                <w:i/>
                <w:noProof/>
                <w:color w:val="0000FF"/>
                <w:sz w:val="20"/>
                <w:szCs w:val="20"/>
                <w:u w:val="single"/>
              </w:rPr>
            </w:rPrChange>
          </w:rPr>
          <w:t>Quiver</w:t>
        </w:r>
        <w:r w:rsidRPr="00EE27B1">
          <w:rPr>
            <w:rFonts w:ascii="Calibri" w:hAnsi="Calibri"/>
            <w:i/>
            <w:rPrChange w:id="10457" w:author="Tre" w:date="2012-11-19T09:06:00Z">
              <w:rPr>
                <w:rFonts w:ascii="Calibri" w:hAnsi="Calibri"/>
                <w:i/>
                <w:color w:val="0000FF"/>
                <w:sz w:val="20"/>
                <w:szCs w:val="20"/>
                <w:u w:val="single"/>
              </w:rPr>
            </w:rPrChange>
          </w:rPr>
          <w:fldChar w:fldCharType="end"/>
        </w:r>
        <w:r w:rsidRPr="00EE27B1">
          <w:rPr>
            <w:rFonts w:ascii="Calibri" w:hAnsi="Calibri"/>
            <w:i/>
            <w:rPrChange w:id="10458" w:author="Tre" w:date="2012-11-19T09:06:00Z">
              <w:rPr>
                <w:rFonts w:ascii="Calibri" w:hAnsi="Calibri"/>
                <w:i/>
                <w:color w:val="0000FF"/>
                <w:sz w:val="20"/>
                <w:szCs w:val="20"/>
                <w:u w:val="single"/>
              </w:rPr>
            </w:rPrChange>
          </w:rPr>
          <w:t>)</w:t>
        </w:r>
        <w:del w:id="10459" w:author="Tre" w:date="2012-11-19T09:42:00Z">
          <w:r w:rsidRPr="00EE27B1">
            <w:rPr>
              <w:rFonts w:ascii="Calibri" w:hAnsi="Calibri"/>
              <w:i/>
              <w:rPrChange w:id="10460" w:author="Tre" w:date="2012-11-19T09:06:00Z">
                <w:rPr>
                  <w:rFonts w:ascii="Calibri" w:hAnsi="Calibri"/>
                  <w:i/>
                  <w:color w:val="0000FF"/>
                  <w:sz w:val="20"/>
                  <w:szCs w:val="20"/>
                  <w:u w:val="single"/>
                </w:rPr>
              </w:rPrChange>
            </w:rPr>
            <w:delText>, Range (</w:delText>
          </w:r>
          <w:r w:rsidRPr="00EE27B1" w:rsidDel="00A91991">
            <w:rPr>
              <w:rFonts w:ascii="Calibri" w:hAnsi="Calibri"/>
              <w:i/>
              <w:rPrChange w:id="10461" w:author="Tre" w:date="2012-11-19T09:06:00Z">
                <w:rPr>
                  <w:rFonts w:ascii="Calibri" w:hAnsi="Calibri"/>
                  <w:i/>
                  <w:color w:val="0000FF"/>
                  <w:sz w:val="20"/>
                  <w:szCs w:val="20"/>
                  <w:u w:val="single"/>
                </w:rPr>
              </w:rPrChange>
            </w:rPr>
            <w:fldChar w:fldCharType="begin"/>
          </w:r>
          <w:r w:rsidRPr="00EE27B1">
            <w:rPr>
              <w:rFonts w:ascii="Calibri" w:hAnsi="Calibri"/>
              <w:i/>
              <w:rPrChange w:id="10462" w:author="Tre" w:date="2012-11-19T09:06:00Z">
                <w:rPr>
                  <w:rFonts w:ascii="Calibri" w:hAnsi="Calibri"/>
                  <w:i/>
                  <w:color w:val="0000FF"/>
                  <w:sz w:val="20"/>
                  <w:szCs w:val="20"/>
                  <w:u w:val="single"/>
                </w:rPr>
              </w:rPrChange>
            </w:rPr>
            <w:delInstrText xml:space="preserve"> MERGEFIELD Range </w:delInstrText>
          </w:r>
          <w:r w:rsidRPr="00EE27B1" w:rsidDel="00A91991">
            <w:rPr>
              <w:rFonts w:ascii="Calibri" w:hAnsi="Calibri"/>
              <w:i/>
              <w:rPrChange w:id="10463" w:author="Tre" w:date="2012-11-19T09:06:00Z">
                <w:rPr>
                  <w:rFonts w:ascii="Calibri" w:hAnsi="Calibri"/>
                  <w:i/>
                  <w:color w:val="0000FF"/>
                  <w:sz w:val="20"/>
                  <w:szCs w:val="20"/>
                  <w:u w:val="single"/>
                </w:rPr>
              </w:rPrChange>
            </w:rPr>
            <w:fldChar w:fldCharType="end"/>
          </w:r>
          <w:r w:rsidRPr="00EE27B1">
            <w:rPr>
              <w:rFonts w:ascii="Calibri" w:hAnsi="Calibri"/>
              <w:i/>
              <w:rPrChange w:id="10464" w:author="Tre" w:date="2012-11-19T09:06:00Z">
                <w:rPr>
                  <w:rFonts w:ascii="Calibri" w:hAnsi="Calibri"/>
                  <w:i/>
                  <w:color w:val="0000FF"/>
                  <w:sz w:val="20"/>
                  <w:szCs w:val="20"/>
                  <w:u w:val="single"/>
                </w:rPr>
              </w:rPrChange>
            </w:rPr>
            <w:delText xml:space="preserve">), </w:delText>
          </w:r>
        </w:del>
      </w:ins>
      <w:ins w:id="10465" w:author="Tre" w:date="2012-11-19T09:42:00Z">
        <w:r w:rsidR="00A91991">
          <w:rPr>
            <w:rFonts w:ascii="Calibri" w:hAnsi="Calibri"/>
            <w:i/>
          </w:rPr>
          <w:t xml:space="preserve">, </w:t>
        </w:r>
      </w:ins>
      <w:ins w:id="10466" w:author="frontdesk" w:date="2012-11-16T12:51:00Z">
        <w:r w:rsidRPr="00EE27B1">
          <w:rPr>
            <w:rFonts w:ascii="Calibri" w:hAnsi="Calibri"/>
            <w:i/>
            <w:rPrChange w:id="10467" w:author="Tre" w:date="2012-11-19T09:06:00Z">
              <w:rPr>
                <w:rFonts w:ascii="Calibri" w:hAnsi="Calibri"/>
                <w:i/>
                <w:color w:val="0000FF"/>
                <w:sz w:val="20"/>
                <w:szCs w:val="20"/>
                <w:u w:val="single"/>
              </w:rPr>
            </w:rPrChange>
          </w:rPr>
          <w:t>Damage (</w:t>
        </w:r>
        <w:r w:rsidRPr="00EE27B1">
          <w:rPr>
            <w:rFonts w:ascii="Calibri" w:hAnsi="Calibri"/>
            <w:i/>
            <w:rPrChange w:id="10468" w:author="Tre" w:date="2012-11-19T09:06:00Z">
              <w:rPr>
                <w:rFonts w:ascii="Calibri" w:hAnsi="Calibri"/>
                <w:i/>
                <w:color w:val="0000FF"/>
                <w:sz w:val="20"/>
                <w:szCs w:val="20"/>
                <w:u w:val="single"/>
              </w:rPr>
            </w:rPrChange>
          </w:rPr>
          <w:fldChar w:fldCharType="begin"/>
        </w:r>
        <w:r w:rsidRPr="00EE27B1">
          <w:rPr>
            <w:rFonts w:ascii="Calibri" w:hAnsi="Calibri"/>
            <w:i/>
            <w:rPrChange w:id="10469"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470" w:author="Tre" w:date="2012-11-19T09:06:00Z">
              <w:rPr>
                <w:rFonts w:ascii="Calibri" w:hAnsi="Calibri"/>
                <w:i/>
                <w:color w:val="0000FF"/>
                <w:sz w:val="20"/>
                <w:szCs w:val="20"/>
                <w:u w:val="single"/>
              </w:rPr>
            </w:rPrChange>
          </w:rPr>
          <w:fldChar w:fldCharType="separate"/>
        </w:r>
        <w:r w:rsidRPr="00EE27B1">
          <w:rPr>
            <w:rFonts w:ascii="Calibri" w:hAnsi="Calibri"/>
            <w:i/>
            <w:noProof/>
            <w:rPrChange w:id="10471" w:author="Tre" w:date="2012-11-19T09:06:00Z">
              <w:rPr>
                <w:rFonts w:ascii="Calibri" w:hAnsi="Calibri"/>
                <w:i/>
                <w:noProof/>
                <w:color w:val="0000FF"/>
                <w:sz w:val="20"/>
                <w:szCs w:val="20"/>
                <w:u w:val="single"/>
              </w:rPr>
            </w:rPrChange>
          </w:rPr>
          <w:t>2</w:t>
        </w:r>
        <w:r w:rsidRPr="00EE27B1">
          <w:rPr>
            <w:rFonts w:ascii="Calibri" w:hAnsi="Calibri"/>
            <w:i/>
            <w:rPrChange w:id="10472" w:author="Tre" w:date="2012-11-19T09:06:00Z">
              <w:rPr>
                <w:rFonts w:ascii="Calibri" w:hAnsi="Calibri"/>
                <w:i/>
                <w:color w:val="0000FF"/>
                <w:sz w:val="20"/>
                <w:szCs w:val="20"/>
                <w:u w:val="single"/>
              </w:rPr>
            </w:rPrChange>
          </w:rPr>
          <w:fldChar w:fldCharType="end"/>
        </w:r>
        <w:r w:rsidRPr="00EE27B1">
          <w:rPr>
            <w:rFonts w:ascii="Calibri" w:hAnsi="Calibri"/>
            <w:i/>
            <w:rPrChange w:id="10473" w:author="Tre" w:date="2012-11-19T09:06:00Z">
              <w:rPr>
                <w:rFonts w:ascii="Calibri" w:hAnsi="Calibri"/>
                <w:i/>
                <w:color w:val="0000FF"/>
                <w:sz w:val="20"/>
                <w:szCs w:val="20"/>
                <w:u w:val="single"/>
              </w:rPr>
            </w:rPrChange>
          </w:rPr>
          <w:t>)]</w:t>
        </w:r>
      </w:ins>
    </w:p>
    <w:p w:rsidR="00381476" w:rsidRPr="000B0456" w:rsidRDefault="00EE27B1" w:rsidP="00381476">
      <w:pPr>
        <w:jc w:val="both"/>
        <w:rPr>
          <w:ins w:id="10474" w:author="frontdesk" w:date="2012-11-16T12:51:00Z"/>
          <w:rFonts w:ascii="Calibri" w:hAnsi="Calibri"/>
          <w:rPrChange w:id="10475" w:author="Tre" w:date="2012-11-19T09:06:00Z">
            <w:rPr>
              <w:ins w:id="10476" w:author="frontdesk" w:date="2012-11-16T12:51:00Z"/>
              <w:rFonts w:ascii="Calibri" w:hAnsi="Calibri"/>
              <w:sz w:val="20"/>
              <w:szCs w:val="20"/>
            </w:rPr>
          </w:rPrChange>
        </w:rPr>
      </w:pPr>
      <w:ins w:id="10477" w:author="frontdesk" w:date="2012-11-16T12:51:00Z">
        <w:r w:rsidRPr="00EE27B1">
          <w:rPr>
            <w:rFonts w:ascii="Calibri" w:hAnsi="Calibri"/>
            <w:rPrChange w:id="10478" w:author="Tre" w:date="2012-11-19T09:06:00Z">
              <w:rPr>
                <w:rFonts w:ascii="Calibri" w:hAnsi="Calibri"/>
                <w:color w:val="0000FF"/>
                <w:sz w:val="20"/>
                <w:szCs w:val="20"/>
                <w:u w:val="single"/>
              </w:rPr>
            </w:rPrChange>
          </w:rPr>
          <w:fldChar w:fldCharType="begin"/>
        </w:r>
        <w:r w:rsidRPr="00EE27B1">
          <w:rPr>
            <w:rFonts w:ascii="Calibri" w:hAnsi="Calibri"/>
            <w:rPrChange w:id="10479"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480" w:author="Tre" w:date="2012-11-19T09:06:00Z">
              <w:rPr>
                <w:rFonts w:ascii="Calibri" w:hAnsi="Calibri"/>
                <w:color w:val="0000FF"/>
                <w:sz w:val="20"/>
                <w:szCs w:val="20"/>
                <w:u w:val="single"/>
              </w:rPr>
            </w:rPrChange>
          </w:rPr>
          <w:fldChar w:fldCharType="separate"/>
        </w:r>
        <w:r w:rsidRPr="00EE27B1">
          <w:rPr>
            <w:rFonts w:ascii="Calibri" w:hAnsi="Calibri"/>
            <w:noProof/>
            <w:rPrChange w:id="10481" w:author="Tre" w:date="2012-11-19T09:06:00Z">
              <w:rPr>
                <w:rFonts w:ascii="Calibri" w:hAnsi="Calibri"/>
                <w:noProof/>
                <w:color w:val="0000FF"/>
                <w:sz w:val="20"/>
                <w:szCs w:val="20"/>
                <w:u w:val="single"/>
              </w:rPr>
            </w:rPrChange>
          </w:rPr>
          <w:t>A smaller bow mounted on a trigger stock that shoots bolts. Most crossbows have a mechanism that draws the bow automatically for the shooter.</w:t>
        </w:r>
        <w:r w:rsidRPr="00EE27B1">
          <w:rPr>
            <w:rFonts w:ascii="Calibri" w:hAnsi="Calibri"/>
            <w:rPrChange w:id="10482" w:author="Tre" w:date="2012-11-19T09:06:00Z">
              <w:rPr>
                <w:rFonts w:ascii="Calibri" w:hAnsi="Calibri"/>
                <w:color w:val="0000FF"/>
                <w:sz w:val="20"/>
                <w:szCs w:val="20"/>
                <w:u w:val="single"/>
              </w:rPr>
            </w:rPrChange>
          </w:rPr>
          <w:fldChar w:fldCharType="end"/>
        </w:r>
        <w:r w:rsidRPr="00EE27B1">
          <w:rPr>
            <w:rFonts w:ascii="Calibri" w:hAnsi="Calibri"/>
            <w:rPrChange w:id="10483" w:author="Tre" w:date="2012-11-19T09:06:00Z">
              <w:rPr>
                <w:rFonts w:ascii="Calibri" w:hAnsi="Calibri"/>
                <w:color w:val="0000FF"/>
                <w:sz w:val="20"/>
                <w:szCs w:val="20"/>
                <w:u w:val="single"/>
              </w:rPr>
            </w:rPrChange>
          </w:rPr>
          <w:fldChar w:fldCharType="begin"/>
        </w:r>
        <w:r w:rsidRPr="00EE27B1">
          <w:rPr>
            <w:rFonts w:ascii="Calibri" w:hAnsi="Calibri"/>
            <w:rPrChange w:id="10484"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485"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486" w:author="frontdesk" w:date="2012-11-16T12:51:00Z"/>
        </w:rPr>
      </w:pPr>
    </w:p>
    <w:p w:rsidR="00381476" w:rsidRPr="000B0456" w:rsidRDefault="00EE27B1" w:rsidP="00381476">
      <w:pPr>
        <w:jc w:val="both"/>
        <w:rPr>
          <w:ins w:id="10487" w:author="frontdesk" w:date="2012-11-16T12:51:00Z"/>
          <w:rFonts w:ascii="Calibri" w:hAnsi="Calibri"/>
          <w:b/>
          <w:rPrChange w:id="10488" w:author="Tre" w:date="2012-11-19T09:06:00Z">
            <w:rPr>
              <w:ins w:id="10489" w:author="frontdesk" w:date="2012-11-16T12:51:00Z"/>
              <w:rFonts w:ascii="Calibri" w:hAnsi="Calibri"/>
              <w:b/>
              <w:sz w:val="22"/>
              <w:szCs w:val="22"/>
            </w:rPr>
          </w:rPrChange>
        </w:rPr>
      </w:pPr>
      <w:ins w:id="10490" w:author="frontdesk" w:date="2012-11-16T12:51:00Z">
        <w:r w:rsidRPr="00EE27B1">
          <w:rPr>
            <w:rFonts w:ascii="Calibri" w:hAnsi="Calibri"/>
            <w:b/>
            <w:rPrChange w:id="10491" w:author="Tre" w:date="2012-11-19T09:06:00Z">
              <w:rPr>
                <w:rFonts w:ascii="Calibri" w:hAnsi="Calibri"/>
                <w:b/>
                <w:color w:val="0000FF"/>
                <w:sz w:val="22"/>
                <w:szCs w:val="22"/>
                <w:u w:val="single"/>
              </w:rPr>
            </w:rPrChange>
          </w:rPr>
          <w:fldChar w:fldCharType="begin"/>
        </w:r>
        <w:r w:rsidRPr="00EE27B1">
          <w:rPr>
            <w:rFonts w:ascii="Calibri" w:hAnsi="Calibri"/>
            <w:b/>
            <w:rPrChange w:id="1049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493" w:author="Tre" w:date="2012-11-19T09:06:00Z">
              <w:rPr>
                <w:rFonts w:ascii="Calibri" w:hAnsi="Calibri"/>
                <w:b/>
                <w:color w:val="0000FF"/>
                <w:sz w:val="22"/>
                <w:szCs w:val="22"/>
                <w:u w:val="single"/>
              </w:rPr>
            </w:rPrChange>
          </w:rPr>
          <w:fldChar w:fldCharType="separate"/>
        </w:r>
        <w:r w:rsidRPr="00EE27B1">
          <w:rPr>
            <w:rFonts w:ascii="Calibri" w:hAnsi="Calibri"/>
            <w:b/>
            <w:noProof/>
            <w:rPrChange w:id="10494" w:author="Tre" w:date="2012-11-19T09:06:00Z">
              <w:rPr>
                <w:rFonts w:ascii="Calibri" w:hAnsi="Calibri"/>
                <w:b/>
                <w:noProof/>
                <w:color w:val="0000FF"/>
                <w:sz w:val="22"/>
                <w:szCs w:val="22"/>
                <w:u w:val="single"/>
              </w:rPr>
            </w:rPrChange>
          </w:rPr>
          <w:t>Chain Knife</w:t>
        </w:r>
        <w:r w:rsidRPr="00EE27B1">
          <w:rPr>
            <w:rFonts w:ascii="Calibri" w:hAnsi="Calibri"/>
            <w:b/>
            <w:rPrChange w:id="1049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496" w:author="frontdesk" w:date="2012-11-16T12:51:00Z"/>
          <w:rFonts w:ascii="Calibri" w:hAnsi="Calibri"/>
          <w:i/>
          <w:rPrChange w:id="10497" w:author="Tre" w:date="2012-11-19T09:06:00Z">
            <w:rPr>
              <w:ins w:id="10498" w:author="frontdesk" w:date="2012-11-16T12:51:00Z"/>
              <w:rFonts w:ascii="Calibri" w:hAnsi="Calibri"/>
              <w:i/>
              <w:sz w:val="20"/>
              <w:szCs w:val="20"/>
            </w:rPr>
          </w:rPrChange>
        </w:rPr>
      </w:pPr>
      <w:ins w:id="10499" w:author="frontdesk" w:date="2012-11-16T12:51:00Z">
        <w:r w:rsidRPr="00EE27B1">
          <w:rPr>
            <w:rFonts w:ascii="Calibri" w:hAnsi="Calibri"/>
            <w:i/>
            <w:rPrChange w:id="10500" w:author="Tre" w:date="2012-11-19T09:06:00Z">
              <w:rPr>
                <w:rFonts w:ascii="Calibri" w:hAnsi="Calibri"/>
                <w:i/>
                <w:color w:val="0000FF"/>
                <w:sz w:val="20"/>
                <w:szCs w:val="20"/>
                <w:u w:val="single"/>
              </w:rPr>
            </w:rPrChange>
          </w:rPr>
          <w:t>[Type (</w:t>
        </w:r>
        <w:r w:rsidRPr="00EE27B1">
          <w:rPr>
            <w:rFonts w:ascii="Calibri" w:hAnsi="Calibri"/>
            <w:i/>
            <w:rPrChange w:id="10501" w:author="Tre" w:date="2012-11-19T09:06:00Z">
              <w:rPr>
                <w:rFonts w:ascii="Calibri" w:hAnsi="Calibri"/>
                <w:i/>
                <w:color w:val="0000FF"/>
                <w:sz w:val="20"/>
                <w:szCs w:val="20"/>
                <w:u w:val="single"/>
              </w:rPr>
            </w:rPrChange>
          </w:rPr>
          <w:fldChar w:fldCharType="begin"/>
        </w:r>
        <w:r w:rsidRPr="00EE27B1">
          <w:rPr>
            <w:rFonts w:ascii="Calibri" w:hAnsi="Calibri"/>
            <w:i/>
            <w:rPrChange w:id="1050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503" w:author="Tre" w:date="2012-11-19T09:06:00Z">
              <w:rPr>
                <w:rFonts w:ascii="Calibri" w:hAnsi="Calibri"/>
                <w:i/>
                <w:color w:val="0000FF"/>
                <w:sz w:val="20"/>
                <w:szCs w:val="20"/>
                <w:u w:val="single"/>
              </w:rPr>
            </w:rPrChange>
          </w:rPr>
          <w:fldChar w:fldCharType="separate"/>
        </w:r>
        <w:r w:rsidRPr="00EE27B1">
          <w:rPr>
            <w:rFonts w:ascii="Calibri" w:hAnsi="Calibri"/>
            <w:i/>
            <w:noProof/>
            <w:rPrChange w:id="10504" w:author="Tre" w:date="2012-11-19T09:06:00Z">
              <w:rPr>
                <w:rFonts w:ascii="Calibri" w:hAnsi="Calibri"/>
                <w:i/>
                <w:noProof/>
                <w:color w:val="0000FF"/>
                <w:sz w:val="20"/>
                <w:szCs w:val="20"/>
                <w:u w:val="single"/>
              </w:rPr>
            </w:rPrChange>
          </w:rPr>
          <w:t>Knife</w:t>
        </w:r>
        <w:r w:rsidRPr="00EE27B1">
          <w:rPr>
            <w:rFonts w:ascii="Calibri" w:hAnsi="Calibri"/>
            <w:i/>
            <w:rPrChange w:id="10505" w:author="Tre" w:date="2012-11-19T09:06:00Z">
              <w:rPr>
                <w:rFonts w:ascii="Calibri" w:hAnsi="Calibri"/>
                <w:i/>
                <w:color w:val="0000FF"/>
                <w:sz w:val="20"/>
                <w:szCs w:val="20"/>
                <w:u w:val="single"/>
              </w:rPr>
            </w:rPrChange>
          </w:rPr>
          <w:fldChar w:fldCharType="end"/>
        </w:r>
        <w:r w:rsidRPr="00EE27B1">
          <w:rPr>
            <w:rFonts w:ascii="Calibri" w:hAnsi="Calibri"/>
            <w:i/>
            <w:rPrChange w:id="10506" w:author="Tre" w:date="2012-11-19T09:06:00Z">
              <w:rPr>
                <w:rFonts w:ascii="Calibri" w:hAnsi="Calibri"/>
                <w:i/>
                <w:color w:val="0000FF"/>
                <w:sz w:val="20"/>
                <w:szCs w:val="20"/>
                <w:u w:val="single"/>
              </w:rPr>
            </w:rPrChange>
          </w:rPr>
          <w:t>), Rate (</w:t>
        </w:r>
        <w:r w:rsidRPr="00EE27B1">
          <w:rPr>
            <w:rFonts w:ascii="Calibri" w:hAnsi="Calibri"/>
            <w:i/>
            <w:rPrChange w:id="10507" w:author="Tre" w:date="2012-11-19T09:06:00Z">
              <w:rPr>
                <w:rFonts w:ascii="Calibri" w:hAnsi="Calibri"/>
                <w:i/>
                <w:color w:val="0000FF"/>
                <w:sz w:val="20"/>
                <w:szCs w:val="20"/>
                <w:u w:val="single"/>
              </w:rPr>
            </w:rPrChange>
          </w:rPr>
          <w:fldChar w:fldCharType="begin"/>
        </w:r>
        <w:r w:rsidRPr="00EE27B1">
          <w:rPr>
            <w:rFonts w:ascii="Calibri" w:hAnsi="Calibri"/>
            <w:i/>
            <w:rPrChange w:id="1050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509" w:author="Tre" w:date="2012-11-19T09:06:00Z">
              <w:rPr>
                <w:rFonts w:ascii="Calibri" w:hAnsi="Calibri"/>
                <w:i/>
                <w:color w:val="0000FF"/>
                <w:sz w:val="20"/>
                <w:szCs w:val="20"/>
                <w:u w:val="single"/>
              </w:rPr>
            </w:rPrChange>
          </w:rPr>
          <w:fldChar w:fldCharType="separate"/>
        </w:r>
        <w:r w:rsidRPr="00EE27B1">
          <w:rPr>
            <w:rFonts w:ascii="Calibri" w:hAnsi="Calibri"/>
            <w:i/>
            <w:noProof/>
            <w:rPrChange w:id="10510" w:author="Tre" w:date="2012-11-19T09:06:00Z">
              <w:rPr>
                <w:rFonts w:ascii="Calibri" w:hAnsi="Calibri"/>
                <w:i/>
                <w:noProof/>
                <w:color w:val="0000FF"/>
                <w:sz w:val="20"/>
                <w:szCs w:val="20"/>
                <w:u w:val="single"/>
              </w:rPr>
            </w:rPrChange>
          </w:rPr>
          <w:t>Full Round</w:t>
        </w:r>
        <w:r w:rsidRPr="00EE27B1">
          <w:rPr>
            <w:rFonts w:ascii="Calibri" w:hAnsi="Calibri"/>
            <w:i/>
            <w:rPrChange w:id="10511" w:author="Tre" w:date="2012-11-19T09:06:00Z">
              <w:rPr>
                <w:rFonts w:ascii="Calibri" w:hAnsi="Calibri"/>
                <w:i/>
                <w:color w:val="0000FF"/>
                <w:sz w:val="20"/>
                <w:szCs w:val="20"/>
                <w:u w:val="single"/>
              </w:rPr>
            </w:rPrChange>
          </w:rPr>
          <w:fldChar w:fldCharType="end"/>
        </w:r>
        <w:r w:rsidRPr="00EE27B1">
          <w:rPr>
            <w:rFonts w:ascii="Calibri" w:hAnsi="Calibri"/>
            <w:i/>
            <w:rPrChange w:id="10512" w:author="Tre" w:date="2012-11-19T09:06:00Z">
              <w:rPr>
                <w:rFonts w:ascii="Calibri" w:hAnsi="Calibri"/>
                <w:i/>
                <w:color w:val="0000FF"/>
                <w:sz w:val="20"/>
                <w:szCs w:val="20"/>
                <w:u w:val="single"/>
              </w:rPr>
            </w:rPrChange>
          </w:rPr>
          <w:t>), Ammo (</w:t>
        </w:r>
        <w:r w:rsidRPr="00EE27B1">
          <w:rPr>
            <w:rFonts w:ascii="Calibri" w:hAnsi="Calibri"/>
            <w:i/>
            <w:rPrChange w:id="10513" w:author="Tre" w:date="2012-11-19T09:06:00Z">
              <w:rPr>
                <w:rFonts w:ascii="Calibri" w:hAnsi="Calibri"/>
                <w:i/>
                <w:color w:val="0000FF"/>
                <w:sz w:val="20"/>
                <w:szCs w:val="20"/>
                <w:u w:val="single"/>
              </w:rPr>
            </w:rPrChange>
          </w:rPr>
          <w:fldChar w:fldCharType="begin"/>
        </w:r>
        <w:r w:rsidRPr="00EE27B1">
          <w:rPr>
            <w:rFonts w:ascii="Calibri" w:hAnsi="Calibri"/>
            <w:i/>
            <w:rPrChange w:id="1051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515" w:author="Tre" w:date="2012-11-19T09:06:00Z">
              <w:rPr>
                <w:rFonts w:ascii="Calibri" w:hAnsi="Calibri"/>
                <w:i/>
                <w:color w:val="0000FF"/>
                <w:sz w:val="20"/>
                <w:szCs w:val="20"/>
                <w:u w:val="single"/>
              </w:rPr>
            </w:rPrChange>
          </w:rPr>
          <w:fldChar w:fldCharType="separate"/>
        </w:r>
        <w:r w:rsidRPr="00EE27B1">
          <w:rPr>
            <w:rFonts w:ascii="Calibri" w:hAnsi="Calibri"/>
            <w:i/>
            <w:noProof/>
            <w:rPrChange w:id="10516" w:author="Tre" w:date="2012-11-19T09:06:00Z">
              <w:rPr>
                <w:rFonts w:ascii="Calibri" w:hAnsi="Calibri"/>
                <w:i/>
                <w:noProof/>
                <w:color w:val="0000FF"/>
                <w:sz w:val="20"/>
                <w:szCs w:val="20"/>
                <w:u w:val="single"/>
              </w:rPr>
            </w:rPrChange>
          </w:rPr>
          <w:t>-</w:t>
        </w:r>
        <w:r w:rsidRPr="00EE27B1">
          <w:rPr>
            <w:rFonts w:ascii="Calibri" w:hAnsi="Calibri"/>
            <w:i/>
            <w:rPrChange w:id="10517" w:author="Tre" w:date="2012-11-19T09:06:00Z">
              <w:rPr>
                <w:rFonts w:ascii="Calibri" w:hAnsi="Calibri"/>
                <w:i/>
                <w:color w:val="0000FF"/>
                <w:sz w:val="20"/>
                <w:szCs w:val="20"/>
                <w:u w:val="single"/>
              </w:rPr>
            </w:rPrChange>
          </w:rPr>
          <w:fldChar w:fldCharType="end"/>
        </w:r>
        <w:r w:rsidRPr="00EE27B1">
          <w:rPr>
            <w:rFonts w:ascii="Calibri" w:hAnsi="Calibri"/>
            <w:i/>
            <w:rPrChange w:id="10518" w:author="Tre" w:date="2012-11-19T09:06:00Z">
              <w:rPr>
                <w:rFonts w:ascii="Calibri" w:hAnsi="Calibri"/>
                <w:i/>
                <w:color w:val="0000FF"/>
                <w:sz w:val="20"/>
                <w:szCs w:val="20"/>
                <w:u w:val="single"/>
              </w:rPr>
            </w:rPrChange>
          </w:rPr>
          <w:t>)</w:t>
        </w:r>
        <w:del w:id="10519" w:author="Tre" w:date="2012-11-19T09:42:00Z">
          <w:r w:rsidRPr="00EE27B1">
            <w:rPr>
              <w:rFonts w:ascii="Calibri" w:hAnsi="Calibri"/>
              <w:i/>
              <w:rPrChange w:id="10520" w:author="Tre" w:date="2012-11-19T09:06:00Z">
                <w:rPr>
                  <w:rFonts w:ascii="Calibri" w:hAnsi="Calibri"/>
                  <w:i/>
                  <w:color w:val="0000FF"/>
                  <w:sz w:val="20"/>
                  <w:szCs w:val="20"/>
                  <w:u w:val="single"/>
                </w:rPr>
              </w:rPrChange>
            </w:rPr>
            <w:delText>, Range (</w:delText>
          </w:r>
          <w:r w:rsidRPr="00EE27B1" w:rsidDel="00A91991">
            <w:rPr>
              <w:rFonts w:ascii="Calibri" w:hAnsi="Calibri"/>
              <w:i/>
              <w:rPrChange w:id="10521" w:author="Tre" w:date="2012-11-19T09:06:00Z">
                <w:rPr>
                  <w:rFonts w:ascii="Calibri" w:hAnsi="Calibri"/>
                  <w:i/>
                  <w:color w:val="0000FF"/>
                  <w:sz w:val="20"/>
                  <w:szCs w:val="20"/>
                  <w:u w:val="single"/>
                </w:rPr>
              </w:rPrChange>
            </w:rPr>
            <w:fldChar w:fldCharType="begin"/>
          </w:r>
          <w:r w:rsidRPr="00EE27B1">
            <w:rPr>
              <w:rFonts w:ascii="Calibri" w:hAnsi="Calibri"/>
              <w:i/>
              <w:rPrChange w:id="10522" w:author="Tre" w:date="2012-11-19T09:06:00Z">
                <w:rPr>
                  <w:rFonts w:ascii="Calibri" w:hAnsi="Calibri"/>
                  <w:i/>
                  <w:color w:val="0000FF"/>
                  <w:sz w:val="20"/>
                  <w:szCs w:val="20"/>
                  <w:u w:val="single"/>
                </w:rPr>
              </w:rPrChange>
            </w:rPr>
            <w:delInstrText xml:space="preserve"> MERGEFIELD Range </w:delInstrText>
          </w:r>
          <w:r w:rsidRPr="00EE27B1" w:rsidDel="00A91991">
            <w:rPr>
              <w:rFonts w:ascii="Calibri" w:hAnsi="Calibri"/>
              <w:i/>
              <w:rPrChange w:id="10523" w:author="Tre" w:date="2012-11-19T09:06:00Z">
                <w:rPr>
                  <w:rFonts w:ascii="Calibri" w:hAnsi="Calibri"/>
                  <w:i/>
                  <w:color w:val="0000FF"/>
                  <w:sz w:val="20"/>
                  <w:szCs w:val="20"/>
                  <w:u w:val="single"/>
                </w:rPr>
              </w:rPrChange>
            </w:rPr>
            <w:fldChar w:fldCharType="end"/>
          </w:r>
          <w:r w:rsidRPr="00EE27B1">
            <w:rPr>
              <w:rFonts w:ascii="Calibri" w:hAnsi="Calibri"/>
              <w:i/>
              <w:rPrChange w:id="10524" w:author="Tre" w:date="2012-11-19T09:06:00Z">
                <w:rPr>
                  <w:rFonts w:ascii="Calibri" w:hAnsi="Calibri"/>
                  <w:i/>
                  <w:color w:val="0000FF"/>
                  <w:sz w:val="20"/>
                  <w:szCs w:val="20"/>
                  <w:u w:val="single"/>
                </w:rPr>
              </w:rPrChange>
            </w:rPr>
            <w:delText xml:space="preserve">), </w:delText>
          </w:r>
        </w:del>
      </w:ins>
      <w:ins w:id="10525" w:author="Tre" w:date="2012-11-19T09:42:00Z">
        <w:r w:rsidR="00A91991">
          <w:rPr>
            <w:rFonts w:ascii="Calibri" w:hAnsi="Calibri"/>
            <w:i/>
          </w:rPr>
          <w:t xml:space="preserve">, </w:t>
        </w:r>
      </w:ins>
      <w:ins w:id="10526" w:author="frontdesk" w:date="2012-11-16T12:51:00Z">
        <w:r w:rsidRPr="00EE27B1">
          <w:rPr>
            <w:rFonts w:ascii="Calibri" w:hAnsi="Calibri"/>
            <w:i/>
            <w:rPrChange w:id="10527" w:author="Tre" w:date="2012-11-19T09:06:00Z">
              <w:rPr>
                <w:rFonts w:ascii="Calibri" w:hAnsi="Calibri"/>
                <w:i/>
                <w:color w:val="0000FF"/>
                <w:sz w:val="20"/>
                <w:szCs w:val="20"/>
                <w:u w:val="single"/>
              </w:rPr>
            </w:rPrChange>
          </w:rPr>
          <w:t>Damage (</w:t>
        </w:r>
        <w:r w:rsidRPr="00EE27B1">
          <w:rPr>
            <w:rFonts w:ascii="Calibri" w:hAnsi="Calibri"/>
            <w:i/>
            <w:rPrChange w:id="10528" w:author="Tre" w:date="2012-11-19T09:06:00Z">
              <w:rPr>
                <w:rFonts w:ascii="Calibri" w:hAnsi="Calibri"/>
                <w:i/>
                <w:color w:val="0000FF"/>
                <w:sz w:val="20"/>
                <w:szCs w:val="20"/>
                <w:u w:val="single"/>
              </w:rPr>
            </w:rPrChange>
          </w:rPr>
          <w:fldChar w:fldCharType="begin"/>
        </w:r>
        <w:r w:rsidRPr="00EE27B1">
          <w:rPr>
            <w:rFonts w:ascii="Calibri" w:hAnsi="Calibri"/>
            <w:i/>
            <w:rPrChange w:id="10529"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530" w:author="Tre" w:date="2012-11-19T09:06:00Z">
              <w:rPr>
                <w:rFonts w:ascii="Calibri" w:hAnsi="Calibri"/>
                <w:i/>
                <w:color w:val="0000FF"/>
                <w:sz w:val="20"/>
                <w:szCs w:val="20"/>
                <w:u w:val="single"/>
              </w:rPr>
            </w:rPrChange>
          </w:rPr>
          <w:fldChar w:fldCharType="separate"/>
        </w:r>
        <w:r w:rsidRPr="00EE27B1">
          <w:rPr>
            <w:rFonts w:ascii="Calibri" w:hAnsi="Calibri"/>
            <w:i/>
            <w:noProof/>
            <w:rPrChange w:id="10531" w:author="Tre" w:date="2012-11-19T09:06:00Z">
              <w:rPr>
                <w:rFonts w:ascii="Calibri" w:hAnsi="Calibri"/>
                <w:i/>
                <w:noProof/>
                <w:color w:val="0000FF"/>
                <w:sz w:val="20"/>
                <w:szCs w:val="20"/>
                <w:u w:val="single"/>
              </w:rPr>
            </w:rPrChange>
          </w:rPr>
          <w:t>1</w:t>
        </w:r>
        <w:r w:rsidRPr="00EE27B1">
          <w:rPr>
            <w:rFonts w:ascii="Calibri" w:hAnsi="Calibri"/>
            <w:i/>
            <w:rPrChange w:id="10532" w:author="Tre" w:date="2012-11-19T09:06:00Z">
              <w:rPr>
                <w:rFonts w:ascii="Calibri" w:hAnsi="Calibri"/>
                <w:i/>
                <w:color w:val="0000FF"/>
                <w:sz w:val="20"/>
                <w:szCs w:val="20"/>
                <w:u w:val="single"/>
              </w:rPr>
            </w:rPrChange>
          </w:rPr>
          <w:fldChar w:fldCharType="end"/>
        </w:r>
        <w:r w:rsidRPr="00EE27B1">
          <w:rPr>
            <w:rFonts w:ascii="Calibri" w:hAnsi="Calibri"/>
            <w:i/>
            <w:rPrChange w:id="10533" w:author="Tre" w:date="2012-11-19T09:06:00Z">
              <w:rPr>
                <w:rFonts w:ascii="Calibri" w:hAnsi="Calibri"/>
                <w:i/>
                <w:color w:val="0000FF"/>
                <w:sz w:val="20"/>
                <w:szCs w:val="20"/>
                <w:u w:val="single"/>
              </w:rPr>
            </w:rPrChange>
          </w:rPr>
          <w:t>)]</w:t>
        </w:r>
      </w:ins>
    </w:p>
    <w:p w:rsidR="00381476" w:rsidRPr="000B0456" w:rsidRDefault="00EE27B1" w:rsidP="00381476">
      <w:pPr>
        <w:jc w:val="both"/>
        <w:rPr>
          <w:ins w:id="10534" w:author="frontdesk" w:date="2012-11-16T12:51:00Z"/>
          <w:rFonts w:ascii="Calibri" w:hAnsi="Calibri"/>
          <w:rPrChange w:id="10535" w:author="Tre" w:date="2012-11-19T09:06:00Z">
            <w:rPr>
              <w:ins w:id="10536" w:author="frontdesk" w:date="2012-11-16T12:51:00Z"/>
              <w:rFonts w:ascii="Calibri" w:hAnsi="Calibri"/>
              <w:sz w:val="20"/>
              <w:szCs w:val="20"/>
            </w:rPr>
          </w:rPrChange>
        </w:rPr>
      </w:pPr>
      <w:ins w:id="10537" w:author="frontdesk" w:date="2012-11-16T12:51:00Z">
        <w:r w:rsidRPr="00EE27B1">
          <w:rPr>
            <w:rFonts w:ascii="Calibri" w:hAnsi="Calibri"/>
            <w:rPrChange w:id="10538" w:author="Tre" w:date="2012-11-19T09:06:00Z">
              <w:rPr>
                <w:rFonts w:ascii="Calibri" w:hAnsi="Calibri"/>
                <w:color w:val="0000FF"/>
                <w:sz w:val="20"/>
                <w:szCs w:val="20"/>
                <w:u w:val="single"/>
              </w:rPr>
            </w:rPrChange>
          </w:rPr>
          <w:fldChar w:fldCharType="begin"/>
        </w:r>
        <w:r w:rsidRPr="00EE27B1">
          <w:rPr>
            <w:rFonts w:ascii="Calibri" w:hAnsi="Calibri"/>
            <w:rPrChange w:id="10539"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540" w:author="Tre" w:date="2012-11-19T09:06:00Z">
              <w:rPr>
                <w:rFonts w:ascii="Calibri" w:hAnsi="Calibri"/>
                <w:color w:val="0000FF"/>
                <w:sz w:val="20"/>
                <w:szCs w:val="20"/>
                <w:u w:val="single"/>
              </w:rPr>
            </w:rPrChange>
          </w:rPr>
          <w:fldChar w:fldCharType="separate"/>
        </w:r>
        <w:r w:rsidRPr="00EE27B1">
          <w:rPr>
            <w:rFonts w:ascii="Calibri" w:hAnsi="Calibri"/>
            <w:noProof/>
            <w:rPrChange w:id="10541" w:author="Tre" w:date="2012-11-19T09:06:00Z">
              <w:rPr>
                <w:rFonts w:ascii="Calibri" w:hAnsi="Calibri"/>
                <w:noProof/>
                <w:color w:val="0000FF"/>
                <w:sz w:val="20"/>
                <w:szCs w:val="20"/>
                <w:u w:val="single"/>
              </w:rPr>
            </w:rPrChange>
          </w:rPr>
          <w:t>The blade is made up of tiny blades that move on a chain the length of the blade. Cuts through solid objects easier than a normal survival knife would. Chain technology is used on anything with a bladed surface to set a path for the chain of blades.</w:t>
        </w:r>
        <w:r w:rsidRPr="00EE27B1">
          <w:rPr>
            <w:rFonts w:ascii="Calibri" w:hAnsi="Calibri"/>
            <w:rPrChange w:id="10542" w:author="Tre" w:date="2012-11-19T09:06:00Z">
              <w:rPr>
                <w:rFonts w:ascii="Calibri" w:hAnsi="Calibri"/>
                <w:color w:val="0000FF"/>
                <w:sz w:val="20"/>
                <w:szCs w:val="20"/>
                <w:u w:val="single"/>
              </w:rPr>
            </w:rPrChange>
          </w:rPr>
          <w:fldChar w:fldCharType="end"/>
        </w:r>
        <w:r w:rsidRPr="00EE27B1">
          <w:rPr>
            <w:rFonts w:ascii="Calibri" w:hAnsi="Calibri"/>
            <w:rPrChange w:id="10543" w:author="Tre" w:date="2012-11-19T09:06:00Z">
              <w:rPr>
                <w:rFonts w:ascii="Calibri" w:hAnsi="Calibri"/>
                <w:color w:val="0000FF"/>
                <w:sz w:val="20"/>
                <w:szCs w:val="20"/>
                <w:u w:val="single"/>
              </w:rPr>
            </w:rPrChange>
          </w:rPr>
          <w:fldChar w:fldCharType="begin"/>
        </w:r>
        <w:r w:rsidRPr="00EE27B1">
          <w:rPr>
            <w:rFonts w:ascii="Calibri" w:hAnsi="Calibri"/>
            <w:rPrChange w:id="10544"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545"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546" w:author="frontdesk" w:date="2012-11-16T12:51:00Z"/>
        </w:rPr>
      </w:pPr>
    </w:p>
    <w:p w:rsidR="00381476" w:rsidRPr="000B0456" w:rsidRDefault="00EE27B1" w:rsidP="00381476">
      <w:pPr>
        <w:jc w:val="both"/>
        <w:rPr>
          <w:ins w:id="10547" w:author="frontdesk" w:date="2012-11-16T12:51:00Z"/>
          <w:rFonts w:ascii="Calibri" w:hAnsi="Calibri"/>
          <w:b/>
          <w:rPrChange w:id="10548" w:author="Tre" w:date="2012-11-19T09:06:00Z">
            <w:rPr>
              <w:ins w:id="10549" w:author="frontdesk" w:date="2012-11-16T12:51:00Z"/>
              <w:rFonts w:ascii="Calibri" w:hAnsi="Calibri"/>
              <w:b/>
              <w:sz w:val="22"/>
              <w:szCs w:val="22"/>
            </w:rPr>
          </w:rPrChange>
        </w:rPr>
      </w:pPr>
      <w:ins w:id="10550" w:author="frontdesk" w:date="2012-11-16T12:51:00Z">
        <w:r w:rsidRPr="00EE27B1">
          <w:rPr>
            <w:rFonts w:ascii="Calibri" w:hAnsi="Calibri"/>
            <w:b/>
            <w:rPrChange w:id="10551" w:author="Tre" w:date="2012-11-19T09:06:00Z">
              <w:rPr>
                <w:rFonts w:ascii="Calibri" w:hAnsi="Calibri"/>
                <w:b/>
                <w:color w:val="0000FF"/>
                <w:sz w:val="22"/>
                <w:szCs w:val="22"/>
                <w:u w:val="single"/>
              </w:rPr>
            </w:rPrChange>
          </w:rPr>
          <w:fldChar w:fldCharType="begin"/>
        </w:r>
        <w:r w:rsidRPr="00EE27B1">
          <w:rPr>
            <w:rFonts w:ascii="Calibri" w:hAnsi="Calibri"/>
            <w:b/>
            <w:rPrChange w:id="1055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553" w:author="Tre" w:date="2012-11-19T09:06:00Z">
              <w:rPr>
                <w:rFonts w:ascii="Calibri" w:hAnsi="Calibri"/>
                <w:b/>
                <w:color w:val="0000FF"/>
                <w:sz w:val="22"/>
                <w:szCs w:val="22"/>
                <w:u w:val="single"/>
              </w:rPr>
            </w:rPrChange>
          </w:rPr>
          <w:fldChar w:fldCharType="separate"/>
        </w:r>
        <w:r w:rsidRPr="00EE27B1">
          <w:rPr>
            <w:rFonts w:ascii="Calibri" w:hAnsi="Calibri"/>
            <w:b/>
            <w:noProof/>
            <w:rPrChange w:id="10554" w:author="Tre" w:date="2012-11-19T09:06:00Z">
              <w:rPr>
                <w:rFonts w:ascii="Calibri" w:hAnsi="Calibri"/>
                <w:b/>
                <w:noProof/>
                <w:color w:val="0000FF"/>
                <w:sz w:val="22"/>
                <w:szCs w:val="22"/>
                <w:u w:val="single"/>
              </w:rPr>
            </w:rPrChange>
          </w:rPr>
          <w:t>Survival Knife</w:t>
        </w:r>
        <w:r w:rsidRPr="00EE27B1">
          <w:rPr>
            <w:rFonts w:ascii="Calibri" w:hAnsi="Calibri"/>
            <w:b/>
            <w:rPrChange w:id="1055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556" w:author="frontdesk" w:date="2012-11-16T12:51:00Z"/>
          <w:rFonts w:ascii="Calibri" w:hAnsi="Calibri"/>
          <w:i/>
          <w:rPrChange w:id="10557" w:author="Tre" w:date="2012-11-19T09:06:00Z">
            <w:rPr>
              <w:ins w:id="10558" w:author="frontdesk" w:date="2012-11-16T12:51:00Z"/>
              <w:rFonts w:ascii="Calibri" w:hAnsi="Calibri"/>
              <w:i/>
              <w:sz w:val="20"/>
              <w:szCs w:val="20"/>
            </w:rPr>
          </w:rPrChange>
        </w:rPr>
      </w:pPr>
      <w:ins w:id="10559" w:author="frontdesk" w:date="2012-11-16T12:51:00Z">
        <w:r w:rsidRPr="00EE27B1">
          <w:rPr>
            <w:rFonts w:ascii="Calibri" w:hAnsi="Calibri"/>
            <w:i/>
            <w:rPrChange w:id="10560" w:author="Tre" w:date="2012-11-19T09:06:00Z">
              <w:rPr>
                <w:rFonts w:ascii="Calibri" w:hAnsi="Calibri"/>
                <w:i/>
                <w:color w:val="0000FF"/>
                <w:sz w:val="20"/>
                <w:szCs w:val="20"/>
                <w:u w:val="single"/>
              </w:rPr>
            </w:rPrChange>
          </w:rPr>
          <w:t>[Type (</w:t>
        </w:r>
        <w:r w:rsidRPr="00EE27B1">
          <w:rPr>
            <w:rFonts w:ascii="Calibri" w:hAnsi="Calibri"/>
            <w:i/>
            <w:rPrChange w:id="10561" w:author="Tre" w:date="2012-11-19T09:06:00Z">
              <w:rPr>
                <w:rFonts w:ascii="Calibri" w:hAnsi="Calibri"/>
                <w:i/>
                <w:color w:val="0000FF"/>
                <w:sz w:val="20"/>
                <w:szCs w:val="20"/>
                <w:u w:val="single"/>
              </w:rPr>
            </w:rPrChange>
          </w:rPr>
          <w:fldChar w:fldCharType="begin"/>
        </w:r>
        <w:r w:rsidRPr="00EE27B1">
          <w:rPr>
            <w:rFonts w:ascii="Calibri" w:hAnsi="Calibri"/>
            <w:i/>
            <w:rPrChange w:id="1056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563" w:author="Tre" w:date="2012-11-19T09:06:00Z">
              <w:rPr>
                <w:rFonts w:ascii="Calibri" w:hAnsi="Calibri"/>
                <w:i/>
                <w:color w:val="0000FF"/>
                <w:sz w:val="20"/>
                <w:szCs w:val="20"/>
                <w:u w:val="single"/>
              </w:rPr>
            </w:rPrChange>
          </w:rPr>
          <w:fldChar w:fldCharType="separate"/>
        </w:r>
        <w:r w:rsidRPr="00EE27B1">
          <w:rPr>
            <w:rFonts w:ascii="Calibri" w:hAnsi="Calibri"/>
            <w:i/>
            <w:noProof/>
            <w:rPrChange w:id="10564" w:author="Tre" w:date="2012-11-19T09:06:00Z">
              <w:rPr>
                <w:rFonts w:ascii="Calibri" w:hAnsi="Calibri"/>
                <w:i/>
                <w:noProof/>
                <w:color w:val="0000FF"/>
                <w:sz w:val="20"/>
                <w:szCs w:val="20"/>
                <w:u w:val="single"/>
              </w:rPr>
            </w:rPrChange>
          </w:rPr>
          <w:t>Knife</w:t>
        </w:r>
        <w:r w:rsidRPr="00EE27B1">
          <w:rPr>
            <w:rFonts w:ascii="Calibri" w:hAnsi="Calibri"/>
            <w:i/>
            <w:rPrChange w:id="10565" w:author="Tre" w:date="2012-11-19T09:06:00Z">
              <w:rPr>
                <w:rFonts w:ascii="Calibri" w:hAnsi="Calibri"/>
                <w:i/>
                <w:color w:val="0000FF"/>
                <w:sz w:val="20"/>
                <w:szCs w:val="20"/>
                <w:u w:val="single"/>
              </w:rPr>
            </w:rPrChange>
          </w:rPr>
          <w:fldChar w:fldCharType="end"/>
        </w:r>
        <w:r w:rsidRPr="00EE27B1">
          <w:rPr>
            <w:rFonts w:ascii="Calibri" w:hAnsi="Calibri"/>
            <w:i/>
            <w:rPrChange w:id="10566" w:author="Tre" w:date="2012-11-19T09:06:00Z">
              <w:rPr>
                <w:rFonts w:ascii="Calibri" w:hAnsi="Calibri"/>
                <w:i/>
                <w:color w:val="0000FF"/>
                <w:sz w:val="20"/>
                <w:szCs w:val="20"/>
                <w:u w:val="single"/>
              </w:rPr>
            </w:rPrChange>
          </w:rPr>
          <w:t>), Rate (</w:t>
        </w:r>
        <w:r w:rsidRPr="00EE27B1">
          <w:rPr>
            <w:rFonts w:ascii="Calibri" w:hAnsi="Calibri"/>
            <w:i/>
            <w:rPrChange w:id="10567" w:author="Tre" w:date="2012-11-19T09:06:00Z">
              <w:rPr>
                <w:rFonts w:ascii="Calibri" w:hAnsi="Calibri"/>
                <w:i/>
                <w:color w:val="0000FF"/>
                <w:sz w:val="20"/>
                <w:szCs w:val="20"/>
                <w:u w:val="single"/>
              </w:rPr>
            </w:rPrChange>
          </w:rPr>
          <w:fldChar w:fldCharType="begin"/>
        </w:r>
        <w:r w:rsidRPr="00EE27B1">
          <w:rPr>
            <w:rFonts w:ascii="Calibri" w:hAnsi="Calibri"/>
            <w:i/>
            <w:rPrChange w:id="1056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569" w:author="Tre" w:date="2012-11-19T09:06:00Z">
              <w:rPr>
                <w:rFonts w:ascii="Calibri" w:hAnsi="Calibri"/>
                <w:i/>
                <w:color w:val="0000FF"/>
                <w:sz w:val="20"/>
                <w:szCs w:val="20"/>
                <w:u w:val="single"/>
              </w:rPr>
            </w:rPrChange>
          </w:rPr>
          <w:fldChar w:fldCharType="separate"/>
        </w:r>
        <w:r w:rsidRPr="00EE27B1">
          <w:rPr>
            <w:rFonts w:ascii="Calibri" w:hAnsi="Calibri"/>
            <w:i/>
            <w:noProof/>
            <w:rPrChange w:id="10570" w:author="Tre" w:date="2012-11-19T09:06:00Z">
              <w:rPr>
                <w:rFonts w:ascii="Calibri" w:hAnsi="Calibri"/>
                <w:i/>
                <w:noProof/>
                <w:color w:val="0000FF"/>
                <w:sz w:val="20"/>
                <w:szCs w:val="20"/>
                <w:u w:val="single"/>
              </w:rPr>
            </w:rPrChange>
          </w:rPr>
          <w:t>Full Round</w:t>
        </w:r>
        <w:r w:rsidRPr="00EE27B1">
          <w:rPr>
            <w:rFonts w:ascii="Calibri" w:hAnsi="Calibri"/>
            <w:i/>
            <w:rPrChange w:id="10571" w:author="Tre" w:date="2012-11-19T09:06:00Z">
              <w:rPr>
                <w:rFonts w:ascii="Calibri" w:hAnsi="Calibri"/>
                <w:i/>
                <w:color w:val="0000FF"/>
                <w:sz w:val="20"/>
                <w:szCs w:val="20"/>
                <w:u w:val="single"/>
              </w:rPr>
            </w:rPrChange>
          </w:rPr>
          <w:fldChar w:fldCharType="end"/>
        </w:r>
        <w:r w:rsidRPr="00EE27B1">
          <w:rPr>
            <w:rFonts w:ascii="Calibri" w:hAnsi="Calibri"/>
            <w:i/>
            <w:rPrChange w:id="10572" w:author="Tre" w:date="2012-11-19T09:06:00Z">
              <w:rPr>
                <w:rFonts w:ascii="Calibri" w:hAnsi="Calibri"/>
                <w:i/>
                <w:color w:val="0000FF"/>
                <w:sz w:val="20"/>
                <w:szCs w:val="20"/>
                <w:u w:val="single"/>
              </w:rPr>
            </w:rPrChange>
          </w:rPr>
          <w:t>), Ammo (</w:t>
        </w:r>
        <w:r w:rsidRPr="00EE27B1">
          <w:rPr>
            <w:rFonts w:ascii="Calibri" w:hAnsi="Calibri"/>
            <w:i/>
            <w:rPrChange w:id="10573" w:author="Tre" w:date="2012-11-19T09:06:00Z">
              <w:rPr>
                <w:rFonts w:ascii="Calibri" w:hAnsi="Calibri"/>
                <w:i/>
                <w:color w:val="0000FF"/>
                <w:sz w:val="20"/>
                <w:szCs w:val="20"/>
                <w:u w:val="single"/>
              </w:rPr>
            </w:rPrChange>
          </w:rPr>
          <w:fldChar w:fldCharType="begin"/>
        </w:r>
        <w:r w:rsidRPr="00EE27B1">
          <w:rPr>
            <w:rFonts w:ascii="Calibri" w:hAnsi="Calibri"/>
            <w:i/>
            <w:rPrChange w:id="1057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575" w:author="Tre" w:date="2012-11-19T09:06:00Z">
              <w:rPr>
                <w:rFonts w:ascii="Calibri" w:hAnsi="Calibri"/>
                <w:i/>
                <w:color w:val="0000FF"/>
                <w:sz w:val="20"/>
                <w:szCs w:val="20"/>
                <w:u w:val="single"/>
              </w:rPr>
            </w:rPrChange>
          </w:rPr>
          <w:fldChar w:fldCharType="separate"/>
        </w:r>
        <w:r w:rsidRPr="00EE27B1">
          <w:rPr>
            <w:rFonts w:ascii="Calibri" w:hAnsi="Calibri"/>
            <w:i/>
            <w:noProof/>
            <w:rPrChange w:id="10576" w:author="Tre" w:date="2012-11-19T09:06:00Z">
              <w:rPr>
                <w:rFonts w:ascii="Calibri" w:hAnsi="Calibri"/>
                <w:i/>
                <w:noProof/>
                <w:color w:val="0000FF"/>
                <w:sz w:val="20"/>
                <w:szCs w:val="20"/>
                <w:u w:val="single"/>
              </w:rPr>
            </w:rPrChange>
          </w:rPr>
          <w:t>-</w:t>
        </w:r>
        <w:r w:rsidRPr="00EE27B1">
          <w:rPr>
            <w:rFonts w:ascii="Calibri" w:hAnsi="Calibri"/>
            <w:i/>
            <w:rPrChange w:id="10577" w:author="Tre" w:date="2012-11-19T09:06:00Z">
              <w:rPr>
                <w:rFonts w:ascii="Calibri" w:hAnsi="Calibri"/>
                <w:i/>
                <w:color w:val="0000FF"/>
                <w:sz w:val="20"/>
                <w:szCs w:val="20"/>
                <w:u w:val="single"/>
              </w:rPr>
            </w:rPrChange>
          </w:rPr>
          <w:fldChar w:fldCharType="end"/>
        </w:r>
        <w:r w:rsidRPr="00EE27B1">
          <w:rPr>
            <w:rFonts w:ascii="Calibri" w:hAnsi="Calibri"/>
            <w:i/>
            <w:rPrChange w:id="10578" w:author="Tre" w:date="2012-11-19T09:06:00Z">
              <w:rPr>
                <w:rFonts w:ascii="Calibri" w:hAnsi="Calibri"/>
                <w:i/>
                <w:color w:val="0000FF"/>
                <w:sz w:val="20"/>
                <w:szCs w:val="20"/>
                <w:u w:val="single"/>
              </w:rPr>
            </w:rPrChange>
          </w:rPr>
          <w:t>)</w:t>
        </w:r>
        <w:del w:id="10579" w:author="Tre" w:date="2012-11-19T09:42:00Z">
          <w:r w:rsidRPr="00EE27B1">
            <w:rPr>
              <w:rFonts w:ascii="Calibri" w:hAnsi="Calibri"/>
              <w:i/>
              <w:rPrChange w:id="10580" w:author="Tre" w:date="2012-11-19T09:06:00Z">
                <w:rPr>
                  <w:rFonts w:ascii="Calibri" w:hAnsi="Calibri"/>
                  <w:i/>
                  <w:color w:val="0000FF"/>
                  <w:sz w:val="20"/>
                  <w:szCs w:val="20"/>
                  <w:u w:val="single"/>
                </w:rPr>
              </w:rPrChange>
            </w:rPr>
            <w:delText>, Range (</w:delText>
          </w:r>
          <w:r w:rsidRPr="00EE27B1" w:rsidDel="00A91991">
            <w:rPr>
              <w:rFonts w:ascii="Calibri" w:hAnsi="Calibri"/>
              <w:i/>
              <w:rPrChange w:id="10581" w:author="Tre" w:date="2012-11-19T09:06:00Z">
                <w:rPr>
                  <w:rFonts w:ascii="Calibri" w:hAnsi="Calibri"/>
                  <w:i/>
                  <w:color w:val="0000FF"/>
                  <w:sz w:val="20"/>
                  <w:szCs w:val="20"/>
                  <w:u w:val="single"/>
                </w:rPr>
              </w:rPrChange>
            </w:rPr>
            <w:fldChar w:fldCharType="begin"/>
          </w:r>
          <w:r w:rsidRPr="00EE27B1">
            <w:rPr>
              <w:rFonts w:ascii="Calibri" w:hAnsi="Calibri"/>
              <w:i/>
              <w:rPrChange w:id="10582" w:author="Tre" w:date="2012-11-19T09:06:00Z">
                <w:rPr>
                  <w:rFonts w:ascii="Calibri" w:hAnsi="Calibri"/>
                  <w:i/>
                  <w:color w:val="0000FF"/>
                  <w:sz w:val="20"/>
                  <w:szCs w:val="20"/>
                  <w:u w:val="single"/>
                </w:rPr>
              </w:rPrChange>
            </w:rPr>
            <w:delInstrText xml:space="preserve"> MERGEFIELD Range </w:delInstrText>
          </w:r>
          <w:r w:rsidRPr="00EE27B1" w:rsidDel="00A91991">
            <w:rPr>
              <w:rFonts w:ascii="Calibri" w:hAnsi="Calibri"/>
              <w:i/>
              <w:rPrChange w:id="10583" w:author="Tre" w:date="2012-11-19T09:06:00Z">
                <w:rPr>
                  <w:rFonts w:ascii="Calibri" w:hAnsi="Calibri"/>
                  <w:i/>
                  <w:color w:val="0000FF"/>
                  <w:sz w:val="20"/>
                  <w:szCs w:val="20"/>
                  <w:u w:val="single"/>
                </w:rPr>
              </w:rPrChange>
            </w:rPr>
            <w:fldChar w:fldCharType="end"/>
          </w:r>
          <w:r w:rsidRPr="00EE27B1">
            <w:rPr>
              <w:rFonts w:ascii="Calibri" w:hAnsi="Calibri"/>
              <w:i/>
              <w:rPrChange w:id="10584" w:author="Tre" w:date="2012-11-19T09:06:00Z">
                <w:rPr>
                  <w:rFonts w:ascii="Calibri" w:hAnsi="Calibri"/>
                  <w:i/>
                  <w:color w:val="0000FF"/>
                  <w:sz w:val="20"/>
                  <w:szCs w:val="20"/>
                  <w:u w:val="single"/>
                </w:rPr>
              </w:rPrChange>
            </w:rPr>
            <w:delText xml:space="preserve">), </w:delText>
          </w:r>
        </w:del>
      </w:ins>
      <w:ins w:id="10585" w:author="Tre" w:date="2012-11-19T09:42:00Z">
        <w:r w:rsidR="00A91991">
          <w:rPr>
            <w:rFonts w:ascii="Calibri" w:hAnsi="Calibri"/>
            <w:i/>
          </w:rPr>
          <w:t xml:space="preserve">, </w:t>
        </w:r>
      </w:ins>
      <w:ins w:id="10586" w:author="frontdesk" w:date="2012-11-16T12:51:00Z">
        <w:r w:rsidRPr="00EE27B1">
          <w:rPr>
            <w:rFonts w:ascii="Calibri" w:hAnsi="Calibri"/>
            <w:i/>
            <w:rPrChange w:id="10587" w:author="Tre" w:date="2012-11-19T09:06:00Z">
              <w:rPr>
                <w:rFonts w:ascii="Calibri" w:hAnsi="Calibri"/>
                <w:i/>
                <w:color w:val="0000FF"/>
                <w:sz w:val="20"/>
                <w:szCs w:val="20"/>
                <w:u w:val="single"/>
              </w:rPr>
            </w:rPrChange>
          </w:rPr>
          <w:t>Damage (</w:t>
        </w:r>
        <w:r w:rsidRPr="00EE27B1">
          <w:rPr>
            <w:rFonts w:ascii="Calibri" w:hAnsi="Calibri"/>
            <w:i/>
            <w:rPrChange w:id="10588" w:author="Tre" w:date="2012-11-19T09:06:00Z">
              <w:rPr>
                <w:rFonts w:ascii="Calibri" w:hAnsi="Calibri"/>
                <w:i/>
                <w:color w:val="0000FF"/>
                <w:sz w:val="20"/>
                <w:szCs w:val="20"/>
                <w:u w:val="single"/>
              </w:rPr>
            </w:rPrChange>
          </w:rPr>
          <w:fldChar w:fldCharType="begin"/>
        </w:r>
        <w:r w:rsidRPr="00EE27B1">
          <w:rPr>
            <w:rFonts w:ascii="Calibri" w:hAnsi="Calibri"/>
            <w:i/>
            <w:rPrChange w:id="10589"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590" w:author="Tre" w:date="2012-11-19T09:06:00Z">
              <w:rPr>
                <w:rFonts w:ascii="Calibri" w:hAnsi="Calibri"/>
                <w:i/>
                <w:color w:val="0000FF"/>
                <w:sz w:val="20"/>
                <w:szCs w:val="20"/>
                <w:u w:val="single"/>
              </w:rPr>
            </w:rPrChange>
          </w:rPr>
          <w:fldChar w:fldCharType="separate"/>
        </w:r>
        <w:r w:rsidRPr="00EE27B1">
          <w:rPr>
            <w:rFonts w:ascii="Calibri" w:hAnsi="Calibri"/>
            <w:i/>
            <w:noProof/>
            <w:rPrChange w:id="10591" w:author="Tre" w:date="2012-11-19T09:06:00Z">
              <w:rPr>
                <w:rFonts w:ascii="Calibri" w:hAnsi="Calibri"/>
                <w:i/>
                <w:noProof/>
                <w:color w:val="0000FF"/>
                <w:sz w:val="20"/>
                <w:szCs w:val="20"/>
                <w:u w:val="single"/>
              </w:rPr>
            </w:rPrChange>
          </w:rPr>
          <w:t>1</w:t>
        </w:r>
        <w:r w:rsidRPr="00EE27B1">
          <w:rPr>
            <w:rFonts w:ascii="Calibri" w:hAnsi="Calibri"/>
            <w:i/>
            <w:rPrChange w:id="10592" w:author="Tre" w:date="2012-11-19T09:06:00Z">
              <w:rPr>
                <w:rFonts w:ascii="Calibri" w:hAnsi="Calibri"/>
                <w:i/>
                <w:color w:val="0000FF"/>
                <w:sz w:val="20"/>
                <w:szCs w:val="20"/>
                <w:u w:val="single"/>
              </w:rPr>
            </w:rPrChange>
          </w:rPr>
          <w:fldChar w:fldCharType="end"/>
        </w:r>
        <w:r w:rsidRPr="00EE27B1">
          <w:rPr>
            <w:rFonts w:ascii="Calibri" w:hAnsi="Calibri"/>
            <w:i/>
            <w:rPrChange w:id="10593" w:author="Tre" w:date="2012-11-19T09:06:00Z">
              <w:rPr>
                <w:rFonts w:ascii="Calibri" w:hAnsi="Calibri"/>
                <w:i/>
                <w:color w:val="0000FF"/>
                <w:sz w:val="20"/>
                <w:szCs w:val="20"/>
                <w:u w:val="single"/>
              </w:rPr>
            </w:rPrChange>
          </w:rPr>
          <w:t>)]</w:t>
        </w:r>
      </w:ins>
    </w:p>
    <w:p w:rsidR="00381476" w:rsidRPr="000B0456" w:rsidRDefault="00EE27B1" w:rsidP="00381476">
      <w:pPr>
        <w:jc w:val="both"/>
        <w:rPr>
          <w:ins w:id="10594" w:author="frontdesk" w:date="2012-11-16T12:51:00Z"/>
          <w:rFonts w:ascii="Calibri" w:hAnsi="Calibri"/>
          <w:rPrChange w:id="10595" w:author="Tre" w:date="2012-11-19T09:06:00Z">
            <w:rPr>
              <w:ins w:id="10596" w:author="frontdesk" w:date="2012-11-16T12:51:00Z"/>
              <w:rFonts w:ascii="Calibri" w:hAnsi="Calibri"/>
              <w:sz w:val="20"/>
              <w:szCs w:val="20"/>
            </w:rPr>
          </w:rPrChange>
        </w:rPr>
      </w:pPr>
      <w:ins w:id="10597" w:author="frontdesk" w:date="2012-11-16T12:51:00Z">
        <w:r w:rsidRPr="00EE27B1">
          <w:rPr>
            <w:rFonts w:ascii="Calibri" w:hAnsi="Calibri"/>
            <w:rPrChange w:id="10598" w:author="Tre" w:date="2012-11-19T09:06:00Z">
              <w:rPr>
                <w:rFonts w:ascii="Calibri" w:hAnsi="Calibri"/>
                <w:color w:val="0000FF"/>
                <w:sz w:val="20"/>
                <w:szCs w:val="20"/>
                <w:u w:val="single"/>
              </w:rPr>
            </w:rPrChange>
          </w:rPr>
          <w:fldChar w:fldCharType="begin"/>
        </w:r>
        <w:r w:rsidRPr="00EE27B1">
          <w:rPr>
            <w:rFonts w:ascii="Calibri" w:hAnsi="Calibri"/>
            <w:rPrChange w:id="10599"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600" w:author="Tre" w:date="2012-11-19T09:06:00Z">
              <w:rPr>
                <w:rFonts w:ascii="Calibri" w:hAnsi="Calibri"/>
                <w:color w:val="0000FF"/>
                <w:sz w:val="20"/>
                <w:szCs w:val="20"/>
                <w:u w:val="single"/>
              </w:rPr>
            </w:rPrChange>
          </w:rPr>
          <w:fldChar w:fldCharType="separate"/>
        </w:r>
        <w:r w:rsidRPr="00EE27B1">
          <w:rPr>
            <w:rFonts w:ascii="Calibri" w:hAnsi="Calibri"/>
            <w:noProof/>
            <w:rPrChange w:id="10601" w:author="Tre" w:date="2012-11-19T09:06:00Z">
              <w:rPr>
                <w:rFonts w:ascii="Calibri" w:hAnsi="Calibri"/>
                <w:noProof/>
                <w:color w:val="0000FF"/>
                <w:sz w:val="20"/>
                <w:szCs w:val="20"/>
                <w:u w:val="single"/>
              </w:rPr>
            </w:rPrChange>
          </w:rPr>
          <w:t>A knife with compass and very light survival equipment, matches, nylon chord, etc.</w:t>
        </w:r>
        <w:r w:rsidRPr="00EE27B1">
          <w:rPr>
            <w:rFonts w:ascii="Calibri" w:hAnsi="Calibri"/>
            <w:rPrChange w:id="10602" w:author="Tre" w:date="2012-11-19T09:06:00Z">
              <w:rPr>
                <w:rFonts w:ascii="Calibri" w:hAnsi="Calibri"/>
                <w:color w:val="0000FF"/>
                <w:sz w:val="20"/>
                <w:szCs w:val="20"/>
                <w:u w:val="single"/>
              </w:rPr>
            </w:rPrChange>
          </w:rPr>
          <w:fldChar w:fldCharType="end"/>
        </w:r>
        <w:r w:rsidRPr="00EE27B1">
          <w:rPr>
            <w:rFonts w:ascii="Calibri" w:hAnsi="Calibri"/>
            <w:rPrChange w:id="10603" w:author="Tre" w:date="2012-11-19T09:06:00Z">
              <w:rPr>
                <w:rFonts w:ascii="Calibri" w:hAnsi="Calibri"/>
                <w:color w:val="0000FF"/>
                <w:sz w:val="20"/>
                <w:szCs w:val="20"/>
                <w:u w:val="single"/>
              </w:rPr>
            </w:rPrChange>
          </w:rPr>
          <w:fldChar w:fldCharType="begin"/>
        </w:r>
        <w:r w:rsidRPr="00EE27B1">
          <w:rPr>
            <w:rFonts w:ascii="Calibri" w:hAnsi="Calibri"/>
            <w:rPrChange w:id="10604"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605"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606" w:author="frontdesk" w:date="2012-11-16T12:51:00Z"/>
        </w:rPr>
      </w:pPr>
    </w:p>
    <w:p w:rsidR="00381476" w:rsidRPr="000B0456" w:rsidRDefault="00EE27B1" w:rsidP="00381476">
      <w:pPr>
        <w:jc w:val="both"/>
        <w:rPr>
          <w:ins w:id="10607" w:author="frontdesk" w:date="2012-11-16T12:51:00Z"/>
          <w:rFonts w:ascii="Calibri" w:hAnsi="Calibri"/>
          <w:b/>
          <w:rPrChange w:id="10608" w:author="Tre" w:date="2012-11-19T09:06:00Z">
            <w:rPr>
              <w:ins w:id="10609" w:author="frontdesk" w:date="2012-11-16T12:51:00Z"/>
              <w:rFonts w:ascii="Calibri" w:hAnsi="Calibri"/>
              <w:b/>
              <w:sz w:val="22"/>
              <w:szCs w:val="22"/>
            </w:rPr>
          </w:rPrChange>
        </w:rPr>
      </w:pPr>
      <w:ins w:id="10610" w:author="frontdesk" w:date="2012-11-16T12:51:00Z">
        <w:r w:rsidRPr="00EE27B1">
          <w:rPr>
            <w:rFonts w:ascii="Calibri" w:hAnsi="Calibri"/>
            <w:b/>
            <w:rPrChange w:id="10611" w:author="Tre" w:date="2012-11-19T09:06:00Z">
              <w:rPr>
                <w:rFonts w:ascii="Calibri" w:hAnsi="Calibri"/>
                <w:b/>
                <w:color w:val="0000FF"/>
                <w:sz w:val="22"/>
                <w:szCs w:val="22"/>
                <w:u w:val="single"/>
              </w:rPr>
            </w:rPrChange>
          </w:rPr>
          <w:fldChar w:fldCharType="begin"/>
        </w:r>
        <w:r w:rsidRPr="00EE27B1">
          <w:rPr>
            <w:rFonts w:ascii="Calibri" w:hAnsi="Calibri"/>
            <w:b/>
            <w:rPrChange w:id="1061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613" w:author="Tre" w:date="2012-11-19T09:06:00Z">
              <w:rPr>
                <w:rFonts w:ascii="Calibri" w:hAnsi="Calibri"/>
                <w:b/>
                <w:color w:val="0000FF"/>
                <w:sz w:val="22"/>
                <w:szCs w:val="22"/>
                <w:u w:val="single"/>
              </w:rPr>
            </w:rPrChange>
          </w:rPr>
          <w:fldChar w:fldCharType="separate"/>
        </w:r>
        <w:r w:rsidRPr="00EE27B1">
          <w:rPr>
            <w:rFonts w:ascii="Calibri" w:hAnsi="Calibri"/>
            <w:b/>
            <w:noProof/>
            <w:rPrChange w:id="10614" w:author="Tre" w:date="2012-11-19T09:06:00Z">
              <w:rPr>
                <w:rFonts w:ascii="Calibri" w:hAnsi="Calibri"/>
                <w:b/>
                <w:noProof/>
                <w:color w:val="0000FF"/>
                <w:sz w:val="22"/>
                <w:szCs w:val="22"/>
                <w:u w:val="single"/>
              </w:rPr>
            </w:rPrChange>
          </w:rPr>
          <w:t>Chain Axe</w:t>
        </w:r>
        <w:r w:rsidRPr="00EE27B1">
          <w:rPr>
            <w:rFonts w:ascii="Calibri" w:hAnsi="Calibri"/>
            <w:b/>
            <w:rPrChange w:id="1061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616" w:author="frontdesk" w:date="2012-11-16T12:51:00Z"/>
          <w:rFonts w:ascii="Calibri" w:hAnsi="Calibri"/>
          <w:i/>
          <w:rPrChange w:id="10617" w:author="Tre" w:date="2012-11-19T09:06:00Z">
            <w:rPr>
              <w:ins w:id="10618" w:author="frontdesk" w:date="2012-11-16T12:51:00Z"/>
              <w:rFonts w:ascii="Calibri" w:hAnsi="Calibri"/>
              <w:i/>
              <w:sz w:val="20"/>
              <w:szCs w:val="20"/>
            </w:rPr>
          </w:rPrChange>
        </w:rPr>
      </w:pPr>
      <w:ins w:id="10619" w:author="frontdesk" w:date="2012-11-16T12:51:00Z">
        <w:r w:rsidRPr="00EE27B1">
          <w:rPr>
            <w:rFonts w:ascii="Calibri" w:hAnsi="Calibri"/>
            <w:i/>
            <w:rPrChange w:id="10620" w:author="Tre" w:date="2012-11-19T09:06:00Z">
              <w:rPr>
                <w:rFonts w:ascii="Calibri" w:hAnsi="Calibri"/>
                <w:i/>
                <w:color w:val="0000FF"/>
                <w:sz w:val="20"/>
                <w:szCs w:val="20"/>
                <w:u w:val="single"/>
              </w:rPr>
            </w:rPrChange>
          </w:rPr>
          <w:t>[Type (</w:t>
        </w:r>
        <w:r w:rsidRPr="00EE27B1">
          <w:rPr>
            <w:rFonts w:ascii="Calibri" w:hAnsi="Calibri"/>
            <w:i/>
            <w:rPrChange w:id="10621" w:author="Tre" w:date="2012-11-19T09:06:00Z">
              <w:rPr>
                <w:rFonts w:ascii="Calibri" w:hAnsi="Calibri"/>
                <w:i/>
                <w:color w:val="0000FF"/>
                <w:sz w:val="20"/>
                <w:szCs w:val="20"/>
                <w:u w:val="single"/>
              </w:rPr>
            </w:rPrChange>
          </w:rPr>
          <w:fldChar w:fldCharType="begin"/>
        </w:r>
        <w:r w:rsidRPr="00EE27B1">
          <w:rPr>
            <w:rFonts w:ascii="Calibri" w:hAnsi="Calibri"/>
            <w:i/>
            <w:rPrChange w:id="1062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623" w:author="Tre" w:date="2012-11-19T09:06:00Z">
              <w:rPr>
                <w:rFonts w:ascii="Calibri" w:hAnsi="Calibri"/>
                <w:i/>
                <w:color w:val="0000FF"/>
                <w:sz w:val="20"/>
                <w:szCs w:val="20"/>
                <w:u w:val="single"/>
              </w:rPr>
            </w:rPrChange>
          </w:rPr>
          <w:fldChar w:fldCharType="separate"/>
        </w:r>
        <w:r w:rsidRPr="00EE27B1">
          <w:rPr>
            <w:rFonts w:ascii="Calibri" w:hAnsi="Calibri"/>
            <w:i/>
            <w:noProof/>
            <w:rPrChange w:id="10624" w:author="Tre" w:date="2012-11-19T09:06:00Z">
              <w:rPr>
                <w:rFonts w:ascii="Calibri" w:hAnsi="Calibri"/>
                <w:i/>
                <w:noProof/>
                <w:color w:val="0000FF"/>
                <w:sz w:val="20"/>
                <w:szCs w:val="20"/>
                <w:u w:val="single"/>
              </w:rPr>
            </w:rPrChange>
          </w:rPr>
          <w:t>Polearm</w:t>
        </w:r>
        <w:r w:rsidRPr="00EE27B1">
          <w:rPr>
            <w:rFonts w:ascii="Calibri" w:hAnsi="Calibri"/>
            <w:i/>
            <w:rPrChange w:id="10625" w:author="Tre" w:date="2012-11-19T09:06:00Z">
              <w:rPr>
                <w:rFonts w:ascii="Calibri" w:hAnsi="Calibri"/>
                <w:i/>
                <w:color w:val="0000FF"/>
                <w:sz w:val="20"/>
                <w:szCs w:val="20"/>
                <w:u w:val="single"/>
              </w:rPr>
            </w:rPrChange>
          </w:rPr>
          <w:fldChar w:fldCharType="end"/>
        </w:r>
        <w:r w:rsidRPr="00EE27B1">
          <w:rPr>
            <w:rFonts w:ascii="Calibri" w:hAnsi="Calibri"/>
            <w:i/>
            <w:rPrChange w:id="10626" w:author="Tre" w:date="2012-11-19T09:06:00Z">
              <w:rPr>
                <w:rFonts w:ascii="Calibri" w:hAnsi="Calibri"/>
                <w:i/>
                <w:color w:val="0000FF"/>
                <w:sz w:val="20"/>
                <w:szCs w:val="20"/>
                <w:u w:val="single"/>
              </w:rPr>
            </w:rPrChange>
          </w:rPr>
          <w:t>), Rate (</w:t>
        </w:r>
        <w:r w:rsidRPr="00EE27B1">
          <w:rPr>
            <w:rFonts w:ascii="Calibri" w:hAnsi="Calibri"/>
            <w:i/>
            <w:rPrChange w:id="10627" w:author="Tre" w:date="2012-11-19T09:06:00Z">
              <w:rPr>
                <w:rFonts w:ascii="Calibri" w:hAnsi="Calibri"/>
                <w:i/>
                <w:color w:val="0000FF"/>
                <w:sz w:val="20"/>
                <w:szCs w:val="20"/>
                <w:u w:val="single"/>
              </w:rPr>
            </w:rPrChange>
          </w:rPr>
          <w:fldChar w:fldCharType="begin"/>
        </w:r>
        <w:r w:rsidRPr="00EE27B1">
          <w:rPr>
            <w:rFonts w:ascii="Calibri" w:hAnsi="Calibri"/>
            <w:i/>
            <w:rPrChange w:id="1062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629" w:author="Tre" w:date="2012-11-19T09:06:00Z">
              <w:rPr>
                <w:rFonts w:ascii="Calibri" w:hAnsi="Calibri"/>
                <w:i/>
                <w:color w:val="0000FF"/>
                <w:sz w:val="20"/>
                <w:szCs w:val="20"/>
                <w:u w:val="single"/>
              </w:rPr>
            </w:rPrChange>
          </w:rPr>
          <w:fldChar w:fldCharType="separate"/>
        </w:r>
        <w:r w:rsidRPr="00EE27B1">
          <w:rPr>
            <w:rFonts w:ascii="Calibri" w:hAnsi="Calibri"/>
            <w:i/>
            <w:noProof/>
            <w:rPrChange w:id="10630" w:author="Tre" w:date="2012-11-19T09:06:00Z">
              <w:rPr>
                <w:rFonts w:ascii="Calibri" w:hAnsi="Calibri"/>
                <w:i/>
                <w:noProof/>
                <w:color w:val="0000FF"/>
                <w:sz w:val="20"/>
                <w:szCs w:val="20"/>
                <w:u w:val="single"/>
              </w:rPr>
            </w:rPrChange>
          </w:rPr>
          <w:t>Full Round</w:t>
        </w:r>
        <w:r w:rsidRPr="00EE27B1">
          <w:rPr>
            <w:rFonts w:ascii="Calibri" w:hAnsi="Calibri"/>
            <w:i/>
            <w:rPrChange w:id="10631" w:author="Tre" w:date="2012-11-19T09:06:00Z">
              <w:rPr>
                <w:rFonts w:ascii="Calibri" w:hAnsi="Calibri"/>
                <w:i/>
                <w:color w:val="0000FF"/>
                <w:sz w:val="20"/>
                <w:szCs w:val="20"/>
                <w:u w:val="single"/>
              </w:rPr>
            </w:rPrChange>
          </w:rPr>
          <w:fldChar w:fldCharType="end"/>
        </w:r>
        <w:r w:rsidRPr="00EE27B1">
          <w:rPr>
            <w:rFonts w:ascii="Calibri" w:hAnsi="Calibri"/>
            <w:i/>
            <w:rPrChange w:id="10632" w:author="Tre" w:date="2012-11-19T09:06:00Z">
              <w:rPr>
                <w:rFonts w:ascii="Calibri" w:hAnsi="Calibri"/>
                <w:i/>
                <w:color w:val="0000FF"/>
                <w:sz w:val="20"/>
                <w:szCs w:val="20"/>
                <w:u w:val="single"/>
              </w:rPr>
            </w:rPrChange>
          </w:rPr>
          <w:t>), Ammo (</w:t>
        </w:r>
        <w:r w:rsidRPr="00EE27B1">
          <w:rPr>
            <w:rFonts w:ascii="Calibri" w:hAnsi="Calibri"/>
            <w:i/>
            <w:rPrChange w:id="10633" w:author="Tre" w:date="2012-11-19T09:06:00Z">
              <w:rPr>
                <w:rFonts w:ascii="Calibri" w:hAnsi="Calibri"/>
                <w:i/>
                <w:color w:val="0000FF"/>
                <w:sz w:val="20"/>
                <w:szCs w:val="20"/>
                <w:u w:val="single"/>
              </w:rPr>
            </w:rPrChange>
          </w:rPr>
          <w:fldChar w:fldCharType="begin"/>
        </w:r>
        <w:r w:rsidRPr="00EE27B1">
          <w:rPr>
            <w:rFonts w:ascii="Calibri" w:hAnsi="Calibri"/>
            <w:i/>
            <w:rPrChange w:id="1063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635" w:author="Tre" w:date="2012-11-19T09:06:00Z">
              <w:rPr>
                <w:rFonts w:ascii="Calibri" w:hAnsi="Calibri"/>
                <w:i/>
                <w:color w:val="0000FF"/>
                <w:sz w:val="20"/>
                <w:szCs w:val="20"/>
                <w:u w:val="single"/>
              </w:rPr>
            </w:rPrChange>
          </w:rPr>
          <w:fldChar w:fldCharType="separate"/>
        </w:r>
        <w:r w:rsidRPr="00EE27B1">
          <w:rPr>
            <w:rFonts w:ascii="Calibri" w:hAnsi="Calibri"/>
            <w:i/>
            <w:noProof/>
            <w:rPrChange w:id="10636" w:author="Tre" w:date="2012-11-19T09:06:00Z">
              <w:rPr>
                <w:rFonts w:ascii="Calibri" w:hAnsi="Calibri"/>
                <w:i/>
                <w:noProof/>
                <w:color w:val="0000FF"/>
                <w:sz w:val="20"/>
                <w:szCs w:val="20"/>
                <w:u w:val="single"/>
              </w:rPr>
            </w:rPrChange>
          </w:rPr>
          <w:t>-</w:t>
        </w:r>
        <w:r w:rsidRPr="00EE27B1">
          <w:rPr>
            <w:rFonts w:ascii="Calibri" w:hAnsi="Calibri"/>
            <w:i/>
            <w:rPrChange w:id="10637" w:author="Tre" w:date="2012-11-19T09:06:00Z">
              <w:rPr>
                <w:rFonts w:ascii="Calibri" w:hAnsi="Calibri"/>
                <w:i/>
                <w:color w:val="0000FF"/>
                <w:sz w:val="20"/>
                <w:szCs w:val="20"/>
                <w:u w:val="single"/>
              </w:rPr>
            </w:rPrChange>
          </w:rPr>
          <w:fldChar w:fldCharType="end"/>
        </w:r>
        <w:r w:rsidRPr="00EE27B1">
          <w:rPr>
            <w:rFonts w:ascii="Calibri" w:hAnsi="Calibri"/>
            <w:i/>
            <w:rPrChange w:id="10638" w:author="Tre" w:date="2012-11-19T09:06:00Z">
              <w:rPr>
                <w:rFonts w:ascii="Calibri" w:hAnsi="Calibri"/>
                <w:i/>
                <w:color w:val="0000FF"/>
                <w:sz w:val="20"/>
                <w:szCs w:val="20"/>
                <w:u w:val="single"/>
              </w:rPr>
            </w:rPrChange>
          </w:rPr>
          <w:t>)</w:t>
        </w:r>
        <w:del w:id="10639" w:author="Tre" w:date="2012-11-19T09:42:00Z">
          <w:r w:rsidRPr="00EE27B1">
            <w:rPr>
              <w:rFonts w:ascii="Calibri" w:hAnsi="Calibri"/>
              <w:i/>
              <w:rPrChange w:id="10640" w:author="Tre" w:date="2012-11-19T09:06:00Z">
                <w:rPr>
                  <w:rFonts w:ascii="Calibri" w:hAnsi="Calibri"/>
                  <w:i/>
                  <w:color w:val="0000FF"/>
                  <w:sz w:val="20"/>
                  <w:szCs w:val="20"/>
                  <w:u w:val="single"/>
                </w:rPr>
              </w:rPrChange>
            </w:rPr>
            <w:delText>, Range (</w:delText>
          </w:r>
          <w:r w:rsidRPr="00EE27B1" w:rsidDel="00A91991">
            <w:rPr>
              <w:rFonts w:ascii="Calibri" w:hAnsi="Calibri"/>
              <w:i/>
              <w:rPrChange w:id="10641" w:author="Tre" w:date="2012-11-19T09:06:00Z">
                <w:rPr>
                  <w:rFonts w:ascii="Calibri" w:hAnsi="Calibri"/>
                  <w:i/>
                  <w:color w:val="0000FF"/>
                  <w:sz w:val="20"/>
                  <w:szCs w:val="20"/>
                  <w:u w:val="single"/>
                </w:rPr>
              </w:rPrChange>
            </w:rPr>
            <w:fldChar w:fldCharType="begin"/>
          </w:r>
          <w:r w:rsidRPr="00EE27B1">
            <w:rPr>
              <w:rFonts w:ascii="Calibri" w:hAnsi="Calibri"/>
              <w:i/>
              <w:rPrChange w:id="10642" w:author="Tre" w:date="2012-11-19T09:06:00Z">
                <w:rPr>
                  <w:rFonts w:ascii="Calibri" w:hAnsi="Calibri"/>
                  <w:i/>
                  <w:color w:val="0000FF"/>
                  <w:sz w:val="20"/>
                  <w:szCs w:val="20"/>
                  <w:u w:val="single"/>
                </w:rPr>
              </w:rPrChange>
            </w:rPr>
            <w:delInstrText xml:space="preserve"> MERGEFIELD Range </w:delInstrText>
          </w:r>
          <w:r w:rsidRPr="00EE27B1" w:rsidDel="00A91991">
            <w:rPr>
              <w:rFonts w:ascii="Calibri" w:hAnsi="Calibri"/>
              <w:i/>
              <w:rPrChange w:id="10643" w:author="Tre" w:date="2012-11-19T09:06:00Z">
                <w:rPr>
                  <w:rFonts w:ascii="Calibri" w:hAnsi="Calibri"/>
                  <w:i/>
                  <w:color w:val="0000FF"/>
                  <w:sz w:val="20"/>
                  <w:szCs w:val="20"/>
                  <w:u w:val="single"/>
                </w:rPr>
              </w:rPrChange>
            </w:rPr>
            <w:fldChar w:fldCharType="end"/>
          </w:r>
          <w:r w:rsidRPr="00EE27B1">
            <w:rPr>
              <w:rFonts w:ascii="Calibri" w:hAnsi="Calibri"/>
              <w:i/>
              <w:rPrChange w:id="10644" w:author="Tre" w:date="2012-11-19T09:06:00Z">
                <w:rPr>
                  <w:rFonts w:ascii="Calibri" w:hAnsi="Calibri"/>
                  <w:i/>
                  <w:color w:val="0000FF"/>
                  <w:sz w:val="20"/>
                  <w:szCs w:val="20"/>
                  <w:u w:val="single"/>
                </w:rPr>
              </w:rPrChange>
            </w:rPr>
            <w:delText xml:space="preserve">), </w:delText>
          </w:r>
        </w:del>
      </w:ins>
      <w:ins w:id="10645" w:author="Tre" w:date="2012-11-19T09:42:00Z">
        <w:r w:rsidR="00A91991">
          <w:rPr>
            <w:rFonts w:ascii="Calibri" w:hAnsi="Calibri"/>
            <w:i/>
          </w:rPr>
          <w:t xml:space="preserve">, </w:t>
        </w:r>
      </w:ins>
      <w:ins w:id="10646" w:author="frontdesk" w:date="2012-11-16T12:51:00Z">
        <w:r w:rsidRPr="00EE27B1">
          <w:rPr>
            <w:rFonts w:ascii="Calibri" w:hAnsi="Calibri"/>
            <w:i/>
            <w:rPrChange w:id="10647" w:author="Tre" w:date="2012-11-19T09:06:00Z">
              <w:rPr>
                <w:rFonts w:ascii="Calibri" w:hAnsi="Calibri"/>
                <w:i/>
                <w:color w:val="0000FF"/>
                <w:sz w:val="20"/>
                <w:szCs w:val="20"/>
                <w:u w:val="single"/>
              </w:rPr>
            </w:rPrChange>
          </w:rPr>
          <w:t>Damage (</w:t>
        </w:r>
        <w:r w:rsidRPr="00EE27B1">
          <w:rPr>
            <w:rFonts w:ascii="Calibri" w:hAnsi="Calibri"/>
            <w:i/>
            <w:rPrChange w:id="10648" w:author="Tre" w:date="2012-11-19T09:06:00Z">
              <w:rPr>
                <w:rFonts w:ascii="Calibri" w:hAnsi="Calibri"/>
                <w:i/>
                <w:color w:val="0000FF"/>
                <w:sz w:val="20"/>
                <w:szCs w:val="20"/>
                <w:u w:val="single"/>
              </w:rPr>
            </w:rPrChange>
          </w:rPr>
          <w:fldChar w:fldCharType="begin"/>
        </w:r>
        <w:r w:rsidRPr="00EE27B1">
          <w:rPr>
            <w:rFonts w:ascii="Calibri" w:hAnsi="Calibri"/>
            <w:i/>
            <w:rPrChange w:id="10649"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650" w:author="Tre" w:date="2012-11-19T09:06:00Z">
              <w:rPr>
                <w:rFonts w:ascii="Calibri" w:hAnsi="Calibri"/>
                <w:i/>
                <w:color w:val="0000FF"/>
                <w:sz w:val="20"/>
                <w:szCs w:val="20"/>
                <w:u w:val="single"/>
              </w:rPr>
            </w:rPrChange>
          </w:rPr>
          <w:fldChar w:fldCharType="separate"/>
        </w:r>
        <w:r w:rsidRPr="00EE27B1">
          <w:rPr>
            <w:rFonts w:ascii="Calibri" w:hAnsi="Calibri"/>
            <w:i/>
            <w:noProof/>
            <w:rPrChange w:id="10651" w:author="Tre" w:date="2012-11-19T09:06:00Z">
              <w:rPr>
                <w:rFonts w:ascii="Calibri" w:hAnsi="Calibri"/>
                <w:i/>
                <w:noProof/>
                <w:color w:val="0000FF"/>
                <w:sz w:val="20"/>
                <w:szCs w:val="20"/>
                <w:u w:val="single"/>
              </w:rPr>
            </w:rPrChange>
          </w:rPr>
          <w:t>2</w:t>
        </w:r>
        <w:r w:rsidRPr="00EE27B1">
          <w:rPr>
            <w:rFonts w:ascii="Calibri" w:hAnsi="Calibri"/>
            <w:i/>
            <w:rPrChange w:id="10652" w:author="Tre" w:date="2012-11-19T09:06:00Z">
              <w:rPr>
                <w:rFonts w:ascii="Calibri" w:hAnsi="Calibri"/>
                <w:i/>
                <w:color w:val="0000FF"/>
                <w:sz w:val="20"/>
                <w:szCs w:val="20"/>
                <w:u w:val="single"/>
              </w:rPr>
            </w:rPrChange>
          </w:rPr>
          <w:fldChar w:fldCharType="end"/>
        </w:r>
        <w:r w:rsidRPr="00EE27B1">
          <w:rPr>
            <w:rFonts w:ascii="Calibri" w:hAnsi="Calibri"/>
            <w:i/>
            <w:rPrChange w:id="10653" w:author="Tre" w:date="2012-11-19T09:06:00Z">
              <w:rPr>
                <w:rFonts w:ascii="Calibri" w:hAnsi="Calibri"/>
                <w:i/>
                <w:color w:val="0000FF"/>
                <w:sz w:val="20"/>
                <w:szCs w:val="20"/>
                <w:u w:val="single"/>
              </w:rPr>
            </w:rPrChange>
          </w:rPr>
          <w:t>)]</w:t>
        </w:r>
      </w:ins>
    </w:p>
    <w:p w:rsidR="00381476" w:rsidRPr="000B0456" w:rsidRDefault="00EE27B1" w:rsidP="00381476">
      <w:pPr>
        <w:jc w:val="both"/>
        <w:rPr>
          <w:ins w:id="10654" w:author="frontdesk" w:date="2012-11-16T12:51:00Z"/>
          <w:rFonts w:ascii="Calibri" w:hAnsi="Calibri"/>
          <w:rPrChange w:id="10655" w:author="Tre" w:date="2012-11-19T09:06:00Z">
            <w:rPr>
              <w:ins w:id="10656" w:author="frontdesk" w:date="2012-11-16T12:51:00Z"/>
              <w:rFonts w:ascii="Calibri" w:hAnsi="Calibri"/>
              <w:sz w:val="20"/>
              <w:szCs w:val="20"/>
            </w:rPr>
          </w:rPrChange>
        </w:rPr>
      </w:pPr>
      <w:ins w:id="10657" w:author="frontdesk" w:date="2012-11-16T12:51:00Z">
        <w:r w:rsidRPr="00EE27B1">
          <w:rPr>
            <w:rFonts w:ascii="Calibri" w:hAnsi="Calibri"/>
            <w:rPrChange w:id="10658" w:author="Tre" w:date="2012-11-19T09:06:00Z">
              <w:rPr>
                <w:rFonts w:ascii="Calibri" w:hAnsi="Calibri"/>
                <w:color w:val="0000FF"/>
                <w:sz w:val="20"/>
                <w:szCs w:val="20"/>
                <w:u w:val="single"/>
              </w:rPr>
            </w:rPrChange>
          </w:rPr>
          <w:fldChar w:fldCharType="begin"/>
        </w:r>
        <w:r w:rsidRPr="00EE27B1">
          <w:rPr>
            <w:rFonts w:ascii="Calibri" w:hAnsi="Calibri"/>
            <w:rPrChange w:id="10659"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660" w:author="Tre" w:date="2012-11-19T09:06:00Z">
              <w:rPr>
                <w:rFonts w:ascii="Calibri" w:hAnsi="Calibri"/>
                <w:color w:val="0000FF"/>
                <w:sz w:val="20"/>
                <w:szCs w:val="20"/>
                <w:u w:val="single"/>
              </w:rPr>
            </w:rPrChange>
          </w:rPr>
          <w:fldChar w:fldCharType="separate"/>
        </w:r>
        <w:r w:rsidRPr="00EE27B1">
          <w:rPr>
            <w:rFonts w:ascii="Calibri" w:hAnsi="Calibri"/>
            <w:noProof/>
            <w:rPrChange w:id="10661" w:author="Tre" w:date="2012-11-19T09:06:00Z">
              <w:rPr>
                <w:rFonts w:ascii="Calibri" w:hAnsi="Calibri"/>
                <w:noProof/>
                <w:color w:val="0000FF"/>
                <w:sz w:val="20"/>
                <w:szCs w:val="20"/>
                <w:u w:val="single"/>
              </w:rPr>
            </w:rPrChange>
          </w:rPr>
          <w:t>The chain axe does an additional damage level with each consecutive hit on their target. If the attacker fails an attack, the axe's damage starts over.</w:t>
        </w:r>
        <w:r w:rsidRPr="00EE27B1">
          <w:rPr>
            <w:rFonts w:ascii="Calibri" w:hAnsi="Calibri"/>
            <w:rPrChange w:id="10662" w:author="Tre" w:date="2012-11-19T09:06:00Z">
              <w:rPr>
                <w:rFonts w:ascii="Calibri" w:hAnsi="Calibri"/>
                <w:color w:val="0000FF"/>
                <w:sz w:val="20"/>
                <w:szCs w:val="20"/>
                <w:u w:val="single"/>
              </w:rPr>
            </w:rPrChange>
          </w:rPr>
          <w:fldChar w:fldCharType="end"/>
        </w:r>
        <w:r w:rsidRPr="00EE27B1">
          <w:rPr>
            <w:rFonts w:ascii="Calibri" w:hAnsi="Calibri"/>
            <w:rPrChange w:id="10663" w:author="Tre" w:date="2012-11-19T09:06:00Z">
              <w:rPr>
                <w:rFonts w:ascii="Calibri" w:hAnsi="Calibri"/>
                <w:color w:val="0000FF"/>
                <w:sz w:val="20"/>
                <w:szCs w:val="20"/>
                <w:u w:val="single"/>
              </w:rPr>
            </w:rPrChange>
          </w:rPr>
          <w:fldChar w:fldCharType="begin"/>
        </w:r>
        <w:r w:rsidRPr="00EE27B1">
          <w:rPr>
            <w:rFonts w:ascii="Calibri" w:hAnsi="Calibri"/>
            <w:rPrChange w:id="10664"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665"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666" w:author="frontdesk" w:date="2012-11-16T12:51:00Z"/>
        </w:rPr>
      </w:pPr>
    </w:p>
    <w:p w:rsidR="00381476" w:rsidRPr="000B0456" w:rsidRDefault="00EE27B1" w:rsidP="00381476">
      <w:pPr>
        <w:jc w:val="both"/>
        <w:rPr>
          <w:ins w:id="10667" w:author="frontdesk" w:date="2012-11-16T12:51:00Z"/>
          <w:rFonts w:ascii="Calibri" w:hAnsi="Calibri"/>
          <w:b/>
          <w:rPrChange w:id="10668" w:author="Tre" w:date="2012-11-19T09:06:00Z">
            <w:rPr>
              <w:ins w:id="10669" w:author="frontdesk" w:date="2012-11-16T12:51:00Z"/>
              <w:rFonts w:ascii="Calibri" w:hAnsi="Calibri"/>
              <w:b/>
              <w:sz w:val="22"/>
              <w:szCs w:val="22"/>
            </w:rPr>
          </w:rPrChange>
        </w:rPr>
      </w:pPr>
      <w:ins w:id="10670" w:author="frontdesk" w:date="2012-11-16T12:51:00Z">
        <w:r w:rsidRPr="00EE27B1">
          <w:rPr>
            <w:rFonts w:ascii="Calibri" w:hAnsi="Calibri"/>
            <w:b/>
            <w:rPrChange w:id="10671" w:author="Tre" w:date="2012-11-19T09:06:00Z">
              <w:rPr>
                <w:rFonts w:ascii="Calibri" w:hAnsi="Calibri"/>
                <w:b/>
                <w:color w:val="0000FF"/>
                <w:sz w:val="22"/>
                <w:szCs w:val="22"/>
                <w:u w:val="single"/>
              </w:rPr>
            </w:rPrChange>
          </w:rPr>
          <w:fldChar w:fldCharType="begin"/>
        </w:r>
        <w:r w:rsidRPr="00EE27B1">
          <w:rPr>
            <w:rFonts w:ascii="Calibri" w:hAnsi="Calibri"/>
            <w:b/>
            <w:rPrChange w:id="10672"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673" w:author="Tre" w:date="2012-11-19T09:06:00Z">
              <w:rPr>
                <w:rFonts w:ascii="Calibri" w:hAnsi="Calibri"/>
                <w:b/>
                <w:color w:val="0000FF"/>
                <w:sz w:val="22"/>
                <w:szCs w:val="22"/>
                <w:u w:val="single"/>
              </w:rPr>
            </w:rPrChange>
          </w:rPr>
          <w:fldChar w:fldCharType="separate"/>
        </w:r>
        <w:r w:rsidRPr="00EE27B1">
          <w:rPr>
            <w:rFonts w:ascii="Calibri" w:hAnsi="Calibri"/>
            <w:b/>
            <w:noProof/>
            <w:rPrChange w:id="10674" w:author="Tre" w:date="2012-11-19T09:06:00Z">
              <w:rPr>
                <w:rFonts w:ascii="Calibri" w:hAnsi="Calibri"/>
                <w:b/>
                <w:noProof/>
                <w:color w:val="0000FF"/>
                <w:sz w:val="22"/>
                <w:szCs w:val="22"/>
                <w:u w:val="single"/>
              </w:rPr>
            </w:rPrChange>
          </w:rPr>
          <w:t>Acid Gun</w:t>
        </w:r>
        <w:r w:rsidRPr="00EE27B1">
          <w:rPr>
            <w:rFonts w:ascii="Calibri" w:hAnsi="Calibri"/>
            <w:b/>
            <w:rPrChange w:id="10675"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676" w:author="frontdesk" w:date="2012-11-16T12:51:00Z"/>
          <w:rFonts w:ascii="Calibri" w:hAnsi="Calibri"/>
          <w:i/>
          <w:rPrChange w:id="10677" w:author="Tre" w:date="2012-11-19T09:06:00Z">
            <w:rPr>
              <w:ins w:id="10678" w:author="frontdesk" w:date="2012-11-16T12:51:00Z"/>
              <w:rFonts w:ascii="Calibri" w:hAnsi="Calibri"/>
              <w:i/>
              <w:sz w:val="20"/>
              <w:szCs w:val="20"/>
            </w:rPr>
          </w:rPrChange>
        </w:rPr>
      </w:pPr>
      <w:ins w:id="10679" w:author="frontdesk" w:date="2012-11-16T12:51:00Z">
        <w:r w:rsidRPr="00EE27B1">
          <w:rPr>
            <w:rFonts w:ascii="Calibri" w:hAnsi="Calibri"/>
            <w:i/>
            <w:rPrChange w:id="10680" w:author="Tre" w:date="2012-11-19T09:06:00Z">
              <w:rPr>
                <w:rFonts w:ascii="Calibri" w:hAnsi="Calibri"/>
                <w:i/>
                <w:color w:val="0000FF"/>
                <w:sz w:val="20"/>
                <w:szCs w:val="20"/>
                <w:u w:val="single"/>
              </w:rPr>
            </w:rPrChange>
          </w:rPr>
          <w:t>[Type (</w:t>
        </w:r>
        <w:r w:rsidRPr="00EE27B1">
          <w:rPr>
            <w:rFonts w:ascii="Calibri" w:hAnsi="Calibri"/>
            <w:i/>
            <w:rPrChange w:id="10681" w:author="Tre" w:date="2012-11-19T09:06:00Z">
              <w:rPr>
                <w:rFonts w:ascii="Calibri" w:hAnsi="Calibri"/>
                <w:i/>
                <w:color w:val="0000FF"/>
                <w:sz w:val="20"/>
                <w:szCs w:val="20"/>
                <w:u w:val="single"/>
              </w:rPr>
            </w:rPrChange>
          </w:rPr>
          <w:fldChar w:fldCharType="begin"/>
        </w:r>
        <w:r w:rsidRPr="00EE27B1">
          <w:rPr>
            <w:rFonts w:ascii="Calibri" w:hAnsi="Calibri"/>
            <w:i/>
            <w:rPrChange w:id="10682"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683" w:author="Tre" w:date="2012-11-19T09:06:00Z">
              <w:rPr>
                <w:rFonts w:ascii="Calibri" w:hAnsi="Calibri"/>
                <w:i/>
                <w:color w:val="0000FF"/>
                <w:sz w:val="20"/>
                <w:szCs w:val="20"/>
                <w:u w:val="single"/>
              </w:rPr>
            </w:rPrChange>
          </w:rPr>
          <w:fldChar w:fldCharType="separate"/>
        </w:r>
        <w:r w:rsidRPr="00EE27B1">
          <w:rPr>
            <w:rFonts w:ascii="Calibri" w:hAnsi="Calibri"/>
            <w:i/>
            <w:noProof/>
            <w:rPrChange w:id="10684" w:author="Tre" w:date="2012-11-19T09:06:00Z">
              <w:rPr>
                <w:rFonts w:ascii="Calibri" w:hAnsi="Calibri"/>
                <w:i/>
                <w:noProof/>
                <w:color w:val="0000FF"/>
                <w:sz w:val="20"/>
                <w:szCs w:val="20"/>
                <w:u w:val="single"/>
              </w:rPr>
            </w:rPrChange>
          </w:rPr>
          <w:t>Sci Fi</w:t>
        </w:r>
        <w:r w:rsidRPr="00EE27B1">
          <w:rPr>
            <w:rFonts w:ascii="Calibri" w:hAnsi="Calibri"/>
            <w:i/>
            <w:rPrChange w:id="10685" w:author="Tre" w:date="2012-11-19T09:06:00Z">
              <w:rPr>
                <w:rFonts w:ascii="Calibri" w:hAnsi="Calibri"/>
                <w:i/>
                <w:color w:val="0000FF"/>
                <w:sz w:val="20"/>
                <w:szCs w:val="20"/>
                <w:u w:val="single"/>
              </w:rPr>
            </w:rPrChange>
          </w:rPr>
          <w:fldChar w:fldCharType="end"/>
        </w:r>
        <w:r w:rsidRPr="00EE27B1">
          <w:rPr>
            <w:rFonts w:ascii="Calibri" w:hAnsi="Calibri"/>
            <w:i/>
            <w:rPrChange w:id="10686" w:author="Tre" w:date="2012-11-19T09:06:00Z">
              <w:rPr>
                <w:rFonts w:ascii="Calibri" w:hAnsi="Calibri"/>
                <w:i/>
                <w:color w:val="0000FF"/>
                <w:sz w:val="20"/>
                <w:szCs w:val="20"/>
                <w:u w:val="single"/>
              </w:rPr>
            </w:rPrChange>
          </w:rPr>
          <w:t>), Rate (</w:t>
        </w:r>
        <w:r w:rsidRPr="00EE27B1">
          <w:rPr>
            <w:rFonts w:ascii="Calibri" w:hAnsi="Calibri"/>
            <w:i/>
            <w:rPrChange w:id="10687" w:author="Tre" w:date="2012-11-19T09:06:00Z">
              <w:rPr>
                <w:rFonts w:ascii="Calibri" w:hAnsi="Calibri"/>
                <w:i/>
                <w:color w:val="0000FF"/>
                <w:sz w:val="20"/>
                <w:szCs w:val="20"/>
                <w:u w:val="single"/>
              </w:rPr>
            </w:rPrChange>
          </w:rPr>
          <w:fldChar w:fldCharType="begin"/>
        </w:r>
        <w:r w:rsidRPr="00EE27B1">
          <w:rPr>
            <w:rFonts w:ascii="Calibri" w:hAnsi="Calibri"/>
            <w:i/>
            <w:rPrChange w:id="10688"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689" w:author="Tre" w:date="2012-11-19T09:06:00Z">
              <w:rPr>
                <w:rFonts w:ascii="Calibri" w:hAnsi="Calibri"/>
                <w:i/>
                <w:color w:val="0000FF"/>
                <w:sz w:val="20"/>
                <w:szCs w:val="20"/>
                <w:u w:val="single"/>
              </w:rPr>
            </w:rPrChange>
          </w:rPr>
          <w:fldChar w:fldCharType="separate"/>
        </w:r>
        <w:r w:rsidRPr="00EE27B1">
          <w:rPr>
            <w:rFonts w:ascii="Calibri" w:hAnsi="Calibri"/>
            <w:i/>
            <w:noProof/>
            <w:rPrChange w:id="10690" w:author="Tre" w:date="2012-11-19T09:06:00Z">
              <w:rPr>
                <w:rFonts w:ascii="Calibri" w:hAnsi="Calibri"/>
                <w:i/>
                <w:noProof/>
                <w:color w:val="0000FF"/>
                <w:sz w:val="20"/>
                <w:szCs w:val="20"/>
                <w:u w:val="single"/>
              </w:rPr>
            </w:rPrChange>
          </w:rPr>
          <w:t>Single Shot</w:t>
        </w:r>
        <w:r w:rsidRPr="00EE27B1">
          <w:rPr>
            <w:rFonts w:ascii="Calibri" w:hAnsi="Calibri"/>
            <w:i/>
            <w:rPrChange w:id="10691" w:author="Tre" w:date="2012-11-19T09:06:00Z">
              <w:rPr>
                <w:rFonts w:ascii="Calibri" w:hAnsi="Calibri"/>
                <w:i/>
                <w:color w:val="0000FF"/>
                <w:sz w:val="20"/>
                <w:szCs w:val="20"/>
                <w:u w:val="single"/>
              </w:rPr>
            </w:rPrChange>
          </w:rPr>
          <w:fldChar w:fldCharType="end"/>
        </w:r>
        <w:r w:rsidRPr="00EE27B1">
          <w:rPr>
            <w:rFonts w:ascii="Calibri" w:hAnsi="Calibri"/>
            <w:i/>
            <w:rPrChange w:id="10692" w:author="Tre" w:date="2012-11-19T09:06:00Z">
              <w:rPr>
                <w:rFonts w:ascii="Calibri" w:hAnsi="Calibri"/>
                <w:i/>
                <w:color w:val="0000FF"/>
                <w:sz w:val="20"/>
                <w:szCs w:val="20"/>
                <w:u w:val="single"/>
              </w:rPr>
            </w:rPrChange>
          </w:rPr>
          <w:t>), Ammo (</w:t>
        </w:r>
        <w:r w:rsidRPr="00EE27B1">
          <w:rPr>
            <w:rFonts w:ascii="Calibri" w:hAnsi="Calibri"/>
            <w:i/>
            <w:rPrChange w:id="10693" w:author="Tre" w:date="2012-11-19T09:06:00Z">
              <w:rPr>
                <w:rFonts w:ascii="Calibri" w:hAnsi="Calibri"/>
                <w:i/>
                <w:color w:val="0000FF"/>
                <w:sz w:val="20"/>
                <w:szCs w:val="20"/>
                <w:u w:val="single"/>
              </w:rPr>
            </w:rPrChange>
          </w:rPr>
          <w:fldChar w:fldCharType="begin"/>
        </w:r>
        <w:r w:rsidRPr="00EE27B1">
          <w:rPr>
            <w:rFonts w:ascii="Calibri" w:hAnsi="Calibri"/>
            <w:i/>
            <w:rPrChange w:id="10694"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695" w:author="Tre" w:date="2012-11-19T09:06:00Z">
              <w:rPr>
                <w:rFonts w:ascii="Calibri" w:hAnsi="Calibri"/>
                <w:i/>
                <w:color w:val="0000FF"/>
                <w:sz w:val="20"/>
                <w:szCs w:val="20"/>
                <w:u w:val="single"/>
              </w:rPr>
            </w:rPrChange>
          </w:rPr>
          <w:fldChar w:fldCharType="separate"/>
        </w:r>
        <w:r w:rsidRPr="00EE27B1">
          <w:rPr>
            <w:rFonts w:ascii="Calibri" w:hAnsi="Calibri"/>
            <w:i/>
            <w:noProof/>
            <w:rPrChange w:id="10696" w:author="Tre" w:date="2012-11-19T09:06:00Z">
              <w:rPr>
                <w:rFonts w:ascii="Calibri" w:hAnsi="Calibri"/>
                <w:i/>
                <w:noProof/>
                <w:color w:val="0000FF"/>
                <w:sz w:val="20"/>
                <w:szCs w:val="20"/>
                <w:u w:val="single"/>
              </w:rPr>
            </w:rPrChange>
          </w:rPr>
          <w:t>Magazine 15</w:t>
        </w:r>
        <w:r w:rsidRPr="00EE27B1">
          <w:rPr>
            <w:rFonts w:ascii="Calibri" w:hAnsi="Calibri"/>
            <w:i/>
            <w:rPrChange w:id="10697" w:author="Tre" w:date="2012-11-19T09:06:00Z">
              <w:rPr>
                <w:rFonts w:ascii="Calibri" w:hAnsi="Calibri"/>
                <w:i/>
                <w:color w:val="0000FF"/>
                <w:sz w:val="20"/>
                <w:szCs w:val="20"/>
                <w:u w:val="single"/>
              </w:rPr>
            </w:rPrChange>
          </w:rPr>
          <w:fldChar w:fldCharType="end"/>
        </w:r>
        <w:r w:rsidRPr="00EE27B1">
          <w:rPr>
            <w:rFonts w:ascii="Calibri" w:hAnsi="Calibri"/>
            <w:i/>
            <w:rPrChange w:id="10698" w:author="Tre" w:date="2012-11-19T09:06:00Z">
              <w:rPr>
                <w:rFonts w:ascii="Calibri" w:hAnsi="Calibri"/>
                <w:i/>
                <w:color w:val="0000FF"/>
                <w:sz w:val="20"/>
                <w:szCs w:val="20"/>
                <w:u w:val="single"/>
              </w:rPr>
            </w:rPrChange>
          </w:rPr>
          <w:t xml:space="preserve">), </w:t>
        </w:r>
        <w:del w:id="10699" w:author="Tre" w:date="2012-11-19T09:43:00Z">
          <w:r w:rsidRPr="00EE27B1">
            <w:rPr>
              <w:rFonts w:ascii="Calibri" w:hAnsi="Calibri"/>
              <w:i/>
              <w:rPrChange w:id="10700" w:author="Tre" w:date="2012-11-19T09:06:00Z">
                <w:rPr>
                  <w:rFonts w:ascii="Calibri" w:hAnsi="Calibri"/>
                  <w:i/>
                  <w:color w:val="0000FF"/>
                  <w:sz w:val="20"/>
                  <w:szCs w:val="20"/>
                  <w:u w:val="single"/>
                </w:rPr>
              </w:rPrChange>
            </w:rPr>
            <w:delText>Range (</w:delText>
          </w:r>
        </w:del>
        <w:r w:rsidRPr="00EE27B1">
          <w:rPr>
            <w:rFonts w:ascii="Calibri" w:hAnsi="Calibri"/>
            <w:i/>
            <w:rPrChange w:id="10701" w:author="Tre" w:date="2012-11-19T09:06:00Z">
              <w:rPr>
                <w:rFonts w:ascii="Calibri" w:hAnsi="Calibri"/>
                <w:i/>
                <w:color w:val="0000FF"/>
                <w:sz w:val="20"/>
                <w:szCs w:val="20"/>
                <w:u w:val="single"/>
              </w:rPr>
            </w:rPrChange>
          </w:rPr>
          <w:fldChar w:fldCharType="begin"/>
        </w:r>
        <w:r w:rsidRPr="00EE27B1">
          <w:rPr>
            <w:rFonts w:ascii="Calibri" w:hAnsi="Calibri"/>
            <w:i/>
            <w:rPrChange w:id="10702" w:author="Tre" w:date="2012-11-19T09:06:00Z">
              <w:rPr>
                <w:rFonts w:ascii="Calibri" w:hAnsi="Calibri"/>
                <w:i/>
                <w:color w:val="0000FF"/>
                <w:sz w:val="20"/>
                <w:szCs w:val="20"/>
                <w:u w:val="single"/>
              </w:rPr>
            </w:rPrChange>
          </w:rPr>
          <w:instrText xml:space="preserve"> MERGEFIELD Range </w:instrText>
        </w:r>
        <w:r w:rsidRPr="00EE27B1">
          <w:rPr>
            <w:rFonts w:ascii="Calibri" w:hAnsi="Calibri"/>
            <w:i/>
            <w:rPrChange w:id="10703" w:author="Tre" w:date="2012-11-19T09:06:00Z">
              <w:rPr>
                <w:rFonts w:ascii="Calibri" w:hAnsi="Calibri"/>
                <w:i/>
                <w:color w:val="0000FF"/>
                <w:sz w:val="20"/>
                <w:szCs w:val="20"/>
                <w:u w:val="single"/>
              </w:rPr>
            </w:rPrChange>
          </w:rPr>
          <w:fldChar w:fldCharType="end"/>
        </w:r>
        <w:del w:id="10704" w:author="Tre" w:date="2012-11-19T09:43:00Z">
          <w:r w:rsidRPr="00EE27B1">
            <w:rPr>
              <w:rFonts w:ascii="Calibri" w:hAnsi="Calibri"/>
              <w:i/>
              <w:rPrChange w:id="10705" w:author="Tre" w:date="2012-11-19T09:06:00Z">
                <w:rPr>
                  <w:rFonts w:ascii="Calibri" w:hAnsi="Calibri"/>
                  <w:i/>
                  <w:color w:val="0000FF"/>
                  <w:sz w:val="20"/>
                  <w:szCs w:val="20"/>
                  <w:u w:val="single"/>
                </w:rPr>
              </w:rPrChange>
            </w:rPr>
            <w:delText xml:space="preserve">), </w:delText>
          </w:r>
        </w:del>
        <w:r w:rsidRPr="00EE27B1">
          <w:rPr>
            <w:rFonts w:ascii="Calibri" w:hAnsi="Calibri"/>
            <w:i/>
            <w:rPrChange w:id="10706" w:author="Tre" w:date="2012-11-19T09:06:00Z">
              <w:rPr>
                <w:rFonts w:ascii="Calibri" w:hAnsi="Calibri"/>
                <w:i/>
                <w:color w:val="0000FF"/>
                <w:sz w:val="20"/>
                <w:szCs w:val="20"/>
                <w:u w:val="single"/>
              </w:rPr>
            </w:rPrChange>
          </w:rPr>
          <w:t>Damage (</w:t>
        </w:r>
        <w:r w:rsidRPr="00EE27B1">
          <w:rPr>
            <w:rFonts w:ascii="Calibri" w:hAnsi="Calibri"/>
            <w:i/>
            <w:rPrChange w:id="10707" w:author="Tre" w:date="2012-11-19T09:06:00Z">
              <w:rPr>
                <w:rFonts w:ascii="Calibri" w:hAnsi="Calibri"/>
                <w:i/>
                <w:color w:val="0000FF"/>
                <w:sz w:val="20"/>
                <w:szCs w:val="20"/>
                <w:u w:val="single"/>
              </w:rPr>
            </w:rPrChange>
          </w:rPr>
          <w:fldChar w:fldCharType="begin"/>
        </w:r>
        <w:r w:rsidRPr="00EE27B1">
          <w:rPr>
            <w:rFonts w:ascii="Calibri" w:hAnsi="Calibri"/>
            <w:i/>
            <w:rPrChange w:id="10708"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709" w:author="Tre" w:date="2012-11-19T09:06:00Z">
              <w:rPr>
                <w:rFonts w:ascii="Calibri" w:hAnsi="Calibri"/>
                <w:i/>
                <w:color w:val="0000FF"/>
                <w:sz w:val="20"/>
                <w:szCs w:val="20"/>
                <w:u w:val="single"/>
              </w:rPr>
            </w:rPrChange>
          </w:rPr>
          <w:fldChar w:fldCharType="separate"/>
        </w:r>
        <w:r w:rsidRPr="00EE27B1">
          <w:rPr>
            <w:rFonts w:ascii="Calibri" w:hAnsi="Calibri"/>
            <w:i/>
            <w:noProof/>
            <w:rPrChange w:id="10710" w:author="Tre" w:date="2012-11-19T09:06:00Z">
              <w:rPr>
                <w:rFonts w:ascii="Calibri" w:hAnsi="Calibri"/>
                <w:i/>
                <w:noProof/>
                <w:color w:val="0000FF"/>
                <w:sz w:val="20"/>
                <w:szCs w:val="20"/>
                <w:u w:val="single"/>
              </w:rPr>
            </w:rPrChange>
          </w:rPr>
          <w:t>3</w:t>
        </w:r>
        <w:r w:rsidRPr="00EE27B1">
          <w:rPr>
            <w:rFonts w:ascii="Calibri" w:hAnsi="Calibri"/>
            <w:i/>
            <w:rPrChange w:id="10711" w:author="Tre" w:date="2012-11-19T09:06:00Z">
              <w:rPr>
                <w:rFonts w:ascii="Calibri" w:hAnsi="Calibri"/>
                <w:i/>
                <w:color w:val="0000FF"/>
                <w:sz w:val="20"/>
                <w:szCs w:val="20"/>
                <w:u w:val="single"/>
              </w:rPr>
            </w:rPrChange>
          </w:rPr>
          <w:fldChar w:fldCharType="end"/>
        </w:r>
        <w:r w:rsidRPr="00EE27B1">
          <w:rPr>
            <w:rFonts w:ascii="Calibri" w:hAnsi="Calibri"/>
            <w:i/>
            <w:rPrChange w:id="10712" w:author="Tre" w:date="2012-11-19T09:06:00Z">
              <w:rPr>
                <w:rFonts w:ascii="Calibri" w:hAnsi="Calibri"/>
                <w:i/>
                <w:color w:val="0000FF"/>
                <w:sz w:val="20"/>
                <w:szCs w:val="20"/>
                <w:u w:val="single"/>
              </w:rPr>
            </w:rPrChange>
          </w:rPr>
          <w:t>)]</w:t>
        </w:r>
      </w:ins>
    </w:p>
    <w:p w:rsidR="00381476" w:rsidRPr="000B0456" w:rsidRDefault="00EE27B1" w:rsidP="00381476">
      <w:pPr>
        <w:jc w:val="both"/>
        <w:rPr>
          <w:ins w:id="10713" w:author="frontdesk" w:date="2012-11-16T12:51:00Z"/>
          <w:rFonts w:ascii="Calibri" w:hAnsi="Calibri"/>
          <w:rPrChange w:id="10714" w:author="Tre" w:date="2012-11-19T09:06:00Z">
            <w:rPr>
              <w:ins w:id="10715" w:author="frontdesk" w:date="2012-11-16T12:51:00Z"/>
              <w:rFonts w:ascii="Calibri" w:hAnsi="Calibri"/>
              <w:sz w:val="20"/>
              <w:szCs w:val="20"/>
            </w:rPr>
          </w:rPrChange>
        </w:rPr>
      </w:pPr>
      <w:ins w:id="10716" w:author="frontdesk" w:date="2012-11-16T12:51:00Z">
        <w:r w:rsidRPr="00EE27B1">
          <w:rPr>
            <w:rFonts w:ascii="Calibri" w:hAnsi="Calibri"/>
            <w:rPrChange w:id="10717" w:author="Tre" w:date="2012-11-19T09:06:00Z">
              <w:rPr>
                <w:rFonts w:ascii="Calibri" w:hAnsi="Calibri"/>
                <w:color w:val="0000FF"/>
                <w:sz w:val="20"/>
                <w:szCs w:val="20"/>
                <w:u w:val="single"/>
              </w:rPr>
            </w:rPrChange>
          </w:rPr>
          <w:fldChar w:fldCharType="begin"/>
        </w:r>
        <w:r w:rsidRPr="00EE27B1">
          <w:rPr>
            <w:rFonts w:ascii="Calibri" w:hAnsi="Calibri"/>
            <w:rPrChange w:id="10718"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719" w:author="Tre" w:date="2012-11-19T09:06:00Z">
              <w:rPr>
                <w:rFonts w:ascii="Calibri" w:hAnsi="Calibri"/>
                <w:color w:val="0000FF"/>
                <w:sz w:val="20"/>
                <w:szCs w:val="20"/>
                <w:u w:val="single"/>
              </w:rPr>
            </w:rPrChange>
          </w:rPr>
          <w:fldChar w:fldCharType="separate"/>
        </w:r>
        <w:r w:rsidRPr="00EE27B1">
          <w:rPr>
            <w:rFonts w:ascii="Calibri" w:hAnsi="Calibri"/>
            <w:noProof/>
            <w:rPrChange w:id="10720" w:author="Tre" w:date="2012-11-19T09:06:00Z">
              <w:rPr>
                <w:rFonts w:ascii="Calibri" w:hAnsi="Calibri"/>
                <w:noProof/>
                <w:color w:val="0000FF"/>
                <w:sz w:val="20"/>
                <w:szCs w:val="20"/>
                <w:u w:val="single"/>
              </w:rPr>
            </w:rPrChange>
          </w:rPr>
          <w:t>A gun fabricated of polymers that shoots an acid up to twenty feet. The acid will eat any metal that it comes in contact with. Imagine a fast acting corrosive that will eat through metal in seconds. It only affects metal.</w:t>
        </w:r>
        <w:r w:rsidRPr="00EE27B1">
          <w:rPr>
            <w:rFonts w:ascii="Calibri" w:hAnsi="Calibri"/>
            <w:rPrChange w:id="10721" w:author="Tre" w:date="2012-11-19T09:06:00Z">
              <w:rPr>
                <w:rFonts w:ascii="Calibri" w:hAnsi="Calibri"/>
                <w:color w:val="0000FF"/>
                <w:sz w:val="20"/>
                <w:szCs w:val="20"/>
                <w:u w:val="single"/>
              </w:rPr>
            </w:rPrChange>
          </w:rPr>
          <w:fldChar w:fldCharType="end"/>
        </w:r>
        <w:r w:rsidRPr="00EE27B1">
          <w:rPr>
            <w:rFonts w:ascii="Calibri" w:hAnsi="Calibri"/>
            <w:rPrChange w:id="10722" w:author="Tre" w:date="2012-11-19T09:06:00Z">
              <w:rPr>
                <w:rFonts w:ascii="Calibri" w:hAnsi="Calibri"/>
                <w:color w:val="0000FF"/>
                <w:sz w:val="20"/>
                <w:szCs w:val="20"/>
                <w:u w:val="single"/>
              </w:rPr>
            </w:rPrChange>
          </w:rPr>
          <w:fldChar w:fldCharType="begin"/>
        </w:r>
        <w:r w:rsidRPr="00EE27B1">
          <w:rPr>
            <w:rFonts w:ascii="Calibri" w:hAnsi="Calibri"/>
            <w:rPrChange w:id="10723"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724"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725" w:author="frontdesk" w:date="2012-11-16T12:51:00Z"/>
        </w:rPr>
      </w:pPr>
    </w:p>
    <w:p w:rsidR="00381476" w:rsidRPr="000B0456" w:rsidRDefault="00EE27B1" w:rsidP="00381476">
      <w:pPr>
        <w:jc w:val="both"/>
        <w:rPr>
          <w:ins w:id="10726" w:author="frontdesk" w:date="2012-11-16T12:51:00Z"/>
          <w:rFonts w:ascii="Calibri" w:hAnsi="Calibri"/>
          <w:b/>
          <w:rPrChange w:id="10727" w:author="Tre" w:date="2012-11-19T09:06:00Z">
            <w:rPr>
              <w:ins w:id="10728" w:author="frontdesk" w:date="2012-11-16T12:51:00Z"/>
              <w:rFonts w:ascii="Calibri" w:hAnsi="Calibri"/>
              <w:b/>
              <w:sz w:val="22"/>
              <w:szCs w:val="22"/>
            </w:rPr>
          </w:rPrChange>
        </w:rPr>
      </w:pPr>
      <w:ins w:id="10729" w:author="frontdesk" w:date="2012-11-16T12:51:00Z">
        <w:r w:rsidRPr="00EE27B1">
          <w:rPr>
            <w:rFonts w:ascii="Calibri" w:hAnsi="Calibri"/>
            <w:b/>
            <w:rPrChange w:id="10730" w:author="Tre" w:date="2012-11-19T09:06:00Z">
              <w:rPr>
                <w:rFonts w:ascii="Calibri" w:hAnsi="Calibri"/>
                <w:b/>
                <w:color w:val="0000FF"/>
                <w:sz w:val="22"/>
                <w:szCs w:val="22"/>
                <w:u w:val="single"/>
              </w:rPr>
            </w:rPrChange>
          </w:rPr>
          <w:fldChar w:fldCharType="begin"/>
        </w:r>
        <w:r w:rsidRPr="00EE27B1">
          <w:rPr>
            <w:rFonts w:ascii="Calibri" w:hAnsi="Calibri"/>
            <w:b/>
            <w:rPrChange w:id="10731"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732" w:author="Tre" w:date="2012-11-19T09:06:00Z">
              <w:rPr>
                <w:rFonts w:ascii="Calibri" w:hAnsi="Calibri"/>
                <w:b/>
                <w:color w:val="0000FF"/>
                <w:sz w:val="22"/>
                <w:szCs w:val="22"/>
                <w:u w:val="single"/>
              </w:rPr>
            </w:rPrChange>
          </w:rPr>
          <w:fldChar w:fldCharType="separate"/>
        </w:r>
        <w:r w:rsidRPr="00EE27B1">
          <w:rPr>
            <w:rFonts w:ascii="Calibri" w:hAnsi="Calibri"/>
            <w:b/>
            <w:noProof/>
            <w:rPrChange w:id="10733" w:author="Tre" w:date="2012-11-19T09:06:00Z">
              <w:rPr>
                <w:rFonts w:ascii="Calibri" w:hAnsi="Calibri"/>
                <w:b/>
                <w:noProof/>
                <w:color w:val="0000FF"/>
                <w:sz w:val="22"/>
                <w:szCs w:val="22"/>
                <w:u w:val="single"/>
              </w:rPr>
            </w:rPrChange>
          </w:rPr>
          <w:t>EMP Cannon</w:t>
        </w:r>
        <w:r w:rsidRPr="00EE27B1">
          <w:rPr>
            <w:rFonts w:ascii="Calibri" w:hAnsi="Calibri"/>
            <w:b/>
            <w:rPrChange w:id="10734"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735" w:author="frontdesk" w:date="2012-11-16T12:51:00Z"/>
          <w:rFonts w:ascii="Calibri" w:hAnsi="Calibri"/>
          <w:i/>
          <w:rPrChange w:id="10736" w:author="Tre" w:date="2012-11-19T09:06:00Z">
            <w:rPr>
              <w:ins w:id="10737" w:author="frontdesk" w:date="2012-11-16T12:51:00Z"/>
              <w:rFonts w:ascii="Calibri" w:hAnsi="Calibri"/>
              <w:i/>
              <w:sz w:val="20"/>
              <w:szCs w:val="20"/>
            </w:rPr>
          </w:rPrChange>
        </w:rPr>
      </w:pPr>
      <w:ins w:id="10738" w:author="frontdesk" w:date="2012-11-16T12:51:00Z">
        <w:r w:rsidRPr="00EE27B1">
          <w:rPr>
            <w:rFonts w:ascii="Calibri" w:hAnsi="Calibri"/>
            <w:i/>
            <w:rPrChange w:id="10739" w:author="Tre" w:date="2012-11-19T09:06:00Z">
              <w:rPr>
                <w:rFonts w:ascii="Calibri" w:hAnsi="Calibri"/>
                <w:i/>
                <w:color w:val="0000FF"/>
                <w:sz w:val="20"/>
                <w:szCs w:val="20"/>
                <w:u w:val="single"/>
              </w:rPr>
            </w:rPrChange>
          </w:rPr>
          <w:t>[Type (</w:t>
        </w:r>
        <w:r w:rsidRPr="00EE27B1">
          <w:rPr>
            <w:rFonts w:ascii="Calibri" w:hAnsi="Calibri"/>
            <w:i/>
            <w:rPrChange w:id="10740" w:author="Tre" w:date="2012-11-19T09:06:00Z">
              <w:rPr>
                <w:rFonts w:ascii="Calibri" w:hAnsi="Calibri"/>
                <w:i/>
                <w:color w:val="0000FF"/>
                <w:sz w:val="20"/>
                <w:szCs w:val="20"/>
                <w:u w:val="single"/>
              </w:rPr>
            </w:rPrChange>
          </w:rPr>
          <w:fldChar w:fldCharType="begin"/>
        </w:r>
        <w:r w:rsidRPr="00EE27B1">
          <w:rPr>
            <w:rFonts w:ascii="Calibri" w:hAnsi="Calibri"/>
            <w:i/>
            <w:rPrChange w:id="10741"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742" w:author="Tre" w:date="2012-11-19T09:06:00Z">
              <w:rPr>
                <w:rFonts w:ascii="Calibri" w:hAnsi="Calibri"/>
                <w:i/>
                <w:color w:val="0000FF"/>
                <w:sz w:val="20"/>
                <w:szCs w:val="20"/>
                <w:u w:val="single"/>
              </w:rPr>
            </w:rPrChange>
          </w:rPr>
          <w:fldChar w:fldCharType="separate"/>
        </w:r>
        <w:r w:rsidRPr="00EE27B1">
          <w:rPr>
            <w:rFonts w:ascii="Calibri" w:hAnsi="Calibri"/>
            <w:i/>
            <w:noProof/>
            <w:rPrChange w:id="10743" w:author="Tre" w:date="2012-11-19T09:06:00Z">
              <w:rPr>
                <w:rFonts w:ascii="Calibri" w:hAnsi="Calibri"/>
                <w:i/>
                <w:noProof/>
                <w:color w:val="0000FF"/>
                <w:sz w:val="20"/>
                <w:szCs w:val="20"/>
                <w:u w:val="single"/>
              </w:rPr>
            </w:rPrChange>
          </w:rPr>
          <w:t>Sci Fi</w:t>
        </w:r>
        <w:r w:rsidRPr="00EE27B1">
          <w:rPr>
            <w:rFonts w:ascii="Calibri" w:hAnsi="Calibri"/>
            <w:i/>
            <w:rPrChange w:id="10744" w:author="Tre" w:date="2012-11-19T09:06:00Z">
              <w:rPr>
                <w:rFonts w:ascii="Calibri" w:hAnsi="Calibri"/>
                <w:i/>
                <w:color w:val="0000FF"/>
                <w:sz w:val="20"/>
                <w:szCs w:val="20"/>
                <w:u w:val="single"/>
              </w:rPr>
            </w:rPrChange>
          </w:rPr>
          <w:fldChar w:fldCharType="end"/>
        </w:r>
        <w:r w:rsidRPr="00EE27B1">
          <w:rPr>
            <w:rFonts w:ascii="Calibri" w:hAnsi="Calibri"/>
            <w:i/>
            <w:rPrChange w:id="10745" w:author="Tre" w:date="2012-11-19T09:06:00Z">
              <w:rPr>
                <w:rFonts w:ascii="Calibri" w:hAnsi="Calibri"/>
                <w:i/>
                <w:color w:val="0000FF"/>
                <w:sz w:val="20"/>
                <w:szCs w:val="20"/>
                <w:u w:val="single"/>
              </w:rPr>
            </w:rPrChange>
          </w:rPr>
          <w:t>), Rate (</w:t>
        </w:r>
        <w:r w:rsidRPr="00EE27B1">
          <w:rPr>
            <w:rFonts w:ascii="Calibri" w:hAnsi="Calibri"/>
            <w:i/>
            <w:rPrChange w:id="10746" w:author="Tre" w:date="2012-11-19T09:06:00Z">
              <w:rPr>
                <w:rFonts w:ascii="Calibri" w:hAnsi="Calibri"/>
                <w:i/>
                <w:color w:val="0000FF"/>
                <w:sz w:val="20"/>
                <w:szCs w:val="20"/>
                <w:u w:val="single"/>
              </w:rPr>
            </w:rPrChange>
          </w:rPr>
          <w:fldChar w:fldCharType="begin"/>
        </w:r>
        <w:r w:rsidRPr="00EE27B1">
          <w:rPr>
            <w:rFonts w:ascii="Calibri" w:hAnsi="Calibri"/>
            <w:i/>
            <w:rPrChange w:id="10747"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748" w:author="Tre" w:date="2012-11-19T09:06:00Z">
              <w:rPr>
                <w:rFonts w:ascii="Calibri" w:hAnsi="Calibri"/>
                <w:i/>
                <w:color w:val="0000FF"/>
                <w:sz w:val="20"/>
                <w:szCs w:val="20"/>
                <w:u w:val="single"/>
              </w:rPr>
            </w:rPrChange>
          </w:rPr>
          <w:fldChar w:fldCharType="separate"/>
        </w:r>
        <w:r w:rsidRPr="00EE27B1">
          <w:rPr>
            <w:rFonts w:ascii="Calibri" w:hAnsi="Calibri"/>
            <w:i/>
            <w:noProof/>
            <w:rPrChange w:id="10749" w:author="Tre" w:date="2012-11-19T09:06:00Z">
              <w:rPr>
                <w:rFonts w:ascii="Calibri" w:hAnsi="Calibri"/>
                <w:i/>
                <w:noProof/>
                <w:color w:val="0000FF"/>
                <w:sz w:val="20"/>
                <w:szCs w:val="20"/>
                <w:u w:val="single"/>
              </w:rPr>
            </w:rPrChange>
          </w:rPr>
          <w:t>Single Shot</w:t>
        </w:r>
        <w:r w:rsidRPr="00EE27B1">
          <w:rPr>
            <w:rFonts w:ascii="Calibri" w:hAnsi="Calibri"/>
            <w:i/>
            <w:rPrChange w:id="10750" w:author="Tre" w:date="2012-11-19T09:06:00Z">
              <w:rPr>
                <w:rFonts w:ascii="Calibri" w:hAnsi="Calibri"/>
                <w:i/>
                <w:color w:val="0000FF"/>
                <w:sz w:val="20"/>
                <w:szCs w:val="20"/>
                <w:u w:val="single"/>
              </w:rPr>
            </w:rPrChange>
          </w:rPr>
          <w:fldChar w:fldCharType="end"/>
        </w:r>
        <w:r w:rsidRPr="00EE27B1">
          <w:rPr>
            <w:rFonts w:ascii="Calibri" w:hAnsi="Calibri"/>
            <w:i/>
            <w:rPrChange w:id="10751" w:author="Tre" w:date="2012-11-19T09:06:00Z">
              <w:rPr>
                <w:rFonts w:ascii="Calibri" w:hAnsi="Calibri"/>
                <w:i/>
                <w:color w:val="0000FF"/>
                <w:sz w:val="20"/>
                <w:szCs w:val="20"/>
                <w:u w:val="single"/>
              </w:rPr>
            </w:rPrChange>
          </w:rPr>
          <w:t>), Ammo (</w:t>
        </w:r>
        <w:r w:rsidRPr="00EE27B1">
          <w:rPr>
            <w:rFonts w:ascii="Calibri" w:hAnsi="Calibri"/>
            <w:i/>
            <w:rPrChange w:id="10752" w:author="Tre" w:date="2012-11-19T09:06:00Z">
              <w:rPr>
                <w:rFonts w:ascii="Calibri" w:hAnsi="Calibri"/>
                <w:i/>
                <w:color w:val="0000FF"/>
                <w:sz w:val="20"/>
                <w:szCs w:val="20"/>
                <w:u w:val="single"/>
              </w:rPr>
            </w:rPrChange>
          </w:rPr>
          <w:fldChar w:fldCharType="begin"/>
        </w:r>
        <w:r w:rsidRPr="00EE27B1">
          <w:rPr>
            <w:rFonts w:ascii="Calibri" w:hAnsi="Calibri"/>
            <w:i/>
            <w:rPrChange w:id="10753"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754" w:author="Tre" w:date="2012-11-19T09:06:00Z">
              <w:rPr>
                <w:rFonts w:ascii="Calibri" w:hAnsi="Calibri"/>
                <w:i/>
                <w:color w:val="0000FF"/>
                <w:sz w:val="20"/>
                <w:szCs w:val="20"/>
                <w:u w:val="single"/>
              </w:rPr>
            </w:rPrChange>
          </w:rPr>
          <w:fldChar w:fldCharType="separate"/>
        </w:r>
        <w:r w:rsidRPr="00EE27B1">
          <w:rPr>
            <w:rFonts w:ascii="Calibri" w:hAnsi="Calibri"/>
            <w:i/>
            <w:noProof/>
            <w:rPrChange w:id="10755" w:author="Tre" w:date="2012-11-19T09:06:00Z">
              <w:rPr>
                <w:rFonts w:ascii="Calibri" w:hAnsi="Calibri"/>
                <w:i/>
                <w:noProof/>
                <w:color w:val="0000FF"/>
                <w:sz w:val="20"/>
                <w:szCs w:val="20"/>
                <w:u w:val="single"/>
              </w:rPr>
            </w:rPrChange>
          </w:rPr>
          <w:t>Fuel Cells 10</w:t>
        </w:r>
        <w:r w:rsidRPr="00EE27B1">
          <w:rPr>
            <w:rFonts w:ascii="Calibri" w:hAnsi="Calibri"/>
            <w:i/>
            <w:rPrChange w:id="10756" w:author="Tre" w:date="2012-11-19T09:06:00Z">
              <w:rPr>
                <w:rFonts w:ascii="Calibri" w:hAnsi="Calibri"/>
                <w:i/>
                <w:color w:val="0000FF"/>
                <w:sz w:val="20"/>
                <w:szCs w:val="20"/>
                <w:u w:val="single"/>
              </w:rPr>
            </w:rPrChange>
          </w:rPr>
          <w:fldChar w:fldCharType="end"/>
        </w:r>
        <w:r w:rsidRPr="00EE27B1">
          <w:rPr>
            <w:rFonts w:ascii="Calibri" w:hAnsi="Calibri"/>
            <w:i/>
            <w:rPrChange w:id="10757" w:author="Tre" w:date="2012-11-19T09:06:00Z">
              <w:rPr>
                <w:rFonts w:ascii="Calibri" w:hAnsi="Calibri"/>
                <w:i/>
                <w:color w:val="0000FF"/>
                <w:sz w:val="20"/>
                <w:szCs w:val="20"/>
                <w:u w:val="single"/>
              </w:rPr>
            </w:rPrChange>
          </w:rPr>
          <w:t xml:space="preserve">), </w:t>
        </w:r>
        <w:del w:id="10758" w:author="Tre" w:date="2012-11-19T09:43:00Z">
          <w:r w:rsidRPr="00EE27B1">
            <w:rPr>
              <w:rFonts w:ascii="Calibri" w:hAnsi="Calibri"/>
              <w:i/>
              <w:rPrChange w:id="10759" w:author="Tre" w:date="2012-11-19T09:06:00Z">
                <w:rPr>
                  <w:rFonts w:ascii="Calibri" w:hAnsi="Calibri"/>
                  <w:i/>
                  <w:color w:val="0000FF"/>
                  <w:sz w:val="20"/>
                  <w:szCs w:val="20"/>
                  <w:u w:val="single"/>
                </w:rPr>
              </w:rPrChange>
            </w:rPr>
            <w:delText>Range (</w:delText>
          </w:r>
        </w:del>
        <w:r w:rsidRPr="00EE27B1">
          <w:rPr>
            <w:rFonts w:ascii="Calibri" w:hAnsi="Calibri"/>
            <w:i/>
            <w:rPrChange w:id="10760" w:author="Tre" w:date="2012-11-19T09:06:00Z">
              <w:rPr>
                <w:rFonts w:ascii="Calibri" w:hAnsi="Calibri"/>
                <w:i/>
                <w:color w:val="0000FF"/>
                <w:sz w:val="20"/>
                <w:szCs w:val="20"/>
                <w:u w:val="single"/>
              </w:rPr>
            </w:rPrChange>
          </w:rPr>
          <w:fldChar w:fldCharType="begin"/>
        </w:r>
        <w:r w:rsidRPr="00EE27B1">
          <w:rPr>
            <w:rFonts w:ascii="Calibri" w:hAnsi="Calibri"/>
            <w:i/>
            <w:rPrChange w:id="10761" w:author="Tre" w:date="2012-11-19T09:06:00Z">
              <w:rPr>
                <w:rFonts w:ascii="Calibri" w:hAnsi="Calibri"/>
                <w:i/>
                <w:color w:val="0000FF"/>
                <w:sz w:val="20"/>
                <w:szCs w:val="20"/>
                <w:u w:val="single"/>
              </w:rPr>
            </w:rPrChange>
          </w:rPr>
          <w:instrText xml:space="preserve"> MERGEFIELD Range </w:instrText>
        </w:r>
        <w:r w:rsidRPr="00EE27B1">
          <w:rPr>
            <w:rFonts w:ascii="Calibri" w:hAnsi="Calibri"/>
            <w:i/>
            <w:rPrChange w:id="10762" w:author="Tre" w:date="2012-11-19T09:06:00Z">
              <w:rPr>
                <w:rFonts w:ascii="Calibri" w:hAnsi="Calibri"/>
                <w:i/>
                <w:color w:val="0000FF"/>
                <w:sz w:val="20"/>
                <w:szCs w:val="20"/>
                <w:u w:val="single"/>
              </w:rPr>
            </w:rPrChange>
          </w:rPr>
          <w:fldChar w:fldCharType="end"/>
        </w:r>
        <w:del w:id="10763" w:author="Tre" w:date="2012-11-19T09:43:00Z">
          <w:r w:rsidRPr="00EE27B1">
            <w:rPr>
              <w:rFonts w:ascii="Calibri" w:hAnsi="Calibri"/>
              <w:i/>
              <w:rPrChange w:id="10764" w:author="Tre" w:date="2012-11-19T09:06:00Z">
                <w:rPr>
                  <w:rFonts w:ascii="Calibri" w:hAnsi="Calibri"/>
                  <w:i/>
                  <w:color w:val="0000FF"/>
                  <w:sz w:val="20"/>
                  <w:szCs w:val="20"/>
                  <w:u w:val="single"/>
                </w:rPr>
              </w:rPrChange>
            </w:rPr>
            <w:delText xml:space="preserve">), </w:delText>
          </w:r>
        </w:del>
        <w:r w:rsidRPr="00EE27B1">
          <w:rPr>
            <w:rFonts w:ascii="Calibri" w:hAnsi="Calibri"/>
            <w:i/>
            <w:rPrChange w:id="10765" w:author="Tre" w:date="2012-11-19T09:06:00Z">
              <w:rPr>
                <w:rFonts w:ascii="Calibri" w:hAnsi="Calibri"/>
                <w:i/>
                <w:color w:val="0000FF"/>
                <w:sz w:val="20"/>
                <w:szCs w:val="20"/>
                <w:u w:val="single"/>
              </w:rPr>
            </w:rPrChange>
          </w:rPr>
          <w:t>Damage (</w:t>
        </w:r>
        <w:r w:rsidRPr="00EE27B1">
          <w:rPr>
            <w:rFonts w:ascii="Calibri" w:hAnsi="Calibri"/>
            <w:i/>
            <w:rPrChange w:id="10766" w:author="Tre" w:date="2012-11-19T09:06:00Z">
              <w:rPr>
                <w:rFonts w:ascii="Calibri" w:hAnsi="Calibri"/>
                <w:i/>
                <w:color w:val="0000FF"/>
                <w:sz w:val="20"/>
                <w:szCs w:val="20"/>
                <w:u w:val="single"/>
              </w:rPr>
            </w:rPrChange>
          </w:rPr>
          <w:fldChar w:fldCharType="begin"/>
        </w:r>
        <w:r w:rsidRPr="00EE27B1">
          <w:rPr>
            <w:rFonts w:ascii="Calibri" w:hAnsi="Calibri"/>
            <w:i/>
            <w:rPrChange w:id="10767"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768" w:author="Tre" w:date="2012-11-19T09:06:00Z">
              <w:rPr>
                <w:rFonts w:ascii="Calibri" w:hAnsi="Calibri"/>
                <w:i/>
                <w:color w:val="0000FF"/>
                <w:sz w:val="20"/>
                <w:szCs w:val="20"/>
                <w:u w:val="single"/>
              </w:rPr>
            </w:rPrChange>
          </w:rPr>
          <w:fldChar w:fldCharType="separate"/>
        </w:r>
        <w:r w:rsidRPr="00EE27B1">
          <w:rPr>
            <w:rFonts w:ascii="Calibri" w:hAnsi="Calibri"/>
            <w:i/>
            <w:noProof/>
            <w:rPrChange w:id="10769" w:author="Tre" w:date="2012-11-19T09:06:00Z">
              <w:rPr>
                <w:rFonts w:ascii="Calibri" w:hAnsi="Calibri"/>
                <w:i/>
                <w:noProof/>
                <w:color w:val="0000FF"/>
                <w:sz w:val="20"/>
                <w:szCs w:val="20"/>
                <w:u w:val="single"/>
              </w:rPr>
            </w:rPrChange>
          </w:rPr>
          <w:t>5</w:t>
        </w:r>
        <w:r w:rsidRPr="00EE27B1">
          <w:rPr>
            <w:rFonts w:ascii="Calibri" w:hAnsi="Calibri"/>
            <w:i/>
            <w:rPrChange w:id="10770" w:author="Tre" w:date="2012-11-19T09:06:00Z">
              <w:rPr>
                <w:rFonts w:ascii="Calibri" w:hAnsi="Calibri"/>
                <w:i/>
                <w:color w:val="0000FF"/>
                <w:sz w:val="20"/>
                <w:szCs w:val="20"/>
                <w:u w:val="single"/>
              </w:rPr>
            </w:rPrChange>
          </w:rPr>
          <w:fldChar w:fldCharType="end"/>
        </w:r>
        <w:r w:rsidRPr="00EE27B1">
          <w:rPr>
            <w:rFonts w:ascii="Calibri" w:hAnsi="Calibri"/>
            <w:i/>
            <w:rPrChange w:id="10771" w:author="Tre" w:date="2012-11-19T09:06:00Z">
              <w:rPr>
                <w:rFonts w:ascii="Calibri" w:hAnsi="Calibri"/>
                <w:i/>
                <w:color w:val="0000FF"/>
                <w:sz w:val="20"/>
                <w:szCs w:val="20"/>
                <w:u w:val="single"/>
              </w:rPr>
            </w:rPrChange>
          </w:rPr>
          <w:t>)]</w:t>
        </w:r>
      </w:ins>
    </w:p>
    <w:p w:rsidR="00381476" w:rsidRPr="000B0456" w:rsidRDefault="00EE27B1" w:rsidP="00381476">
      <w:pPr>
        <w:jc w:val="both"/>
        <w:rPr>
          <w:ins w:id="10772" w:author="frontdesk" w:date="2012-11-16T12:51:00Z"/>
          <w:rFonts w:ascii="Calibri" w:hAnsi="Calibri"/>
          <w:rPrChange w:id="10773" w:author="Tre" w:date="2012-11-19T09:06:00Z">
            <w:rPr>
              <w:ins w:id="10774" w:author="frontdesk" w:date="2012-11-16T12:51:00Z"/>
              <w:rFonts w:ascii="Calibri" w:hAnsi="Calibri"/>
              <w:sz w:val="20"/>
              <w:szCs w:val="20"/>
            </w:rPr>
          </w:rPrChange>
        </w:rPr>
      </w:pPr>
      <w:ins w:id="10775" w:author="frontdesk" w:date="2012-11-16T12:51:00Z">
        <w:r w:rsidRPr="00EE27B1">
          <w:rPr>
            <w:rFonts w:ascii="Calibri" w:hAnsi="Calibri"/>
            <w:rPrChange w:id="10776" w:author="Tre" w:date="2012-11-19T09:06:00Z">
              <w:rPr>
                <w:rFonts w:ascii="Calibri" w:hAnsi="Calibri"/>
                <w:color w:val="0000FF"/>
                <w:sz w:val="20"/>
                <w:szCs w:val="20"/>
                <w:u w:val="single"/>
              </w:rPr>
            </w:rPrChange>
          </w:rPr>
          <w:fldChar w:fldCharType="begin"/>
        </w:r>
        <w:r w:rsidRPr="00EE27B1">
          <w:rPr>
            <w:rFonts w:ascii="Calibri" w:hAnsi="Calibri"/>
            <w:rPrChange w:id="10777"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778" w:author="Tre" w:date="2012-11-19T09:06:00Z">
              <w:rPr>
                <w:rFonts w:ascii="Calibri" w:hAnsi="Calibri"/>
                <w:color w:val="0000FF"/>
                <w:sz w:val="20"/>
                <w:szCs w:val="20"/>
                <w:u w:val="single"/>
              </w:rPr>
            </w:rPrChange>
          </w:rPr>
          <w:fldChar w:fldCharType="separate"/>
        </w:r>
        <w:r w:rsidRPr="00EE27B1">
          <w:rPr>
            <w:rFonts w:ascii="Calibri" w:hAnsi="Calibri"/>
            <w:noProof/>
            <w:rPrChange w:id="10779" w:author="Tre" w:date="2012-11-19T09:06:00Z">
              <w:rPr>
                <w:rFonts w:ascii="Calibri" w:hAnsi="Calibri"/>
                <w:noProof/>
                <w:color w:val="0000FF"/>
                <w:sz w:val="20"/>
                <w:szCs w:val="20"/>
                <w:u w:val="single"/>
              </w:rPr>
            </w:rPrChange>
          </w:rPr>
          <w:t>A cannon connected to a battery. The EMP Cannon carries five charges. It's heavy and takes ten hours to charge from empty. It fires an EMP charge in a direction like a shot gun. Its effective range varies, spreading in width one meter every three meters of distance. Any Machines in the line of fire will suffer damage.</w:t>
        </w:r>
        <w:r w:rsidRPr="00EE27B1">
          <w:rPr>
            <w:rFonts w:ascii="Calibri" w:hAnsi="Calibri"/>
            <w:rPrChange w:id="10780" w:author="Tre" w:date="2012-11-19T09:06:00Z">
              <w:rPr>
                <w:rFonts w:ascii="Calibri" w:hAnsi="Calibri"/>
                <w:color w:val="0000FF"/>
                <w:sz w:val="20"/>
                <w:szCs w:val="20"/>
                <w:u w:val="single"/>
              </w:rPr>
            </w:rPrChange>
          </w:rPr>
          <w:fldChar w:fldCharType="end"/>
        </w:r>
        <w:r w:rsidRPr="00EE27B1">
          <w:rPr>
            <w:rFonts w:ascii="Calibri" w:hAnsi="Calibri"/>
            <w:rPrChange w:id="10781" w:author="Tre" w:date="2012-11-19T09:06:00Z">
              <w:rPr>
                <w:rFonts w:ascii="Calibri" w:hAnsi="Calibri"/>
                <w:color w:val="0000FF"/>
                <w:sz w:val="20"/>
                <w:szCs w:val="20"/>
                <w:u w:val="single"/>
              </w:rPr>
            </w:rPrChange>
          </w:rPr>
          <w:fldChar w:fldCharType="begin"/>
        </w:r>
        <w:r w:rsidRPr="00EE27B1">
          <w:rPr>
            <w:rFonts w:ascii="Calibri" w:hAnsi="Calibri"/>
            <w:rPrChange w:id="10782"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783"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784" w:author="frontdesk" w:date="2012-11-16T12:51:00Z"/>
        </w:rPr>
      </w:pPr>
    </w:p>
    <w:p w:rsidR="00381476" w:rsidRPr="000B0456" w:rsidRDefault="00EE27B1" w:rsidP="00381476">
      <w:pPr>
        <w:jc w:val="both"/>
        <w:rPr>
          <w:ins w:id="10785" w:author="frontdesk" w:date="2012-11-16T12:51:00Z"/>
          <w:rFonts w:ascii="Calibri" w:hAnsi="Calibri"/>
          <w:b/>
          <w:rPrChange w:id="10786" w:author="Tre" w:date="2012-11-19T09:06:00Z">
            <w:rPr>
              <w:ins w:id="10787" w:author="frontdesk" w:date="2012-11-16T12:51:00Z"/>
              <w:rFonts w:ascii="Calibri" w:hAnsi="Calibri"/>
              <w:b/>
              <w:sz w:val="22"/>
              <w:szCs w:val="22"/>
            </w:rPr>
          </w:rPrChange>
        </w:rPr>
      </w:pPr>
      <w:ins w:id="10788" w:author="frontdesk" w:date="2012-11-16T12:51:00Z">
        <w:r w:rsidRPr="00EE27B1">
          <w:rPr>
            <w:rFonts w:ascii="Calibri" w:hAnsi="Calibri"/>
            <w:b/>
            <w:rPrChange w:id="10789" w:author="Tre" w:date="2012-11-19T09:06:00Z">
              <w:rPr>
                <w:rFonts w:ascii="Calibri" w:hAnsi="Calibri"/>
                <w:b/>
                <w:color w:val="0000FF"/>
                <w:sz w:val="22"/>
                <w:szCs w:val="22"/>
                <w:u w:val="single"/>
              </w:rPr>
            </w:rPrChange>
          </w:rPr>
          <w:fldChar w:fldCharType="begin"/>
        </w:r>
        <w:r w:rsidRPr="00EE27B1">
          <w:rPr>
            <w:rFonts w:ascii="Calibri" w:hAnsi="Calibri"/>
            <w:b/>
            <w:rPrChange w:id="10790"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791" w:author="Tre" w:date="2012-11-19T09:06:00Z">
              <w:rPr>
                <w:rFonts w:ascii="Calibri" w:hAnsi="Calibri"/>
                <w:b/>
                <w:color w:val="0000FF"/>
                <w:sz w:val="22"/>
                <w:szCs w:val="22"/>
                <w:u w:val="single"/>
              </w:rPr>
            </w:rPrChange>
          </w:rPr>
          <w:fldChar w:fldCharType="separate"/>
        </w:r>
        <w:r w:rsidRPr="00EE27B1">
          <w:rPr>
            <w:rFonts w:ascii="Calibri" w:hAnsi="Calibri"/>
            <w:b/>
            <w:noProof/>
            <w:rPrChange w:id="10792" w:author="Tre" w:date="2012-11-19T09:06:00Z">
              <w:rPr>
                <w:rFonts w:ascii="Calibri" w:hAnsi="Calibri"/>
                <w:b/>
                <w:noProof/>
                <w:color w:val="0000FF"/>
                <w:sz w:val="22"/>
                <w:szCs w:val="22"/>
                <w:u w:val="single"/>
              </w:rPr>
            </w:rPrChange>
          </w:rPr>
          <w:t>Laser Rifles</w:t>
        </w:r>
        <w:r w:rsidRPr="00EE27B1">
          <w:rPr>
            <w:rFonts w:ascii="Calibri" w:hAnsi="Calibri"/>
            <w:b/>
            <w:rPrChange w:id="10793"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794" w:author="frontdesk" w:date="2012-11-16T12:51:00Z"/>
          <w:rFonts w:ascii="Calibri" w:hAnsi="Calibri"/>
          <w:i/>
          <w:rPrChange w:id="10795" w:author="Tre" w:date="2012-11-19T09:06:00Z">
            <w:rPr>
              <w:ins w:id="10796" w:author="frontdesk" w:date="2012-11-16T12:51:00Z"/>
              <w:rFonts w:ascii="Calibri" w:hAnsi="Calibri"/>
              <w:i/>
              <w:sz w:val="20"/>
              <w:szCs w:val="20"/>
            </w:rPr>
          </w:rPrChange>
        </w:rPr>
      </w:pPr>
      <w:ins w:id="10797" w:author="frontdesk" w:date="2012-11-16T12:51:00Z">
        <w:r w:rsidRPr="00EE27B1">
          <w:rPr>
            <w:rFonts w:ascii="Calibri" w:hAnsi="Calibri"/>
            <w:i/>
            <w:rPrChange w:id="10798" w:author="Tre" w:date="2012-11-19T09:06:00Z">
              <w:rPr>
                <w:rFonts w:ascii="Calibri" w:hAnsi="Calibri"/>
                <w:i/>
                <w:color w:val="0000FF"/>
                <w:sz w:val="20"/>
                <w:szCs w:val="20"/>
                <w:u w:val="single"/>
              </w:rPr>
            </w:rPrChange>
          </w:rPr>
          <w:t>[Type (</w:t>
        </w:r>
        <w:r w:rsidRPr="00EE27B1">
          <w:rPr>
            <w:rFonts w:ascii="Calibri" w:hAnsi="Calibri"/>
            <w:i/>
            <w:rPrChange w:id="10799" w:author="Tre" w:date="2012-11-19T09:06:00Z">
              <w:rPr>
                <w:rFonts w:ascii="Calibri" w:hAnsi="Calibri"/>
                <w:i/>
                <w:color w:val="0000FF"/>
                <w:sz w:val="20"/>
                <w:szCs w:val="20"/>
                <w:u w:val="single"/>
              </w:rPr>
            </w:rPrChange>
          </w:rPr>
          <w:fldChar w:fldCharType="begin"/>
        </w:r>
        <w:r w:rsidRPr="00EE27B1">
          <w:rPr>
            <w:rFonts w:ascii="Calibri" w:hAnsi="Calibri"/>
            <w:i/>
            <w:rPrChange w:id="10800"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801" w:author="Tre" w:date="2012-11-19T09:06:00Z">
              <w:rPr>
                <w:rFonts w:ascii="Calibri" w:hAnsi="Calibri"/>
                <w:i/>
                <w:color w:val="0000FF"/>
                <w:sz w:val="20"/>
                <w:szCs w:val="20"/>
                <w:u w:val="single"/>
              </w:rPr>
            </w:rPrChange>
          </w:rPr>
          <w:fldChar w:fldCharType="separate"/>
        </w:r>
        <w:r w:rsidRPr="00EE27B1">
          <w:rPr>
            <w:rFonts w:ascii="Calibri" w:hAnsi="Calibri"/>
            <w:i/>
            <w:noProof/>
            <w:rPrChange w:id="10802" w:author="Tre" w:date="2012-11-19T09:06:00Z">
              <w:rPr>
                <w:rFonts w:ascii="Calibri" w:hAnsi="Calibri"/>
                <w:i/>
                <w:noProof/>
                <w:color w:val="0000FF"/>
                <w:sz w:val="20"/>
                <w:szCs w:val="20"/>
                <w:u w:val="single"/>
              </w:rPr>
            </w:rPrChange>
          </w:rPr>
          <w:t>Sci Fi</w:t>
        </w:r>
        <w:r w:rsidRPr="00EE27B1">
          <w:rPr>
            <w:rFonts w:ascii="Calibri" w:hAnsi="Calibri"/>
            <w:i/>
            <w:rPrChange w:id="10803" w:author="Tre" w:date="2012-11-19T09:06:00Z">
              <w:rPr>
                <w:rFonts w:ascii="Calibri" w:hAnsi="Calibri"/>
                <w:i/>
                <w:color w:val="0000FF"/>
                <w:sz w:val="20"/>
                <w:szCs w:val="20"/>
                <w:u w:val="single"/>
              </w:rPr>
            </w:rPrChange>
          </w:rPr>
          <w:fldChar w:fldCharType="end"/>
        </w:r>
        <w:r w:rsidRPr="00EE27B1">
          <w:rPr>
            <w:rFonts w:ascii="Calibri" w:hAnsi="Calibri"/>
            <w:i/>
            <w:rPrChange w:id="10804" w:author="Tre" w:date="2012-11-19T09:06:00Z">
              <w:rPr>
                <w:rFonts w:ascii="Calibri" w:hAnsi="Calibri"/>
                <w:i/>
                <w:color w:val="0000FF"/>
                <w:sz w:val="20"/>
                <w:szCs w:val="20"/>
                <w:u w:val="single"/>
              </w:rPr>
            </w:rPrChange>
          </w:rPr>
          <w:t>), Rate (</w:t>
        </w:r>
        <w:r w:rsidRPr="00EE27B1">
          <w:rPr>
            <w:rFonts w:ascii="Calibri" w:hAnsi="Calibri"/>
            <w:i/>
            <w:rPrChange w:id="10805" w:author="Tre" w:date="2012-11-19T09:06:00Z">
              <w:rPr>
                <w:rFonts w:ascii="Calibri" w:hAnsi="Calibri"/>
                <w:i/>
                <w:color w:val="0000FF"/>
                <w:sz w:val="20"/>
                <w:szCs w:val="20"/>
                <w:u w:val="single"/>
              </w:rPr>
            </w:rPrChange>
          </w:rPr>
          <w:fldChar w:fldCharType="begin"/>
        </w:r>
        <w:r w:rsidRPr="00EE27B1">
          <w:rPr>
            <w:rFonts w:ascii="Calibri" w:hAnsi="Calibri"/>
            <w:i/>
            <w:rPrChange w:id="10806"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807" w:author="Tre" w:date="2012-11-19T09:06:00Z">
              <w:rPr>
                <w:rFonts w:ascii="Calibri" w:hAnsi="Calibri"/>
                <w:i/>
                <w:color w:val="0000FF"/>
                <w:sz w:val="20"/>
                <w:szCs w:val="20"/>
                <w:u w:val="single"/>
              </w:rPr>
            </w:rPrChange>
          </w:rPr>
          <w:fldChar w:fldCharType="separate"/>
        </w:r>
        <w:r w:rsidRPr="00EE27B1">
          <w:rPr>
            <w:rFonts w:ascii="Calibri" w:hAnsi="Calibri"/>
            <w:i/>
            <w:noProof/>
            <w:rPrChange w:id="10808" w:author="Tre" w:date="2012-11-19T09:06:00Z">
              <w:rPr>
                <w:rFonts w:ascii="Calibri" w:hAnsi="Calibri"/>
                <w:i/>
                <w:noProof/>
                <w:color w:val="0000FF"/>
                <w:sz w:val="20"/>
                <w:szCs w:val="20"/>
                <w:u w:val="single"/>
              </w:rPr>
            </w:rPrChange>
          </w:rPr>
          <w:t>Single Shot</w:t>
        </w:r>
        <w:r w:rsidRPr="00EE27B1">
          <w:rPr>
            <w:rFonts w:ascii="Calibri" w:hAnsi="Calibri"/>
            <w:i/>
            <w:rPrChange w:id="10809" w:author="Tre" w:date="2012-11-19T09:06:00Z">
              <w:rPr>
                <w:rFonts w:ascii="Calibri" w:hAnsi="Calibri"/>
                <w:i/>
                <w:color w:val="0000FF"/>
                <w:sz w:val="20"/>
                <w:szCs w:val="20"/>
                <w:u w:val="single"/>
              </w:rPr>
            </w:rPrChange>
          </w:rPr>
          <w:fldChar w:fldCharType="end"/>
        </w:r>
        <w:r w:rsidRPr="00EE27B1">
          <w:rPr>
            <w:rFonts w:ascii="Calibri" w:hAnsi="Calibri"/>
            <w:i/>
            <w:rPrChange w:id="10810" w:author="Tre" w:date="2012-11-19T09:06:00Z">
              <w:rPr>
                <w:rFonts w:ascii="Calibri" w:hAnsi="Calibri"/>
                <w:i/>
                <w:color w:val="0000FF"/>
                <w:sz w:val="20"/>
                <w:szCs w:val="20"/>
                <w:u w:val="single"/>
              </w:rPr>
            </w:rPrChange>
          </w:rPr>
          <w:t>), Ammo (</w:t>
        </w:r>
        <w:r w:rsidRPr="00EE27B1">
          <w:rPr>
            <w:rFonts w:ascii="Calibri" w:hAnsi="Calibri"/>
            <w:i/>
            <w:rPrChange w:id="10811" w:author="Tre" w:date="2012-11-19T09:06:00Z">
              <w:rPr>
                <w:rFonts w:ascii="Calibri" w:hAnsi="Calibri"/>
                <w:i/>
                <w:color w:val="0000FF"/>
                <w:sz w:val="20"/>
                <w:szCs w:val="20"/>
                <w:u w:val="single"/>
              </w:rPr>
            </w:rPrChange>
          </w:rPr>
          <w:fldChar w:fldCharType="begin"/>
        </w:r>
        <w:r w:rsidRPr="00EE27B1">
          <w:rPr>
            <w:rFonts w:ascii="Calibri" w:hAnsi="Calibri"/>
            <w:i/>
            <w:rPrChange w:id="10812"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813" w:author="Tre" w:date="2012-11-19T09:06:00Z">
              <w:rPr>
                <w:rFonts w:ascii="Calibri" w:hAnsi="Calibri"/>
                <w:i/>
                <w:color w:val="0000FF"/>
                <w:sz w:val="20"/>
                <w:szCs w:val="20"/>
                <w:u w:val="single"/>
              </w:rPr>
            </w:rPrChange>
          </w:rPr>
          <w:fldChar w:fldCharType="separate"/>
        </w:r>
        <w:r w:rsidRPr="00EE27B1">
          <w:rPr>
            <w:rFonts w:ascii="Calibri" w:hAnsi="Calibri"/>
            <w:i/>
            <w:noProof/>
            <w:rPrChange w:id="10814" w:author="Tre" w:date="2012-11-19T09:06:00Z">
              <w:rPr>
                <w:rFonts w:ascii="Calibri" w:hAnsi="Calibri"/>
                <w:i/>
                <w:noProof/>
                <w:color w:val="0000FF"/>
                <w:sz w:val="20"/>
                <w:szCs w:val="20"/>
                <w:u w:val="single"/>
              </w:rPr>
            </w:rPrChange>
          </w:rPr>
          <w:t>Fuel Cells 10</w:t>
        </w:r>
        <w:r w:rsidRPr="00EE27B1">
          <w:rPr>
            <w:rFonts w:ascii="Calibri" w:hAnsi="Calibri"/>
            <w:i/>
            <w:rPrChange w:id="10815" w:author="Tre" w:date="2012-11-19T09:06:00Z">
              <w:rPr>
                <w:rFonts w:ascii="Calibri" w:hAnsi="Calibri"/>
                <w:i/>
                <w:color w:val="0000FF"/>
                <w:sz w:val="20"/>
                <w:szCs w:val="20"/>
                <w:u w:val="single"/>
              </w:rPr>
            </w:rPrChange>
          </w:rPr>
          <w:fldChar w:fldCharType="end"/>
        </w:r>
        <w:r w:rsidRPr="00EE27B1">
          <w:rPr>
            <w:rFonts w:ascii="Calibri" w:hAnsi="Calibri"/>
            <w:i/>
            <w:rPrChange w:id="10816" w:author="Tre" w:date="2012-11-19T09:06:00Z">
              <w:rPr>
                <w:rFonts w:ascii="Calibri" w:hAnsi="Calibri"/>
                <w:i/>
                <w:color w:val="0000FF"/>
                <w:sz w:val="20"/>
                <w:szCs w:val="20"/>
                <w:u w:val="single"/>
              </w:rPr>
            </w:rPrChange>
          </w:rPr>
          <w:t xml:space="preserve">), </w:t>
        </w:r>
        <w:del w:id="10817" w:author="Tre" w:date="2012-11-19T09:43:00Z">
          <w:r w:rsidRPr="00EE27B1">
            <w:rPr>
              <w:rFonts w:ascii="Calibri" w:hAnsi="Calibri"/>
              <w:i/>
              <w:rPrChange w:id="10818" w:author="Tre" w:date="2012-11-19T09:06:00Z">
                <w:rPr>
                  <w:rFonts w:ascii="Calibri" w:hAnsi="Calibri"/>
                  <w:i/>
                  <w:color w:val="0000FF"/>
                  <w:sz w:val="20"/>
                  <w:szCs w:val="20"/>
                  <w:u w:val="single"/>
                </w:rPr>
              </w:rPrChange>
            </w:rPr>
            <w:delText>Range (</w:delText>
          </w:r>
        </w:del>
        <w:r w:rsidRPr="00EE27B1">
          <w:rPr>
            <w:rFonts w:ascii="Calibri" w:hAnsi="Calibri"/>
            <w:i/>
            <w:rPrChange w:id="10819" w:author="Tre" w:date="2012-11-19T09:06:00Z">
              <w:rPr>
                <w:rFonts w:ascii="Calibri" w:hAnsi="Calibri"/>
                <w:i/>
                <w:color w:val="0000FF"/>
                <w:sz w:val="20"/>
                <w:szCs w:val="20"/>
                <w:u w:val="single"/>
              </w:rPr>
            </w:rPrChange>
          </w:rPr>
          <w:fldChar w:fldCharType="begin"/>
        </w:r>
        <w:r w:rsidRPr="00EE27B1">
          <w:rPr>
            <w:rFonts w:ascii="Calibri" w:hAnsi="Calibri"/>
            <w:i/>
            <w:rPrChange w:id="10820" w:author="Tre" w:date="2012-11-19T09:06:00Z">
              <w:rPr>
                <w:rFonts w:ascii="Calibri" w:hAnsi="Calibri"/>
                <w:i/>
                <w:color w:val="0000FF"/>
                <w:sz w:val="20"/>
                <w:szCs w:val="20"/>
                <w:u w:val="single"/>
              </w:rPr>
            </w:rPrChange>
          </w:rPr>
          <w:instrText xml:space="preserve"> MERGEFIELD Range </w:instrText>
        </w:r>
        <w:r w:rsidRPr="00EE27B1">
          <w:rPr>
            <w:rFonts w:ascii="Calibri" w:hAnsi="Calibri"/>
            <w:i/>
            <w:rPrChange w:id="10821" w:author="Tre" w:date="2012-11-19T09:06:00Z">
              <w:rPr>
                <w:rFonts w:ascii="Calibri" w:hAnsi="Calibri"/>
                <w:i/>
                <w:color w:val="0000FF"/>
                <w:sz w:val="20"/>
                <w:szCs w:val="20"/>
                <w:u w:val="single"/>
              </w:rPr>
            </w:rPrChange>
          </w:rPr>
          <w:fldChar w:fldCharType="end"/>
        </w:r>
        <w:del w:id="10822" w:author="Tre" w:date="2012-11-19T09:43:00Z">
          <w:r w:rsidRPr="00EE27B1">
            <w:rPr>
              <w:rFonts w:ascii="Calibri" w:hAnsi="Calibri"/>
              <w:i/>
              <w:rPrChange w:id="10823" w:author="Tre" w:date="2012-11-19T09:06:00Z">
                <w:rPr>
                  <w:rFonts w:ascii="Calibri" w:hAnsi="Calibri"/>
                  <w:i/>
                  <w:color w:val="0000FF"/>
                  <w:sz w:val="20"/>
                  <w:szCs w:val="20"/>
                  <w:u w:val="single"/>
                </w:rPr>
              </w:rPrChange>
            </w:rPr>
            <w:delText xml:space="preserve">), </w:delText>
          </w:r>
        </w:del>
        <w:r w:rsidRPr="00EE27B1">
          <w:rPr>
            <w:rFonts w:ascii="Calibri" w:hAnsi="Calibri"/>
            <w:i/>
            <w:rPrChange w:id="10824" w:author="Tre" w:date="2012-11-19T09:06:00Z">
              <w:rPr>
                <w:rFonts w:ascii="Calibri" w:hAnsi="Calibri"/>
                <w:i/>
                <w:color w:val="0000FF"/>
                <w:sz w:val="20"/>
                <w:szCs w:val="20"/>
                <w:u w:val="single"/>
              </w:rPr>
            </w:rPrChange>
          </w:rPr>
          <w:t>Damage (</w:t>
        </w:r>
        <w:r w:rsidRPr="00EE27B1">
          <w:rPr>
            <w:rFonts w:ascii="Calibri" w:hAnsi="Calibri"/>
            <w:i/>
            <w:rPrChange w:id="10825" w:author="Tre" w:date="2012-11-19T09:06:00Z">
              <w:rPr>
                <w:rFonts w:ascii="Calibri" w:hAnsi="Calibri"/>
                <w:i/>
                <w:color w:val="0000FF"/>
                <w:sz w:val="20"/>
                <w:szCs w:val="20"/>
                <w:u w:val="single"/>
              </w:rPr>
            </w:rPrChange>
          </w:rPr>
          <w:fldChar w:fldCharType="begin"/>
        </w:r>
        <w:r w:rsidRPr="00EE27B1">
          <w:rPr>
            <w:rFonts w:ascii="Calibri" w:hAnsi="Calibri"/>
            <w:i/>
            <w:rPrChange w:id="10826"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827" w:author="Tre" w:date="2012-11-19T09:06:00Z">
              <w:rPr>
                <w:rFonts w:ascii="Calibri" w:hAnsi="Calibri"/>
                <w:i/>
                <w:color w:val="0000FF"/>
                <w:sz w:val="20"/>
                <w:szCs w:val="20"/>
                <w:u w:val="single"/>
              </w:rPr>
            </w:rPrChange>
          </w:rPr>
          <w:fldChar w:fldCharType="separate"/>
        </w:r>
        <w:r w:rsidRPr="00EE27B1">
          <w:rPr>
            <w:rFonts w:ascii="Calibri" w:hAnsi="Calibri"/>
            <w:i/>
            <w:noProof/>
            <w:rPrChange w:id="10828" w:author="Tre" w:date="2012-11-19T09:06:00Z">
              <w:rPr>
                <w:rFonts w:ascii="Calibri" w:hAnsi="Calibri"/>
                <w:i/>
                <w:noProof/>
                <w:color w:val="0000FF"/>
                <w:sz w:val="20"/>
                <w:szCs w:val="20"/>
                <w:u w:val="single"/>
              </w:rPr>
            </w:rPrChange>
          </w:rPr>
          <w:t>2</w:t>
        </w:r>
        <w:r w:rsidRPr="00EE27B1">
          <w:rPr>
            <w:rFonts w:ascii="Calibri" w:hAnsi="Calibri"/>
            <w:i/>
            <w:rPrChange w:id="10829" w:author="Tre" w:date="2012-11-19T09:06:00Z">
              <w:rPr>
                <w:rFonts w:ascii="Calibri" w:hAnsi="Calibri"/>
                <w:i/>
                <w:color w:val="0000FF"/>
                <w:sz w:val="20"/>
                <w:szCs w:val="20"/>
                <w:u w:val="single"/>
              </w:rPr>
            </w:rPrChange>
          </w:rPr>
          <w:fldChar w:fldCharType="end"/>
        </w:r>
        <w:r w:rsidRPr="00EE27B1">
          <w:rPr>
            <w:rFonts w:ascii="Calibri" w:hAnsi="Calibri"/>
            <w:i/>
            <w:rPrChange w:id="10830" w:author="Tre" w:date="2012-11-19T09:06:00Z">
              <w:rPr>
                <w:rFonts w:ascii="Calibri" w:hAnsi="Calibri"/>
                <w:i/>
                <w:color w:val="0000FF"/>
                <w:sz w:val="20"/>
                <w:szCs w:val="20"/>
                <w:u w:val="single"/>
              </w:rPr>
            </w:rPrChange>
          </w:rPr>
          <w:t>)]</w:t>
        </w:r>
      </w:ins>
    </w:p>
    <w:p w:rsidR="00381476" w:rsidRPr="000B0456" w:rsidRDefault="00EE27B1" w:rsidP="00381476">
      <w:pPr>
        <w:jc w:val="both"/>
        <w:rPr>
          <w:ins w:id="10831" w:author="frontdesk" w:date="2012-11-16T12:51:00Z"/>
          <w:rFonts w:ascii="Calibri" w:hAnsi="Calibri"/>
          <w:rPrChange w:id="10832" w:author="Tre" w:date="2012-11-19T09:06:00Z">
            <w:rPr>
              <w:ins w:id="10833" w:author="frontdesk" w:date="2012-11-16T12:51:00Z"/>
              <w:rFonts w:ascii="Calibri" w:hAnsi="Calibri"/>
              <w:sz w:val="20"/>
              <w:szCs w:val="20"/>
            </w:rPr>
          </w:rPrChange>
        </w:rPr>
      </w:pPr>
      <w:ins w:id="10834" w:author="frontdesk" w:date="2012-11-16T12:51:00Z">
        <w:r w:rsidRPr="00EE27B1">
          <w:rPr>
            <w:rFonts w:ascii="Calibri" w:hAnsi="Calibri"/>
            <w:rPrChange w:id="10835" w:author="Tre" w:date="2012-11-19T09:06:00Z">
              <w:rPr>
                <w:rFonts w:ascii="Calibri" w:hAnsi="Calibri"/>
                <w:color w:val="0000FF"/>
                <w:sz w:val="20"/>
                <w:szCs w:val="20"/>
                <w:u w:val="single"/>
              </w:rPr>
            </w:rPrChange>
          </w:rPr>
          <w:fldChar w:fldCharType="begin"/>
        </w:r>
        <w:r w:rsidRPr="00EE27B1">
          <w:rPr>
            <w:rFonts w:ascii="Calibri" w:hAnsi="Calibri"/>
            <w:rPrChange w:id="10836"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837" w:author="Tre" w:date="2012-11-19T09:06:00Z">
              <w:rPr>
                <w:rFonts w:ascii="Calibri" w:hAnsi="Calibri"/>
                <w:color w:val="0000FF"/>
                <w:sz w:val="20"/>
                <w:szCs w:val="20"/>
                <w:u w:val="single"/>
              </w:rPr>
            </w:rPrChange>
          </w:rPr>
          <w:fldChar w:fldCharType="separate"/>
        </w:r>
        <w:r w:rsidRPr="00EE27B1">
          <w:rPr>
            <w:rFonts w:ascii="Calibri" w:hAnsi="Calibri"/>
            <w:noProof/>
            <w:rPrChange w:id="10838" w:author="Tre" w:date="2012-11-19T09:06:00Z">
              <w:rPr>
                <w:rFonts w:ascii="Calibri" w:hAnsi="Calibri"/>
                <w:noProof/>
                <w:color w:val="0000FF"/>
                <w:sz w:val="20"/>
                <w:szCs w:val="20"/>
                <w:u w:val="single"/>
              </w:rPr>
            </w:rPrChange>
          </w:rPr>
          <w:t>Rifles that shoot laser beams and are able to put holes in people and objects. These lasers run on small fuel cells that need an hour to fully recharge. The rifle has a 100 shots capacity, with a gauge that shows the shooter how many shots are left in the rifle. Laser rifles make a noticeable noise when they are fired. The laser sounds like someone pounding on sheet metal with a metal mallet.</w:t>
        </w:r>
        <w:r w:rsidRPr="00EE27B1">
          <w:rPr>
            <w:rFonts w:ascii="Calibri" w:hAnsi="Calibri"/>
            <w:rPrChange w:id="10839" w:author="Tre" w:date="2012-11-19T09:06:00Z">
              <w:rPr>
                <w:rFonts w:ascii="Calibri" w:hAnsi="Calibri"/>
                <w:color w:val="0000FF"/>
                <w:sz w:val="20"/>
                <w:szCs w:val="20"/>
                <w:u w:val="single"/>
              </w:rPr>
            </w:rPrChange>
          </w:rPr>
          <w:fldChar w:fldCharType="end"/>
        </w:r>
        <w:r w:rsidRPr="00EE27B1">
          <w:rPr>
            <w:rFonts w:ascii="Calibri" w:hAnsi="Calibri"/>
            <w:rPrChange w:id="10840" w:author="Tre" w:date="2012-11-19T09:06:00Z">
              <w:rPr>
                <w:rFonts w:ascii="Calibri" w:hAnsi="Calibri"/>
                <w:color w:val="0000FF"/>
                <w:sz w:val="20"/>
                <w:szCs w:val="20"/>
                <w:u w:val="single"/>
              </w:rPr>
            </w:rPrChange>
          </w:rPr>
          <w:fldChar w:fldCharType="begin"/>
        </w:r>
        <w:r w:rsidRPr="00EE27B1">
          <w:rPr>
            <w:rFonts w:ascii="Calibri" w:hAnsi="Calibri"/>
            <w:rPrChange w:id="10841"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842"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843" w:author="frontdesk" w:date="2012-11-16T12:51:00Z"/>
        </w:rPr>
      </w:pPr>
    </w:p>
    <w:p w:rsidR="00381476" w:rsidRPr="000B0456" w:rsidRDefault="00EE27B1" w:rsidP="00381476">
      <w:pPr>
        <w:jc w:val="both"/>
        <w:rPr>
          <w:ins w:id="10844" w:author="frontdesk" w:date="2012-11-16T12:51:00Z"/>
          <w:rFonts w:ascii="Calibri" w:hAnsi="Calibri"/>
          <w:b/>
          <w:rPrChange w:id="10845" w:author="Tre" w:date="2012-11-19T09:06:00Z">
            <w:rPr>
              <w:ins w:id="10846" w:author="frontdesk" w:date="2012-11-16T12:51:00Z"/>
              <w:rFonts w:ascii="Calibri" w:hAnsi="Calibri"/>
              <w:b/>
              <w:sz w:val="22"/>
              <w:szCs w:val="22"/>
            </w:rPr>
          </w:rPrChange>
        </w:rPr>
      </w:pPr>
      <w:ins w:id="10847" w:author="frontdesk" w:date="2012-11-16T12:51:00Z">
        <w:r w:rsidRPr="00EE27B1">
          <w:rPr>
            <w:rFonts w:ascii="Calibri" w:hAnsi="Calibri"/>
            <w:b/>
            <w:rPrChange w:id="10848" w:author="Tre" w:date="2012-11-19T09:06:00Z">
              <w:rPr>
                <w:rFonts w:ascii="Calibri" w:hAnsi="Calibri"/>
                <w:b/>
                <w:color w:val="0000FF"/>
                <w:sz w:val="22"/>
                <w:szCs w:val="22"/>
                <w:u w:val="single"/>
              </w:rPr>
            </w:rPrChange>
          </w:rPr>
          <w:fldChar w:fldCharType="begin"/>
        </w:r>
        <w:r w:rsidRPr="00EE27B1">
          <w:rPr>
            <w:rFonts w:ascii="Calibri" w:hAnsi="Calibri"/>
            <w:b/>
            <w:rPrChange w:id="10849"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850" w:author="Tre" w:date="2012-11-19T09:06:00Z">
              <w:rPr>
                <w:rFonts w:ascii="Calibri" w:hAnsi="Calibri"/>
                <w:b/>
                <w:color w:val="0000FF"/>
                <w:sz w:val="22"/>
                <w:szCs w:val="22"/>
                <w:u w:val="single"/>
              </w:rPr>
            </w:rPrChange>
          </w:rPr>
          <w:fldChar w:fldCharType="separate"/>
        </w:r>
        <w:r w:rsidRPr="00EE27B1">
          <w:rPr>
            <w:rFonts w:ascii="Calibri" w:hAnsi="Calibri"/>
            <w:b/>
            <w:noProof/>
            <w:rPrChange w:id="10851" w:author="Tre" w:date="2012-11-19T09:06:00Z">
              <w:rPr>
                <w:rFonts w:ascii="Calibri" w:hAnsi="Calibri"/>
                <w:b/>
                <w:noProof/>
                <w:color w:val="0000FF"/>
                <w:sz w:val="22"/>
                <w:szCs w:val="22"/>
                <w:u w:val="single"/>
              </w:rPr>
            </w:rPrChange>
          </w:rPr>
          <w:t>Net Gun</w:t>
        </w:r>
        <w:r w:rsidRPr="00EE27B1">
          <w:rPr>
            <w:rFonts w:ascii="Calibri" w:hAnsi="Calibri"/>
            <w:b/>
            <w:rPrChange w:id="10852"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853" w:author="frontdesk" w:date="2012-11-16T12:51:00Z"/>
          <w:rFonts w:ascii="Calibri" w:hAnsi="Calibri"/>
          <w:i/>
          <w:rPrChange w:id="10854" w:author="Tre" w:date="2012-11-19T09:06:00Z">
            <w:rPr>
              <w:ins w:id="10855" w:author="frontdesk" w:date="2012-11-16T12:51:00Z"/>
              <w:rFonts w:ascii="Calibri" w:hAnsi="Calibri"/>
              <w:i/>
              <w:sz w:val="20"/>
              <w:szCs w:val="20"/>
            </w:rPr>
          </w:rPrChange>
        </w:rPr>
      </w:pPr>
      <w:ins w:id="10856" w:author="frontdesk" w:date="2012-11-16T12:51:00Z">
        <w:r w:rsidRPr="00EE27B1">
          <w:rPr>
            <w:rFonts w:ascii="Calibri" w:hAnsi="Calibri"/>
            <w:i/>
            <w:rPrChange w:id="10857" w:author="Tre" w:date="2012-11-19T09:06:00Z">
              <w:rPr>
                <w:rFonts w:ascii="Calibri" w:hAnsi="Calibri"/>
                <w:i/>
                <w:color w:val="0000FF"/>
                <w:sz w:val="20"/>
                <w:szCs w:val="20"/>
                <w:u w:val="single"/>
              </w:rPr>
            </w:rPrChange>
          </w:rPr>
          <w:t>[Type (</w:t>
        </w:r>
        <w:r w:rsidRPr="00EE27B1">
          <w:rPr>
            <w:rFonts w:ascii="Calibri" w:hAnsi="Calibri"/>
            <w:i/>
            <w:rPrChange w:id="10858" w:author="Tre" w:date="2012-11-19T09:06:00Z">
              <w:rPr>
                <w:rFonts w:ascii="Calibri" w:hAnsi="Calibri"/>
                <w:i/>
                <w:color w:val="0000FF"/>
                <w:sz w:val="20"/>
                <w:szCs w:val="20"/>
                <w:u w:val="single"/>
              </w:rPr>
            </w:rPrChange>
          </w:rPr>
          <w:fldChar w:fldCharType="begin"/>
        </w:r>
        <w:r w:rsidRPr="00EE27B1">
          <w:rPr>
            <w:rFonts w:ascii="Calibri" w:hAnsi="Calibri"/>
            <w:i/>
            <w:rPrChange w:id="10859"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860" w:author="Tre" w:date="2012-11-19T09:06:00Z">
              <w:rPr>
                <w:rFonts w:ascii="Calibri" w:hAnsi="Calibri"/>
                <w:i/>
                <w:color w:val="0000FF"/>
                <w:sz w:val="20"/>
                <w:szCs w:val="20"/>
                <w:u w:val="single"/>
              </w:rPr>
            </w:rPrChange>
          </w:rPr>
          <w:fldChar w:fldCharType="separate"/>
        </w:r>
        <w:r w:rsidRPr="00EE27B1">
          <w:rPr>
            <w:rFonts w:ascii="Calibri" w:hAnsi="Calibri"/>
            <w:i/>
            <w:noProof/>
            <w:rPrChange w:id="10861" w:author="Tre" w:date="2012-11-19T09:06:00Z">
              <w:rPr>
                <w:rFonts w:ascii="Calibri" w:hAnsi="Calibri"/>
                <w:i/>
                <w:noProof/>
                <w:color w:val="0000FF"/>
                <w:sz w:val="20"/>
                <w:szCs w:val="20"/>
                <w:u w:val="single"/>
              </w:rPr>
            </w:rPrChange>
          </w:rPr>
          <w:t>Sci Fi</w:t>
        </w:r>
        <w:r w:rsidRPr="00EE27B1">
          <w:rPr>
            <w:rFonts w:ascii="Calibri" w:hAnsi="Calibri"/>
            <w:i/>
            <w:rPrChange w:id="10862" w:author="Tre" w:date="2012-11-19T09:06:00Z">
              <w:rPr>
                <w:rFonts w:ascii="Calibri" w:hAnsi="Calibri"/>
                <w:i/>
                <w:color w:val="0000FF"/>
                <w:sz w:val="20"/>
                <w:szCs w:val="20"/>
                <w:u w:val="single"/>
              </w:rPr>
            </w:rPrChange>
          </w:rPr>
          <w:fldChar w:fldCharType="end"/>
        </w:r>
        <w:r w:rsidRPr="00EE27B1">
          <w:rPr>
            <w:rFonts w:ascii="Calibri" w:hAnsi="Calibri"/>
            <w:i/>
            <w:rPrChange w:id="10863" w:author="Tre" w:date="2012-11-19T09:06:00Z">
              <w:rPr>
                <w:rFonts w:ascii="Calibri" w:hAnsi="Calibri"/>
                <w:i/>
                <w:color w:val="0000FF"/>
                <w:sz w:val="20"/>
                <w:szCs w:val="20"/>
                <w:u w:val="single"/>
              </w:rPr>
            </w:rPrChange>
          </w:rPr>
          <w:t>), Rate (</w:t>
        </w:r>
        <w:r w:rsidRPr="00EE27B1">
          <w:rPr>
            <w:rFonts w:ascii="Calibri" w:hAnsi="Calibri"/>
            <w:i/>
            <w:rPrChange w:id="10864" w:author="Tre" w:date="2012-11-19T09:06:00Z">
              <w:rPr>
                <w:rFonts w:ascii="Calibri" w:hAnsi="Calibri"/>
                <w:i/>
                <w:color w:val="0000FF"/>
                <w:sz w:val="20"/>
                <w:szCs w:val="20"/>
                <w:u w:val="single"/>
              </w:rPr>
            </w:rPrChange>
          </w:rPr>
          <w:fldChar w:fldCharType="begin"/>
        </w:r>
        <w:r w:rsidRPr="00EE27B1">
          <w:rPr>
            <w:rFonts w:ascii="Calibri" w:hAnsi="Calibri"/>
            <w:i/>
            <w:rPrChange w:id="10865"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866" w:author="Tre" w:date="2012-11-19T09:06:00Z">
              <w:rPr>
                <w:rFonts w:ascii="Calibri" w:hAnsi="Calibri"/>
                <w:i/>
                <w:color w:val="0000FF"/>
                <w:sz w:val="20"/>
                <w:szCs w:val="20"/>
                <w:u w:val="single"/>
              </w:rPr>
            </w:rPrChange>
          </w:rPr>
          <w:fldChar w:fldCharType="separate"/>
        </w:r>
        <w:r w:rsidRPr="00EE27B1">
          <w:rPr>
            <w:rFonts w:ascii="Calibri" w:hAnsi="Calibri"/>
            <w:i/>
            <w:noProof/>
            <w:rPrChange w:id="10867" w:author="Tre" w:date="2012-11-19T09:06:00Z">
              <w:rPr>
                <w:rFonts w:ascii="Calibri" w:hAnsi="Calibri"/>
                <w:i/>
                <w:noProof/>
                <w:color w:val="0000FF"/>
                <w:sz w:val="20"/>
                <w:szCs w:val="20"/>
                <w:u w:val="single"/>
              </w:rPr>
            </w:rPrChange>
          </w:rPr>
          <w:t>Single Shot</w:t>
        </w:r>
        <w:r w:rsidRPr="00EE27B1">
          <w:rPr>
            <w:rFonts w:ascii="Calibri" w:hAnsi="Calibri"/>
            <w:i/>
            <w:rPrChange w:id="10868" w:author="Tre" w:date="2012-11-19T09:06:00Z">
              <w:rPr>
                <w:rFonts w:ascii="Calibri" w:hAnsi="Calibri"/>
                <w:i/>
                <w:color w:val="0000FF"/>
                <w:sz w:val="20"/>
                <w:szCs w:val="20"/>
                <w:u w:val="single"/>
              </w:rPr>
            </w:rPrChange>
          </w:rPr>
          <w:fldChar w:fldCharType="end"/>
        </w:r>
        <w:r w:rsidRPr="00EE27B1">
          <w:rPr>
            <w:rFonts w:ascii="Calibri" w:hAnsi="Calibri"/>
            <w:i/>
            <w:rPrChange w:id="10869" w:author="Tre" w:date="2012-11-19T09:06:00Z">
              <w:rPr>
                <w:rFonts w:ascii="Calibri" w:hAnsi="Calibri"/>
                <w:i/>
                <w:color w:val="0000FF"/>
                <w:sz w:val="20"/>
                <w:szCs w:val="20"/>
                <w:u w:val="single"/>
              </w:rPr>
            </w:rPrChange>
          </w:rPr>
          <w:t>), Ammo (</w:t>
        </w:r>
        <w:r w:rsidRPr="00EE27B1">
          <w:rPr>
            <w:rFonts w:ascii="Calibri" w:hAnsi="Calibri"/>
            <w:i/>
            <w:rPrChange w:id="10870" w:author="Tre" w:date="2012-11-19T09:06:00Z">
              <w:rPr>
                <w:rFonts w:ascii="Calibri" w:hAnsi="Calibri"/>
                <w:i/>
                <w:color w:val="0000FF"/>
                <w:sz w:val="20"/>
                <w:szCs w:val="20"/>
                <w:u w:val="single"/>
              </w:rPr>
            </w:rPrChange>
          </w:rPr>
          <w:fldChar w:fldCharType="begin"/>
        </w:r>
        <w:r w:rsidRPr="00EE27B1">
          <w:rPr>
            <w:rFonts w:ascii="Calibri" w:hAnsi="Calibri"/>
            <w:i/>
            <w:rPrChange w:id="10871"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872" w:author="Tre" w:date="2012-11-19T09:06:00Z">
              <w:rPr>
                <w:rFonts w:ascii="Calibri" w:hAnsi="Calibri"/>
                <w:i/>
                <w:color w:val="0000FF"/>
                <w:sz w:val="20"/>
                <w:szCs w:val="20"/>
                <w:u w:val="single"/>
              </w:rPr>
            </w:rPrChange>
          </w:rPr>
          <w:fldChar w:fldCharType="separate"/>
        </w:r>
        <w:r w:rsidRPr="00EE27B1">
          <w:rPr>
            <w:rFonts w:ascii="Calibri" w:hAnsi="Calibri"/>
            <w:i/>
            <w:noProof/>
            <w:rPrChange w:id="10873" w:author="Tre" w:date="2012-11-19T09:06:00Z">
              <w:rPr>
                <w:rFonts w:ascii="Calibri" w:hAnsi="Calibri"/>
                <w:i/>
                <w:noProof/>
                <w:color w:val="0000FF"/>
                <w:sz w:val="20"/>
                <w:szCs w:val="20"/>
                <w:u w:val="single"/>
              </w:rPr>
            </w:rPrChange>
          </w:rPr>
          <w:t>Clip 5</w:t>
        </w:r>
        <w:r w:rsidRPr="00EE27B1">
          <w:rPr>
            <w:rFonts w:ascii="Calibri" w:hAnsi="Calibri"/>
            <w:i/>
            <w:rPrChange w:id="10874" w:author="Tre" w:date="2012-11-19T09:06:00Z">
              <w:rPr>
                <w:rFonts w:ascii="Calibri" w:hAnsi="Calibri"/>
                <w:i/>
                <w:color w:val="0000FF"/>
                <w:sz w:val="20"/>
                <w:szCs w:val="20"/>
                <w:u w:val="single"/>
              </w:rPr>
            </w:rPrChange>
          </w:rPr>
          <w:fldChar w:fldCharType="end"/>
        </w:r>
        <w:r w:rsidRPr="00EE27B1">
          <w:rPr>
            <w:rFonts w:ascii="Calibri" w:hAnsi="Calibri"/>
            <w:i/>
            <w:rPrChange w:id="10875" w:author="Tre" w:date="2012-11-19T09:06:00Z">
              <w:rPr>
                <w:rFonts w:ascii="Calibri" w:hAnsi="Calibri"/>
                <w:i/>
                <w:color w:val="0000FF"/>
                <w:sz w:val="20"/>
                <w:szCs w:val="20"/>
                <w:u w:val="single"/>
              </w:rPr>
            </w:rPrChange>
          </w:rPr>
          <w:t xml:space="preserve">), </w:t>
        </w:r>
        <w:del w:id="10876" w:author="Tre" w:date="2012-11-19T09:43:00Z">
          <w:r w:rsidRPr="00EE27B1">
            <w:rPr>
              <w:rFonts w:ascii="Calibri" w:hAnsi="Calibri"/>
              <w:i/>
              <w:rPrChange w:id="10877" w:author="Tre" w:date="2012-11-19T09:06:00Z">
                <w:rPr>
                  <w:rFonts w:ascii="Calibri" w:hAnsi="Calibri"/>
                  <w:i/>
                  <w:color w:val="0000FF"/>
                  <w:sz w:val="20"/>
                  <w:szCs w:val="20"/>
                  <w:u w:val="single"/>
                </w:rPr>
              </w:rPrChange>
            </w:rPr>
            <w:delText>Range (</w:delText>
          </w:r>
          <w:r w:rsidRPr="00EE27B1" w:rsidDel="00006295">
            <w:rPr>
              <w:rFonts w:ascii="Calibri" w:hAnsi="Calibri"/>
              <w:i/>
              <w:rPrChange w:id="10878" w:author="Tre" w:date="2012-11-19T09:06:00Z">
                <w:rPr>
                  <w:rFonts w:ascii="Calibri" w:hAnsi="Calibri"/>
                  <w:i/>
                  <w:color w:val="0000FF"/>
                  <w:sz w:val="20"/>
                  <w:szCs w:val="20"/>
                  <w:u w:val="single"/>
                </w:rPr>
              </w:rPrChange>
            </w:rPr>
            <w:fldChar w:fldCharType="begin"/>
          </w:r>
          <w:r w:rsidRPr="00EE27B1">
            <w:rPr>
              <w:rFonts w:ascii="Calibri" w:hAnsi="Calibri"/>
              <w:i/>
              <w:rPrChange w:id="10879"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0880" w:author="Tre" w:date="2012-11-19T09:06:00Z">
                <w:rPr>
                  <w:rFonts w:ascii="Calibri" w:hAnsi="Calibri"/>
                  <w:i/>
                  <w:color w:val="0000FF"/>
                  <w:sz w:val="20"/>
                  <w:szCs w:val="20"/>
                  <w:u w:val="single"/>
                </w:rPr>
              </w:rPrChange>
            </w:rPr>
            <w:fldChar w:fldCharType="end"/>
          </w:r>
          <w:r w:rsidRPr="00EE27B1">
            <w:rPr>
              <w:rFonts w:ascii="Calibri" w:hAnsi="Calibri"/>
              <w:i/>
              <w:rPrChange w:id="10881" w:author="Tre" w:date="2012-11-19T09:06:00Z">
                <w:rPr>
                  <w:rFonts w:ascii="Calibri" w:hAnsi="Calibri"/>
                  <w:i/>
                  <w:color w:val="0000FF"/>
                  <w:sz w:val="20"/>
                  <w:szCs w:val="20"/>
                  <w:u w:val="single"/>
                </w:rPr>
              </w:rPrChange>
            </w:rPr>
            <w:delText xml:space="preserve">), </w:delText>
          </w:r>
        </w:del>
        <w:r w:rsidRPr="00EE27B1">
          <w:rPr>
            <w:rFonts w:ascii="Calibri" w:hAnsi="Calibri"/>
            <w:i/>
            <w:rPrChange w:id="10882" w:author="Tre" w:date="2012-11-19T09:06:00Z">
              <w:rPr>
                <w:rFonts w:ascii="Calibri" w:hAnsi="Calibri"/>
                <w:i/>
                <w:color w:val="0000FF"/>
                <w:sz w:val="20"/>
                <w:szCs w:val="20"/>
                <w:u w:val="single"/>
              </w:rPr>
            </w:rPrChange>
          </w:rPr>
          <w:t>Damage (</w:t>
        </w:r>
        <w:r w:rsidRPr="00EE27B1">
          <w:rPr>
            <w:rFonts w:ascii="Calibri" w:hAnsi="Calibri"/>
            <w:i/>
            <w:rPrChange w:id="10883" w:author="Tre" w:date="2012-11-19T09:06:00Z">
              <w:rPr>
                <w:rFonts w:ascii="Calibri" w:hAnsi="Calibri"/>
                <w:i/>
                <w:color w:val="0000FF"/>
                <w:sz w:val="20"/>
                <w:szCs w:val="20"/>
                <w:u w:val="single"/>
              </w:rPr>
            </w:rPrChange>
          </w:rPr>
          <w:fldChar w:fldCharType="begin"/>
        </w:r>
        <w:r w:rsidRPr="00EE27B1">
          <w:rPr>
            <w:rFonts w:ascii="Calibri" w:hAnsi="Calibri"/>
            <w:i/>
            <w:rPrChange w:id="10884"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885" w:author="Tre" w:date="2012-11-19T09:06:00Z">
              <w:rPr>
                <w:rFonts w:ascii="Calibri" w:hAnsi="Calibri"/>
                <w:i/>
                <w:color w:val="0000FF"/>
                <w:sz w:val="20"/>
                <w:szCs w:val="20"/>
                <w:u w:val="single"/>
              </w:rPr>
            </w:rPrChange>
          </w:rPr>
          <w:fldChar w:fldCharType="separate"/>
        </w:r>
        <w:r w:rsidRPr="00EE27B1">
          <w:rPr>
            <w:rFonts w:ascii="Calibri" w:hAnsi="Calibri"/>
            <w:i/>
            <w:noProof/>
            <w:rPrChange w:id="10886" w:author="Tre" w:date="2012-11-19T09:06:00Z">
              <w:rPr>
                <w:rFonts w:ascii="Calibri" w:hAnsi="Calibri"/>
                <w:i/>
                <w:noProof/>
                <w:color w:val="0000FF"/>
                <w:sz w:val="20"/>
                <w:szCs w:val="20"/>
                <w:u w:val="single"/>
              </w:rPr>
            </w:rPrChange>
          </w:rPr>
          <w:t>-</w:t>
        </w:r>
        <w:r w:rsidRPr="00EE27B1">
          <w:rPr>
            <w:rFonts w:ascii="Calibri" w:hAnsi="Calibri"/>
            <w:i/>
            <w:rPrChange w:id="10887" w:author="Tre" w:date="2012-11-19T09:06:00Z">
              <w:rPr>
                <w:rFonts w:ascii="Calibri" w:hAnsi="Calibri"/>
                <w:i/>
                <w:color w:val="0000FF"/>
                <w:sz w:val="20"/>
                <w:szCs w:val="20"/>
                <w:u w:val="single"/>
              </w:rPr>
            </w:rPrChange>
          </w:rPr>
          <w:fldChar w:fldCharType="end"/>
        </w:r>
        <w:r w:rsidRPr="00EE27B1">
          <w:rPr>
            <w:rFonts w:ascii="Calibri" w:hAnsi="Calibri"/>
            <w:i/>
            <w:rPrChange w:id="10888" w:author="Tre" w:date="2012-11-19T09:06:00Z">
              <w:rPr>
                <w:rFonts w:ascii="Calibri" w:hAnsi="Calibri"/>
                <w:i/>
                <w:color w:val="0000FF"/>
                <w:sz w:val="20"/>
                <w:szCs w:val="20"/>
                <w:u w:val="single"/>
              </w:rPr>
            </w:rPrChange>
          </w:rPr>
          <w:t>)]</w:t>
        </w:r>
      </w:ins>
    </w:p>
    <w:p w:rsidR="00381476" w:rsidRPr="000B0456" w:rsidRDefault="00EE27B1" w:rsidP="00381476">
      <w:pPr>
        <w:jc w:val="both"/>
        <w:rPr>
          <w:ins w:id="10889" w:author="frontdesk" w:date="2012-11-16T12:51:00Z"/>
          <w:rFonts w:ascii="Calibri" w:hAnsi="Calibri"/>
          <w:rPrChange w:id="10890" w:author="Tre" w:date="2012-11-19T09:06:00Z">
            <w:rPr>
              <w:ins w:id="10891" w:author="frontdesk" w:date="2012-11-16T12:51:00Z"/>
              <w:rFonts w:ascii="Calibri" w:hAnsi="Calibri"/>
              <w:sz w:val="20"/>
              <w:szCs w:val="20"/>
            </w:rPr>
          </w:rPrChange>
        </w:rPr>
      </w:pPr>
      <w:ins w:id="10892" w:author="frontdesk" w:date="2012-11-16T12:51:00Z">
        <w:r w:rsidRPr="00EE27B1">
          <w:rPr>
            <w:rFonts w:ascii="Calibri" w:hAnsi="Calibri"/>
            <w:rPrChange w:id="10893" w:author="Tre" w:date="2012-11-19T09:06:00Z">
              <w:rPr>
                <w:rFonts w:ascii="Calibri" w:hAnsi="Calibri"/>
                <w:color w:val="0000FF"/>
                <w:sz w:val="20"/>
                <w:szCs w:val="20"/>
                <w:u w:val="single"/>
              </w:rPr>
            </w:rPrChange>
          </w:rPr>
          <w:fldChar w:fldCharType="begin"/>
        </w:r>
        <w:r w:rsidRPr="00EE27B1">
          <w:rPr>
            <w:rFonts w:ascii="Calibri" w:hAnsi="Calibri"/>
            <w:rPrChange w:id="10894"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895" w:author="Tre" w:date="2012-11-19T09:06:00Z">
              <w:rPr>
                <w:rFonts w:ascii="Calibri" w:hAnsi="Calibri"/>
                <w:color w:val="0000FF"/>
                <w:sz w:val="20"/>
                <w:szCs w:val="20"/>
                <w:u w:val="single"/>
              </w:rPr>
            </w:rPrChange>
          </w:rPr>
          <w:fldChar w:fldCharType="separate"/>
        </w:r>
        <w:r w:rsidRPr="00EE27B1">
          <w:rPr>
            <w:rFonts w:ascii="Calibri" w:hAnsi="Calibri"/>
            <w:noProof/>
            <w:rPrChange w:id="10896" w:author="Tre" w:date="2012-11-19T09:06:00Z">
              <w:rPr>
                <w:rFonts w:ascii="Calibri" w:hAnsi="Calibri"/>
                <w:noProof/>
                <w:color w:val="0000FF"/>
                <w:sz w:val="20"/>
                <w:szCs w:val="20"/>
                <w:u w:val="single"/>
              </w:rPr>
            </w:rPrChange>
          </w:rPr>
          <w:t>Steel mesh nets used to ensnare people, propelled from a gun. It can load 13 nets at a time. The nets are in small 1-inch thick shells that are loaded into a shotgun style weapon.</w:t>
        </w:r>
        <w:r w:rsidRPr="00EE27B1">
          <w:rPr>
            <w:rFonts w:ascii="Calibri" w:hAnsi="Calibri"/>
            <w:rPrChange w:id="10897" w:author="Tre" w:date="2012-11-19T09:06:00Z">
              <w:rPr>
                <w:rFonts w:ascii="Calibri" w:hAnsi="Calibri"/>
                <w:color w:val="0000FF"/>
                <w:sz w:val="20"/>
                <w:szCs w:val="20"/>
                <w:u w:val="single"/>
              </w:rPr>
            </w:rPrChange>
          </w:rPr>
          <w:fldChar w:fldCharType="end"/>
        </w:r>
        <w:r w:rsidRPr="00EE27B1">
          <w:rPr>
            <w:rFonts w:ascii="Calibri" w:hAnsi="Calibri"/>
            <w:rPrChange w:id="10898" w:author="Tre" w:date="2012-11-19T09:06:00Z">
              <w:rPr>
                <w:rFonts w:ascii="Calibri" w:hAnsi="Calibri"/>
                <w:color w:val="0000FF"/>
                <w:sz w:val="20"/>
                <w:szCs w:val="20"/>
                <w:u w:val="single"/>
              </w:rPr>
            </w:rPrChange>
          </w:rPr>
          <w:fldChar w:fldCharType="begin"/>
        </w:r>
        <w:r w:rsidRPr="00EE27B1">
          <w:rPr>
            <w:rFonts w:ascii="Calibri" w:hAnsi="Calibri"/>
            <w:rPrChange w:id="10899"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900"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901" w:author="frontdesk" w:date="2012-11-16T12:51:00Z"/>
        </w:rPr>
      </w:pPr>
    </w:p>
    <w:p w:rsidR="00381476" w:rsidRPr="000B0456" w:rsidRDefault="00EE27B1" w:rsidP="00381476">
      <w:pPr>
        <w:jc w:val="both"/>
        <w:rPr>
          <w:ins w:id="10902" w:author="frontdesk" w:date="2012-11-16T12:51:00Z"/>
          <w:rFonts w:ascii="Calibri" w:hAnsi="Calibri"/>
          <w:b/>
          <w:rPrChange w:id="10903" w:author="Tre" w:date="2012-11-19T09:06:00Z">
            <w:rPr>
              <w:ins w:id="10904" w:author="frontdesk" w:date="2012-11-16T12:51:00Z"/>
              <w:rFonts w:ascii="Calibri" w:hAnsi="Calibri"/>
              <w:b/>
              <w:sz w:val="22"/>
              <w:szCs w:val="22"/>
            </w:rPr>
          </w:rPrChange>
        </w:rPr>
      </w:pPr>
      <w:ins w:id="10905" w:author="frontdesk" w:date="2012-11-16T12:51:00Z">
        <w:r w:rsidRPr="00EE27B1">
          <w:rPr>
            <w:rFonts w:ascii="Calibri" w:hAnsi="Calibri"/>
            <w:b/>
            <w:rPrChange w:id="10906" w:author="Tre" w:date="2012-11-19T09:06:00Z">
              <w:rPr>
                <w:rFonts w:ascii="Calibri" w:hAnsi="Calibri"/>
                <w:b/>
                <w:color w:val="0000FF"/>
                <w:sz w:val="22"/>
                <w:szCs w:val="22"/>
                <w:u w:val="single"/>
              </w:rPr>
            </w:rPrChange>
          </w:rPr>
          <w:fldChar w:fldCharType="begin"/>
        </w:r>
        <w:r w:rsidRPr="00EE27B1">
          <w:rPr>
            <w:rFonts w:ascii="Calibri" w:hAnsi="Calibri"/>
            <w:b/>
            <w:rPrChange w:id="10907"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908" w:author="Tre" w:date="2012-11-19T09:06:00Z">
              <w:rPr>
                <w:rFonts w:ascii="Calibri" w:hAnsi="Calibri"/>
                <w:b/>
                <w:color w:val="0000FF"/>
                <w:sz w:val="22"/>
                <w:szCs w:val="22"/>
                <w:u w:val="single"/>
              </w:rPr>
            </w:rPrChange>
          </w:rPr>
          <w:fldChar w:fldCharType="separate"/>
        </w:r>
        <w:r w:rsidRPr="00EE27B1">
          <w:rPr>
            <w:rFonts w:ascii="Calibri" w:hAnsi="Calibri"/>
            <w:b/>
            <w:noProof/>
            <w:rPrChange w:id="10909" w:author="Tre" w:date="2012-11-19T09:06:00Z">
              <w:rPr>
                <w:rFonts w:ascii="Calibri" w:hAnsi="Calibri"/>
                <w:b/>
                <w:noProof/>
                <w:color w:val="0000FF"/>
                <w:sz w:val="22"/>
                <w:szCs w:val="22"/>
                <w:u w:val="single"/>
              </w:rPr>
            </w:rPrChange>
          </w:rPr>
          <w:t>Plasma Cannon</w:t>
        </w:r>
        <w:r w:rsidRPr="00EE27B1">
          <w:rPr>
            <w:rFonts w:ascii="Calibri" w:hAnsi="Calibri"/>
            <w:b/>
            <w:rPrChange w:id="10910"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911" w:author="frontdesk" w:date="2012-11-16T12:51:00Z"/>
          <w:rFonts w:ascii="Calibri" w:hAnsi="Calibri"/>
          <w:i/>
          <w:rPrChange w:id="10912" w:author="Tre" w:date="2012-11-19T09:06:00Z">
            <w:rPr>
              <w:ins w:id="10913" w:author="frontdesk" w:date="2012-11-16T12:51:00Z"/>
              <w:rFonts w:ascii="Calibri" w:hAnsi="Calibri"/>
              <w:i/>
              <w:sz w:val="20"/>
              <w:szCs w:val="20"/>
            </w:rPr>
          </w:rPrChange>
        </w:rPr>
      </w:pPr>
      <w:ins w:id="10914" w:author="frontdesk" w:date="2012-11-16T12:51:00Z">
        <w:r w:rsidRPr="00EE27B1">
          <w:rPr>
            <w:rFonts w:ascii="Calibri" w:hAnsi="Calibri"/>
            <w:i/>
            <w:rPrChange w:id="10915" w:author="Tre" w:date="2012-11-19T09:06:00Z">
              <w:rPr>
                <w:rFonts w:ascii="Calibri" w:hAnsi="Calibri"/>
                <w:i/>
                <w:color w:val="0000FF"/>
                <w:sz w:val="20"/>
                <w:szCs w:val="20"/>
                <w:u w:val="single"/>
              </w:rPr>
            </w:rPrChange>
          </w:rPr>
          <w:t>[Type (</w:t>
        </w:r>
        <w:r w:rsidRPr="00EE27B1">
          <w:rPr>
            <w:rFonts w:ascii="Calibri" w:hAnsi="Calibri"/>
            <w:i/>
            <w:rPrChange w:id="10916" w:author="Tre" w:date="2012-11-19T09:06:00Z">
              <w:rPr>
                <w:rFonts w:ascii="Calibri" w:hAnsi="Calibri"/>
                <w:i/>
                <w:color w:val="0000FF"/>
                <w:sz w:val="20"/>
                <w:szCs w:val="20"/>
                <w:u w:val="single"/>
              </w:rPr>
            </w:rPrChange>
          </w:rPr>
          <w:fldChar w:fldCharType="begin"/>
        </w:r>
        <w:r w:rsidRPr="00EE27B1">
          <w:rPr>
            <w:rFonts w:ascii="Calibri" w:hAnsi="Calibri"/>
            <w:i/>
            <w:rPrChange w:id="10917"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918" w:author="Tre" w:date="2012-11-19T09:06:00Z">
              <w:rPr>
                <w:rFonts w:ascii="Calibri" w:hAnsi="Calibri"/>
                <w:i/>
                <w:color w:val="0000FF"/>
                <w:sz w:val="20"/>
                <w:szCs w:val="20"/>
                <w:u w:val="single"/>
              </w:rPr>
            </w:rPrChange>
          </w:rPr>
          <w:fldChar w:fldCharType="separate"/>
        </w:r>
        <w:r w:rsidRPr="00EE27B1">
          <w:rPr>
            <w:rFonts w:ascii="Calibri" w:hAnsi="Calibri"/>
            <w:i/>
            <w:noProof/>
            <w:rPrChange w:id="10919" w:author="Tre" w:date="2012-11-19T09:06:00Z">
              <w:rPr>
                <w:rFonts w:ascii="Calibri" w:hAnsi="Calibri"/>
                <w:i/>
                <w:noProof/>
                <w:color w:val="0000FF"/>
                <w:sz w:val="20"/>
                <w:szCs w:val="20"/>
                <w:u w:val="single"/>
              </w:rPr>
            </w:rPrChange>
          </w:rPr>
          <w:t>Sci Fi</w:t>
        </w:r>
        <w:r w:rsidRPr="00EE27B1">
          <w:rPr>
            <w:rFonts w:ascii="Calibri" w:hAnsi="Calibri"/>
            <w:i/>
            <w:rPrChange w:id="10920" w:author="Tre" w:date="2012-11-19T09:06:00Z">
              <w:rPr>
                <w:rFonts w:ascii="Calibri" w:hAnsi="Calibri"/>
                <w:i/>
                <w:color w:val="0000FF"/>
                <w:sz w:val="20"/>
                <w:szCs w:val="20"/>
                <w:u w:val="single"/>
              </w:rPr>
            </w:rPrChange>
          </w:rPr>
          <w:fldChar w:fldCharType="end"/>
        </w:r>
        <w:r w:rsidRPr="00EE27B1">
          <w:rPr>
            <w:rFonts w:ascii="Calibri" w:hAnsi="Calibri"/>
            <w:i/>
            <w:rPrChange w:id="10921" w:author="Tre" w:date="2012-11-19T09:06:00Z">
              <w:rPr>
                <w:rFonts w:ascii="Calibri" w:hAnsi="Calibri"/>
                <w:i/>
                <w:color w:val="0000FF"/>
                <w:sz w:val="20"/>
                <w:szCs w:val="20"/>
                <w:u w:val="single"/>
              </w:rPr>
            </w:rPrChange>
          </w:rPr>
          <w:t>), Rate (</w:t>
        </w:r>
        <w:r w:rsidRPr="00EE27B1">
          <w:rPr>
            <w:rFonts w:ascii="Calibri" w:hAnsi="Calibri"/>
            <w:i/>
            <w:rPrChange w:id="10922" w:author="Tre" w:date="2012-11-19T09:06:00Z">
              <w:rPr>
                <w:rFonts w:ascii="Calibri" w:hAnsi="Calibri"/>
                <w:i/>
                <w:color w:val="0000FF"/>
                <w:sz w:val="20"/>
                <w:szCs w:val="20"/>
                <w:u w:val="single"/>
              </w:rPr>
            </w:rPrChange>
          </w:rPr>
          <w:fldChar w:fldCharType="begin"/>
        </w:r>
        <w:r w:rsidRPr="00EE27B1">
          <w:rPr>
            <w:rFonts w:ascii="Calibri" w:hAnsi="Calibri"/>
            <w:i/>
            <w:rPrChange w:id="10923"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924" w:author="Tre" w:date="2012-11-19T09:06:00Z">
              <w:rPr>
                <w:rFonts w:ascii="Calibri" w:hAnsi="Calibri"/>
                <w:i/>
                <w:color w:val="0000FF"/>
                <w:sz w:val="20"/>
                <w:szCs w:val="20"/>
                <w:u w:val="single"/>
              </w:rPr>
            </w:rPrChange>
          </w:rPr>
          <w:fldChar w:fldCharType="separate"/>
        </w:r>
        <w:r w:rsidRPr="00EE27B1">
          <w:rPr>
            <w:rFonts w:ascii="Calibri" w:hAnsi="Calibri"/>
            <w:i/>
            <w:noProof/>
            <w:rPrChange w:id="10925" w:author="Tre" w:date="2012-11-19T09:06:00Z">
              <w:rPr>
                <w:rFonts w:ascii="Calibri" w:hAnsi="Calibri"/>
                <w:i/>
                <w:noProof/>
                <w:color w:val="0000FF"/>
                <w:sz w:val="20"/>
                <w:szCs w:val="20"/>
                <w:u w:val="single"/>
              </w:rPr>
            </w:rPrChange>
          </w:rPr>
          <w:t>Sustained</w:t>
        </w:r>
        <w:r w:rsidRPr="00EE27B1">
          <w:rPr>
            <w:rFonts w:ascii="Calibri" w:hAnsi="Calibri"/>
            <w:i/>
            <w:rPrChange w:id="10926" w:author="Tre" w:date="2012-11-19T09:06:00Z">
              <w:rPr>
                <w:rFonts w:ascii="Calibri" w:hAnsi="Calibri"/>
                <w:i/>
                <w:color w:val="0000FF"/>
                <w:sz w:val="20"/>
                <w:szCs w:val="20"/>
                <w:u w:val="single"/>
              </w:rPr>
            </w:rPrChange>
          </w:rPr>
          <w:fldChar w:fldCharType="end"/>
        </w:r>
        <w:r w:rsidRPr="00EE27B1">
          <w:rPr>
            <w:rFonts w:ascii="Calibri" w:hAnsi="Calibri"/>
            <w:i/>
            <w:rPrChange w:id="10927" w:author="Tre" w:date="2012-11-19T09:06:00Z">
              <w:rPr>
                <w:rFonts w:ascii="Calibri" w:hAnsi="Calibri"/>
                <w:i/>
                <w:color w:val="0000FF"/>
                <w:sz w:val="20"/>
                <w:szCs w:val="20"/>
                <w:u w:val="single"/>
              </w:rPr>
            </w:rPrChange>
          </w:rPr>
          <w:t>), Ammo (</w:t>
        </w:r>
        <w:r w:rsidRPr="00EE27B1">
          <w:rPr>
            <w:rFonts w:ascii="Calibri" w:hAnsi="Calibri"/>
            <w:i/>
            <w:rPrChange w:id="10928" w:author="Tre" w:date="2012-11-19T09:06:00Z">
              <w:rPr>
                <w:rFonts w:ascii="Calibri" w:hAnsi="Calibri"/>
                <w:i/>
                <w:color w:val="0000FF"/>
                <w:sz w:val="20"/>
                <w:szCs w:val="20"/>
                <w:u w:val="single"/>
              </w:rPr>
            </w:rPrChange>
          </w:rPr>
          <w:fldChar w:fldCharType="begin"/>
        </w:r>
        <w:r w:rsidRPr="00EE27B1">
          <w:rPr>
            <w:rFonts w:ascii="Calibri" w:hAnsi="Calibri"/>
            <w:i/>
            <w:rPrChange w:id="10929"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930" w:author="Tre" w:date="2012-11-19T09:06:00Z">
              <w:rPr>
                <w:rFonts w:ascii="Calibri" w:hAnsi="Calibri"/>
                <w:i/>
                <w:color w:val="0000FF"/>
                <w:sz w:val="20"/>
                <w:szCs w:val="20"/>
                <w:u w:val="single"/>
              </w:rPr>
            </w:rPrChange>
          </w:rPr>
          <w:fldChar w:fldCharType="separate"/>
        </w:r>
        <w:r w:rsidRPr="00EE27B1">
          <w:rPr>
            <w:rFonts w:ascii="Calibri" w:hAnsi="Calibri"/>
            <w:i/>
            <w:noProof/>
            <w:rPrChange w:id="10931" w:author="Tre" w:date="2012-11-19T09:06:00Z">
              <w:rPr>
                <w:rFonts w:ascii="Calibri" w:hAnsi="Calibri"/>
                <w:i/>
                <w:noProof/>
                <w:color w:val="0000FF"/>
                <w:sz w:val="20"/>
                <w:szCs w:val="20"/>
                <w:u w:val="single"/>
              </w:rPr>
            </w:rPrChange>
          </w:rPr>
          <w:t>Magazine 20</w:t>
        </w:r>
        <w:r w:rsidRPr="00EE27B1">
          <w:rPr>
            <w:rFonts w:ascii="Calibri" w:hAnsi="Calibri"/>
            <w:i/>
            <w:rPrChange w:id="10932" w:author="Tre" w:date="2012-11-19T09:06:00Z">
              <w:rPr>
                <w:rFonts w:ascii="Calibri" w:hAnsi="Calibri"/>
                <w:i/>
                <w:color w:val="0000FF"/>
                <w:sz w:val="20"/>
                <w:szCs w:val="20"/>
                <w:u w:val="single"/>
              </w:rPr>
            </w:rPrChange>
          </w:rPr>
          <w:fldChar w:fldCharType="end"/>
        </w:r>
        <w:r w:rsidRPr="00EE27B1">
          <w:rPr>
            <w:rFonts w:ascii="Calibri" w:hAnsi="Calibri"/>
            <w:i/>
            <w:rPrChange w:id="10933" w:author="Tre" w:date="2012-11-19T09:06:00Z">
              <w:rPr>
                <w:rFonts w:ascii="Calibri" w:hAnsi="Calibri"/>
                <w:i/>
                <w:color w:val="0000FF"/>
                <w:sz w:val="20"/>
                <w:szCs w:val="20"/>
                <w:u w:val="single"/>
              </w:rPr>
            </w:rPrChange>
          </w:rPr>
          <w:t xml:space="preserve">), </w:t>
        </w:r>
        <w:del w:id="10934" w:author="Tre" w:date="2012-11-19T09:43:00Z">
          <w:r w:rsidRPr="00EE27B1">
            <w:rPr>
              <w:rFonts w:ascii="Calibri" w:hAnsi="Calibri"/>
              <w:i/>
              <w:rPrChange w:id="10935" w:author="Tre" w:date="2012-11-19T09:06:00Z">
                <w:rPr>
                  <w:rFonts w:ascii="Calibri" w:hAnsi="Calibri"/>
                  <w:i/>
                  <w:color w:val="0000FF"/>
                  <w:sz w:val="20"/>
                  <w:szCs w:val="20"/>
                  <w:u w:val="single"/>
                </w:rPr>
              </w:rPrChange>
            </w:rPr>
            <w:delText>Range (</w:delText>
          </w:r>
          <w:r w:rsidRPr="00EE27B1" w:rsidDel="00006295">
            <w:rPr>
              <w:rFonts w:ascii="Calibri" w:hAnsi="Calibri"/>
              <w:i/>
              <w:rPrChange w:id="10936" w:author="Tre" w:date="2012-11-19T09:06:00Z">
                <w:rPr>
                  <w:rFonts w:ascii="Calibri" w:hAnsi="Calibri"/>
                  <w:i/>
                  <w:color w:val="0000FF"/>
                  <w:sz w:val="20"/>
                  <w:szCs w:val="20"/>
                  <w:u w:val="single"/>
                </w:rPr>
              </w:rPrChange>
            </w:rPr>
            <w:fldChar w:fldCharType="begin"/>
          </w:r>
          <w:r w:rsidRPr="00EE27B1">
            <w:rPr>
              <w:rFonts w:ascii="Calibri" w:hAnsi="Calibri"/>
              <w:i/>
              <w:rPrChange w:id="10937"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0938" w:author="Tre" w:date="2012-11-19T09:06:00Z">
                <w:rPr>
                  <w:rFonts w:ascii="Calibri" w:hAnsi="Calibri"/>
                  <w:i/>
                  <w:color w:val="0000FF"/>
                  <w:sz w:val="20"/>
                  <w:szCs w:val="20"/>
                  <w:u w:val="single"/>
                </w:rPr>
              </w:rPrChange>
            </w:rPr>
            <w:fldChar w:fldCharType="end"/>
          </w:r>
          <w:r w:rsidRPr="00EE27B1">
            <w:rPr>
              <w:rFonts w:ascii="Calibri" w:hAnsi="Calibri"/>
              <w:i/>
              <w:rPrChange w:id="10939" w:author="Tre" w:date="2012-11-19T09:06:00Z">
                <w:rPr>
                  <w:rFonts w:ascii="Calibri" w:hAnsi="Calibri"/>
                  <w:i/>
                  <w:color w:val="0000FF"/>
                  <w:sz w:val="20"/>
                  <w:szCs w:val="20"/>
                  <w:u w:val="single"/>
                </w:rPr>
              </w:rPrChange>
            </w:rPr>
            <w:delText xml:space="preserve">), </w:delText>
          </w:r>
        </w:del>
        <w:r w:rsidRPr="00EE27B1">
          <w:rPr>
            <w:rFonts w:ascii="Calibri" w:hAnsi="Calibri"/>
            <w:i/>
            <w:rPrChange w:id="10940" w:author="Tre" w:date="2012-11-19T09:06:00Z">
              <w:rPr>
                <w:rFonts w:ascii="Calibri" w:hAnsi="Calibri"/>
                <w:i/>
                <w:color w:val="0000FF"/>
                <w:sz w:val="20"/>
                <w:szCs w:val="20"/>
                <w:u w:val="single"/>
              </w:rPr>
            </w:rPrChange>
          </w:rPr>
          <w:t>Damage (</w:t>
        </w:r>
        <w:r w:rsidRPr="00EE27B1">
          <w:rPr>
            <w:rFonts w:ascii="Calibri" w:hAnsi="Calibri"/>
            <w:i/>
            <w:rPrChange w:id="10941" w:author="Tre" w:date="2012-11-19T09:06:00Z">
              <w:rPr>
                <w:rFonts w:ascii="Calibri" w:hAnsi="Calibri"/>
                <w:i/>
                <w:color w:val="0000FF"/>
                <w:sz w:val="20"/>
                <w:szCs w:val="20"/>
                <w:u w:val="single"/>
              </w:rPr>
            </w:rPrChange>
          </w:rPr>
          <w:fldChar w:fldCharType="begin"/>
        </w:r>
        <w:r w:rsidRPr="00EE27B1">
          <w:rPr>
            <w:rFonts w:ascii="Calibri" w:hAnsi="Calibri"/>
            <w:i/>
            <w:rPrChange w:id="10942"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0943" w:author="Tre" w:date="2012-11-19T09:06:00Z">
              <w:rPr>
                <w:rFonts w:ascii="Calibri" w:hAnsi="Calibri"/>
                <w:i/>
                <w:color w:val="0000FF"/>
                <w:sz w:val="20"/>
                <w:szCs w:val="20"/>
                <w:u w:val="single"/>
              </w:rPr>
            </w:rPrChange>
          </w:rPr>
          <w:fldChar w:fldCharType="separate"/>
        </w:r>
        <w:r w:rsidRPr="00EE27B1">
          <w:rPr>
            <w:rFonts w:ascii="Calibri" w:hAnsi="Calibri"/>
            <w:i/>
            <w:noProof/>
            <w:rPrChange w:id="10944" w:author="Tre" w:date="2012-11-19T09:06:00Z">
              <w:rPr>
                <w:rFonts w:ascii="Calibri" w:hAnsi="Calibri"/>
                <w:i/>
                <w:noProof/>
                <w:color w:val="0000FF"/>
                <w:sz w:val="20"/>
                <w:szCs w:val="20"/>
                <w:u w:val="single"/>
              </w:rPr>
            </w:rPrChange>
          </w:rPr>
          <w:t>4</w:t>
        </w:r>
        <w:r w:rsidRPr="00EE27B1">
          <w:rPr>
            <w:rFonts w:ascii="Calibri" w:hAnsi="Calibri"/>
            <w:i/>
            <w:rPrChange w:id="10945" w:author="Tre" w:date="2012-11-19T09:06:00Z">
              <w:rPr>
                <w:rFonts w:ascii="Calibri" w:hAnsi="Calibri"/>
                <w:i/>
                <w:color w:val="0000FF"/>
                <w:sz w:val="20"/>
                <w:szCs w:val="20"/>
                <w:u w:val="single"/>
              </w:rPr>
            </w:rPrChange>
          </w:rPr>
          <w:fldChar w:fldCharType="end"/>
        </w:r>
        <w:r w:rsidRPr="00EE27B1">
          <w:rPr>
            <w:rFonts w:ascii="Calibri" w:hAnsi="Calibri"/>
            <w:i/>
            <w:rPrChange w:id="10946" w:author="Tre" w:date="2012-11-19T09:06:00Z">
              <w:rPr>
                <w:rFonts w:ascii="Calibri" w:hAnsi="Calibri"/>
                <w:i/>
                <w:color w:val="0000FF"/>
                <w:sz w:val="20"/>
                <w:szCs w:val="20"/>
                <w:u w:val="single"/>
              </w:rPr>
            </w:rPrChange>
          </w:rPr>
          <w:t>)]</w:t>
        </w:r>
      </w:ins>
    </w:p>
    <w:p w:rsidR="00381476" w:rsidRPr="000B0456" w:rsidRDefault="00EE27B1" w:rsidP="00381476">
      <w:pPr>
        <w:jc w:val="both"/>
        <w:rPr>
          <w:ins w:id="10947" w:author="frontdesk" w:date="2012-11-16T12:51:00Z"/>
          <w:rFonts w:ascii="Calibri" w:hAnsi="Calibri"/>
          <w:rPrChange w:id="10948" w:author="Tre" w:date="2012-11-19T09:06:00Z">
            <w:rPr>
              <w:ins w:id="10949" w:author="frontdesk" w:date="2012-11-16T12:51:00Z"/>
              <w:rFonts w:ascii="Calibri" w:hAnsi="Calibri"/>
              <w:sz w:val="20"/>
              <w:szCs w:val="20"/>
            </w:rPr>
          </w:rPrChange>
        </w:rPr>
      </w:pPr>
      <w:ins w:id="10950" w:author="frontdesk" w:date="2012-11-16T12:51:00Z">
        <w:r w:rsidRPr="00EE27B1">
          <w:rPr>
            <w:rFonts w:ascii="Calibri" w:hAnsi="Calibri"/>
            <w:rPrChange w:id="10951" w:author="Tre" w:date="2012-11-19T09:06:00Z">
              <w:rPr>
                <w:rFonts w:ascii="Calibri" w:hAnsi="Calibri"/>
                <w:color w:val="0000FF"/>
                <w:sz w:val="20"/>
                <w:szCs w:val="20"/>
                <w:u w:val="single"/>
              </w:rPr>
            </w:rPrChange>
          </w:rPr>
          <w:fldChar w:fldCharType="begin"/>
        </w:r>
        <w:r w:rsidRPr="00EE27B1">
          <w:rPr>
            <w:rFonts w:ascii="Calibri" w:hAnsi="Calibri"/>
            <w:rPrChange w:id="10952"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0953" w:author="Tre" w:date="2012-11-19T09:06:00Z">
              <w:rPr>
                <w:rFonts w:ascii="Calibri" w:hAnsi="Calibri"/>
                <w:color w:val="0000FF"/>
                <w:sz w:val="20"/>
                <w:szCs w:val="20"/>
                <w:u w:val="single"/>
              </w:rPr>
            </w:rPrChange>
          </w:rPr>
          <w:fldChar w:fldCharType="separate"/>
        </w:r>
        <w:r w:rsidRPr="00EE27B1">
          <w:rPr>
            <w:rFonts w:ascii="Calibri" w:hAnsi="Calibri"/>
            <w:noProof/>
            <w:rPrChange w:id="10954" w:author="Tre" w:date="2012-11-19T09:06:00Z">
              <w:rPr>
                <w:rFonts w:ascii="Calibri" w:hAnsi="Calibri"/>
                <w:noProof/>
                <w:color w:val="0000FF"/>
                <w:sz w:val="20"/>
                <w:szCs w:val="20"/>
                <w:u w:val="single"/>
              </w:rPr>
            </w:rPrChange>
          </w:rPr>
          <w:t>A vehicle sized version of the Plasma Gun.</w:t>
        </w:r>
        <w:r w:rsidRPr="00EE27B1">
          <w:rPr>
            <w:rFonts w:ascii="Calibri" w:hAnsi="Calibri"/>
            <w:rPrChange w:id="10955" w:author="Tre" w:date="2012-11-19T09:06:00Z">
              <w:rPr>
                <w:rFonts w:ascii="Calibri" w:hAnsi="Calibri"/>
                <w:color w:val="0000FF"/>
                <w:sz w:val="20"/>
                <w:szCs w:val="20"/>
                <w:u w:val="single"/>
              </w:rPr>
            </w:rPrChange>
          </w:rPr>
          <w:fldChar w:fldCharType="end"/>
        </w:r>
        <w:r w:rsidRPr="00EE27B1">
          <w:rPr>
            <w:rFonts w:ascii="Calibri" w:hAnsi="Calibri"/>
            <w:rPrChange w:id="10956" w:author="Tre" w:date="2012-11-19T09:06:00Z">
              <w:rPr>
                <w:rFonts w:ascii="Calibri" w:hAnsi="Calibri"/>
                <w:color w:val="0000FF"/>
                <w:sz w:val="20"/>
                <w:szCs w:val="20"/>
                <w:u w:val="single"/>
              </w:rPr>
            </w:rPrChange>
          </w:rPr>
          <w:fldChar w:fldCharType="begin"/>
        </w:r>
        <w:r w:rsidRPr="00EE27B1">
          <w:rPr>
            <w:rFonts w:ascii="Calibri" w:hAnsi="Calibri"/>
            <w:rPrChange w:id="10957"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0958" w:author="Tre" w:date="2012-11-19T09:06:00Z">
              <w:rPr>
                <w:rFonts w:ascii="Calibri" w:hAnsi="Calibri"/>
                <w:color w:val="0000FF"/>
                <w:sz w:val="20"/>
                <w:szCs w:val="20"/>
                <w:u w:val="single"/>
              </w:rPr>
            </w:rPrChange>
          </w:rPr>
          <w:fldChar w:fldCharType="end"/>
        </w:r>
      </w:ins>
    </w:p>
    <w:p w:rsidR="00381476" w:rsidRPr="000B0456" w:rsidRDefault="00381476" w:rsidP="00381476">
      <w:pPr>
        <w:rPr>
          <w:ins w:id="10959" w:author="frontdesk" w:date="2012-11-16T12:51:00Z"/>
        </w:rPr>
      </w:pPr>
    </w:p>
    <w:p w:rsidR="00381476" w:rsidRPr="000B0456" w:rsidRDefault="00EE27B1" w:rsidP="00381476">
      <w:pPr>
        <w:jc w:val="both"/>
        <w:rPr>
          <w:ins w:id="10960" w:author="frontdesk" w:date="2012-11-16T12:51:00Z"/>
          <w:rFonts w:ascii="Calibri" w:hAnsi="Calibri"/>
          <w:b/>
          <w:rPrChange w:id="10961" w:author="Tre" w:date="2012-11-19T09:06:00Z">
            <w:rPr>
              <w:ins w:id="10962" w:author="frontdesk" w:date="2012-11-16T12:51:00Z"/>
              <w:rFonts w:ascii="Calibri" w:hAnsi="Calibri"/>
              <w:b/>
              <w:sz w:val="22"/>
              <w:szCs w:val="22"/>
            </w:rPr>
          </w:rPrChange>
        </w:rPr>
      </w:pPr>
      <w:ins w:id="10963" w:author="frontdesk" w:date="2012-11-16T12:51:00Z">
        <w:r w:rsidRPr="00EE27B1">
          <w:rPr>
            <w:rFonts w:ascii="Calibri" w:hAnsi="Calibri"/>
            <w:b/>
            <w:rPrChange w:id="10964" w:author="Tre" w:date="2012-11-19T09:06:00Z">
              <w:rPr>
                <w:rFonts w:ascii="Calibri" w:hAnsi="Calibri"/>
                <w:b/>
                <w:color w:val="0000FF"/>
                <w:sz w:val="22"/>
                <w:szCs w:val="22"/>
                <w:u w:val="single"/>
              </w:rPr>
            </w:rPrChange>
          </w:rPr>
          <w:fldChar w:fldCharType="begin"/>
        </w:r>
        <w:r w:rsidRPr="00EE27B1">
          <w:rPr>
            <w:rFonts w:ascii="Calibri" w:hAnsi="Calibri"/>
            <w:b/>
            <w:rPrChange w:id="10965"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0966" w:author="Tre" w:date="2012-11-19T09:06:00Z">
              <w:rPr>
                <w:rFonts w:ascii="Calibri" w:hAnsi="Calibri"/>
                <w:b/>
                <w:color w:val="0000FF"/>
                <w:sz w:val="22"/>
                <w:szCs w:val="22"/>
                <w:u w:val="single"/>
              </w:rPr>
            </w:rPrChange>
          </w:rPr>
          <w:fldChar w:fldCharType="separate"/>
        </w:r>
        <w:r w:rsidRPr="00EE27B1">
          <w:rPr>
            <w:rFonts w:ascii="Calibri" w:hAnsi="Calibri"/>
            <w:b/>
            <w:noProof/>
            <w:rPrChange w:id="10967" w:author="Tre" w:date="2012-11-19T09:06:00Z">
              <w:rPr>
                <w:rFonts w:ascii="Calibri" w:hAnsi="Calibri"/>
                <w:b/>
                <w:noProof/>
                <w:color w:val="0000FF"/>
                <w:sz w:val="22"/>
                <w:szCs w:val="22"/>
                <w:u w:val="single"/>
              </w:rPr>
            </w:rPrChange>
          </w:rPr>
          <w:t>Plasma gun</w:t>
        </w:r>
        <w:r w:rsidRPr="00EE27B1">
          <w:rPr>
            <w:rFonts w:ascii="Calibri" w:hAnsi="Calibri"/>
            <w:b/>
            <w:rPrChange w:id="10968"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0969" w:author="frontdesk" w:date="2012-11-16T12:51:00Z"/>
          <w:rFonts w:ascii="Calibri" w:hAnsi="Calibri"/>
          <w:i/>
          <w:rPrChange w:id="10970" w:author="Tre" w:date="2012-11-19T09:06:00Z">
            <w:rPr>
              <w:ins w:id="10971" w:author="frontdesk" w:date="2012-11-16T12:51:00Z"/>
              <w:rFonts w:ascii="Calibri" w:hAnsi="Calibri"/>
              <w:i/>
              <w:sz w:val="20"/>
              <w:szCs w:val="20"/>
            </w:rPr>
          </w:rPrChange>
        </w:rPr>
      </w:pPr>
      <w:ins w:id="10972" w:author="frontdesk" w:date="2012-11-16T12:51:00Z">
        <w:r w:rsidRPr="00EE27B1">
          <w:rPr>
            <w:rFonts w:ascii="Calibri" w:hAnsi="Calibri"/>
            <w:i/>
            <w:rPrChange w:id="10973" w:author="Tre" w:date="2012-11-19T09:06:00Z">
              <w:rPr>
                <w:rFonts w:ascii="Calibri" w:hAnsi="Calibri"/>
                <w:i/>
                <w:color w:val="0000FF"/>
                <w:sz w:val="20"/>
                <w:szCs w:val="20"/>
                <w:u w:val="single"/>
              </w:rPr>
            </w:rPrChange>
          </w:rPr>
          <w:t>[Type (</w:t>
        </w:r>
        <w:r w:rsidRPr="00EE27B1">
          <w:rPr>
            <w:rFonts w:ascii="Calibri" w:hAnsi="Calibri"/>
            <w:i/>
            <w:rPrChange w:id="10974" w:author="Tre" w:date="2012-11-19T09:06:00Z">
              <w:rPr>
                <w:rFonts w:ascii="Calibri" w:hAnsi="Calibri"/>
                <w:i/>
                <w:color w:val="0000FF"/>
                <w:sz w:val="20"/>
                <w:szCs w:val="20"/>
                <w:u w:val="single"/>
              </w:rPr>
            </w:rPrChange>
          </w:rPr>
          <w:fldChar w:fldCharType="begin"/>
        </w:r>
        <w:r w:rsidRPr="00EE27B1">
          <w:rPr>
            <w:rFonts w:ascii="Calibri" w:hAnsi="Calibri"/>
            <w:i/>
            <w:rPrChange w:id="10975"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0976" w:author="Tre" w:date="2012-11-19T09:06:00Z">
              <w:rPr>
                <w:rFonts w:ascii="Calibri" w:hAnsi="Calibri"/>
                <w:i/>
                <w:color w:val="0000FF"/>
                <w:sz w:val="20"/>
                <w:szCs w:val="20"/>
                <w:u w:val="single"/>
              </w:rPr>
            </w:rPrChange>
          </w:rPr>
          <w:fldChar w:fldCharType="separate"/>
        </w:r>
        <w:r w:rsidRPr="00EE27B1">
          <w:rPr>
            <w:rFonts w:ascii="Calibri" w:hAnsi="Calibri"/>
            <w:i/>
            <w:noProof/>
            <w:rPrChange w:id="10977" w:author="Tre" w:date="2012-11-19T09:06:00Z">
              <w:rPr>
                <w:rFonts w:ascii="Calibri" w:hAnsi="Calibri"/>
                <w:i/>
                <w:noProof/>
                <w:color w:val="0000FF"/>
                <w:sz w:val="20"/>
                <w:szCs w:val="20"/>
                <w:u w:val="single"/>
              </w:rPr>
            </w:rPrChange>
          </w:rPr>
          <w:t>Sci Fi</w:t>
        </w:r>
        <w:r w:rsidRPr="00EE27B1">
          <w:rPr>
            <w:rFonts w:ascii="Calibri" w:hAnsi="Calibri"/>
            <w:i/>
            <w:rPrChange w:id="10978" w:author="Tre" w:date="2012-11-19T09:06:00Z">
              <w:rPr>
                <w:rFonts w:ascii="Calibri" w:hAnsi="Calibri"/>
                <w:i/>
                <w:color w:val="0000FF"/>
                <w:sz w:val="20"/>
                <w:szCs w:val="20"/>
                <w:u w:val="single"/>
              </w:rPr>
            </w:rPrChange>
          </w:rPr>
          <w:fldChar w:fldCharType="end"/>
        </w:r>
        <w:r w:rsidRPr="00EE27B1">
          <w:rPr>
            <w:rFonts w:ascii="Calibri" w:hAnsi="Calibri"/>
            <w:i/>
            <w:rPrChange w:id="10979" w:author="Tre" w:date="2012-11-19T09:06:00Z">
              <w:rPr>
                <w:rFonts w:ascii="Calibri" w:hAnsi="Calibri"/>
                <w:i/>
                <w:color w:val="0000FF"/>
                <w:sz w:val="20"/>
                <w:szCs w:val="20"/>
                <w:u w:val="single"/>
              </w:rPr>
            </w:rPrChange>
          </w:rPr>
          <w:t>), Rate (</w:t>
        </w:r>
        <w:r w:rsidRPr="00EE27B1">
          <w:rPr>
            <w:rFonts w:ascii="Calibri" w:hAnsi="Calibri"/>
            <w:i/>
            <w:rPrChange w:id="10980" w:author="Tre" w:date="2012-11-19T09:06:00Z">
              <w:rPr>
                <w:rFonts w:ascii="Calibri" w:hAnsi="Calibri"/>
                <w:i/>
                <w:color w:val="0000FF"/>
                <w:sz w:val="20"/>
                <w:szCs w:val="20"/>
                <w:u w:val="single"/>
              </w:rPr>
            </w:rPrChange>
          </w:rPr>
          <w:fldChar w:fldCharType="begin"/>
        </w:r>
        <w:r w:rsidRPr="00EE27B1">
          <w:rPr>
            <w:rFonts w:ascii="Calibri" w:hAnsi="Calibri"/>
            <w:i/>
            <w:rPrChange w:id="10981"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0982" w:author="Tre" w:date="2012-11-19T09:06:00Z">
              <w:rPr>
                <w:rFonts w:ascii="Calibri" w:hAnsi="Calibri"/>
                <w:i/>
                <w:color w:val="0000FF"/>
                <w:sz w:val="20"/>
                <w:szCs w:val="20"/>
                <w:u w:val="single"/>
              </w:rPr>
            </w:rPrChange>
          </w:rPr>
          <w:fldChar w:fldCharType="separate"/>
        </w:r>
        <w:r w:rsidRPr="00EE27B1">
          <w:rPr>
            <w:rFonts w:ascii="Calibri" w:hAnsi="Calibri"/>
            <w:i/>
            <w:noProof/>
            <w:rPrChange w:id="10983" w:author="Tre" w:date="2012-11-19T09:06:00Z">
              <w:rPr>
                <w:rFonts w:ascii="Calibri" w:hAnsi="Calibri"/>
                <w:i/>
                <w:noProof/>
                <w:color w:val="0000FF"/>
                <w:sz w:val="20"/>
                <w:szCs w:val="20"/>
                <w:u w:val="single"/>
              </w:rPr>
            </w:rPrChange>
          </w:rPr>
          <w:t>Sustained</w:t>
        </w:r>
        <w:r w:rsidRPr="00EE27B1">
          <w:rPr>
            <w:rFonts w:ascii="Calibri" w:hAnsi="Calibri"/>
            <w:i/>
            <w:rPrChange w:id="10984" w:author="Tre" w:date="2012-11-19T09:06:00Z">
              <w:rPr>
                <w:rFonts w:ascii="Calibri" w:hAnsi="Calibri"/>
                <w:i/>
                <w:color w:val="0000FF"/>
                <w:sz w:val="20"/>
                <w:szCs w:val="20"/>
                <w:u w:val="single"/>
              </w:rPr>
            </w:rPrChange>
          </w:rPr>
          <w:fldChar w:fldCharType="end"/>
        </w:r>
        <w:r w:rsidRPr="00EE27B1">
          <w:rPr>
            <w:rFonts w:ascii="Calibri" w:hAnsi="Calibri"/>
            <w:i/>
            <w:rPrChange w:id="10985" w:author="Tre" w:date="2012-11-19T09:06:00Z">
              <w:rPr>
                <w:rFonts w:ascii="Calibri" w:hAnsi="Calibri"/>
                <w:i/>
                <w:color w:val="0000FF"/>
                <w:sz w:val="20"/>
                <w:szCs w:val="20"/>
                <w:u w:val="single"/>
              </w:rPr>
            </w:rPrChange>
          </w:rPr>
          <w:t>), Ammo (</w:t>
        </w:r>
        <w:r w:rsidRPr="00EE27B1">
          <w:rPr>
            <w:rFonts w:ascii="Calibri" w:hAnsi="Calibri"/>
            <w:i/>
            <w:rPrChange w:id="10986" w:author="Tre" w:date="2012-11-19T09:06:00Z">
              <w:rPr>
                <w:rFonts w:ascii="Calibri" w:hAnsi="Calibri"/>
                <w:i/>
                <w:color w:val="0000FF"/>
                <w:sz w:val="20"/>
                <w:szCs w:val="20"/>
                <w:u w:val="single"/>
              </w:rPr>
            </w:rPrChange>
          </w:rPr>
          <w:fldChar w:fldCharType="begin"/>
        </w:r>
        <w:r w:rsidRPr="00EE27B1">
          <w:rPr>
            <w:rFonts w:ascii="Calibri" w:hAnsi="Calibri"/>
            <w:i/>
            <w:rPrChange w:id="10987"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0988" w:author="Tre" w:date="2012-11-19T09:06:00Z">
              <w:rPr>
                <w:rFonts w:ascii="Calibri" w:hAnsi="Calibri"/>
                <w:i/>
                <w:color w:val="0000FF"/>
                <w:sz w:val="20"/>
                <w:szCs w:val="20"/>
                <w:u w:val="single"/>
              </w:rPr>
            </w:rPrChange>
          </w:rPr>
          <w:fldChar w:fldCharType="separate"/>
        </w:r>
        <w:r w:rsidRPr="00EE27B1">
          <w:rPr>
            <w:rFonts w:ascii="Calibri" w:hAnsi="Calibri"/>
            <w:i/>
            <w:noProof/>
            <w:rPrChange w:id="10989" w:author="Tre" w:date="2012-11-19T09:06:00Z">
              <w:rPr>
                <w:rFonts w:ascii="Calibri" w:hAnsi="Calibri"/>
                <w:i/>
                <w:noProof/>
                <w:color w:val="0000FF"/>
                <w:sz w:val="20"/>
                <w:szCs w:val="20"/>
                <w:u w:val="single"/>
              </w:rPr>
            </w:rPrChange>
          </w:rPr>
          <w:t>Magazine 10</w:t>
        </w:r>
        <w:r w:rsidRPr="00EE27B1">
          <w:rPr>
            <w:rFonts w:ascii="Calibri" w:hAnsi="Calibri"/>
            <w:i/>
            <w:rPrChange w:id="10990" w:author="Tre" w:date="2012-11-19T09:06:00Z">
              <w:rPr>
                <w:rFonts w:ascii="Calibri" w:hAnsi="Calibri"/>
                <w:i/>
                <w:color w:val="0000FF"/>
                <w:sz w:val="20"/>
                <w:szCs w:val="20"/>
                <w:u w:val="single"/>
              </w:rPr>
            </w:rPrChange>
          </w:rPr>
          <w:fldChar w:fldCharType="end"/>
        </w:r>
        <w:r w:rsidRPr="00EE27B1">
          <w:rPr>
            <w:rFonts w:ascii="Calibri" w:hAnsi="Calibri"/>
            <w:i/>
            <w:rPrChange w:id="10991" w:author="Tre" w:date="2012-11-19T09:06:00Z">
              <w:rPr>
                <w:rFonts w:ascii="Calibri" w:hAnsi="Calibri"/>
                <w:i/>
                <w:color w:val="0000FF"/>
                <w:sz w:val="20"/>
                <w:szCs w:val="20"/>
                <w:u w:val="single"/>
              </w:rPr>
            </w:rPrChange>
          </w:rPr>
          <w:t xml:space="preserve">), </w:t>
        </w:r>
        <w:del w:id="10992" w:author="Tre" w:date="2012-11-19T09:43:00Z">
          <w:r w:rsidRPr="00EE27B1">
            <w:rPr>
              <w:rFonts w:ascii="Calibri" w:hAnsi="Calibri"/>
              <w:i/>
              <w:rPrChange w:id="10993" w:author="Tre" w:date="2012-11-19T09:06:00Z">
                <w:rPr>
                  <w:rFonts w:ascii="Calibri" w:hAnsi="Calibri"/>
                  <w:i/>
                  <w:color w:val="0000FF"/>
                  <w:sz w:val="20"/>
                  <w:szCs w:val="20"/>
                  <w:u w:val="single"/>
                </w:rPr>
              </w:rPrChange>
            </w:rPr>
            <w:delText>Range (</w:delText>
          </w:r>
          <w:r w:rsidRPr="00EE27B1" w:rsidDel="00006295">
            <w:rPr>
              <w:rFonts w:ascii="Calibri" w:hAnsi="Calibri"/>
              <w:i/>
              <w:rPrChange w:id="10994" w:author="Tre" w:date="2012-11-19T09:06:00Z">
                <w:rPr>
                  <w:rFonts w:ascii="Calibri" w:hAnsi="Calibri"/>
                  <w:i/>
                  <w:color w:val="0000FF"/>
                  <w:sz w:val="20"/>
                  <w:szCs w:val="20"/>
                  <w:u w:val="single"/>
                </w:rPr>
              </w:rPrChange>
            </w:rPr>
            <w:fldChar w:fldCharType="begin"/>
          </w:r>
          <w:r w:rsidRPr="00EE27B1">
            <w:rPr>
              <w:rFonts w:ascii="Calibri" w:hAnsi="Calibri"/>
              <w:i/>
              <w:rPrChange w:id="10995"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0996" w:author="Tre" w:date="2012-11-19T09:06:00Z">
                <w:rPr>
                  <w:rFonts w:ascii="Calibri" w:hAnsi="Calibri"/>
                  <w:i/>
                  <w:color w:val="0000FF"/>
                  <w:sz w:val="20"/>
                  <w:szCs w:val="20"/>
                  <w:u w:val="single"/>
                </w:rPr>
              </w:rPrChange>
            </w:rPr>
            <w:fldChar w:fldCharType="end"/>
          </w:r>
          <w:r w:rsidRPr="00EE27B1">
            <w:rPr>
              <w:rFonts w:ascii="Calibri" w:hAnsi="Calibri"/>
              <w:i/>
              <w:rPrChange w:id="10997" w:author="Tre" w:date="2012-11-19T09:06:00Z">
                <w:rPr>
                  <w:rFonts w:ascii="Calibri" w:hAnsi="Calibri"/>
                  <w:i/>
                  <w:color w:val="0000FF"/>
                  <w:sz w:val="20"/>
                  <w:szCs w:val="20"/>
                  <w:u w:val="single"/>
                </w:rPr>
              </w:rPrChange>
            </w:rPr>
            <w:delText xml:space="preserve">), </w:delText>
          </w:r>
        </w:del>
        <w:r w:rsidRPr="00EE27B1">
          <w:rPr>
            <w:rFonts w:ascii="Calibri" w:hAnsi="Calibri"/>
            <w:i/>
            <w:rPrChange w:id="10998" w:author="Tre" w:date="2012-11-19T09:06:00Z">
              <w:rPr>
                <w:rFonts w:ascii="Calibri" w:hAnsi="Calibri"/>
                <w:i/>
                <w:color w:val="0000FF"/>
                <w:sz w:val="20"/>
                <w:szCs w:val="20"/>
                <w:u w:val="single"/>
              </w:rPr>
            </w:rPrChange>
          </w:rPr>
          <w:t>Damage (</w:t>
        </w:r>
        <w:r w:rsidRPr="00EE27B1">
          <w:rPr>
            <w:rFonts w:ascii="Calibri" w:hAnsi="Calibri"/>
            <w:i/>
            <w:rPrChange w:id="10999" w:author="Tre" w:date="2012-11-19T09:06:00Z">
              <w:rPr>
                <w:rFonts w:ascii="Calibri" w:hAnsi="Calibri"/>
                <w:i/>
                <w:color w:val="0000FF"/>
                <w:sz w:val="20"/>
                <w:szCs w:val="20"/>
                <w:u w:val="single"/>
              </w:rPr>
            </w:rPrChange>
          </w:rPr>
          <w:fldChar w:fldCharType="begin"/>
        </w:r>
        <w:r w:rsidRPr="00EE27B1">
          <w:rPr>
            <w:rFonts w:ascii="Calibri" w:hAnsi="Calibri"/>
            <w:i/>
            <w:rPrChange w:id="11000"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001" w:author="Tre" w:date="2012-11-19T09:06:00Z">
              <w:rPr>
                <w:rFonts w:ascii="Calibri" w:hAnsi="Calibri"/>
                <w:i/>
                <w:color w:val="0000FF"/>
                <w:sz w:val="20"/>
                <w:szCs w:val="20"/>
                <w:u w:val="single"/>
              </w:rPr>
            </w:rPrChange>
          </w:rPr>
          <w:fldChar w:fldCharType="separate"/>
        </w:r>
        <w:r w:rsidRPr="00EE27B1">
          <w:rPr>
            <w:rFonts w:ascii="Calibri" w:hAnsi="Calibri"/>
            <w:i/>
            <w:noProof/>
            <w:rPrChange w:id="11002" w:author="Tre" w:date="2012-11-19T09:06:00Z">
              <w:rPr>
                <w:rFonts w:ascii="Calibri" w:hAnsi="Calibri"/>
                <w:i/>
                <w:noProof/>
                <w:color w:val="0000FF"/>
                <w:sz w:val="20"/>
                <w:szCs w:val="20"/>
                <w:u w:val="single"/>
              </w:rPr>
            </w:rPrChange>
          </w:rPr>
          <w:t>4</w:t>
        </w:r>
        <w:r w:rsidRPr="00EE27B1">
          <w:rPr>
            <w:rFonts w:ascii="Calibri" w:hAnsi="Calibri"/>
            <w:i/>
            <w:rPrChange w:id="11003" w:author="Tre" w:date="2012-11-19T09:06:00Z">
              <w:rPr>
                <w:rFonts w:ascii="Calibri" w:hAnsi="Calibri"/>
                <w:i/>
                <w:color w:val="0000FF"/>
                <w:sz w:val="20"/>
                <w:szCs w:val="20"/>
                <w:u w:val="single"/>
              </w:rPr>
            </w:rPrChange>
          </w:rPr>
          <w:fldChar w:fldCharType="end"/>
        </w:r>
        <w:r w:rsidRPr="00EE27B1">
          <w:rPr>
            <w:rFonts w:ascii="Calibri" w:hAnsi="Calibri"/>
            <w:i/>
            <w:rPrChange w:id="11004" w:author="Tre" w:date="2012-11-19T09:06:00Z">
              <w:rPr>
                <w:rFonts w:ascii="Calibri" w:hAnsi="Calibri"/>
                <w:i/>
                <w:color w:val="0000FF"/>
                <w:sz w:val="20"/>
                <w:szCs w:val="20"/>
                <w:u w:val="single"/>
              </w:rPr>
            </w:rPrChange>
          </w:rPr>
          <w:t>)]</w:t>
        </w:r>
      </w:ins>
    </w:p>
    <w:p w:rsidR="00381476" w:rsidRPr="000B0456" w:rsidRDefault="00EE27B1" w:rsidP="00381476">
      <w:pPr>
        <w:jc w:val="both"/>
        <w:rPr>
          <w:ins w:id="11005" w:author="frontdesk" w:date="2012-11-16T12:51:00Z"/>
          <w:rFonts w:ascii="Calibri" w:hAnsi="Calibri"/>
          <w:rPrChange w:id="11006" w:author="Tre" w:date="2012-11-19T09:06:00Z">
            <w:rPr>
              <w:ins w:id="11007" w:author="frontdesk" w:date="2012-11-16T12:51:00Z"/>
              <w:rFonts w:ascii="Calibri" w:hAnsi="Calibri"/>
              <w:sz w:val="20"/>
              <w:szCs w:val="20"/>
            </w:rPr>
          </w:rPrChange>
        </w:rPr>
      </w:pPr>
      <w:ins w:id="11008" w:author="frontdesk" w:date="2012-11-16T12:51:00Z">
        <w:r w:rsidRPr="00EE27B1">
          <w:rPr>
            <w:rFonts w:ascii="Calibri" w:hAnsi="Calibri"/>
            <w:rPrChange w:id="11009" w:author="Tre" w:date="2012-11-19T09:06:00Z">
              <w:rPr>
                <w:rFonts w:ascii="Calibri" w:hAnsi="Calibri"/>
                <w:color w:val="0000FF"/>
                <w:sz w:val="20"/>
                <w:szCs w:val="20"/>
                <w:u w:val="single"/>
              </w:rPr>
            </w:rPrChange>
          </w:rPr>
          <w:fldChar w:fldCharType="begin"/>
        </w:r>
        <w:r w:rsidRPr="00EE27B1">
          <w:rPr>
            <w:rFonts w:ascii="Calibri" w:hAnsi="Calibri"/>
            <w:rPrChange w:id="11010"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011" w:author="Tre" w:date="2012-11-19T09:06:00Z">
              <w:rPr>
                <w:rFonts w:ascii="Calibri" w:hAnsi="Calibri"/>
                <w:color w:val="0000FF"/>
                <w:sz w:val="20"/>
                <w:szCs w:val="20"/>
                <w:u w:val="single"/>
              </w:rPr>
            </w:rPrChange>
          </w:rPr>
          <w:fldChar w:fldCharType="separate"/>
        </w:r>
        <w:r w:rsidRPr="00EE27B1">
          <w:rPr>
            <w:rFonts w:ascii="Calibri" w:hAnsi="Calibri"/>
            <w:noProof/>
            <w:rPrChange w:id="11012" w:author="Tre" w:date="2012-11-19T09:06:00Z">
              <w:rPr>
                <w:rFonts w:ascii="Calibri" w:hAnsi="Calibri"/>
                <w:noProof/>
                <w:color w:val="0000FF"/>
                <w:sz w:val="20"/>
                <w:szCs w:val="20"/>
                <w:u w:val="single"/>
              </w:rPr>
            </w:rPrChange>
          </w:rPr>
          <w:t>A handheld personal firearm. Electricity is projected from this weapon. It has a sustained fire once the trigger is pulled and it connects to the target. Don't let go of the trigger until the target is smoking. The stream of electricity will keep in contact with the object until something crosses the stream of electricity or the trigger is released. This electricity shoots out at the target like a lightning bolt from the sky. The plasma gun can overload the circuits of sentinels, but it takes at least 1 round of combat before the frames take damage.</w:t>
        </w:r>
        <w:r w:rsidRPr="00EE27B1">
          <w:rPr>
            <w:rFonts w:ascii="Calibri" w:hAnsi="Calibri"/>
            <w:rPrChange w:id="11013" w:author="Tre" w:date="2012-11-19T09:06:00Z">
              <w:rPr>
                <w:rFonts w:ascii="Calibri" w:hAnsi="Calibri"/>
                <w:color w:val="0000FF"/>
                <w:sz w:val="20"/>
                <w:szCs w:val="20"/>
                <w:u w:val="single"/>
              </w:rPr>
            </w:rPrChange>
          </w:rPr>
          <w:fldChar w:fldCharType="end"/>
        </w:r>
        <w:r w:rsidRPr="00EE27B1">
          <w:rPr>
            <w:rFonts w:ascii="Calibri" w:hAnsi="Calibri"/>
            <w:rPrChange w:id="11014" w:author="Tre" w:date="2012-11-19T09:06:00Z">
              <w:rPr>
                <w:rFonts w:ascii="Calibri" w:hAnsi="Calibri"/>
                <w:color w:val="0000FF"/>
                <w:sz w:val="20"/>
                <w:szCs w:val="20"/>
                <w:u w:val="single"/>
              </w:rPr>
            </w:rPrChange>
          </w:rPr>
          <w:fldChar w:fldCharType="begin"/>
        </w:r>
        <w:r w:rsidRPr="00EE27B1">
          <w:rPr>
            <w:rFonts w:ascii="Calibri" w:hAnsi="Calibri"/>
            <w:rPrChange w:id="11015"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016"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017" w:author="frontdesk" w:date="2012-11-16T12:51:00Z"/>
        </w:rPr>
      </w:pPr>
    </w:p>
    <w:p w:rsidR="00381476" w:rsidRPr="000B0456" w:rsidRDefault="00EE27B1" w:rsidP="00381476">
      <w:pPr>
        <w:jc w:val="both"/>
        <w:rPr>
          <w:ins w:id="11018" w:author="frontdesk" w:date="2012-11-16T12:51:00Z"/>
          <w:rFonts w:ascii="Calibri" w:hAnsi="Calibri"/>
          <w:b/>
          <w:rPrChange w:id="11019" w:author="Tre" w:date="2012-11-19T09:06:00Z">
            <w:rPr>
              <w:ins w:id="11020" w:author="frontdesk" w:date="2012-11-16T12:51:00Z"/>
              <w:rFonts w:ascii="Calibri" w:hAnsi="Calibri"/>
              <w:b/>
              <w:sz w:val="22"/>
              <w:szCs w:val="22"/>
            </w:rPr>
          </w:rPrChange>
        </w:rPr>
      </w:pPr>
      <w:ins w:id="11021" w:author="frontdesk" w:date="2012-11-16T12:51:00Z">
        <w:r w:rsidRPr="00EE27B1">
          <w:rPr>
            <w:rFonts w:ascii="Calibri" w:hAnsi="Calibri"/>
            <w:b/>
            <w:rPrChange w:id="11022" w:author="Tre" w:date="2012-11-19T09:06:00Z">
              <w:rPr>
                <w:rFonts w:ascii="Calibri" w:hAnsi="Calibri"/>
                <w:b/>
                <w:color w:val="0000FF"/>
                <w:sz w:val="22"/>
                <w:szCs w:val="22"/>
                <w:u w:val="single"/>
              </w:rPr>
            </w:rPrChange>
          </w:rPr>
          <w:fldChar w:fldCharType="begin"/>
        </w:r>
        <w:r w:rsidRPr="00EE27B1">
          <w:rPr>
            <w:rFonts w:ascii="Calibri" w:hAnsi="Calibri"/>
            <w:b/>
            <w:rPrChange w:id="11023"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024" w:author="Tre" w:date="2012-11-19T09:06:00Z">
              <w:rPr>
                <w:rFonts w:ascii="Calibri" w:hAnsi="Calibri"/>
                <w:b/>
                <w:color w:val="0000FF"/>
                <w:sz w:val="22"/>
                <w:szCs w:val="22"/>
                <w:u w:val="single"/>
              </w:rPr>
            </w:rPrChange>
          </w:rPr>
          <w:fldChar w:fldCharType="separate"/>
        </w:r>
        <w:r w:rsidRPr="00EE27B1">
          <w:rPr>
            <w:rFonts w:ascii="Calibri" w:hAnsi="Calibri"/>
            <w:b/>
            <w:noProof/>
            <w:rPrChange w:id="11025" w:author="Tre" w:date="2012-11-19T09:06:00Z">
              <w:rPr>
                <w:rFonts w:ascii="Calibri" w:hAnsi="Calibri"/>
                <w:b/>
                <w:noProof/>
                <w:color w:val="0000FF"/>
                <w:sz w:val="22"/>
                <w:szCs w:val="22"/>
                <w:u w:val="single"/>
              </w:rPr>
            </w:rPrChange>
          </w:rPr>
          <w:t>Chain Sword</w:t>
        </w:r>
        <w:r w:rsidRPr="00EE27B1">
          <w:rPr>
            <w:rFonts w:ascii="Calibri" w:hAnsi="Calibri"/>
            <w:b/>
            <w:rPrChange w:id="11026"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027" w:author="frontdesk" w:date="2012-11-16T12:51:00Z"/>
          <w:rFonts w:ascii="Calibri" w:hAnsi="Calibri"/>
          <w:i/>
          <w:rPrChange w:id="11028" w:author="Tre" w:date="2012-11-19T09:06:00Z">
            <w:rPr>
              <w:ins w:id="11029" w:author="frontdesk" w:date="2012-11-16T12:51:00Z"/>
              <w:rFonts w:ascii="Calibri" w:hAnsi="Calibri"/>
              <w:i/>
              <w:sz w:val="20"/>
              <w:szCs w:val="20"/>
            </w:rPr>
          </w:rPrChange>
        </w:rPr>
      </w:pPr>
      <w:ins w:id="11030" w:author="frontdesk" w:date="2012-11-16T12:51:00Z">
        <w:r w:rsidRPr="00EE27B1">
          <w:rPr>
            <w:rFonts w:ascii="Calibri" w:hAnsi="Calibri"/>
            <w:i/>
            <w:rPrChange w:id="11031" w:author="Tre" w:date="2012-11-19T09:06:00Z">
              <w:rPr>
                <w:rFonts w:ascii="Calibri" w:hAnsi="Calibri"/>
                <w:i/>
                <w:color w:val="0000FF"/>
                <w:sz w:val="20"/>
                <w:szCs w:val="20"/>
                <w:u w:val="single"/>
              </w:rPr>
            </w:rPrChange>
          </w:rPr>
          <w:t>[Type (</w:t>
        </w:r>
        <w:r w:rsidRPr="00EE27B1">
          <w:rPr>
            <w:rFonts w:ascii="Calibri" w:hAnsi="Calibri"/>
            <w:i/>
            <w:rPrChange w:id="11032" w:author="Tre" w:date="2012-11-19T09:06:00Z">
              <w:rPr>
                <w:rFonts w:ascii="Calibri" w:hAnsi="Calibri"/>
                <w:i/>
                <w:color w:val="0000FF"/>
                <w:sz w:val="20"/>
                <w:szCs w:val="20"/>
                <w:u w:val="single"/>
              </w:rPr>
            </w:rPrChange>
          </w:rPr>
          <w:fldChar w:fldCharType="begin"/>
        </w:r>
        <w:r w:rsidRPr="00EE27B1">
          <w:rPr>
            <w:rFonts w:ascii="Calibri" w:hAnsi="Calibri"/>
            <w:i/>
            <w:rPrChange w:id="11033"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034" w:author="Tre" w:date="2012-11-19T09:06:00Z">
              <w:rPr>
                <w:rFonts w:ascii="Calibri" w:hAnsi="Calibri"/>
                <w:i/>
                <w:color w:val="0000FF"/>
                <w:sz w:val="20"/>
                <w:szCs w:val="20"/>
                <w:u w:val="single"/>
              </w:rPr>
            </w:rPrChange>
          </w:rPr>
          <w:fldChar w:fldCharType="separate"/>
        </w:r>
        <w:r w:rsidRPr="00EE27B1">
          <w:rPr>
            <w:rFonts w:ascii="Calibri" w:hAnsi="Calibri"/>
            <w:i/>
            <w:noProof/>
            <w:rPrChange w:id="11035" w:author="Tre" w:date="2012-11-19T09:06:00Z">
              <w:rPr>
                <w:rFonts w:ascii="Calibri" w:hAnsi="Calibri"/>
                <w:i/>
                <w:noProof/>
                <w:color w:val="0000FF"/>
                <w:sz w:val="20"/>
                <w:szCs w:val="20"/>
                <w:u w:val="single"/>
              </w:rPr>
            </w:rPrChange>
          </w:rPr>
          <w:t>Sword</w:t>
        </w:r>
        <w:r w:rsidRPr="00EE27B1">
          <w:rPr>
            <w:rFonts w:ascii="Calibri" w:hAnsi="Calibri"/>
            <w:i/>
            <w:rPrChange w:id="11036" w:author="Tre" w:date="2012-11-19T09:06:00Z">
              <w:rPr>
                <w:rFonts w:ascii="Calibri" w:hAnsi="Calibri"/>
                <w:i/>
                <w:color w:val="0000FF"/>
                <w:sz w:val="20"/>
                <w:szCs w:val="20"/>
                <w:u w:val="single"/>
              </w:rPr>
            </w:rPrChange>
          </w:rPr>
          <w:fldChar w:fldCharType="end"/>
        </w:r>
        <w:r w:rsidRPr="00EE27B1">
          <w:rPr>
            <w:rFonts w:ascii="Calibri" w:hAnsi="Calibri"/>
            <w:i/>
            <w:rPrChange w:id="11037" w:author="Tre" w:date="2012-11-19T09:06:00Z">
              <w:rPr>
                <w:rFonts w:ascii="Calibri" w:hAnsi="Calibri"/>
                <w:i/>
                <w:color w:val="0000FF"/>
                <w:sz w:val="20"/>
                <w:szCs w:val="20"/>
                <w:u w:val="single"/>
              </w:rPr>
            </w:rPrChange>
          </w:rPr>
          <w:t>), Rate (</w:t>
        </w:r>
        <w:r w:rsidRPr="00EE27B1">
          <w:rPr>
            <w:rFonts w:ascii="Calibri" w:hAnsi="Calibri"/>
            <w:i/>
            <w:rPrChange w:id="11038" w:author="Tre" w:date="2012-11-19T09:06:00Z">
              <w:rPr>
                <w:rFonts w:ascii="Calibri" w:hAnsi="Calibri"/>
                <w:i/>
                <w:color w:val="0000FF"/>
                <w:sz w:val="20"/>
                <w:szCs w:val="20"/>
                <w:u w:val="single"/>
              </w:rPr>
            </w:rPrChange>
          </w:rPr>
          <w:fldChar w:fldCharType="begin"/>
        </w:r>
        <w:r w:rsidRPr="00EE27B1">
          <w:rPr>
            <w:rFonts w:ascii="Calibri" w:hAnsi="Calibri"/>
            <w:i/>
            <w:rPrChange w:id="11039"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040" w:author="Tre" w:date="2012-11-19T09:06:00Z">
              <w:rPr>
                <w:rFonts w:ascii="Calibri" w:hAnsi="Calibri"/>
                <w:i/>
                <w:color w:val="0000FF"/>
                <w:sz w:val="20"/>
                <w:szCs w:val="20"/>
                <w:u w:val="single"/>
              </w:rPr>
            </w:rPrChange>
          </w:rPr>
          <w:fldChar w:fldCharType="separate"/>
        </w:r>
        <w:r w:rsidRPr="00EE27B1">
          <w:rPr>
            <w:rFonts w:ascii="Calibri" w:hAnsi="Calibri"/>
            <w:i/>
            <w:noProof/>
            <w:rPrChange w:id="11041" w:author="Tre" w:date="2012-11-19T09:06:00Z">
              <w:rPr>
                <w:rFonts w:ascii="Calibri" w:hAnsi="Calibri"/>
                <w:i/>
                <w:noProof/>
                <w:color w:val="0000FF"/>
                <w:sz w:val="20"/>
                <w:szCs w:val="20"/>
                <w:u w:val="single"/>
              </w:rPr>
            </w:rPrChange>
          </w:rPr>
          <w:t>Full Round</w:t>
        </w:r>
        <w:r w:rsidRPr="00EE27B1">
          <w:rPr>
            <w:rFonts w:ascii="Calibri" w:hAnsi="Calibri"/>
            <w:i/>
            <w:rPrChange w:id="11042" w:author="Tre" w:date="2012-11-19T09:06:00Z">
              <w:rPr>
                <w:rFonts w:ascii="Calibri" w:hAnsi="Calibri"/>
                <w:i/>
                <w:color w:val="0000FF"/>
                <w:sz w:val="20"/>
                <w:szCs w:val="20"/>
                <w:u w:val="single"/>
              </w:rPr>
            </w:rPrChange>
          </w:rPr>
          <w:fldChar w:fldCharType="end"/>
        </w:r>
        <w:r w:rsidRPr="00EE27B1">
          <w:rPr>
            <w:rFonts w:ascii="Calibri" w:hAnsi="Calibri"/>
            <w:i/>
            <w:rPrChange w:id="11043" w:author="Tre" w:date="2012-11-19T09:06:00Z">
              <w:rPr>
                <w:rFonts w:ascii="Calibri" w:hAnsi="Calibri"/>
                <w:i/>
                <w:color w:val="0000FF"/>
                <w:sz w:val="20"/>
                <w:szCs w:val="20"/>
                <w:u w:val="single"/>
              </w:rPr>
            </w:rPrChange>
          </w:rPr>
          <w:t>), Ammo (</w:t>
        </w:r>
        <w:r w:rsidRPr="00EE27B1">
          <w:rPr>
            <w:rFonts w:ascii="Calibri" w:hAnsi="Calibri"/>
            <w:i/>
            <w:rPrChange w:id="11044" w:author="Tre" w:date="2012-11-19T09:06:00Z">
              <w:rPr>
                <w:rFonts w:ascii="Calibri" w:hAnsi="Calibri"/>
                <w:i/>
                <w:color w:val="0000FF"/>
                <w:sz w:val="20"/>
                <w:szCs w:val="20"/>
                <w:u w:val="single"/>
              </w:rPr>
            </w:rPrChange>
          </w:rPr>
          <w:fldChar w:fldCharType="begin"/>
        </w:r>
        <w:r w:rsidRPr="00EE27B1">
          <w:rPr>
            <w:rFonts w:ascii="Calibri" w:hAnsi="Calibri"/>
            <w:i/>
            <w:rPrChange w:id="11045"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046" w:author="Tre" w:date="2012-11-19T09:06:00Z">
              <w:rPr>
                <w:rFonts w:ascii="Calibri" w:hAnsi="Calibri"/>
                <w:i/>
                <w:color w:val="0000FF"/>
                <w:sz w:val="20"/>
                <w:szCs w:val="20"/>
                <w:u w:val="single"/>
              </w:rPr>
            </w:rPrChange>
          </w:rPr>
          <w:fldChar w:fldCharType="separate"/>
        </w:r>
        <w:r w:rsidRPr="00EE27B1">
          <w:rPr>
            <w:rFonts w:ascii="Calibri" w:hAnsi="Calibri"/>
            <w:i/>
            <w:noProof/>
            <w:rPrChange w:id="11047" w:author="Tre" w:date="2012-11-19T09:06:00Z">
              <w:rPr>
                <w:rFonts w:ascii="Calibri" w:hAnsi="Calibri"/>
                <w:i/>
                <w:noProof/>
                <w:color w:val="0000FF"/>
                <w:sz w:val="20"/>
                <w:szCs w:val="20"/>
                <w:u w:val="single"/>
              </w:rPr>
            </w:rPrChange>
          </w:rPr>
          <w:t>-</w:t>
        </w:r>
        <w:r w:rsidRPr="00EE27B1">
          <w:rPr>
            <w:rFonts w:ascii="Calibri" w:hAnsi="Calibri"/>
            <w:i/>
            <w:rPrChange w:id="11048" w:author="Tre" w:date="2012-11-19T09:06:00Z">
              <w:rPr>
                <w:rFonts w:ascii="Calibri" w:hAnsi="Calibri"/>
                <w:i/>
                <w:color w:val="0000FF"/>
                <w:sz w:val="20"/>
                <w:szCs w:val="20"/>
                <w:u w:val="single"/>
              </w:rPr>
            </w:rPrChange>
          </w:rPr>
          <w:fldChar w:fldCharType="end"/>
        </w:r>
        <w:r w:rsidRPr="00EE27B1">
          <w:rPr>
            <w:rFonts w:ascii="Calibri" w:hAnsi="Calibri"/>
            <w:i/>
            <w:rPrChange w:id="11049" w:author="Tre" w:date="2012-11-19T09:06:00Z">
              <w:rPr>
                <w:rFonts w:ascii="Calibri" w:hAnsi="Calibri"/>
                <w:i/>
                <w:color w:val="0000FF"/>
                <w:sz w:val="20"/>
                <w:szCs w:val="20"/>
                <w:u w:val="single"/>
              </w:rPr>
            </w:rPrChange>
          </w:rPr>
          <w:t xml:space="preserve">), </w:t>
        </w:r>
        <w:del w:id="11050" w:author="Tre" w:date="2012-11-19T09:43:00Z">
          <w:r w:rsidRPr="00EE27B1">
            <w:rPr>
              <w:rFonts w:ascii="Calibri" w:hAnsi="Calibri"/>
              <w:i/>
              <w:rPrChange w:id="11051" w:author="Tre" w:date="2012-11-19T09:06:00Z">
                <w:rPr>
                  <w:rFonts w:ascii="Calibri" w:hAnsi="Calibri"/>
                  <w:i/>
                  <w:color w:val="0000FF"/>
                  <w:sz w:val="20"/>
                  <w:szCs w:val="20"/>
                  <w:u w:val="single"/>
                </w:rPr>
              </w:rPrChange>
            </w:rPr>
            <w:delText>Range (</w:delText>
          </w:r>
          <w:r w:rsidRPr="00EE27B1" w:rsidDel="00006295">
            <w:rPr>
              <w:rFonts w:ascii="Calibri" w:hAnsi="Calibri"/>
              <w:i/>
              <w:rPrChange w:id="11052" w:author="Tre" w:date="2012-11-19T09:06:00Z">
                <w:rPr>
                  <w:rFonts w:ascii="Calibri" w:hAnsi="Calibri"/>
                  <w:i/>
                  <w:color w:val="0000FF"/>
                  <w:sz w:val="20"/>
                  <w:szCs w:val="20"/>
                  <w:u w:val="single"/>
                </w:rPr>
              </w:rPrChange>
            </w:rPr>
            <w:fldChar w:fldCharType="begin"/>
          </w:r>
          <w:r w:rsidRPr="00EE27B1">
            <w:rPr>
              <w:rFonts w:ascii="Calibri" w:hAnsi="Calibri"/>
              <w:i/>
              <w:rPrChange w:id="11053"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054" w:author="Tre" w:date="2012-11-19T09:06:00Z">
                <w:rPr>
                  <w:rFonts w:ascii="Calibri" w:hAnsi="Calibri"/>
                  <w:i/>
                  <w:color w:val="0000FF"/>
                  <w:sz w:val="20"/>
                  <w:szCs w:val="20"/>
                  <w:u w:val="single"/>
                </w:rPr>
              </w:rPrChange>
            </w:rPr>
            <w:fldChar w:fldCharType="end"/>
          </w:r>
          <w:r w:rsidRPr="00EE27B1">
            <w:rPr>
              <w:rFonts w:ascii="Calibri" w:hAnsi="Calibri"/>
              <w:i/>
              <w:rPrChange w:id="11055" w:author="Tre" w:date="2012-11-19T09:06:00Z">
                <w:rPr>
                  <w:rFonts w:ascii="Calibri" w:hAnsi="Calibri"/>
                  <w:i/>
                  <w:color w:val="0000FF"/>
                  <w:sz w:val="20"/>
                  <w:szCs w:val="20"/>
                  <w:u w:val="single"/>
                </w:rPr>
              </w:rPrChange>
            </w:rPr>
            <w:delText xml:space="preserve">), </w:delText>
          </w:r>
        </w:del>
        <w:r w:rsidRPr="00EE27B1">
          <w:rPr>
            <w:rFonts w:ascii="Calibri" w:hAnsi="Calibri"/>
            <w:i/>
            <w:rPrChange w:id="11056" w:author="Tre" w:date="2012-11-19T09:06:00Z">
              <w:rPr>
                <w:rFonts w:ascii="Calibri" w:hAnsi="Calibri"/>
                <w:i/>
                <w:color w:val="0000FF"/>
                <w:sz w:val="20"/>
                <w:szCs w:val="20"/>
                <w:u w:val="single"/>
              </w:rPr>
            </w:rPrChange>
          </w:rPr>
          <w:t>Damage (</w:t>
        </w:r>
        <w:r w:rsidRPr="00EE27B1">
          <w:rPr>
            <w:rFonts w:ascii="Calibri" w:hAnsi="Calibri"/>
            <w:i/>
            <w:rPrChange w:id="11057" w:author="Tre" w:date="2012-11-19T09:06:00Z">
              <w:rPr>
                <w:rFonts w:ascii="Calibri" w:hAnsi="Calibri"/>
                <w:i/>
                <w:color w:val="0000FF"/>
                <w:sz w:val="20"/>
                <w:szCs w:val="20"/>
                <w:u w:val="single"/>
              </w:rPr>
            </w:rPrChange>
          </w:rPr>
          <w:fldChar w:fldCharType="begin"/>
        </w:r>
        <w:r w:rsidRPr="00EE27B1">
          <w:rPr>
            <w:rFonts w:ascii="Calibri" w:hAnsi="Calibri"/>
            <w:i/>
            <w:rPrChange w:id="11058"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059" w:author="Tre" w:date="2012-11-19T09:06:00Z">
              <w:rPr>
                <w:rFonts w:ascii="Calibri" w:hAnsi="Calibri"/>
                <w:i/>
                <w:color w:val="0000FF"/>
                <w:sz w:val="20"/>
                <w:szCs w:val="20"/>
                <w:u w:val="single"/>
              </w:rPr>
            </w:rPrChange>
          </w:rPr>
          <w:fldChar w:fldCharType="separate"/>
        </w:r>
        <w:r w:rsidRPr="00EE27B1">
          <w:rPr>
            <w:rFonts w:ascii="Calibri" w:hAnsi="Calibri"/>
            <w:i/>
            <w:noProof/>
            <w:rPrChange w:id="11060" w:author="Tre" w:date="2012-11-19T09:06:00Z">
              <w:rPr>
                <w:rFonts w:ascii="Calibri" w:hAnsi="Calibri"/>
                <w:i/>
                <w:noProof/>
                <w:color w:val="0000FF"/>
                <w:sz w:val="20"/>
                <w:szCs w:val="20"/>
                <w:u w:val="single"/>
              </w:rPr>
            </w:rPrChange>
          </w:rPr>
          <w:t>2</w:t>
        </w:r>
        <w:r w:rsidRPr="00EE27B1">
          <w:rPr>
            <w:rFonts w:ascii="Calibri" w:hAnsi="Calibri"/>
            <w:i/>
            <w:rPrChange w:id="11061" w:author="Tre" w:date="2012-11-19T09:06:00Z">
              <w:rPr>
                <w:rFonts w:ascii="Calibri" w:hAnsi="Calibri"/>
                <w:i/>
                <w:color w:val="0000FF"/>
                <w:sz w:val="20"/>
                <w:szCs w:val="20"/>
                <w:u w:val="single"/>
              </w:rPr>
            </w:rPrChange>
          </w:rPr>
          <w:fldChar w:fldCharType="end"/>
        </w:r>
        <w:r w:rsidRPr="00EE27B1">
          <w:rPr>
            <w:rFonts w:ascii="Calibri" w:hAnsi="Calibri"/>
            <w:i/>
            <w:rPrChange w:id="11062" w:author="Tre" w:date="2012-11-19T09:06:00Z">
              <w:rPr>
                <w:rFonts w:ascii="Calibri" w:hAnsi="Calibri"/>
                <w:i/>
                <w:color w:val="0000FF"/>
                <w:sz w:val="20"/>
                <w:szCs w:val="20"/>
                <w:u w:val="single"/>
              </w:rPr>
            </w:rPrChange>
          </w:rPr>
          <w:t>)]</w:t>
        </w:r>
      </w:ins>
    </w:p>
    <w:p w:rsidR="00381476" w:rsidRPr="000B0456" w:rsidRDefault="00EE27B1" w:rsidP="00381476">
      <w:pPr>
        <w:jc w:val="both"/>
        <w:rPr>
          <w:ins w:id="11063" w:author="frontdesk" w:date="2012-11-16T12:51:00Z"/>
          <w:rFonts w:ascii="Calibri" w:hAnsi="Calibri"/>
          <w:rPrChange w:id="11064" w:author="Tre" w:date="2012-11-19T09:06:00Z">
            <w:rPr>
              <w:ins w:id="11065" w:author="frontdesk" w:date="2012-11-16T12:51:00Z"/>
              <w:rFonts w:ascii="Calibri" w:hAnsi="Calibri"/>
              <w:sz w:val="20"/>
              <w:szCs w:val="20"/>
            </w:rPr>
          </w:rPrChange>
        </w:rPr>
      </w:pPr>
      <w:ins w:id="11066" w:author="frontdesk" w:date="2012-11-16T12:51:00Z">
        <w:r w:rsidRPr="00EE27B1">
          <w:rPr>
            <w:rFonts w:ascii="Calibri" w:hAnsi="Calibri"/>
            <w:rPrChange w:id="11067" w:author="Tre" w:date="2012-11-19T09:06:00Z">
              <w:rPr>
                <w:rFonts w:ascii="Calibri" w:hAnsi="Calibri"/>
                <w:color w:val="0000FF"/>
                <w:sz w:val="20"/>
                <w:szCs w:val="20"/>
                <w:u w:val="single"/>
              </w:rPr>
            </w:rPrChange>
          </w:rPr>
          <w:fldChar w:fldCharType="begin"/>
        </w:r>
        <w:r w:rsidRPr="00EE27B1">
          <w:rPr>
            <w:rFonts w:ascii="Calibri" w:hAnsi="Calibri"/>
            <w:rPrChange w:id="11068"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069" w:author="Tre" w:date="2012-11-19T09:06:00Z">
              <w:rPr>
                <w:rFonts w:ascii="Calibri" w:hAnsi="Calibri"/>
                <w:color w:val="0000FF"/>
                <w:sz w:val="20"/>
                <w:szCs w:val="20"/>
                <w:u w:val="single"/>
              </w:rPr>
            </w:rPrChange>
          </w:rPr>
          <w:fldChar w:fldCharType="separate"/>
        </w:r>
        <w:r w:rsidRPr="00EE27B1">
          <w:rPr>
            <w:rFonts w:ascii="Calibri" w:hAnsi="Calibri"/>
            <w:noProof/>
            <w:rPrChange w:id="11070" w:author="Tre" w:date="2012-11-19T09:06:00Z">
              <w:rPr>
                <w:rFonts w:ascii="Calibri" w:hAnsi="Calibri"/>
                <w:noProof/>
                <w:color w:val="0000FF"/>
                <w:sz w:val="20"/>
                <w:szCs w:val="20"/>
                <w:u w:val="single"/>
              </w:rPr>
            </w:rPrChange>
          </w:rPr>
          <w:t>The chain sword will do an additional damage level with each consecutive hit on the target. If the attacker fails an attack, the sword's damage starts over.</w:t>
        </w:r>
        <w:r w:rsidRPr="00EE27B1">
          <w:rPr>
            <w:rFonts w:ascii="Calibri" w:hAnsi="Calibri"/>
            <w:rPrChange w:id="11071" w:author="Tre" w:date="2012-11-19T09:06:00Z">
              <w:rPr>
                <w:rFonts w:ascii="Calibri" w:hAnsi="Calibri"/>
                <w:color w:val="0000FF"/>
                <w:sz w:val="20"/>
                <w:szCs w:val="20"/>
                <w:u w:val="single"/>
              </w:rPr>
            </w:rPrChange>
          </w:rPr>
          <w:fldChar w:fldCharType="end"/>
        </w:r>
        <w:r w:rsidRPr="00EE27B1">
          <w:rPr>
            <w:rFonts w:ascii="Calibri" w:hAnsi="Calibri"/>
            <w:rPrChange w:id="11072" w:author="Tre" w:date="2012-11-19T09:06:00Z">
              <w:rPr>
                <w:rFonts w:ascii="Calibri" w:hAnsi="Calibri"/>
                <w:color w:val="0000FF"/>
                <w:sz w:val="20"/>
                <w:szCs w:val="20"/>
                <w:u w:val="single"/>
              </w:rPr>
            </w:rPrChange>
          </w:rPr>
          <w:fldChar w:fldCharType="begin"/>
        </w:r>
        <w:r w:rsidRPr="00EE27B1">
          <w:rPr>
            <w:rFonts w:ascii="Calibri" w:hAnsi="Calibri"/>
            <w:rPrChange w:id="11073"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074"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075" w:author="frontdesk" w:date="2012-11-16T12:51:00Z"/>
        </w:rPr>
      </w:pPr>
    </w:p>
    <w:p w:rsidR="00381476" w:rsidRPr="000B0456" w:rsidRDefault="00EE27B1" w:rsidP="00381476">
      <w:pPr>
        <w:jc w:val="both"/>
        <w:rPr>
          <w:ins w:id="11076" w:author="frontdesk" w:date="2012-11-16T12:51:00Z"/>
          <w:rFonts w:ascii="Calibri" w:hAnsi="Calibri"/>
          <w:b/>
          <w:rPrChange w:id="11077" w:author="Tre" w:date="2012-11-19T09:06:00Z">
            <w:rPr>
              <w:ins w:id="11078" w:author="frontdesk" w:date="2012-11-16T12:51:00Z"/>
              <w:rFonts w:ascii="Calibri" w:hAnsi="Calibri"/>
              <w:b/>
              <w:sz w:val="22"/>
              <w:szCs w:val="22"/>
            </w:rPr>
          </w:rPrChange>
        </w:rPr>
      </w:pPr>
      <w:ins w:id="11079" w:author="frontdesk" w:date="2012-11-16T12:51:00Z">
        <w:r w:rsidRPr="00EE27B1">
          <w:rPr>
            <w:rFonts w:ascii="Calibri" w:hAnsi="Calibri"/>
            <w:b/>
            <w:rPrChange w:id="11080" w:author="Tre" w:date="2012-11-19T09:06:00Z">
              <w:rPr>
                <w:rFonts w:ascii="Calibri" w:hAnsi="Calibri"/>
                <w:b/>
                <w:color w:val="0000FF"/>
                <w:sz w:val="22"/>
                <w:szCs w:val="22"/>
                <w:u w:val="single"/>
              </w:rPr>
            </w:rPrChange>
          </w:rPr>
          <w:fldChar w:fldCharType="begin"/>
        </w:r>
        <w:r w:rsidRPr="00EE27B1">
          <w:rPr>
            <w:rFonts w:ascii="Calibri" w:hAnsi="Calibri"/>
            <w:b/>
            <w:rPrChange w:id="11081"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082" w:author="Tre" w:date="2012-11-19T09:06:00Z">
              <w:rPr>
                <w:rFonts w:ascii="Calibri" w:hAnsi="Calibri"/>
                <w:b/>
                <w:color w:val="0000FF"/>
                <w:sz w:val="22"/>
                <w:szCs w:val="22"/>
                <w:u w:val="single"/>
              </w:rPr>
            </w:rPrChange>
          </w:rPr>
          <w:fldChar w:fldCharType="separate"/>
        </w:r>
        <w:r w:rsidRPr="00EE27B1">
          <w:rPr>
            <w:rFonts w:ascii="Calibri" w:hAnsi="Calibri"/>
            <w:b/>
            <w:noProof/>
            <w:rPrChange w:id="11083" w:author="Tre" w:date="2012-11-19T09:06:00Z">
              <w:rPr>
                <w:rFonts w:ascii="Calibri" w:hAnsi="Calibri"/>
                <w:b/>
                <w:noProof/>
                <w:color w:val="0000FF"/>
                <w:sz w:val="22"/>
                <w:szCs w:val="22"/>
                <w:u w:val="single"/>
              </w:rPr>
            </w:rPrChange>
          </w:rPr>
          <w:t>Cutter Sword</w:t>
        </w:r>
        <w:r w:rsidRPr="00EE27B1">
          <w:rPr>
            <w:rFonts w:ascii="Calibri" w:hAnsi="Calibri"/>
            <w:b/>
            <w:rPrChange w:id="11084"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085" w:author="frontdesk" w:date="2012-11-16T12:51:00Z"/>
          <w:rFonts w:ascii="Calibri" w:hAnsi="Calibri"/>
          <w:i/>
          <w:rPrChange w:id="11086" w:author="Tre" w:date="2012-11-19T09:06:00Z">
            <w:rPr>
              <w:ins w:id="11087" w:author="frontdesk" w:date="2012-11-16T12:51:00Z"/>
              <w:rFonts w:ascii="Calibri" w:hAnsi="Calibri"/>
              <w:i/>
              <w:sz w:val="20"/>
              <w:szCs w:val="20"/>
            </w:rPr>
          </w:rPrChange>
        </w:rPr>
      </w:pPr>
      <w:ins w:id="11088" w:author="frontdesk" w:date="2012-11-16T12:51:00Z">
        <w:r w:rsidRPr="00EE27B1">
          <w:rPr>
            <w:rFonts w:ascii="Calibri" w:hAnsi="Calibri"/>
            <w:i/>
            <w:rPrChange w:id="11089" w:author="Tre" w:date="2012-11-19T09:06:00Z">
              <w:rPr>
                <w:rFonts w:ascii="Calibri" w:hAnsi="Calibri"/>
                <w:i/>
                <w:color w:val="0000FF"/>
                <w:sz w:val="20"/>
                <w:szCs w:val="20"/>
                <w:u w:val="single"/>
              </w:rPr>
            </w:rPrChange>
          </w:rPr>
          <w:t>[Type (</w:t>
        </w:r>
        <w:r w:rsidRPr="00EE27B1">
          <w:rPr>
            <w:rFonts w:ascii="Calibri" w:hAnsi="Calibri"/>
            <w:i/>
            <w:rPrChange w:id="11090" w:author="Tre" w:date="2012-11-19T09:06:00Z">
              <w:rPr>
                <w:rFonts w:ascii="Calibri" w:hAnsi="Calibri"/>
                <w:i/>
                <w:color w:val="0000FF"/>
                <w:sz w:val="20"/>
                <w:szCs w:val="20"/>
                <w:u w:val="single"/>
              </w:rPr>
            </w:rPrChange>
          </w:rPr>
          <w:fldChar w:fldCharType="begin"/>
        </w:r>
        <w:r w:rsidRPr="00EE27B1">
          <w:rPr>
            <w:rFonts w:ascii="Calibri" w:hAnsi="Calibri"/>
            <w:i/>
            <w:rPrChange w:id="11091"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092" w:author="Tre" w:date="2012-11-19T09:06:00Z">
              <w:rPr>
                <w:rFonts w:ascii="Calibri" w:hAnsi="Calibri"/>
                <w:i/>
                <w:color w:val="0000FF"/>
                <w:sz w:val="20"/>
                <w:szCs w:val="20"/>
                <w:u w:val="single"/>
              </w:rPr>
            </w:rPrChange>
          </w:rPr>
          <w:fldChar w:fldCharType="separate"/>
        </w:r>
        <w:r w:rsidRPr="00EE27B1">
          <w:rPr>
            <w:rFonts w:ascii="Calibri" w:hAnsi="Calibri"/>
            <w:i/>
            <w:noProof/>
            <w:rPrChange w:id="11093" w:author="Tre" w:date="2012-11-19T09:06:00Z">
              <w:rPr>
                <w:rFonts w:ascii="Calibri" w:hAnsi="Calibri"/>
                <w:i/>
                <w:noProof/>
                <w:color w:val="0000FF"/>
                <w:sz w:val="20"/>
                <w:szCs w:val="20"/>
                <w:u w:val="single"/>
              </w:rPr>
            </w:rPrChange>
          </w:rPr>
          <w:t>Sword</w:t>
        </w:r>
        <w:r w:rsidRPr="00EE27B1">
          <w:rPr>
            <w:rFonts w:ascii="Calibri" w:hAnsi="Calibri"/>
            <w:i/>
            <w:rPrChange w:id="11094" w:author="Tre" w:date="2012-11-19T09:06:00Z">
              <w:rPr>
                <w:rFonts w:ascii="Calibri" w:hAnsi="Calibri"/>
                <w:i/>
                <w:color w:val="0000FF"/>
                <w:sz w:val="20"/>
                <w:szCs w:val="20"/>
                <w:u w:val="single"/>
              </w:rPr>
            </w:rPrChange>
          </w:rPr>
          <w:fldChar w:fldCharType="end"/>
        </w:r>
        <w:r w:rsidRPr="00EE27B1">
          <w:rPr>
            <w:rFonts w:ascii="Calibri" w:hAnsi="Calibri"/>
            <w:i/>
            <w:rPrChange w:id="11095" w:author="Tre" w:date="2012-11-19T09:06:00Z">
              <w:rPr>
                <w:rFonts w:ascii="Calibri" w:hAnsi="Calibri"/>
                <w:i/>
                <w:color w:val="0000FF"/>
                <w:sz w:val="20"/>
                <w:szCs w:val="20"/>
                <w:u w:val="single"/>
              </w:rPr>
            </w:rPrChange>
          </w:rPr>
          <w:t>), Rate (</w:t>
        </w:r>
        <w:r w:rsidRPr="00EE27B1">
          <w:rPr>
            <w:rFonts w:ascii="Calibri" w:hAnsi="Calibri"/>
            <w:i/>
            <w:rPrChange w:id="11096" w:author="Tre" w:date="2012-11-19T09:06:00Z">
              <w:rPr>
                <w:rFonts w:ascii="Calibri" w:hAnsi="Calibri"/>
                <w:i/>
                <w:color w:val="0000FF"/>
                <w:sz w:val="20"/>
                <w:szCs w:val="20"/>
                <w:u w:val="single"/>
              </w:rPr>
            </w:rPrChange>
          </w:rPr>
          <w:fldChar w:fldCharType="begin"/>
        </w:r>
        <w:r w:rsidRPr="00EE27B1">
          <w:rPr>
            <w:rFonts w:ascii="Calibri" w:hAnsi="Calibri"/>
            <w:i/>
            <w:rPrChange w:id="11097"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098" w:author="Tre" w:date="2012-11-19T09:06:00Z">
              <w:rPr>
                <w:rFonts w:ascii="Calibri" w:hAnsi="Calibri"/>
                <w:i/>
                <w:color w:val="0000FF"/>
                <w:sz w:val="20"/>
                <w:szCs w:val="20"/>
                <w:u w:val="single"/>
              </w:rPr>
            </w:rPrChange>
          </w:rPr>
          <w:fldChar w:fldCharType="separate"/>
        </w:r>
        <w:r w:rsidRPr="00EE27B1">
          <w:rPr>
            <w:rFonts w:ascii="Calibri" w:hAnsi="Calibri"/>
            <w:i/>
            <w:noProof/>
            <w:rPrChange w:id="11099" w:author="Tre" w:date="2012-11-19T09:06:00Z">
              <w:rPr>
                <w:rFonts w:ascii="Calibri" w:hAnsi="Calibri"/>
                <w:i/>
                <w:noProof/>
                <w:color w:val="0000FF"/>
                <w:sz w:val="20"/>
                <w:szCs w:val="20"/>
                <w:u w:val="single"/>
              </w:rPr>
            </w:rPrChange>
          </w:rPr>
          <w:t>Full Round</w:t>
        </w:r>
        <w:r w:rsidRPr="00EE27B1">
          <w:rPr>
            <w:rFonts w:ascii="Calibri" w:hAnsi="Calibri"/>
            <w:i/>
            <w:rPrChange w:id="11100" w:author="Tre" w:date="2012-11-19T09:06:00Z">
              <w:rPr>
                <w:rFonts w:ascii="Calibri" w:hAnsi="Calibri"/>
                <w:i/>
                <w:color w:val="0000FF"/>
                <w:sz w:val="20"/>
                <w:szCs w:val="20"/>
                <w:u w:val="single"/>
              </w:rPr>
            </w:rPrChange>
          </w:rPr>
          <w:fldChar w:fldCharType="end"/>
        </w:r>
        <w:r w:rsidRPr="00EE27B1">
          <w:rPr>
            <w:rFonts w:ascii="Calibri" w:hAnsi="Calibri"/>
            <w:i/>
            <w:rPrChange w:id="11101" w:author="Tre" w:date="2012-11-19T09:06:00Z">
              <w:rPr>
                <w:rFonts w:ascii="Calibri" w:hAnsi="Calibri"/>
                <w:i/>
                <w:color w:val="0000FF"/>
                <w:sz w:val="20"/>
                <w:szCs w:val="20"/>
                <w:u w:val="single"/>
              </w:rPr>
            </w:rPrChange>
          </w:rPr>
          <w:t>), Ammo (</w:t>
        </w:r>
        <w:r w:rsidRPr="00EE27B1">
          <w:rPr>
            <w:rFonts w:ascii="Calibri" w:hAnsi="Calibri"/>
            <w:i/>
            <w:rPrChange w:id="11102" w:author="Tre" w:date="2012-11-19T09:06:00Z">
              <w:rPr>
                <w:rFonts w:ascii="Calibri" w:hAnsi="Calibri"/>
                <w:i/>
                <w:color w:val="0000FF"/>
                <w:sz w:val="20"/>
                <w:szCs w:val="20"/>
                <w:u w:val="single"/>
              </w:rPr>
            </w:rPrChange>
          </w:rPr>
          <w:fldChar w:fldCharType="begin"/>
        </w:r>
        <w:r w:rsidRPr="00EE27B1">
          <w:rPr>
            <w:rFonts w:ascii="Calibri" w:hAnsi="Calibri"/>
            <w:i/>
            <w:rPrChange w:id="11103"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104" w:author="Tre" w:date="2012-11-19T09:06:00Z">
              <w:rPr>
                <w:rFonts w:ascii="Calibri" w:hAnsi="Calibri"/>
                <w:i/>
                <w:color w:val="0000FF"/>
                <w:sz w:val="20"/>
                <w:szCs w:val="20"/>
                <w:u w:val="single"/>
              </w:rPr>
            </w:rPrChange>
          </w:rPr>
          <w:fldChar w:fldCharType="separate"/>
        </w:r>
        <w:r w:rsidRPr="00EE27B1">
          <w:rPr>
            <w:rFonts w:ascii="Calibri" w:hAnsi="Calibri"/>
            <w:i/>
            <w:noProof/>
            <w:rPrChange w:id="11105" w:author="Tre" w:date="2012-11-19T09:06:00Z">
              <w:rPr>
                <w:rFonts w:ascii="Calibri" w:hAnsi="Calibri"/>
                <w:i/>
                <w:noProof/>
                <w:color w:val="0000FF"/>
                <w:sz w:val="20"/>
                <w:szCs w:val="20"/>
                <w:u w:val="single"/>
              </w:rPr>
            </w:rPrChange>
          </w:rPr>
          <w:t>-</w:t>
        </w:r>
        <w:r w:rsidRPr="00EE27B1">
          <w:rPr>
            <w:rFonts w:ascii="Calibri" w:hAnsi="Calibri"/>
            <w:i/>
            <w:rPrChange w:id="11106" w:author="Tre" w:date="2012-11-19T09:06:00Z">
              <w:rPr>
                <w:rFonts w:ascii="Calibri" w:hAnsi="Calibri"/>
                <w:i/>
                <w:color w:val="0000FF"/>
                <w:sz w:val="20"/>
                <w:szCs w:val="20"/>
                <w:u w:val="single"/>
              </w:rPr>
            </w:rPrChange>
          </w:rPr>
          <w:fldChar w:fldCharType="end"/>
        </w:r>
        <w:r w:rsidRPr="00EE27B1">
          <w:rPr>
            <w:rFonts w:ascii="Calibri" w:hAnsi="Calibri"/>
            <w:i/>
            <w:rPrChange w:id="11107" w:author="Tre" w:date="2012-11-19T09:06:00Z">
              <w:rPr>
                <w:rFonts w:ascii="Calibri" w:hAnsi="Calibri"/>
                <w:i/>
                <w:color w:val="0000FF"/>
                <w:sz w:val="20"/>
                <w:szCs w:val="20"/>
                <w:u w:val="single"/>
              </w:rPr>
            </w:rPrChange>
          </w:rPr>
          <w:t xml:space="preserve">), </w:t>
        </w:r>
        <w:del w:id="11108" w:author="Tre" w:date="2012-11-19T09:43:00Z">
          <w:r w:rsidRPr="00EE27B1">
            <w:rPr>
              <w:rFonts w:ascii="Calibri" w:hAnsi="Calibri"/>
              <w:i/>
              <w:rPrChange w:id="11109" w:author="Tre" w:date="2012-11-19T09:06:00Z">
                <w:rPr>
                  <w:rFonts w:ascii="Calibri" w:hAnsi="Calibri"/>
                  <w:i/>
                  <w:color w:val="0000FF"/>
                  <w:sz w:val="20"/>
                  <w:szCs w:val="20"/>
                  <w:u w:val="single"/>
                </w:rPr>
              </w:rPrChange>
            </w:rPr>
            <w:delText>Range (</w:delText>
          </w:r>
          <w:r w:rsidRPr="00EE27B1" w:rsidDel="00006295">
            <w:rPr>
              <w:rFonts w:ascii="Calibri" w:hAnsi="Calibri"/>
              <w:i/>
              <w:rPrChange w:id="11110" w:author="Tre" w:date="2012-11-19T09:06:00Z">
                <w:rPr>
                  <w:rFonts w:ascii="Calibri" w:hAnsi="Calibri"/>
                  <w:i/>
                  <w:color w:val="0000FF"/>
                  <w:sz w:val="20"/>
                  <w:szCs w:val="20"/>
                  <w:u w:val="single"/>
                </w:rPr>
              </w:rPrChange>
            </w:rPr>
            <w:fldChar w:fldCharType="begin"/>
          </w:r>
          <w:r w:rsidRPr="00EE27B1">
            <w:rPr>
              <w:rFonts w:ascii="Calibri" w:hAnsi="Calibri"/>
              <w:i/>
              <w:rPrChange w:id="11111"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112" w:author="Tre" w:date="2012-11-19T09:06:00Z">
                <w:rPr>
                  <w:rFonts w:ascii="Calibri" w:hAnsi="Calibri"/>
                  <w:i/>
                  <w:color w:val="0000FF"/>
                  <w:sz w:val="20"/>
                  <w:szCs w:val="20"/>
                  <w:u w:val="single"/>
                </w:rPr>
              </w:rPrChange>
            </w:rPr>
            <w:fldChar w:fldCharType="end"/>
          </w:r>
          <w:r w:rsidRPr="00EE27B1">
            <w:rPr>
              <w:rFonts w:ascii="Calibri" w:hAnsi="Calibri"/>
              <w:i/>
              <w:rPrChange w:id="11113" w:author="Tre" w:date="2012-11-19T09:06:00Z">
                <w:rPr>
                  <w:rFonts w:ascii="Calibri" w:hAnsi="Calibri"/>
                  <w:i/>
                  <w:color w:val="0000FF"/>
                  <w:sz w:val="20"/>
                  <w:szCs w:val="20"/>
                  <w:u w:val="single"/>
                </w:rPr>
              </w:rPrChange>
            </w:rPr>
            <w:delText xml:space="preserve">), </w:delText>
          </w:r>
        </w:del>
        <w:r w:rsidRPr="00EE27B1">
          <w:rPr>
            <w:rFonts w:ascii="Calibri" w:hAnsi="Calibri"/>
            <w:i/>
            <w:rPrChange w:id="11114" w:author="Tre" w:date="2012-11-19T09:06:00Z">
              <w:rPr>
                <w:rFonts w:ascii="Calibri" w:hAnsi="Calibri"/>
                <w:i/>
                <w:color w:val="0000FF"/>
                <w:sz w:val="20"/>
                <w:szCs w:val="20"/>
                <w:u w:val="single"/>
              </w:rPr>
            </w:rPrChange>
          </w:rPr>
          <w:t>Damage (</w:t>
        </w:r>
        <w:r w:rsidRPr="00EE27B1">
          <w:rPr>
            <w:rFonts w:ascii="Calibri" w:hAnsi="Calibri"/>
            <w:i/>
            <w:rPrChange w:id="11115" w:author="Tre" w:date="2012-11-19T09:06:00Z">
              <w:rPr>
                <w:rFonts w:ascii="Calibri" w:hAnsi="Calibri"/>
                <w:i/>
                <w:color w:val="0000FF"/>
                <w:sz w:val="20"/>
                <w:szCs w:val="20"/>
                <w:u w:val="single"/>
              </w:rPr>
            </w:rPrChange>
          </w:rPr>
          <w:fldChar w:fldCharType="begin"/>
        </w:r>
        <w:r w:rsidRPr="00EE27B1">
          <w:rPr>
            <w:rFonts w:ascii="Calibri" w:hAnsi="Calibri"/>
            <w:i/>
            <w:rPrChange w:id="11116"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117" w:author="Tre" w:date="2012-11-19T09:06:00Z">
              <w:rPr>
                <w:rFonts w:ascii="Calibri" w:hAnsi="Calibri"/>
                <w:i/>
                <w:color w:val="0000FF"/>
                <w:sz w:val="20"/>
                <w:szCs w:val="20"/>
                <w:u w:val="single"/>
              </w:rPr>
            </w:rPrChange>
          </w:rPr>
          <w:fldChar w:fldCharType="separate"/>
        </w:r>
        <w:r w:rsidRPr="00EE27B1">
          <w:rPr>
            <w:rFonts w:ascii="Calibri" w:hAnsi="Calibri"/>
            <w:i/>
            <w:noProof/>
            <w:rPrChange w:id="11118" w:author="Tre" w:date="2012-11-19T09:06:00Z">
              <w:rPr>
                <w:rFonts w:ascii="Calibri" w:hAnsi="Calibri"/>
                <w:i/>
                <w:noProof/>
                <w:color w:val="0000FF"/>
                <w:sz w:val="20"/>
                <w:szCs w:val="20"/>
                <w:u w:val="single"/>
              </w:rPr>
            </w:rPrChange>
          </w:rPr>
          <w:t>3</w:t>
        </w:r>
        <w:r w:rsidRPr="00EE27B1">
          <w:rPr>
            <w:rFonts w:ascii="Calibri" w:hAnsi="Calibri"/>
            <w:i/>
            <w:rPrChange w:id="11119" w:author="Tre" w:date="2012-11-19T09:06:00Z">
              <w:rPr>
                <w:rFonts w:ascii="Calibri" w:hAnsi="Calibri"/>
                <w:i/>
                <w:color w:val="0000FF"/>
                <w:sz w:val="20"/>
                <w:szCs w:val="20"/>
                <w:u w:val="single"/>
              </w:rPr>
            </w:rPrChange>
          </w:rPr>
          <w:fldChar w:fldCharType="end"/>
        </w:r>
        <w:r w:rsidRPr="00EE27B1">
          <w:rPr>
            <w:rFonts w:ascii="Calibri" w:hAnsi="Calibri"/>
            <w:i/>
            <w:rPrChange w:id="11120" w:author="Tre" w:date="2012-11-19T09:06:00Z">
              <w:rPr>
                <w:rFonts w:ascii="Calibri" w:hAnsi="Calibri"/>
                <w:i/>
                <w:color w:val="0000FF"/>
                <w:sz w:val="20"/>
                <w:szCs w:val="20"/>
                <w:u w:val="single"/>
              </w:rPr>
            </w:rPrChange>
          </w:rPr>
          <w:t>)]</w:t>
        </w:r>
      </w:ins>
    </w:p>
    <w:p w:rsidR="00381476" w:rsidRPr="000B0456" w:rsidRDefault="00EE27B1" w:rsidP="00381476">
      <w:pPr>
        <w:jc w:val="both"/>
        <w:rPr>
          <w:ins w:id="11121" w:author="frontdesk" w:date="2012-11-16T12:51:00Z"/>
          <w:rFonts w:ascii="Calibri" w:hAnsi="Calibri"/>
          <w:rPrChange w:id="11122" w:author="Tre" w:date="2012-11-19T09:06:00Z">
            <w:rPr>
              <w:ins w:id="11123" w:author="frontdesk" w:date="2012-11-16T12:51:00Z"/>
              <w:rFonts w:ascii="Calibri" w:hAnsi="Calibri"/>
              <w:sz w:val="20"/>
              <w:szCs w:val="20"/>
            </w:rPr>
          </w:rPrChange>
        </w:rPr>
      </w:pPr>
      <w:ins w:id="11124" w:author="frontdesk" w:date="2012-11-16T12:51:00Z">
        <w:r w:rsidRPr="00EE27B1">
          <w:rPr>
            <w:rFonts w:ascii="Calibri" w:hAnsi="Calibri"/>
            <w:rPrChange w:id="11125" w:author="Tre" w:date="2012-11-19T09:06:00Z">
              <w:rPr>
                <w:rFonts w:ascii="Calibri" w:hAnsi="Calibri"/>
                <w:color w:val="0000FF"/>
                <w:sz w:val="20"/>
                <w:szCs w:val="20"/>
                <w:u w:val="single"/>
              </w:rPr>
            </w:rPrChange>
          </w:rPr>
          <w:fldChar w:fldCharType="begin"/>
        </w:r>
        <w:r w:rsidRPr="00EE27B1">
          <w:rPr>
            <w:rFonts w:ascii="Calibri" w:hAnsi="Calibri"/>
            <w:rPrChange w:id="11126"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127" w:author="Tre" w:date="2012-11-19T09:06:00Z">
              <w:rPr>
                <w:rFonts w:ascii="Calibri" w:hAnsi="Calibri"/>
                <w:color w:val="0000FF"/>
                <w:sz w:val="20"/>
                <w:szCs w:val="20"/>
                <w:u w:val="single"/>
              </w:rPr>
            </w:rPrChange>
          </w:rPr>
          <w:fldChar w:fldCharType="separate"/>
        </w:r>
        <w:r w:rsidRPr="00EE27B1">
          <w:rPr>
            <w:rFonts w:ascii="Calibri" w:hAnsi="Calibri"/>
            <w:noProof/>
            <w:rPrChange w:id="11128" w:author="Tre" w:date="2012-11-19T09:06:00Z">
              <w:rPr>
                <w:rFonts w:ascii="Calibri" w:hAnsi="Calibri"/>
                <w:noProof/>
                <w:color w:val="0000FF"/>
                <w:sz w:val="20"/>
                <w:szCs w:val="20"/>
                <w:u w:val="single"/>
              </w:rPr>
            </w:rPrChange>
          </w:rPr>
          <w:t>Swords that are coated with special polymer, making the swords a hundred times  sharper. Someone wielding one of these can cleave through a sentinel's frame with the right type of swing. The Cutter Sword is fueled by the holder's bodyheat and the Machine's fusion technology.</w:t>
        </w:r>
        <w:r w:rsidRPr="00EE27B1">
          <w:rPr>
            <w:rFonts w:ascii="Calibri" w:hAnsi="Calibri"/>
            <w:rPrChange w:id="11129" w:author="Tre" w:date="2012-11-19T09:06:00Z">
              <w:rPr>
                <w:rFonts w:ascii="Calibri" w:hAnsi="Calibri"/>
                <w:color w:val="0000FF"/>
                <w:sz w:val="20"/>
                <w:szCs w:val="20"/>
                <w:u w:val="single"/>
              </w:rPr>
            </w:rPrChange>
          </w:rPr>
          <w:fldChar w:fldCharType="end"/>
        </w:r>
        <w:r w:rsidRPr="00EE27B1">
          <w:rPr>
            <w:rFonts w:ascii="Calibri" w:hAnsi="Calibri"/>
            <w:rPrChange w:id="11130" w:author="Tre" w:date="2012-11-19T09:06:00Z">
              <w:rPr>
                <w:rFonts w:ascii="Calibri" w:hAnsi="Calibri"/>
                <w:color w:val="0000FF"/>
                <w:sz w:val="20"/>
                <w:szCs w:val="20"/>
                <w:u w:val="single"/>
              </w:rPr>
            </w:rPrChange>
          </w:rPr>
          <w:fldChar w:fldCharType="begin"/>
        </w:r>
        <w:r w:rsidRPr="00EE27B1">
          <w:rPr>
            <w:rFonts w:ascii="Calibri" w:hAnsi="Calibri"/>
            <w:rPrChange w:id="11131"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132"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133" w:author="frontdesk" w:date="2012-11-16T12:51:00Z"/>
        </w:rPr>
      </w:pPr>
    </w:p>
    <w:p w:rsidR="00381476" w:rsidRPr="000B0456" w:rsidRDefault="00EE27B1" w:rsidP="00381476">
      <w:pPr>
        <w:jc w:val="both"/>
        <w:rPr>
          <w:ins w:id="11134" w:author="frontdesk" w:date="2012-11-16T12:51:00Z"/>
          <w:rFonts w:ascii="Calibri" w:hAnsi="Calibri"/>
          <w:b/>
          <w:rPrChange w:id="11135" w:author="Tre" w:date="2012-11-19T09:06:00Z">
            <w:rPr>
              <w:ins w:id="11136" w:author="frontdesk" w:date="2012-11-16T12:51:00Z"/>
              <w:rFonts w:ascii="Calibri" w:hAnsi="Calibri"/>
              <w:b/>
              <w:sz w:val="22"/>
              <w:szCs w:val="22"/>
            </w:rPr>
          </w:rPrChange>
        </w:rPr>
      </w:pPr>
      <w:ins w:id="11137" w:author="frontdesk" w:date="2012-11-16T12:51:00Z">
        <w:r w:rsidRPr="00EE27B1">
          <w:rPr>
            <w:rFonts w:ascii="Calibri" w:hAnsi="Calibri"/>
            <w:b/>
            <w:rPrChange w:id="11138" w:author="Tre" w:date="2012-11-19T09:06:00Z">
              <w:rPr>
                <w:rFonts w:ascii="Calibri" w:hAnsi="Calibri"/>
                <w:b/>
                <w:color w:val="0000FF"/>
                <w:sz w:val="22"/>
                <w:szCs w:val="22"/>
                <w:u w:val="single"/>
              </w:rPr>
            </w:rPrChange>
          </w:rPr>
          <w:fldChar w:fldCharType="begin"/>
        </w:r>
        <w:r w:rsidRPr="00EE27B1">
          <w:rPr>
            <w:rFonts w:ascii="Calibri" w:hAnsi="Calibri"/>
            <w:b/>
            <w:rPrChange w:id="11139"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140" w:author="Tre" w:date="2012-11-19T09:06:00Z">
              <w:rPr>
                <w:rFonts w:ascii="Calibri" w:hAnsi="Calibri"/>
                <w:b/>
                <w:color w:val="0000FF"/>
                <w:sz w:val="22"/>
                <w:szCs w:val="22"/>
                <w:u w:val="single"/>
              </w:rPr>
            </w:rPrChange>
          </w:rPr>
          <w:fldChar w:fldCharType="separate"/>
        </w:r>
        <w:r w:rsidRPr="00EE27B1">
          <w:rPr>
            <w:rFonts w:ascii="Calibri" w:hAnsi="Calibri"/>
            <w:b/>
            <w:noProof/>
            <w:rPrChange w:id="11141" w:author="Tre" w:date="2012-11-19T09:06:00Z">
              <w:rPr>
                <w:rFonts w:ascii="Calibri" w:hAnsi="Calibri"/>
                <w:b/>
                <w:noProof/>
                <w:color w:val="0000FF"/>
                <w:sz w:val="22"/>
                <w:szCs w:val="22"/>
                <w:u w:val="single"/>
              </w:rPr>
            </w:rPrChange>
          </w:rPr>
          <w:t>EMP Grenades</w:t>
        </w:r>
        <w:r w:rsidRPr="00EE27B1">
          <w:rPr>
            <w:rFonts w:ascii="Calibri" w:hAnsi="Calibri"/>
            <w:b/>
            <w:rPrChange w:id="11142"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143" w:author="frontdesk" w:date="2012-11-16T12:51:00Z"/>
          <w:rFonts w:ascii="Calibri" w:hAnsi="Calibri"/>
          <w:i/>
          <w:rPrChange w:id="11144" w:author="Tre" w:date="2012-11-19T09:06:00Z">
            <w:rPr>
              <w:ins w:id="11145" w:author="frontdesk" w:date="2012-11-16T12:51:00Z"/>
              <w:rFonts w:ascii="Calibri" w:hAnsi="Calibri"/>
              <w:i/>
              <w:sz w:val="20"/>
              <w:szCs w:val="20"/>
            </w:rPr>
          </w:rPrChange>
        </w:rPr>
      </w:pPr>
      <w:ins w:id="11146" w:author="frontdesk" w:date="2012-11-16T12:51:00Z">
        <w:r w:rsidRPr="00EE27B1">
          <w:rPr>
            <w:rFonts w:ascii="Calibri" w:hAnsi="Calibri"/>
            <w:i/>
            <w:rPrChange w:id="11147" w:author="Tre" w:date="2012-11-19T09:06:00Z">
              <w:rPr>
                <w:rFonts w:ascii="Calibri" w:hAnsi="Calibri"/>
                <w:i/>
                <w:color w:val="0000FF"/>
                <w:sz w:val="20"/>
                <w:szCs w:val="20"/>
                <w:u w:val="single"/>
              </w:rPr>
            </w:rPrChange>
          </w:rPr>
          <w:t>[Type (</w:t>
        </w:r>
        <w:r w:rsidRPr="00EE27B1">
          <w:rPr>
            <w:rFonts w:ascii="Calibri" w:hAnsi="Calibri"/>
            <w:i/>
            <w:rPrChange w:id="11148" w:author="Tre" w:date="2012-11-19T09:06:00Z">
              <w:rPr>
                <w:rFonts w:ascii="Calibri" w:hAnsi="Calibri"/>
                <w:i/>
                <w:color w:val="0000FF"/>
                <w:sz w:val="20"/>
                <w:szCs w:val="20"/>
                <w:u w:val="single"/>
              </w:rPr>
            </w:rPrChange>
          </w:rPr>
          <w:fldChar w:fldCharType="begin"/>
        </w:r>
        <w:r w:rsidRPr="00EE27B1">
          <w:rPr>
            <w:rFonts w:ascii="Calibri" w:hAnsi="Calibri"/>
            <w:i/>
            <w:rPrChange w:id="11149"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150" w:author="Tre" w:date="2012-11-19T09:06:00Z">
              <w:rPr>
                <w:rFonts w:ascii="Calibri" w:hAnsi="Calibri"/>
                <w:i/>
                <w:color w:val="0000FF"/>
                <w:sz w:val="20"/>
                <w:szCs w:val="20"/>
                <w:u w:val="single"/>
              </w:rPr>
            </w:rPrChange>
          </w:rPr>
          <w:fldChar w:fldCharType="separate"/>
        </w:r>
        <w:r w:rsidRPr="00EE27B1">
          <w:rPr>
            <w:rFonts w:ascii="Calibri" w:hAnsi="Calibri"/>
            <w:i/>
            <w:noProof/>
            <w:rPrChange w:id="11151" w:author="Tre" w:date="2012-11-19T09:06:00Z">
              <w:rPr>
                <w:rFonts w:ascii="Calibri" w:hAnsi="Calibri"/>
                <w:i/>
                <w:noProof/>
                <w:color w:val="0000FF"/>
                <w:sz w:val="20"/>
                <w:szCs w:val="20"/>
                <w:u w:val="single"/>
              </w:rPr>
            </w:rPrChange>
          </w:rPr>
          <w:t>Throwing</w:t>
        </w:r>
        <w:r w:rsidRPr="00EE27B1">
          <w:rPr>
            <w:rFonts w:ascii="Calibri" w:hAnsi="Calibri"/>
            <w:i/>
            <w:rPrChange w:id="11152" w:author="Tre" w:date="2012-11-19T09:06:00Z">
              <w:rPr>
                <w:rFonts w:ascii="Calibri" w:hAnsi="Calibri"/>
                <w:i/>
                <w:color w:val="0000FF"/>
                <w:sz w:val="20"/>
                <w:szCs w:val="20"/>
                <w:u w:val="single"/>
              </w:rPr>
            </w:rPrChange>
          </w:rPr>
          <w:fldChar w:fldCharType="end"/>
        </w:r>
        <w:r w:rsidRPr="00EE27B1">
          <w:rPr>
            <w:rFonts w:ascii="Calibri" w:hAnsi="Calibri"/>
            <w:i/>
            <w:rPrChange w:id="11153" w:author="Tre" w:date="2012-11-19T09:06:00Z">
              <w:rPr>
                <w:rFonts w:ascii="Calibri" w:hAnsi="Calibri"/>
                <w:i/>
                <w:color w:val="0000FF"/>
                <w:sz w:val="20"/>
                <w:szCs w:val="20"/>
                <w:u w:val="single"/>
              </w:rPr>
            </w:rPrChange>
          </w:rPr>
          <w:t>), Rate (</w:t>
        </w:r>
        <w:r w:rsidRPr="00EE27B1">
          <w:rPr>
            <w:rFonts w:ascii="Calibri" w:hAnsi="Calibri"/>
            <w:i/>
            <w:rPrChange w:id="11154" w:author="Tre" w:date="2012-11-19T09:06:00Z">
              <w:rPr>
                <w:rFonts w:ascii="Calibri" w:hAnsi="Calibri"/>
                <w:i/>
                <w:color w:val="0000FF"/>
                <w:sz w:val="20"/>
                <w:szCs w:val="20"/>
                <w:u w:val="single"/>
              </w:rPr>
            </w:rPrChange>
          </w:rPr>
          <w:fldChar w:fldCharType="begin"/>
        </w:r>
        <w:r w:rsidRPr="00EE27B1">
          <w:rPr>
            <w:rFonts w:ascii="Calibri" w:hAnsi="Calibri"/>
            <w:i/>
            <w:rPrChange w:id="11155"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156" w:author="Tre" w:date="2012-11-19T09:06:00Z">
              <w:rPr>
                <w:rFonts w:ascii="Calibri" w:hAnsi="Calibri"/>
                <w:i/>
                <w:color w:val="0000FF"/>
                <w:sz w:val="20"/>
                <w:szCs w:val="20"/>
                <w:u w:val="single"/>
              </w:rPr>
            </w:rPrChange>
          </w:rPr>
          <w:fldChar w:fldCharType="separate"/>
        </w:r>
        <w:r w:rsidRPr="00EE27B1">
          <w:rPr>
            <w:rFonts w:ascii="Calibri" w:hAnsi="Calibri"/>
            <w:i/>
            <w:noProof/>
            <w:rPrChange w:id="11157" w:author="Tre" w:date="2012-11-19T09:06:00Z">
              <w:rPr>
                <w:rFonts w:ascii="Calibri" w:hAnsi="Calibri"/>
                <w:i/>
                <w:noProof/>
                <w:color w:val="0000FF"/>
                <w:sz w:val="20"/>
                <w:szCs w:val="20"/>
                <w:u w:val="single"/>
              </w:rPr>
            </w:rPrChange>
          </w:rPr>
          <w:t>Agility/2</w:t>
        </w:r>
        <w:r w:rsidRPr="00EE27B1">
          <w:rPr>
            <w:rFonts w:ascii="Calibri" w:hAnsi="Calibri"/>
            <w:i/>
            <w:rPrChange w:id="11158" w:author="Tre" w:date="2012-11-19T09:06:00Z">
              <w:rPr>
                <w:rFonts w:ascii="Calibri" w:hAnsi="Calibri"/>
                <w:i/>
                <w:color w:val="0000FF"/>
                <w:sz w:val="20"/>
                <w:szCs w:val="20"/>
                <w:u w:val="single"/>
              </w:rPr>
            </w:rPrChange>
          </w:rPr>
          <w:fldChar w:fldCharType="end"/>
        </w:r>
        <w:r w:rsidRPr="00EE27B1">
          <w:rPr>
            <w:rFonts w:ascii="Calibri" w:hAnsi="Calibri"/>
            <w:i/>
            <w:rPrChange w:id="11159" w:author="Tre" w:date="2012-11-19T09:06:00Z">
              <w:rPr>
                <w:rFonts w:ascii="Calibri" w:hAnsi="Calibri"/>
                <w:i/>
                <w:color w:val="0000FF"/>
                <w:sz w:val="20"/>
                <w:szCs w:val="20"/>
                <w:u w:val="single"/>
              </w:rPr>
            </w:rPrChange>
          </w:rPr>
          <w:t>), Ammo (</w:t>
        </w:r>
        <w:r w:rsidRPr="00EE27B1">
          <w:rPr>
            <w:rFonts w:ascii="Calibri" w:hAnsi="Calibri"/>
            <w:i/>
            <w:rPrChange w:id="11160" w:author="Tre" w:date="2012-11-19T09:06:00Z">
              <w:rPr>
                <w:rFonts w:ascii="Calibri" w:hAnsi="Calibri"/>
                <w:i/>
                <w:color w:val="0000FF"/>
                <w:sz w:val="20"/>
                <w:szCs w:val="20"/>
                <w:u w:val="single"/>
              </w:rPr>
            </w:rPrChange>
          </w:rPr>
          <w:fldChar w:fldCharType="begin"/>
        </w:r>
        <w:r w:rsidRPr="00EE27B1">
          <w:rPr>
            <w:rFonts w:ascii="Calibri" w:hAnsi="Calibri"/>
            <w:i/>
            <w:rPrChange w:id="11161"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162" w:author="Tre" w:date="2012-11-19T09:06:00Z">
              <w:rPr>
                <w:rFonts w:ascii="Calibri" w:hAnsi="Calibri"/>
                <w:i/>
                <w:color w:val="0000FF"/>
                <w:sz w:val="20"/>
                <w:szCs w:val="20"/>
                <w:u w:val="single"/>
              </w:rPr>
            </w:rPrChange>
          </w:rPr>
          <w:fldChar w:fldCharType="separate"/>
        </w:r>
        <w:r w:rsidRPr="00EE27B1">
          <w:rPr>
            <w:rFonts w:ascii="Calibri" w:hAnsi="Calibri"/>
            <w:i/>
            <w:noProof/>
            <w:rPrChange w:id="11163" w:author="Tre" w:date="2012-11-19T09:06:00Z">
              <w:rPr>
                <w:rFonts w:ascii="Calibri" w:hAnsi="Calibri"/>
                <w:i/>
                <w:noProof/>
                <w:color w:val="0000FF"/>
                <w:sz w:val="20"/>
                <w:szCs w:val="20"/>
                <w:u w:val="single"/>
              </w:rPr>
            </w:rPrChange>
          </w:rPr>
          <w:t>-</w:t>
        </w:r>
        <w:r w:rsidRPr="00EE27B1">
          <w:rPr>
            <w:rFonts w:ascii="Calibri" w:hAnsi="Calibri"/>
            <w:i/>
            <w:rPrChange w:id="11164" w:author="Tre" w:date="2012-11-19T09:06:00Z">
              <w:rPr>
                <w:rFonts w:ascii="Calibri" w:hAnsi="Calibri"/>
                <w:i/>
                <w:color w:val="0000FF"/>
                <w:sz w:val="20"/>
                <w:szCs w:val="20"/>
                <w:u w:val="single"/>
              </w:rPr>
            </w:rPrChange>
          </w:rPr>
          <w:fldChar w:fldCharType="end"/>
        </w:r>
        <w:r w:rsidRPr="00EE27B1">
          <w:rPr>
            <w:rFonts w:ascii="Calibri" w:hAnsi="Calibri"/>
            <w:i/>
            <w:rPrChange w:id="11165" w:author="Tre" w:date="2012-11-19T09:06:00Z">
              <w:rPr>
                <w:rFonts w:ascii="Calibri" w:hAnsi="Calibri"/>
                <w:i/>
                <w:color w:val="0000FF"/>
                <w:sz w:val="20"/>
                <w:szCs w:val="20"/>
                <w:u w:val="single"/>
              </w:rPr>
            </w:rPrChange>
          </w:rPr>
          <w:t xml:space="preserve">), </w:t>
        </w:r>
        <w:del w:id="11166" w:author="Tre" w:date="2012-11-19T09:43:00Z">
          <w:r w:rsidRPr="00EE27B1">
            <w:rPr>
              <w:rFonts w:ascii="Calibri" w:hAnsi="Calibri"/>
              <w:i/>
              <w:rPrChange w:id="11167" w:author="Tre" w:date="2012-11-19T09:06:00Z">
                <w:rPr>
                  <w:rFonts w:ascii="Calibri" w:hAnsi="Calibri"/>
                  <w:i/>
                  <w:color w:val="0000FF"/>
                  <w:sz w:val="20"/>
                  <w:szCs w:val="20"/>
                  <w:u w:val="single"/>
                </w:rPr>
              </w:rPrChange>
            </w:rPr>
            <w:delText>Range (</w:delText>
          </w:r>
          <w:r w:rsidRPr="00EE27B1" w:rsidDel="00006295">
            <w:rPr>
              <w:rFonts w:ascii="Calibri" w:hAnsi="Calibri"/>
              <w:i/>
              <w:rPrChange w:id="11168" w:author="Tre" w:date="2012-11-19T09:06:00Z">
                <w:rPr>
                  <w:rFonts w:ascii="Calibri" w:hAnsi="Calibri"/>
                  <w:i/>
                  <w:color w:val="0000FF"/>
                  <w:sz w:val="20"/>
                  <w:szCs w:val="20"/>
                  <w:u w:val="single"/>
                </w:rPr>
              </w:rPrChange>
            </w:rPr>
            <w:fldChar w:fldCharType="begin"/>
          </w:r>
          <w:r w:rsidRPr="00EE27B1">
            <w:rPr>
              <w:rFonts w:ascii="Calibri" w:hAnsi="Calibri"/>
              <w:i/>
              <w:rPrChange w:id="11169"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170" w:author="Tre" w:date="2012-11-19T09:06:00Z">
                <w:rPr>
                  <w:rFonts w:ascii="Calibri" w:hAnsi="Calibri"/>
                  <w:i/>
                  <w:color w:val="0000FF"/>
                  <w:sz w:val="20"/>
                  <w:szCs w:val="20"/>
                  <w:u w:val="single"/>
                </w:rPr>
              </w:rPrChange>
            </w:rPr>
            <w:fldChar w:fldCharType="end"/>
          </w:r>
          <w:r w:rsidRPr="00EE27B1">
            <w:rPr>
              <w:rFonts w:ascii="Calibri" w:hAnsi="Calibri"/>
              <w:i/>
              <w:rPrChange w:id="11171" w:author="Tre" w:date="2012-11-19T09:06:00Z">
                <w:rPr>
                  <w:rFonts w:ascii="Calibri" w:hAnsi="Calibri"/>
                  <w:i/>
                  <w:color w:val="0000FF"/>
                  <w:sz w:val="20"/>
                  <w:szCs w:val="20"/>
                  <w:u w:val="single"/>
                </w:rPr>
              </w:rPrChange>
            </w:rPr>
            <w:delText xml:space="preserve">), </w:delText>
          </w:r>
        </w:del>
        <w:r w:rsidRPr="00EE27B1">
          <w:rPr>
            <w:rFonts w:ascii="Calibri" w:hAnsi="Calibri"/>
            <w:i/>
            <w:rPrChange w:id="11172" w:author="Tre" w:date="2012-11-19T09:06:00Z">
              <w:rPr>
                <w:rFonts w:ascii="Calibri" w:hAnsi="Calibri"/>
                <w:i/>
                <w:color w:val="0000FF"/>
                <w:sz w:val="20"/>
                <w:szCs w:val="20"/>
                <w:u w:val="single"/>
              </w:rPr>
            </w:rPrChange>
          </w:rPr>
          <w:t>Damage (</w:t>
        </w:r>
        <w:r w:rsidRPr="00EE27B1">
          <w:rPr>
            <w:rFonts w:ascii="Calibri" w:hAnsi="Calibri"/>
            <w:i/>
            <w:rPrChange w:id="11173" w:author="Tre" w:date="2012-11-19T09:06:00Z">
              <w:rPr>
                <w:rFonts w:ascii="Calibri" w:hAnsi="Calibri"/>
                <w:i/>
                <w:color w:val="0000FF"/>
                <w:sz w:val="20"/>
                <w:szCs w:val="20"/>
                <w:u w:val="single"/>
              </w:rPr>
            </w:rPrChange>
          </w:rPr>
          <w:fldChar w:fldCharType="begin"/>
        </w:r>
        <w:r w:rsidRPr="00EE27B1">
          <w:rPr>
            <w:rFonts w:ascii="Calibri" w:hAnsi="Calibri"/>
            <w:i/>
            <w:rPrChange w:id="11174"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175" w:author="Tre" w:date="2012-11-19T09:06:00Z">
              <w:rPr>
                <w:rFonts w:ascii="Calibri" w:hAnsi="Calibri"/>
                <w:i/>
                <w:color w:val="0000FF"/>
                <w:sz w:val="20"/>
                <w:szCs w:val="20"/>
                <w:u w:val="single"/>
              </w:rPr>
            </w:rPrChange>
          </w:rPr>
          <w:fldChar w:fldCharType="separate"/>
        </w:r>
        <w:r w:rsidRPr="00EE27B1">
          <w:rPr>
            <w:rFonts w:ascii="Calibri" w:hAnsi="Calibri"/>
            <w:i/>
            <w:noProof/>
            <w:rPrChange w:id="11176" w:author="Tre" w:date="2012-11-19T09:06:00Z">
              <w:rPr>
                <w:rFonts w:ascii="Calibri" w:hAnsi="Calibri"/>
                <w:i/>
                <w:noProof/>
                <w:color w:val="0000FF"/>
                <w:sz w:val="20"/>
                <w:szCs w:val="20"/>
                <w:u w:val="single"/>
              </w:rPr>
            </w:rPrChange>
          </w:rPr>
          <w:t>5</w:t>
        </w:r>
        <w:r w:rsidRPr="00EE27B1">
          <w:rPr>
            <w:rFonts w:ascii="Calibri" w:hAnsi="Calibri"/>
            <w:i/>
            <w:rPrChange w:id="11177" w:author="Tre" w:date="2012-11-19T09:06:00Z">
              <w:rPr>
                <w:rFonts w:ascii="Calibri" w:hAnsi="Calibri"/>
                <w:i/>
                <w:color w:val="0000FF"/>
                <w:sz w:val="20"/>
                <w:szCs w:val="20"/>
                <w:u w:val="single"/>
              </w:rPr>
            </w:rPrChange>
          </w:rPr>
          <w:fldChar w:fldCharType="end"/>
        </w:r>
        <w:r w:rsidRPr="00EE27B1">
          <w:rPr>
            <w:rFonts w:ascii="Calibri" w:hAnsi="Calibri"/>
            <w:i/>
            <w:rPrChange w:id="11178" w:author="Tre" w:date="2012-11-19T09:06:00Z">
              <w:rPr>
                <w:rFonts w:ascii="Calibri" w:hAnsi="Calibri"/>
                <w:i/>
                <w:color w:val="0000FF"/>
                <w:sz w:val="20"/>
                <w:szCs w:val="20"/>
                <w:u w:val="single"/>
              </w:rPr>
            </w:rPrChange>
          </w:rPr>
          <w:t>)]</w:t>
        </w:r>
      </w:ins>
    </w:p>
    <w:p w:rsidR="00381476" w:rsidRPr="000B0456" w:rsidRDefault="00EE27B1" w:rsidP="00381476">
      <w:pPr>
        <w:jc w:val="both"/>
        <w:rPr>
          <w:ins w:id="11179" w:author="frontdesk" w:date="2012-11-16T12:51:00Z"/>
          <w:rFonts w:ascii="Calibri" w:hAnsi="Calibri"/>
          <w:rPrChange w:id="11180" w:author="Tre" w:date="2012-11-19T09:06:00Z">
            <w:rPr>
              <w:ins w:id="11181" w:author="frontdesk" w:date="2012-11-16T12:51:00Z"/>
              <w:rFonts w:ascii="Calibri" w:hAnsi="Calibri"/>
              <w:sz w:val="20"/>
              <w:szCs w:val="20"/>
            </w:rPr>
          </w:rPrChange>
        </w:rPr>
      </w:pPr>
      <w:ins w:id="11182" w:author="frontdesk" w:date="2012-11-16T12:51:00Z">
        <w:r w:rsidRPr="00EE27B1">
          <w:rPr>
            <w:rFonts w:ascii="Calibri" w:hAnsi="Calibri"/>
            <w:rPrChange w:id="11183" w:author="Tre" w:date="2012-11-19T09:06:00Z">
              <w:rPr>
                <w:rFonts w:ascii="Calibri" w:hAnsi="Calibri"/>
                <w:color w:val="0000FF"/>
                <w:sz w:val="20"/>
                <w:szCs w:val="20"/>
                <w:u w:val="single"/>
              </w:rPr>
            </w:rPrChange>
          </w:rPr>
          <w:fldChar w:fldCharType="begin"/>
        </w:r>
        <w:r w:rsidRPr="00EE27B1">
          <w:rPr>
            <w:rFonts w:ascii="Calibri" w:hAnsi="Calibri"/>
            <w:rPrChange w:id="11184"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185" w:author="Tre" w:date="2012-11-19T09:06:00Z">
              <w:rPr>
                <w:rFonts w:ascii="Calibri" w:hAnsi="Calibri"/>
                <w:color w:val="0000FF"/>
                <w:sz w:val="20"/>
                <w:szCs w:val="20"/>
                <w:u w:val="single"/>
              </w:rPr>
            </w:rPrChange>
          </w:rPr>
          <w:fldChar w:fldCharType="separate"/>
        </w:r>
        <w:r w:rsidRPr="00EE27B1">
          <w:rPr>
            <w:rFonts w:ascii="Calibri" w:hAnsi="Calibri"/>
            <w:noProof/>
            <w:rPrChange w:id="11186" w:author="Tre" w:date="2012-11-19T09:06:00Z">
              <w:rPr>
                <w:rFonts w:ascii="Calibri" w:hAnsi="Calibri"/>
                <w:noProof/>
                <w:color w:val="0000FF"/>
                <w:sz w:val="20"/>
                <w:szCs w:val="20"/>
                <w:u w:val="single"/>
              </w:rPr>
            </w:rPrChange>
          </w:rPr>
          <w:t>Hand grenades that release an EMP burst in a 9-meter radius. EMP only damages electronics and Machines.</w:t>
        </w:r>
        <w:r w:rsidRPr="00EE27B1">
          <w:rPr>
            <w:rFonts w:ascii="Calibri" w:hAnsi="Calibri"/>
            <w:rPrChange w:id="11187" w:author="Tre" w:date="2012-11-19T09:06:00Z">
              <w:rPr>
                <w:rFonts w:ascii="Calibri" w:hAnsi="Calibri"/>
                <w:color w:val="0000FF"/>
                <w:sz w:val="20"/>
                <w:szCs w:val="20"/>
                <w:u w:val="single"/>
              </w:rPr>
            </w:rPrChange>
          </w:rPr>
          <w:fldChar w:fldCharType="end"/>
        </w:r>
        <w:r w:rsidRPr="00EE27B1">
          <w:rPr>
            <w:rFonts w:ascii="Calibri" w:hAnsi="Calibri"/>
            <w:rPrChange w:id="11188" w:author="Tre" w:date="2012-11-19T09:06:00Z">
              <w:rPr>
                <w:rFonts w:ascii="Calibri" w:hAnsi="Calibri"/>
                <w:color w:val="0000FF"/>
                <w:sz w:val="20"/>
                <w:szCs w:val="20"/>
                <w:u w:val="single"/>
              </w:rPr>
            </w:rPrChange>
          </w:rPr>
          <w:fldChar w:fldCharType="begin"/>
        </w:r>
        <w:r w:rsidRPr="00EE27B1">
          <w:rPr>
            <w:rFonts w:ascii="Calibri" w:hAnsi="Calibri"/>
            <w:rPrChange w:id="11189"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190"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191" w:author="frontdesk" w:date="2012-11-16T12:51:00Z"/>
        </w:rPr>
      </w:pPr>
    </w:p>
    <w:p w:rsidR="00381476" w:rsidRPr="000B0456" w:rsidRDefault="00EE27B1" w:rsidP="00381476">
      <w:pPr>
        <w:jc w:val="both"/>
        <w:rPr>
          <w:ins w:id="11192" w:author="frontdesk" w:date="2012-11-16T12:51:00Z"/>
          <w:rFonts w:ascii="Calibri" w:hAnsi="Calibri"/>
          <w:b/>
          <w:rPrChange w:id="11193" w:author="Tre" w:date="2012-11-19T09:06:00Z">
            <w:rPr>
              <w:ins w:id="11194" w:author="frontdesk" w:date="2012-11-16T12:51:00Z"/>
              <w:rFonts w:ascii="Calibri" w:hAnsi="Calibri"/>
              <w:b/>
              <w:sz w:val="22"/>
              <w:szCs w:val="22"/>
            </w:rPr>
          </w:rPrChange>
        </w:rPr>
      </w:pPr>
      <w:ins w:id="11195" w:author="frontdesk" w:date="2012-11-16T12:51:00Z">
        <w:r w:rsidRPr="00EE27B1">
          <w:rPr>
            <w:rFonts w:ascii="Calibri" w:hAnsi="Calibri"/>
            <w:b/>
            <w:rPrChange w:id="11196" w:author="Tre" w:date="2012-11-19T09:06:00Z">
              <w:rPr>
                <w:rFonts w:ascii="Calibri" w:hAnsi="Calibri"/>
                <w:b/>
                <w:color w:val="0000FF"/>
                <w:sz w:val="22"/>
                <w:szCs w:val="22"/>
                <w:u w:val="single"/>
              </w:rPr>
            </w:rPrChange>
          </w:rPr>
          <w:fldChar w:fldCharType="begin"/>
        </w:r>
        <w:r w:rsidRPr="00EE27B1">
          <w:rPr>
            <w:rFonts w:ascii="Calibri" w:hAnsi="Calibri"/>
            <w:b/>
            <w:rPrChange w:id="11197"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198" w:author="Tre" w:date="2012-11-19T09:06:00Z">
              <w:rPr>
                <w:rFonts w:ascii="Calibri" w:hAnsi="Calibri"/>
                <w:b/>
                <w:color w:val="0000FF"/>
                <w:sz w:val="22"/>
                <w:szCs w:val="22"/>
                <w:u w:val="single"/>
              </w:rPr>
            </w:rPrChange>
          </w:rPr>
          <w:fldChar w:fldCharType="separate"/>
        </w:r>
        <w:r w:rsidRPr="00EE27B1">
          <w:rPr>
            <w:rFonts w:ascii="Calibri" w:hAnsi="Calibri"/>
            <w:b/>
            <w:noProof/>
            <w:rPrChange w:id="11199" w:author="Tre" w:date="2012-11-19T09:06:00Z">
              <w:rPr>
                <w:rFonts w:ascii="Calibri" w:hAnsi="Calibri"/>
                <w:b/>
                <w:noProof/>
                <w:color w:val="0000FF"/>
                <w:sz w:val="22"/>
                <w:szCs w:val="22"/>
                <w:u w:val="single"/>
              </w:rPr>
            </w:rPrChange>
          </w:rPr>
          <w:t>Throwing Knives</w:t>
        </w:r>
        <w:r w:rsidRPr="00EE27B1">
          <w:rPr>
            <w:rFonts w:ascii="Calibri" w:hAnsi="Calibri"/>
            <w:b/>
            <w:rPrChange w:id="11200"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201" w:author="frontdesk" w:date="2012-11-16T12:51:00Z"/>
          <w:rFonts w:ascii="Calibri" w:hAnsi="Calibri"/>
          <w:i/>
          <w:rPrChange w:id="11202" w:author="Tre" w:date="2012-11-19T09:06:00Z">
            <w:rPr>
              <w:ins w:id="11203" w:author="frontdesk" w:date="2012-11-16T12:51:00Z"/>
              <w:rFonts w:ascii="Calibri" w:hAnsi="Calibri"/>
              <w:i/>
              <w:sz w:val="20"/>
              <w:szCs w:val="20"/>
            </w:rPr>
          </w:rPrChange>
        </w:rPr>
      </w:pPr>
      <w:ins w:id="11204" w:author="frontdesk" w:date="2012-11-16T12:51:00Z">
        <w:r w:rsidRPr="00EE27B1">
          <w:rPr>
            <w:rFonts w:ascii="Calibri" w:hAnsi="Calibri"/>
            <w:i/>
            <w:rPrChange w:id="11205" w:author="Tre" w:date="2012-11-19T09:06:00Z">
              <w:rPr>
                <w:rFonts w:ascii="Calibri" w:hAnsi="Calibri"/>
                <w:i/>
                <w:color w:val="0000FF"/>
                <w:sz w:val="20"/>
                <w:szCs w:val="20"/>
                <w:u w:val="single"/>
              </w:rPr>
            </w:rPrChange>
          </w:rPr>
          <w:t>[Type (</w:t>
        </w:r>
        <w:r w:rsidRPr="00EE27B1">
          <w:rPr>
            <w:rFonts w:ascii="Calibri" w:hAnsi="Calibri"/>
            <w:i/>
            <w:rPrChange w:id="11206" w:author="Tre" w:date="2012-11-19T09:06:00Z">
              <w:rPr>
                <w:rFonts w:ascii="Calibri" w:hAnsi="Calibri"/>
                <w:i/>
                <w:color w:val="0000FF"/>
                <w:sz w:val="20"/>
                <w:szCs w:val="20"/>
                <w:u w:val="single"/>
              </w:rPr>
            </w:rPrChange>
          </w:rPr>
          <w:fldChar w:fldCharType="begin"/>
        </w:r>
        <w:r w:rsidRPr="00EE27B1">
          <w:rPr>
            <w:rFonts w:ascii="Calibri" w:hAnsi="Calibri"/>
            <w:i/>
            <w:rPrChange w:id="11207"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208" w:author="Tre" w:date="2012-11-19T09:06:00Z">
              <w:rPr>
                <w:rFonts w:ascii="Calibri" w:hAnsi="Calibri"/>
                <w:i/>
                <w:color w:val="0000FF"/>
                <w:sz w:val="20"/>
                <w:szCs w:val="20"/>
                <w:u w:val="single"/>
              </w:rPr>
            </w:rPrChange>
          </w:rPr>
          <w:fldChar w:fldCharType="separate"/>
        </w:r>
        <w:r w:rsidRPr="00EE27B1">
          <w:rPr>
            <w:rFonts w:ascii="Calibri" w:hAnsi="Calibri"/>
            <w:i/>
            <w:noProof/>
            <w:rPrChange w:id="11209" w:author="Tre" w:date="2012-11-19T09:06:00Z">
              <w:rPr>
                <w:rFonts w:ascii="Calibri" w:hAnsi="Calibri"/>
                <w:i/>
                <w:noProof/>
                <w:color w:val="0000FF"/>
                <w:sz w:val="20"/>
                <w:szCs w:val="20"/>
                <w:u w:val="single"/>
              </w:rPr>
            </w:rPrChange>
          </w:rPr>
          <w:t>Throwing</w:t>
        </w:r>
        <w:r w:rsidRPr="00EE27B1">
          <w:rPr>
            <w:rFonts w:ascii="Calibri" w:hAnsi="Calibri"/>
            <w:i/>
            <w:rPrChange w:id="11210" w:author="Tre" w:date="2012-11-19T09:06:00Z">
              <w:rPr>
                <w:rFonts w:ascii="Calibri" w:hAnsi="Calibri"/>
                <w:i/>
                <w:color w:val="0000FF"/>
                <w:sz w:val="20"/>
                <w:szCs w:val="20"/>
                <w:u w:val="single"/>
              </w:rPr>
            </w:rPrChange>
          </w:rPr>
          <w:fldChar w:fldCharType="end"/>
        </w:r>
        <w:r w:rsidRPr="00EE27B1">
          <w:rPr>
            <w:rFonts w:ascii="Calibri" w:hAnsi="Calibri"/>
            <w:i/>
            <w:rPrChange w:id="11211" w:author="Tre" w:date="2012-11-19T09:06:00Z">
              <w:rPr>
                <w:rFonts w:ascii="Calibri" w:hAnsi="Calibri"/>
                <w:i/>
                <w:color w:val="0000FF"/>
                <w:sz w:val="20"/>
                <w:szCs w:val="20"/>
                <w:u w:val="single"/>
              </w:rPr>
            </w:rPrChange>
          </w:rPr>
          <w:t>), Rate (</w:t>
        </w:r>
        <w:r w:rsidRPr="00EE27B1">
          <w:rPr>
            <w:rFonts w:ascii="Calibri" w:hAnsi="Calibri"/>
            <w:i/>
            <w:rPrChange w:id="11212" w:author="Tre" w:date="2012-11-19T09:06:00Z">
              <w:rPr>
                <w:rFonts w:ascii="Calibri" w:hAnsi="Calibri"/>
                <w:i/>
                <w:color w:val="0000FF"/>
                <w:sz w:val="20"/>
                <w:szCs w:val="20"/>
                <w:u w:val="single"/>
              </w:rPr>
            </w:rPrChange>
          </w:rPr>
          <w:fldChar w:fldCharType="begin"/>
        </w:r>
        <w:r w:rsidRPr="00EE27B1">
          <w:rPr>
            <w:rFonts w:ascii="Calibri" w:hAnsi="Calibri"/>
            <w:i/>
            <w:rPrChange w:id="11213"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214" w:author="Tre" w:date="2012-11-19T09:06:00Z">
              <w:rPr>
                <w:rFonts w:ascii="Calibri" w:hAnsi="Calibri"/>
                <w:i/>
                <w:color w:val="0000FF"/>
                <w:sz w:val="20"/>
                <w:szCs w:val="20"/>
                <w:u w:val="single"/>
              </w:rPr>
            </w:rPrChange>
          </w:rPr>
          <w:fldChar w:fldCharType="separate"/>
        </w:r>
        <w:r w:rsidRPr="00EE27B1">
          <w:rPr>
            <w:rFonts w:ascii="Calibri" w:hAnsi="Calibri"/>
            <w:i/>
            <w:noProof/>
            <w:rPrChange w:id="11215" w:author="Tre" w:date="2012-11-19T09:06:00Z">
              <w:rPr>
                <w:rFonts w:ascii="Calibri" w:hAnsi="Calibri"/>
                <w:i/>
                <w:noProof/>
                <w:color w:val="0000FF"/>
                <w:sz w:val="20"/>
                <w:szCs w:val="20"/>
                <w:u w:val="single"/>
              </w:rPr>
            </w:rPrChange>
          </w:rPr>
          <w:t>Agility/2</w:t>
        </w:r>
        <w:r w:rsidRPr="00EE27B1">
          <w:rPr>
            <w:rFonts w:ascii="Calibri" w:hAnsi="Calibri"/>
            <w:i/>
            <w:rPrChange w:id="11216" w:author="Tre" w:date="2012-11-19T09:06:00Z">
              <w:rPr>
                <w:rFonts w:ascii="Calibri" w:hAnsi="Calibri"/>
                <w:i/>
                <w:color w:val="0000FF"/>
                <w:sz w:val="20"/>
                <w:szCs w:val="20"/>
                <w:u w:val="single"/>
              </w:rPr>
            </w:rPrChange>
          </w:rPr>
          <w:fldChar w:fldCharType="end"/>
        </w:r>
        <w:r w:rsidRPr="00EE27B1">
          <w:rPr>
            <w:rFonts w:ascii="Calibri" w:hAnsi="Calibri"/>
            <w:i/>
            <w:rPrChange w:id="11217" w:author="Tre" w:date="2012-11-19T09:06:00Z">
              <w:rPr>
                <w:rFonts w:ascii="Calibri" w:hAnsi="Calibri"/>
                <w:i/>
                <w:color w:val="0000FF"/>
                <w:sz w:val="20"/>
                <w:szCs w:val="20"/>
                <w:u w:val="single"/>
              </w:rPr>
            </w:rPrChange>
          </w:rPr>
          <w:t>), Ammo (</w:t>
        </w:r>
        <w:r w:rsidRPr="00EE27B1">
          <w:rPr>
            <w:rFonts w:ascii="Calibri" w:hAnsi="Calibri"/>
            <w:i/>
            <w:rPrChange w:id="11218" w:author="Tre" w:date="2012-11-19T09:06:00Z">
              <w:rPr>
                <w:rFonts w:ascii="Calibri" w:hAnsi="Calibri"/>
                <w:i/>
                <w:color w:val="0000FF"/>
                <w:sz w:val="20"/>
                <w:szCs w:val="20"/>
                <w:u w:val="single"/>
              </w:rPr>
            </w:rPrChange>
          </w:rPr>
          <w:fldChar w:fldCharType="begin"/>
        </w:r>
        <w:r w:rsidRPr="00EE27B1">
          <w:rPr>
            <w:rFonts w:ascii="Calibri" w:hAnsi="Calibri"/>
            <w:i/>
            <w:rPrChange w:id="11219"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220" w:author="Tre" w:date="2012-11-19T09:06:00Z">
              <w:rPr>
                <w:rFonts w:ascii="Calibri" w:hAnsi="Calibri"/>
                <w:i/>
                <w:color w:val="0000FF"/>
                <w:sz w:val="20"/>
                <w:szCs w:val="20"/>
                <w:u w:val="single"/>
              </w:rPr>
            </w:rPrChange>
          </w:rPr>
          <w:fldChar w:fldCharType="separate"/>
        </w:r>
        <w:r w:rsidRPr="00EE27B1">
          <w:rPr>
            <w:rFonts w:ascii="Calibri" w:hAnsi="Calibri"/>
            <w:i/>
            <w:noProof/>
            <w:rPrChange w:id="11221" w:author="Tre" w:date="2012-11-19T09:06:00Z">
              <w:rPr>
                <w:rFonts w:ascii="Calibri" w:hAnsi="Calibri"/>
                <w:i/>
                <w:noProof/>
                <w:color w:val="0000FF"/>
                <w:sz w:val="20"/>
                <w:szCs w:val="20"/>
                <w:u w:val="single"/>
              </w:rPr>
            </w:rPrChange>
          </w:rPr>
          <w:t>-</w:t>
        </w:r>
        <w:r w:rsidRPr="00EE27B1">
          <w:rPr>
            <w:rFonts w:ascii="Calibri" w:hAnsi="Calibri"/>
            <w:i/>
            <w:rPrChange w:id="11222" w:author="Tre" w:date="2012-11-19T09:06:00Z">
              <w:rPr>
                <w:rFonts w:ascii="Calibri" w:hAnsi="Calibri"/>
                <w:i/>
                <w:color w:val="0000FF"/>
                <w:sz w:val="20"/>
                <w:szCs w:val="20"/>
                <w:u w:val="single"/>
              </w:rPr>
            </w:rPrChange>
          </w:rPr>
          <w:fldChar w:fldCharType="end"/>
        </w:r>
        <w:r w:rsidRPr="00EE27B1">
          <w:rPr>
            <w:rFonts w:ascii="Calibri" w:hAnsi="Calibri"/>
            <w:i/>
            <w:rPrChange w:id="11223" w:author="Tre" w:date="2012-11-19T09:06:00Z">
              <w:rPr>
                <w:rFonts w:ascii="Calibri" w:hAnsi="Calibri"/>
                <w:i/>
                <w:color w:val="0000FF"/>
                <w:sz w:val="20"/>
                <w:szCs w:val="20"/>
                <w:u w:val="single"/>
              </w:rPr>
            </w:rPrChange>
          </w:rPr>
          <w:t xml:space="preserve">), </w:t>
        </w:r>
        <w:del w:id="11224" w:author="Tre" w:date="2012-11-19T09:43:00Z">
          <w:r w:rsidRPr="00EE27B1">
            <w:rPr>
              <w:rFonts w:ascii="Calibri" w:hAnsi="Calibri"/>
              <w:i/>
              <w:rPrChange w:id="11225" w:author="Tre" w:date="2012-11-19T09:06:00Z">
                <w:rPr>
                  <w:rFonts w:ascii="Calibri" w:hAnsi="Calibri"/>
                  <w:i/>
                  <w:color w:val="0000FF"/>
                  <w:sz w:val="20"/>
                  <w:szCs w:val="20"/>
                  <w:u w:val="single"/>
                </w:rPr>
              </w:rPrChange>
            </w:rPr>
            <w:delText>Range (</w:delText>
          </w:r>
          <w:r w:rsidRPr="00EE27B1" w:rsidDel="00006295">
            <w:rPr>
              <w:rFonts w:ascii="Calibri" w:hAnsi="Calibri"/>
              <w:i/>
              <w:rPrChange w:id="11226" w:author="Tre" w:date="2012-11-19T09:06:00Z">
                <w:rPr>
                  <w:rFonts w:ascii="Calibri" w:hAnsi="Calibri"/>
                  <w:i/>
                  <w:color w:val="0000FF"/>
                  <w:sz w:val="20"/>
                  <w:szCs w:val="20"/>
                  <w:u w:val="single"/>
                </w:rPr>
              </w:rPrChange>
            </w:rPr>
            <w:fldChar w:fldCharType="begin"/>
          </w:r>
          <w:r w:rsidRPr="00EE27B1">
            <w:rPr>
              <w:rFonts w:ascii="Calibri" w:hAnsi="Calibri"/>
              <w:i/>
              <w:rPrChange w:id="11227"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228" w:author="Tre" w:date="2012-11-19T09:06:00Z">
                <w:rPr>
                  <w:rFonts w:ascii="Calibri" w:hAnsi="Calibri"/>
                  <w:i/>
                  <w:color w:val="0000FF"/>
                  <w:sz w:val="20"/>
                  <w:szCs w:val="20"/>
                  <w:u w:val="single"/>
                </w:rPr>
              </w:rPrChange>
            </w:rPr>
            <w:fldChar w:fldCharType="end"/>
          </w:r>
          <w:r w:rsidRPr="00EE27B1">
            <w:rPr>
              <w:rFonts w:ascii="Calibri" w:hAnsi="Calibri"/>
              <w:i/>
              <w:rPrChange w:id="11229" w:author="Tre" w:date="2012-11-19T09:06:00Z">
                <w:rPr>
                  <w:rFonts w:ascii="Calibri" w:hAnsi="Calibri"/>
                  <w:i/>
                  <w:color w:val="0000FF"/>
                  <w:sz w:val="20"/>
                  <w:szCs w:val="20"/>
                  <w:u w:val="single"/>
                </w:rPr>
              </w:rPrChange>
            </w:rPr>
            <w:delText xml:space="preserve">), </w:delText>
          </w:r>
        </w:del>
        <w:r w:rsidRPr="00EE27B1">
          <w:rPr>
            <w:rFonts w:ascii="Calibri" w:hAnsi="Calibri"/>
            <w:i/>
            <w:rPrChange w:id="11230" w:author="Tre" w:date="2012-11-19T09:06:00Z">
              <w:rPr>
                <w:rFonts w:ascii="Calibri" w:hAnsi="Calibri"/>
                <w:i/>
                <w:color w:val="0000FF"/>
                <w:sz w:val="20"/>
                <w:szCs w:val="20"/>
                <w:u w:val="single"/>
              </w:rPr>
            </w:rPrChange>
          </w:rPr>
          <w:t>Damage (</w:t>
        </w:r>
        <w:r w:rsidRPr="00EE27B1">
          <w:rPr>
            <w:rFonts w:ascii="Calibri" w:hAnsi="Calibri"/>
            <w:i/>
            <w:rPrChange w:id="11231" w:author="Tre" w:date="2012-11-19T09:06:00Z">
              <w:rPr>
                <w:rFonts w:ascii="Calibri" w:hAnsi="Calibri"/>
                <w:i/>
                <w:color w:val="0000FF"/>
                <w:sz w:val="20"/>
                <w:szCs w:val="20"/>
                <w:u w:val="single"/>
              </w:rPr>
            </w:rPrChange>
          </w:rPr>
          <w:fldChar w:fldCharType="begin"/>
        </w:r>
        <w:r w:rsidRPr="00EE27B1">
          <w:rPr>
            <w:rFonts w:ascii="Calibri" w:hAnsi="Calibri"/>
            <w:i/>
            <w:rPrChange w:id="11232"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233" w:author="Tre" w:date="2012-11-19T09:06:00Z">
              <w:rPr>
                <w:rFonts w:ascii="Calibri" w:hAnsi="Calibri"/>
                <w:i/>
                <w:color w:val="0000FF"/>
                <w:sz w:val="20"/>
                <w:szCs w:val="20"/>
                <w:u w:val="single"/>
              </w:rPr>
            </w:rPrChange>
          </w:rPr>
          <w:fldChar w:fldCharType="separate"/>
        </w:r>
        <w:r w:rsidRPr="00EE27B1">
          <w:rPr>
            <w:rFonts w:ascii="Calibri" w:hAnsi="Calibri"/>
            <w:i/>
            <w:noProof/>
            <w:rPrChange w:id="11234" w:author="Tre" w:date="2012-11-19T09:06:00Z">
              <w:rPr>
                <w:rFonts w:ascii="Calibri" w:hAnsi="Calibri"/>
                <w:i/>
                <w:noProof/>
                <w:color w:val="0000FF"/>
                <w:sz w:val="20"/>
                <w:szCs w:val="20"/>
                <w:u w:val="single"/>
              </w:rPr>
            </w:rPrChange>
          </w:rPr>
          <w:t>1</w:t>
        </w:r>
        <w:r w:rsidRPr="00EE27B1">
          <w:rPr>
            <w:rFonts w:ascii="Calibri" w:hAnsi="Calibri"/>
            <w:i/>
            <w:rPrChange w:id="11235" w:author="Tre" w:date="2012-11-19T09:06:00Z">
              <w:rPr>
                <w:rFonts w:ascii="Calibri" w:hAnsi="Calibri"/>
                <w:i/>
                <w:color w:val="0000FF"/>
                <w:sz w:val="20"/>
                <w:szCs w:val="20"/>
                <w:u w:val="single"/>
              </w:rPr>
            </w:rPrChange>
          </w:rPr>
          <w:fldChar w:fldCharType="end"/>
        </w:r>
        <w:r w:rsidRPr="00EE27B1">
          <w:rPr>
            <w:rFonts w:ascii="Calibri" w:hAnsi="Calibri"/>
            <w:i/>
            <w:rPrChange w:id="11236" w:author="Tre" w:date="2012-11-19T09:06:00Z">
              <w:rPr>
                <w:rFonts w:ascii="Calibri" w:hAnsi="Calibri"/>
                <w:i/>
                <w:color w:val="0000FF"/>
                <w:sz w:val="20"/>
                <w:szCs w:val="20"/>
                <w:u w:val="single"/>
              </w:rPr>
            </w:rPrChange>
          </w:rPr>
          <w:t>)]</w:t>
        </w:r>
      </w:ins>
    </w:p>
    <w:p w:rsidR="00381476" w:rsidRPr="000B0456" w:rsidRDefault="00EE27B1" w:rsidP="00381476">
      <w:pPr>
        <w:jc w:val="both"/>
        <w:rPr>
          <w:ins w:id="11237" w:author="frontdesk" w:date="2012-11-16T12:51:00Z"/>
          <w:rFonts w:ascii="Calibri" w:hAnsi="Calibri"/>
          <w:rPrChange w:id="11238" w:author="Tre" w:date="2012-11-19T09:06:00Z">
            <w:rPr>
              <w:ins w:id="11239" w:author="frontdesk" w:date="2012-11-16T12:51:00Z"/>
              <w:rFonts w:ascii="Calibri" w:hAnsi="Calibri"/>
              <w:sz w:val="20"/>
              <w:szCs w:val="20"/>
            </w:rPr>
          </w:rPrChange>
        </w:rPr>
      </w:pPr>
      <w:ins w:id="11240" w:author="frontdesk" w:date="2012-11-16T12:51:00Z">
        <w:r w:rsidRPr="00EE27B1">
          <w:rPr>
            <w:rFonts w:ascii="Calibri" w:hAnsi="Calibri"/>
            <w:rPrChange w:id="11241" w:author="Tre" w:date="2012-11-19T09:06:00Z">
              <w:rPr>
                <w:rFonts w:ascii="Calibri" w:hAnsi="Calibri"/>
                <w:color w:val="0000FF"/>
                <w:sz w:val="20"/>
                <w:szCs w:val="20"/>
                <w:u w:val="single"/>
              </w:rPr>
            </w:rPrChange>
          </w:rPr>
          <w:fldChar w:fldCharType="begin"/>
        </w:r>
        <w:r w:rsidRPr="00EE27B1">
          <w:rPr>
            <w:rFonts w:ascii="Calibri" w:hAnsi="Calibri"/>
            <w:rPrChange w:id="11242"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243" w:author="Tre" w:date="2012-11-19T09:06:00Z">
              <w:rPr>
                <w:rFonts w:ascii="Calibri" w:hAnsi="Calibri"/>
                <w:color w:val="0000FF"/>
                <w:sz w:val="20"/>
                <w:szCs w:val="20"/>
                <w:u w:val="single"/>
              </w:rPr>
            </w:rPrChange>
          </w:rPr>
          <w:fldChar w:fldCharType="separate"/>
        </w:r>
        <w:r w:rsidRPr="00EE27B1">
          <w:rPr>
            <w:rFonts w:ascii="Calibri" w:hAnsi="Calibri"/>
            <w:noProof/>
            <w:rPrChange w:id="11244" w:author="Tre" w:date="2012-11-19T09:06:00Z">
              <w:rPr>
                <w:rFonts w:ascii="Calibri" w:hAnsi="Calibri"/>
                <w:noProof/>
                <w:color w:val="0000FF"/>
                <w:sz w:val="20"/>
                <w:szCs w:val="20"/>
                <w:u w:val="single"/>
              </w:rPr>
            </w:rPrChange>
          </w:rPr>
          <w:t>Small, perfectly balanced knives used for throwing.</w:t>
        </w:r>
        <w:r w:rsidRPr="00EE27B1">
          <w:rPr>
            <w:rFonts w:ascii="Calibri" w:hAnsi="Calibri"/>
            <w:rPrChange w:id="11245" w:author="Tre" w:date="2012-11-19T09:06:00Z">
              <w:rPr>
                <w:rFonts w:ascii="Calibri" w:hAnsi="Calibri"/>
                <w:color w:val="0000FF"/>
                <w:sz w:val="20"/>
                <w:szCs w:val="20"/>
                <w:u w:val="single"/>
              </w:rPr>
            </w:rPrChange>
          </w:rPr>
          <w:fldChar w:fldCharType="end"/>
        </w:r>
        <w:r w:rsidRPr="00EE27B1">
          <w:rPr>
            <w:rFonts w:ascii="Calibri" w:hAnsi="Calibri"/>
            <w:rPrChange w:id="11246" w:author="Tre" w:date="2012-11-19T09:06:00Z">
              <w:rPr>
                <w:rFonts w:ascii="Calibri" w:hAnsi="Calibri"/>
                <w:color w:val="0000FF"/>
                <w:sz w:val="20"/>
                <w:szCs w:val="20"/>
                <w:u w:val="single"/>
              </w:rPr>
            </w:rPrChange>
          </w:rPr>
          <w:fldChar w:fldCharType="begin"/>
        </w:r>
        <w:r w:rsidRPr="00EE27B1">
          <w:rPr>
            <w:rFonts w:ascii="Calibri" w:hAnsi="Calibri"/>
            <w:rPrChange w:id="11247"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248"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249" w:author="frontdesk" w:date="2012-11-16T12:51:00Z"/>
        </w:rPr>
      </w:pPr>
    </w:p>
    <w:p w:rsidR="00381476" w:rsidRPr="000B0456" w:rsidRDefault="00EE27B1" w:rsidP="00381476">
      <w:pPr>
        <w:jc w:val="both"/>
        <w:rPr>
          <w:ins w:id="11250" w:author="frontdesk" w:date="2012-11-16T12:51:00Z"/>
          <w:rFonts w:ascii="Calibri" w:hAnsi="Calibri"/>
          <w:b/>
          <w:rPrChange w:id="11251" w:author="Tre" w:date="2012-11-19T09:06:00Z">
            <w:rPr>
              <w:ins w:id="11252" w:author="frontdesk" w:date="2012-11-16T12:51:00Z"/>
              <w:rFonts w:ascii="Calibri" w:hAnsi="Calibri"/>
              <w:b/>
              <w:sz w:val="22"/>
              <w:szCs w:val="22"/>
            </w:rPr>
          </w:rPrChange>
        </w:rPr>
      </w:pPr>
      <w:ins w:id="11253" w:author="frontdesk" w:date="2012-11-16T12:51:00Z">
        <w:r w:rsidRPr="00EE27B1">
          <w:rPr>
            <w:rFonts w:ascii="Calibri" w:hAnsi="Calibri"/>
            <w:b/>
            <w:rPrChange w:id="11254" w:author="Tre" w:date="2012-11-19T09:06:00Z">
              <w:rPr>
                <w:rFonts w:ascii="Calibri" w:hAnsi="Calibri"/>
                <w:b/>
                <w:color w:val="0000FF"/>
                <w:sz w:val="22"/>
                <w:szCs w:val="22"/>
                <w:u w:val="single"/>
              </w:rPr>
            </w:rPrChange>
          </w:rPr>
          <w:fldChar w:fldCharType="begin"/>
        </w:r>
        <w:r w:rsidRPr="00EE27B1">
          <w:rPr>
            <w:rFonts w:ascii="Calibri" w:hAnsi="Calibri"/>
            <w:b/>
            <w:rPrChange w:id="11255"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256" w:author="Tre" w:date="2012-11-19T09:06:00Z">
              <w:rPr>
                <w:rFonts w:ascii="Calibri" w:hAnsi="Calibri"/>
                <w:b/>
                <w:color w:val="0000FF"/>
                <w:sz w:val="22"/>
                <w:szCs w:val="22"/>
                <w:u w:val="single"/>
              </w:rPr>
            </w:rPrChange>
          </w:rPr>
          <w:fldChar w:fldCharType="separate"/>
        </w:r>
        <w:r w:rsidRPr="00EE27B1">
          <w:rPr>
            <w:rFonts w:ascii="Calibri" w:hAnsi="Calibri"/>
            <w:b/>
            <w:noProof/>
            <w:rPrChange w:id="11257" w:author="Tre" w:date="2012-11-19T09:06:00Z">
              <w:rPr>
                <w:rFonts w:ascii="Calibri" w:hAnsi="Calibri"/>
                <w:b/>
                <w:noProof/>
                <w:color w:val="0000FF"/>
                <w:sz w:val="22"/>
                <w:szCs w:val="22"/>
                <w:u w:val="single"/>
              </w:rPr>
            </w:rPrChange>
          </w:rPr>
          <w:t>Handgun "Fizbang"</w:t>
        </w:r>
        <w:r w:rsidRPr="00EE27B1">
          <w:rPr>
            <w:rFonts w:ascii="Calibri" w:hAnsi="Calibri"/>
            <w:b/>
            <w:rPrChange w:id="11258"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259" w:author="frontdesk" w:date="2012-11-16T12:51:00Z"/>
          <w:rFonts w:ascii="Calibri" w:hAnsi="Calibri"/>
          <w:i/>
          <w:rPrChange w:id="11260" w:author="Tre" w:date="2012-11-19T09:06:00Z">
            <w:rPr>
              <w:ins w:id="11261" w:author="frontdesk" w:date="2012-11-16T12:51:00Z"/>
              <w:rFonts w:ascii="Calibri" w:hAnsi="Calibri"/>
              <w:i/>
              <w:sz w:val="20"/>
              <w:szCs w:val="20"/>
            </w:rPr>
          </w:rPrChange>
        </w:rPr>
      </w:pPr>
      <w:ins w:id="11262" w:author="frontdesk" w:date="2012-11-16T12:51:00Z">
        <w:r w:rsidRPr="00EE27B1">
          <w:rPr>
            <w:rFonts w:ascii="Calibri" w:hAnsi="Calibri"/>
            <w:i/>
            <w:rPrChange w:id="11263" w:author="Tre" w:date="2012-11-19T09:06:00Z">
              <w:rPr>
                <w:rFonts w:ascii="Calibri" w:hAnsi="Calibri"/>
                <w:i/>
                <w:color w:val="0000FF"/>
                <w:sz w:val="20"/>
                <w:szCs w:val="20"/>
                <w:u w:val="single"/>
              </w:rPr>
            </w:rPrChange>
          </w:rPr>
          <w:t>[Type (</w:t>
        </w:r>
        <w:r w:rsidRPr="00EE27B1">
          <w:rPr>
            <w:rFonts w:ascii="Calibri" w:hAnsi="Calibri"/>
            <w:i/>
            <w:rPrChange w:id="11264" w:author="Tre" w:date="2012-11-19T09:06:00Z">
              <w:rPr>
                <w:rFonts w:ascii="Calibri" w:hAnsi="Calibri"/>
                <w:i/>
                <w:color w:val="0000FF"/>
                <w:sz w:val="20"/>
                <w:szCs w:val="20"/>
                <w:u w:val="single"/>
              </w:rPr>
            </w:rPrChange>
          </w:rPr>
          <w:fldChar w:fldCharType="begin"/>
        </w:r>
        <w:r w:rsidRPr="00EE27B1">
          <w:rPr>
            <w:rFonts w:ascii="Calibri" w:hAnsi="Calibri"/>
            <w:i/>
            <w:rPrChange w:id="11265"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266" w:author="Tre" w:date="2012-11-19T09:06:00Z">
              <w:rPr>
                <w:rFonts w:ascii="Calibri" w:hAnsi="Calibri"/>
                <w:i/>
                <w:color w:val="0000FF"/>
                <w:sz w:val="20"/>
                <w:szCs w:val="20"/>
                <w:u w:val="single"/>
              </w:rPr>
            </w:rPrChange>
          </w:rPr>
          <w:fldChar w:fldCharType="separate"/>
        </w:r>
        <w:r w:rsidRPr="00EE27B1">
          <w:rPr>
            <w:rFonts w:ascii="Calibri" w:hAnsi="Calibri"/>
            <w:i/>
            <w:noProof/>
            <w:rPrChange w:id="11267" w:author="Tre" w:date="2012-11-19T09:06:00Z">
              <w:rPr>
                <w:rFonts w:ascii="Calibri" w:hAnsi="Calibri"/>
                <w:i/>
                <w:noProof/>
                <w:color w:val="0000FF"/>
                <w:sz w:val="20"/>
                <w:szCs w:val="20"/>
                <w:u w:val="single"/>
              </w:rPr>
            </w:rPrChange>
          </w:rPr>
          <w:t>Gun</w:t>
        </w:r>
        <w:r w:rsidRPr="00EE27B1">
          <w:rPr>
            <w:rFonts w:ascii="Calibri" w:hAnsi="Calibri"/>
            <w:i/>
            <w:rPrChange w:id="11268" w:author="Tre" w:date="2012-11-19T09:06:00Z">
              <w:rPr>
                <w:rFonts w:ascii="Calibri" w:hAnsi="Calibri"/>
                <w:i/>
                <w:color w:val="0000FF"/>
                <w:sz w:val="20"/>
                <w:szCs w:val="20"/>
                <w:u w:val="single"/>
              </w:rPr>
            </w:rPrChange>
          </w:rPr>
          <w:fldChar w:fldCharType="end"/>
        </w:r>
        <w:r w:rsidRPr="00EE27B1">
          <w:rPr>
            <w:rFonts w:ascii="Calibri" w:hAnsi="Calibri"/>
            <w:i/>
            <w:rPrChange w:id="11269" w:author="Tre" w:date="2012-11-19T09:06:00Z">
              <w:rPr>
                <w:rFonts w:ascii="Calibri" w:hAnsi="Calibri"/>
                <w:i/>
                <w:color w:val="0000FF"/>
                <w:sz w:val="20"/>
                <w:szCs w:val="20"/>
                <w:u w:val="single"/>
              </w:rPr>
            </w:rPrChange>
          </w:rPr>
          <w:t>), Rate (</w:t>
        </w:r>
        <w:r w:rsidRPr="00EE27B1">
          <w:rPr>
            <w:rFonts w:ascii="Calibri" w:hAnsi="Calibri"/>
            <w:i/>
            <w:rPrChange w:id="11270" w:author="Tre" w:date="2012-11-19T09:06:00Z">
              <w:rPr>
                <w:rFonts w:ascii="Calibri" w:hAnsi="Calibri"/>
                <w:i/>
                <w:color w:val="0000FF"/>
                <w:sz w:val="20"/>
                <w:szCs w:val="20"/>
                <w:u w:val="single"/>
              </w:rPr>
            </w:rPrChange>
          </w:rPr>
          <w:fldChar w:fldCharType="begin"/>
        </w:r>
        <w:r w:rsidRPr="00EE27B1">
          <w:rPr>
            <w:rFonts w:ascii="Calibri" w:hAnsi="Calibri"/>
            <w:i/>
            <w:rPrChange w:id="11271"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272" w:author="Tre" w:date="2012-11-19T09:06:00Z">
              <w:rPr>
                <w:rFonts w:ascii="Calibri" w:hAnsi="Calibri"/>
                <w:i/>
                <w:color w:val="0000FF"/>
                <w:sz w:val="20"/>
                <w:szCs w:val="20"/>
                <w:u w:val="single"/>
              </w:rPr>
            </w:rPrChange>
          </w:rPr>
          <w:fldChar w:fldCharType="separate"/>
        </w:r>
        <w:r w:rsidRPr="00EE27B1">
          <w:rPr>
            <w:rFonts w:ascii="Calibri" w:hAnsi="Calibri"/>
            <w:i/>
            <w:noProof/>
            <w:rPrChange w:id="11273" w:author="Tre" w:date="2012-11-19T09:06:00Z">
              <w:rPr>
                <w:rFonts w:ascii="Calibri" w:hAnsi="Calibri"/>
                <w:i/>
                <w:noProof/>
                <w:color w:val="0000FF"/>
                <w:sz w:val="20"/>
                <w:szCs w:val="20"/>
                <w:u w:val="single"/>
              </w:rPr>
            </w:rPrChange>
          </w:rPr>
          <w:t>Single Shot</w:t>
        </w:r>
        <w:r w:rsidRPr="00EE27B1">
          <w:rPr>
            <w:rFonts w:ascii="Calibri" w:hAnsi="Calibri"/>
            <w:i/>
            <w:rPrChange w:id="11274" w:author="Tre" w:date="2012-11-19T09:06:00Z">
              <w:rPr>
                <w:rFonts w:ascii="Calibri" w:hAnsi="Calibri"/>
                <w:i/>
                <w:color w:val="0000FF"/>
                <w:sz w:val="20"/>
                <w:szCs w:val="20"/>
                <w:u w:val="single"/>
              </w:rPr>
            </w:rPrChange>
          </w:rPr>
          <w:fldChar w:fldCharType="end"/>
        </w:r>
        <w:r w:rsidRPr="00EE27B1">
          <w:rPr>
            <w:rFonts w:ascii="Calibri" w:hAnsi="Calibri"/>
            <w:i/>
            <w:rPrChange w:id="11275" w:author="Tre" w:date="2012-11-19T09:06:00Z">
              <w:rPr>
                <w:rFonts w:ascii="Calibri" w:hAnsi="Calibri"/>
                <w:i/>
                <w:color w:val="0000FF"/>
                <w:sz w:val="20"/>
                <w:szCs w:val="20"/>
                <w:u w:val="single"/>
              </w:rPr>
            </w:rPrChange>
          </w:rPr>
          <w:t>), Ammo (</w:t>
        </w:r>
        <w:r w:rsidRPr="00EE27B1">
          <w:rPr>
            <w:rFonts w:ascii="Calibri" w:hAnsi="Calibri"/>
            <w:i/>
            <w:rPrChange w:id="11276" w:author="Tre" w:date="2012-11-19T09:06:00Z">
              <w:rPr>
                <w:rFonts w:ascii="Calibri" w:hAnsi="Calibri"/>
                <w:i/>
                <w:color w:val="0000FF"/>
                <w:sz w:val="20"/>
                <w:szCs w:val="20"/>
                <w:u w:val="single"/>
              </w:rPr>
            </w:rPrChange>
          </w:rPr>
          <w:fldChar w:fldCharType="begin"/>
        </w:r>
        <w:r w:rsidRPr="00EE27B1">
          <w:rPr>
            <w:rFonts w:ascii="Calibri" w:hAnsi="Calibri"/>
            <w:i/>
            <w:rPrChange w:id="11277"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278" w:author="Tre" w:date="2012-11-19T09:06:00Z">
              <w:rPr>
                <w:rFonts w:ascii="Calibri" w:hAnsi="Calibri"/>
                <w:i/>
                <w:color w:val="0000FF"/>
                <w:sz w:val="20"/>
                <w:szCs w:val="20"/>
                <w:u w:val="single"/>
              </w:rPr>
            </w:rPrChange>
          </w:rPr>
          <w:fldChar w:fldCharType="separate"/>
        </w:r>
        <w:r w:rsidRPr="00EE27B1">
          <w:rPr>
            <w:rFonts w:ascii="Calibri" w:hAnsi="Calibri"/>
            <w:i/>
            <w:noProof/>
            <w:rPrChange w:id="11279" w:author="Tre" w:date="2012-11-19T09:06:00Z">
              <w:rPr>
                <w:rFonts w:ascii="Calibri" w:hAnsi="Calibri"/>
                <w:i/>
                <w:noProof/>
                <w:color w:val="0000FF"/>
                <w:sz w:val="20"/>
                <w:szCs w:val="20"/>
                <w:u w:val="single"/>
              </w:rPr>
            </w:rPrChange>
          </w:rPr>
          <w:t>-</w:t>
        </w:r>
        <w:r w:rsidRPr="00EE27B1">
          <w:rPr>
            <w:rFonts w:ascii="Calibri" w:hAnsi="Calibri"/>
            <w:i/>
            <w:rPrChange w:id="11280" w:author="Tre" w:date="2012-11-19T09:06:00Z">
              <w:rPr>
                <w:rFonts w:ascii="Calibri" w:hAnsi="Calibri"/>
                <w:i/>
                <w:color w:val="0000FF"/>
                <w:sz w:val="20"/>
                <w:szCs w:val="20"/>
                <w:u w:val="single"/>
              </w:rPr>
            </w:rPrChange>
          </w:rPr>
          <w:fldChar w:fldCharType="end"/>
        </w:r>
        <w:r w:rsidRPr="00EE27B1">
          <w:rPr>
            <w:rFonts w:ascii="Calibri" w:hAnsi="Calibri"/>
            <w:i/>
            <w:rPrChange w:id="11281" w:author="Tre" w:date="2012-11-19T09:06:00Z">
              <w:rPr>
                <w:rFonts w:ascii="Calibri" w:hAnsi="Calibri"/>
                <w:i/>
                <w:color w:val="0000FF"/>
                <w:sz w:val="20"/>
                <w:szCs w:val="20"/>
                <w:u w:val="single"/>
              </w:rPr>
            </w:rPrChange>
          </w:rPr>
          <w:t xml:space="preserve">), </w:t>
        </w:r>
        <w:del w:id="11282" w:author="Tre" w:date="2012-11-19T09:43:00Z">
          <w:r w:rsidRPr="00EE27B1">
            <w:rPr>
              <w:rFonts w:ascii="Calibri" w:hAnsi="Calibri"/>
              <w:i/>
              <w:rPrChange w:id="11283" w:author="Tre" w:date="2012-11-19T09:06:00Z">
                <w:rPr>
                  <w:rFonts w:ascii="Calibri" w:hAnsi="Calibri"/>
                  <w:i/>
                  <w:color w:val="0000FF"/>
                  <w:sz w:val="20"/>
                  <w:szCs w:val="20"/>
                  <w:u w:val="single"/>
                </w:rPr>
              </w:rPrChange>
            </w:rPr>
            <w:delText>Range (</w:delText>
          </w:r>
          <w:r w:rsidRPr="00EE27B1" w:rsidDel="00006295">
            <w:rPr>
              <w:rFonts w:ascii="Calibri" w:hAnsi="Calibri"/>
              <w:i/>
              <w:rPrChange w:id="11284" w:author="Tre" w:date="2012-11-19T09:06:00Z">
                <w:rPr>
                  <w:rFonts w:ascii="Calibri" w:hAnsi="Calibri"/>
                  <w:i/>
                  <w:color w:val="0000FF"/>
                  <w:sz w:val="20"/>
                  <w:szCs w:val="20"/>
                  <w:u w:val="single"/>
                </w:rPr>
              </w:rPrChange>
            </w:rPr>
            <w:fldChar w:fldCharType="begin"/>
          </w:r>
          <w:r w:rsidRPr="00EE27B1">
            <w:rPr>
              <w:rFonts w:ascii="Calibri" w:hAnsi="Calibri"/>
              <w:i/>
              <w:rPrChange w:id="11285"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286" w:author="Tre" w:date="2012-11-19T09:06:00Z">
                <w:rPr>
                  <w:rFonts w:ascii="Calibri" w:hAnsi="Calibri"/>
                  <w:i/>
                  <w:color w:val="0000FF"/>
                  <w:sz w:val="20"/>
                  <w:szCs w:val="20"/>
                  <w:u w:val="single"/>
                </w:rPr>
              </w:rPrChange>
            </w:rPr>
            <w:fldChar w:fldCharType="end"/>
          </w:r>
          <w:r w:rsidRPr="00EE27B1">
            <w:rPr>
              <w:rFonts w:ascii="Calibri" w:hAnsi="Calibri"/>
              <w:i/>
              <w:rPrChange w:id="11287" w:author="Tre" w:date="2012-11-19T09:06:00Z">
                <w:rPr>
                  <w:rFonts w:ascii="Calibri" w:hAnsi="Calibri"/>
                  <w:i/>
                  <w:color w:val="0000FF"/>
                  <w:sz w:val="20"/>
                  <w:szCs w:val="20"/>
                  <w:u w:val="single"/>
                </w:rPr>
              </w:rPrChange>
            </w:rPr>
            <w:delText xml:space="preserve">), </w:delText>
          </w:r>
        </w:del>
        <w:r w:rsidRPr="00EE27B1">
          <w:rPr>
            <w:rFonts w:ascii="Calibri" w:hAnsi="Calibri"/>
            <w:i/>
            <w:rPrChange w:id="11288" w:author="Tre" w:date="2012-11-19T09:06:00Z">
              <w:rPr>
                <w:rFonts w:ascii="Calibri" w:hAnsi="Calibri"/>
                <w:i/>
                <w:color w:val="0000FF"/>
                <w:sz w:val="20"/>
                <w:szCs w:val="20"/>
                <w:u w:val="single"/>
              </w:rPr>
            </w:rPrChange>
          </w:rPr>
          <w:t>Damage (</w:t>
        </w:r>
        <w:r w:rsidRPr="00EE27B1">
          <w:rPr>
            <w:rFonts w:ascii="Calibri" w:hAnsi="Calibri"/>
            <w:i/>
            <w:rPrChange w:id="11289" w:author="Tre" w:date="2012-11-19T09:06:00Z">
              <w:rPr>
                <w:rFonts w:ascii="Calibri" w:hAnsi="Calibri"/>
                <w:i/>
                <w:color w:val="0000FF"/>
                <w:sz w:val="20"/>
                <w:szCs w:val="20"/>
                <w:u w:val="single"/>
              </w:rPr>
            </w:rPrChange>
          </w:rPr>
          <w:fldChar w:fldCharType="begin"/>
        </w:r>
        <w:r w:rsidRPr="00EE27B1">
          <w:rPr>
            <w:rFonts w:ascii="Calibri" w:hAnsi="Calibri"/>
            <w:i/>
            <w:rPrChange w:id="11290"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291" w:author="Tre" w:date="2012-11-19T09:06:00Z">
              <w:rPr>
                <w:rFonts w:ascii="Calibri" w:hAnsi="Calibri"/>
                <w:i/>
                <w:color w:val="0000FF"/>
                <w:sz w:val="20"/>
                <w:szCs w:val="20"/>
                <w:u w:val="single"/>
              </w:rPr>
            </w:rPrChange>
          </w:rPr>
          <w:fldChar w:fldCharType="separate"/>
        </w:r>
        <w:r w:rsidRPr="00EE27B1">
          <w:rPr>
            <w:rFonts w:ascii="Calibri" w:hAnsi="Calibri"/>
            <w:i/>
            <w:noProof/>
            <w:rPrChange w:id="11292" w:author="Tre" w:date="2012-11-19T09:06:00Z">
              <w:rPr>
                <w:rFonts w:ascii="Calibri" w:hAnsi="Calibri"/>
                <w:i/>
                <w:noProof/>
                <w:color w:val="0000FF"/>
                <w:sz w:val="20"/>
                <w:szCs w:val="20"/>
                <w:u w:val="single"/>
              </w:rPr>
            </w:rPrChange>
          </w:rPr>
          <w:t>1</w:t>
        </w:r>
        <w:r w:rsidRPr="00EE27B1">
          <w:rPr>
            <w:rFonts w:ascii="Calibri" w:hAnsi="Calibri"/>
            <w:i/>
            <w:rPrChange w:id="11293" w:author="Tre" w:date="2012-11-19T09:06:00Z">
              <w:rPr>
                <w:rFonts w:ascii="Calibri" w:hAnsi="Calibri"/>
                <w:i/>
                <w:color w:val="0000FF"/>
                <w:sz w:val="20"/>
                <w:szCs w:val="20"/>
                <w:u w:val="single"/>
              </w:rPr>
            </w:rPrChange>
          </w:rPr>
          <w:fldChar w:fldCharType="end"/>
        </w:r>
        <w:r w:rsidRPr="00EE27B1">
          <w:rPr>
            <w:rFonts w:ascii="Calibri" w:hAnsi="Calibri"/>
            <w:i/>
            <w:rPrChange w:id="11294" w:author="Tre" w:date="2012-11-19T09:06:00Z">
              <w:rPr>
                <w:rFonts w:ascii="Calibri" w:hAnsi="Calibri"/>
                <w:i/>
                <w:color w:val="0000FF"/>
                <w:sz w:val="20"/>
                <w:szCs w:val="20"/>
                <w:u w:val="single"/>
              </w:rPr>
            </w:rPrChange>
          </w:rPr>
          <w:t>)]</w:t>
        </w:r>
      </w:ins>
    </w:p>
    <w:p w:rsidR="00381476" w:rsidRPr="000B0456" w:rsidRDefault="00EE27B1" w:rsidP="00381476">
      <w:pPr>
        <w:jc w:val="both"/>
        <w:rPr>
          <w:ins w:id="11295" w:author="frontdesk" w:date="2012-11-16T12:51:00Z"/>
          <w:rFonts w:ascii="Calibri" w:hAnsi="Calibri"/>
          <w:rPrChange w:id="11296" w:author="Tre" w:date="2012-11-19T09:06:00Z">
            <w:rPr>
              <w:ins w:id="11297" w:author="frontdesk" w:date="2012-11-16T12:51:00Z"/>
              <w:rFonts w:ascii="Calibri" w:hAnsi="Calibri"/>
              <w:sz w:val="20"/>
              <w:szCs w:val="20"/>
            </w:rPr>
          </w:rPrChange>
        </w:rPr>
      </w:pPr>
      <w:ins w:id="11298" w:author="frontdesk" w:date="2012-11-16T12:51:00Z">
        <w:r w:rsidRPr="00EE27B1">
          <w:rPr>
            <w:rFonts w:ascii="Calibri" w:hAnsi="Calibri"/>
            <w:rPrChange w:id="11299" w:author="Tre" w:date="2012-11-19T09:06:00Z">
              <w:rPr>
                <w:rFonts w:ascii="Calibri" w:hAnsi="Calibri"/>
                <w:color w:val="0000FF"/>
                <w:sz w:val="20"/>
                <w:szCs w:val="20"/>
                <w:u w:val="single"/>
              </w:rPr>
            </w:rPrChange>
          </w:rPr>
          <w:fldChar w:fldCharType="begin"/>
        </w:r>
        <w:r w:rsidRPr="00EE27B1">
          <w:rPr>
            <w:rFonts w:ascii="Calibri" w:hAnsi="Calibri"/>
            <w:rPrChange w:id="11300"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301" w:author="Tre" w:date="2012-11-19T09:06:00Z">
              <w:rPr>
                <w:rFonts w:ascii="Calibri" w:hAnsi="Calibri"/>
                <w:color w:val="0000FF"/>
                <w:sz w:val="20"/>
                <w:szCs w:val="20"/>
                <w:u w:val="single"/>
              </w:rPr>
            </w:rPrChange>
          </w:rPr>
          <w:fldChar w:fldCharType="separate"/>
        </w:r>
        <w:r w:rsidRPr="00EE27B1">
          <w:rPr>
            <w:rFonts w:ascii="Calibri" w:hAnsi="Calibri"/>
            <w:noProof/>
            <w:rPrChange w:id="11302" w:author="Tre" w:date="2012-11-19T09:06:00Z">
              <w:rPr>
                <w:rFonts w:ascii="Calibri" w:hAnsi="Calibri"/>
                <w:noProof/>
                <w:color w:val="0000FF"/>
                <w:sz w:val="20"/>
                <w:szCs w:val="20"/>
                <w:u w:val="single"/>
              </w:rPr>
            </w:rPrChange>
          </w:rPr>
          <w:t>A portable, single shot handgun. Usually carried in someone's boot to surprise a would-be attacker.</w:t>
        </w:r>
        <w:r w:rsidRPr="00EE27B1">
          <w:rPr>
            <w:rFonts w:ascii="Calibri" w:hAnsi="Calibri"/>
            <w:rPrChange w:id="11303" w:author="Tre" w:date="2012-11-19T09:06:00Z">
              <w:rPr>
                <w:rFonts w:ascii="Calibri" w:hAnsi="Calibri"/>
                <w:color w:val="0000FF"/>
                <w:sz w:val="20"/>
                <w:szCs w:val="20"/>
                <w:u w:val="single"/>
              </w:rPr>
            </w:rPrChange>
          </w:rPr>
          <w:fldChar w:fldCharType="end"/>
        </w:r>
        <w:r w:rsidRPr="00EE27B1">
          <w:rPr>
            <w:rFonts w:ascii="Calibri" w:hAnsi="Calibri"/>
            <w:rPrChange w:id="11304" w:author="Tre" w:date="2012-11-19T09:06:00Z">
              <w:rPr>
                <w:rFonts w:ascii="Calibri" w:hAnsi="Calibri"/>
                <w:color w:val="0000FF"/>
                <w:sz w:val="20"/>
                <w:szCs w:val="20"/>
                <w:u w:val="single"/>
              </w:rPr>
            </w:rPrChange>
          </w:rPr>
          <w:fldChar w:fldCharType="begin"/>
        </w:r>
        <w:r w:rsidRPr="00EE27B1">
          <w:rPr>
            <w:rFonts w:ascii="Calibri" w:hAnsi="Calibri"/>
            <w:rPrChange w:id="11305"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306"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307" w:author="frontdesk" w:date="2012-11-16T12:51:00Z"/>
        </w:rPr>
      </w:pPr>
    </w:p>
    <w:p w:rsidR="00381476" w:rsidRPr="000B0456" w:rsidRDefault="00EE27B1" w:rsidP="00381476">
      <w:pPr>
        <w:jc w:val="both"/>
        <w:rPr>
          <w:ins w:id="11308" w:author="frontdesk" w:date="2012-11-16T12:51:00Z"/>
          <w:rFonts w:ascii="Calibri" w:hAnsi="Calibri"/>
          <w:b/>
          <w:rPrChange w:id="11309" w:author="Tre" w:date="2012-11-19T09:06:00Z">
            <w:rPr>
              <w:ins w:id="11310" w:author="frontdesk" w:date="2012-11-16T12:51:00Z"/>
              <w:rFonts w:ascii="Calibri" w:hAnsi="Calibri"/>
              <w:b/>
              <w:sz w:val="22"/>
              <w:szCs w:val="22"/>
            </w:rPr>
          </w:rPrChange>
        </w:rPr>
      </w:pPr>
      <w:ins w:id="11311" w:author="frontdesk" w:date="2012-11-16T12:51:00Z">
        <w:r w:rsidRPr="00EE27B1">
          <w:rPr>
            <w:rFonts w:ascii="Calibri" w:hAnsi="Calibri"/>
            <w:b/>
            <w:rPrChange w:id="11312" w:author="Tre" w:date="2012-11-19T09:06:00Z">
              <w:rPr>
                <w:rFonts w:ascii="Calibri" w:hAnsi="Calibri"/>
                <w:b/>
                <w:color w:val="0000FF"/>
                <w:sz w:val="22"/>
                <w:szCs w:val="22"/>
                <w:u w:val="single"/>
              </w:rPr>
            </w:rPrChange>
          </w:rPr>
          <w:fldChar w:fldCharType="begin"/>
        </w:r>
        <w:r w:rsidRPr="00EE27B1">
          <w:rPr>
            <w:rFonts w:ascii="Calibri" w:hAnsi="Calibri"/>
            <w:b/>
            <w:rPrChange w:id="11313"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314" w:author="Tre" w:date="2012-11-19T09:06:00Z">
              <w:rPr>
                <w:rFonts w:ascii="Calibri" w:hAnsi="Calibri"/>
                <w:b/>
                <w:color w:val="0000FF"/>
                <w:sz w:val="22"/>
                <w:szCs w:val="22"/>
                <w:u w:val="single"/>
              </w:rPr>
            </w:rPrChange>
          </w:rPr>
          <w:fldChar w:fldCharType="separate"/>
        </w:r>
        <w:r w:rsidRPr="00EE27B1">
          <w:rPr>
            <w:rFonts w:ascii="Calibri" w:hAnsi="Calibri"/>
            <w:b/>
            <w:noProof/>
            <w:rPrChange w:id="11315" w:author="Tre" w:date="2012-11-19T09:06:00Z">
              <w:rPr>
                <w:rFonts w:ascii="Calibri" w:hAnsi="Calibri"/>
                <w:b/>
                <w:noProof/>
                <w:color w:val="0000FF"/>
                <w:sz w:val="22"/>
                <w:szCs w:val="22"/>
                <w:u w:val="single"/>
              </w:rPr>
            </w:rPrChange>
          </w:rPr>
          <w:t>Handgun "Gorilla Gun"</w:t>
        </w:r>
        <w:r w:rsidRPr="00EE27B1">
          <w:rPr>
            <w:rFonts w:ascii="Calibri" w:hAnsi="Calibri"/>
            <w:b/>
            <w:rPrChange w:id="11316"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317" w:author="frontdesk" w:date="2012-11-16T12:51:00Z"/>
          <w:rFonts w:ascii="Calibri" w:hAnsi="Calibri"/>
          <w:i/>
          <w:rPrChange w:id="11318" w:author="Tre" w:date="2012-11-19T09:06:00Z">
            <w:rPr>
              <w:ins w:id="11319" w:author="frontdesk" w:date="2012-11-16T12:51:00Z"/>
              <w:rFonts w:ascii="Calibri" w:hAnsi="Calibri"/>
              <w:i/>
              <w:sz w:val="20"/>
              <w:szCs w:val="20"/>
            </w:rPr>
          </w:rPrChange>
        </w:rPr>
      </w:pPr>
      <w:ins w:id="11320" w:author="frontdesk" w:date="2012-11-16T12:51:00Z">
        <w:r w:rsidRPr="00EE27B1">
          <w:rPr>
            <w:rFonts w:ascii="Calibri" w:hAnsi="Calibri"/>
            <w:i/>
            <w:rPrChange w:id="11321" w:author="Tre" w:date="2012-11-19T09:06:00Z">
              <w:rPr>
                <w:rFonts w:ascii="Calibri" w:hAnsi="Calibri"/>
                <w:i/>
                <w:color w:val="0000FF"/>
                <w:sz w:val="20"/>
                <w:szCs w:val="20"/>
                <w:u w:val="single"/>
              </w:rPr>
            </w:rPrChange>
          </w:rPr>
          <w:t>[Type (</w:t>
        </w:r>
        <w:r w:rsidRPr="00EE27B1">
          <w:rPr>
            <w:rFonts w:ascii="Calibri" w:hAnsi="Calibri"/>
            <w:i/>
            <w:rPrChange w:id="11322" w:author="Tre" w:date="2012-11-19T09:06:00Z">
              <w:rPr>
                <w:rFonts w:ascii="Calibri" w:hAnsi="Calibri"/>
                <w:i/>
                <w:color w:val="0000FF"/>
                <w:sz w:val="20"/>
                <w:szCs w:val="20"/>
                <w:u w:val="single"/>
              </w:rPr>
            </w:rPrChange>
          </w:rPr>
          <w:fldChar w:fldCharType="begin"/>
        </w:r>
        <w:r w:rsidRPr="00EE27B1">
          <w:rPr>
            <w:rFonts w:ascii="Calibri" w:hAnsi="Calibri"/>
            <w:i/>
            <w:rPrChange w:id="11323"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324" w:author="Tre" w:date="2012-11-19T09:06:00Z">
              <w:rPr>
                <w:rFonts w:ascii="Calibri" w:hAnsi="Calibri"/>
                <w:i/>
                <w:color w:val="0000FF"/>
                <w:sz w:val="20"/>
                <w:szCs w:val="20"/>
                <w:u w:val="single"/>
              </w:rPr>
            </w:rPrChange>
          </w:rPr>
          <w:fldChar w:fldCharType="separate"/>
        </w:r>
        <w:r w:rsidRPr="00EE27B1">
          <w:rPr>
            <w:rFonts w:ascii="Calibri" w:hAnsi="Calibri"/>
            <w:i/>
            <w:noProof/>
            <w:rPrChange w:id="11325" w:author="Tre" w:date="2012-11-19T09:06:00Z">
              <w:rPr>
                <w:rFonts w:ascii="Calibri" w:hAnsi="Calibri"/>
                <w:i/>
                <w:noProof/>
                <w:color w:val="0000FF"/>
                <w:sz w:val="20"/>
                <w:szCs w:val="20"/>
                <w:u w:val="single"/>
              </w:rPr>
            </w:rPrChange>
          </w:rPr>
          <w:t>Gun</w:t>
        </w:r>
        <w:r w:rsidRPr="00EE27B1">
          <w:rPr>
            <w:rFonts w:ascii="Calibri" w:hAnsi="Calibri"/>
            <w:i/>
            <w:rPrChange w:id="11326" w:author="Tre" w:date="2012-11-19T09:06:00Z">
              <w:rPr>
                <w:rFonts w:ascii="Calibri" w:hAnsi="Calibri"/>
                <w:i/>
                <w:color w:val="0000FF"/>
                <w:sz w:val="20"/>
                <w:szCs w:val="20"/>
                <w:u w:val="single"/>
              </w:rPr>
            </w:rPrChange>
          </w:rPr>
          <w:fldChar w:fldCharType="end"/>
        </w:r>
        <w:r w:rsidRPr="00EE27B1">
          <w:rPr>
            <w:rFonts w:ascii="Calibri" w:hAnsi="Calibri"/>
            <w:i/>
            <w:rPrChange w:id="11327" w:author="Tre" w:date="2012-11-19T09:06:00Z">
              <w:rPr>
                <w:rFonts w:ascii="Calibri" w:hAnsi="Calibri"/>
                <w:i/>
                <w:color w:val="0000FF"/>
                <w:sz w:val="20"/>
                <w:szCs w:val="20"/>
                <w:u w:val="single"/>
              </w:rPr>
            </w:rPrChange>
          </w:rPr>
          <w:t>), Rate (</w:t>
        </w:r>
        <w:r w:rsidRPr="00EE27B1">
          <w:rPr>
            <w:rFonts w:ascii="Calibri" w:hAnsi="Calibri"/>
            <w:i/>
            <w:rPrChange w:id="11328" w:author="Tre" w:date="2012-11-19T09:06:00Z">
              <w:rPr>
                <w:rFonts w:ascii="Calibri" w:hAnsi="Calibri"/>
                <w:i/>
                <w:color w:val="0000FF"/>
                <w:sz w:val="20"/>
                <w:szCs w:val="20"/>
                <w:u w:val="single"/>
              </w:rPr>
            </w:rPrChange>
          </w:rPr>
          <w:fldChar w:fldCharType="begin"/>
        </w:r>
        <w:r w:rsidRPr="00EE27B1">
          <w:rPr>
            <w:rFonts w:ascii="Calibri" w:hAnsi="Calibri"/>
            <w:i/>
            <w:rPrChange w:id="11329"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330" w:author="Tre" w:date="2012-11-19T09:06:00Z">
              <w:rPr>
                <w:rFonts w:ascii="Calibri" w:hAnsi="Calibri"/>
                <w:i/>
                <w:color w:val="0000FF"/>
                <w:sz w:val="20"/>
                <w:szCs w:val="20"/>
                <w:u w:val="single"/>
              </w:rPr>
            </w:rPrChange>
          </w:rPr>
          <w:fldChar w:fldCharType="separate"/>
        </w:r>
        <w:r w:rsidRPr="00EE27B1">
          <w:rPr>
            <w:rFonts w:ascii="Calibri" w:hAnsi="Calibri"/>
            <w:i/>
            <w:noProof/>
            <w:rPrChange w:id="11331" w:author="Tre" w:date="2012-11-19T09:06:00Z">
              <w:rPr>
                <w:rFonts w:ascii="Calibri" w:hAnsi="Calibri"/>
                <w:i/>
                <w:noProof/>
                <w:color w:val="0000FF"/>
                <w:sz w:val="20"/>
                <w:szCs w:val="20"/>
                <w:u w:val="single"/>
              </w:rPr>
            </w:rPrChange>
          </w:rPr>
          <w:t>Semi Auto</w:t>
        </w:r>
        <w:r w:rsidRPr="00EE27B1">
          <w:rPr>
            <w:rFonts w:ascii="Calibri" w:hAnsi="Calibri"/>
            <w:i/>
            <w:rPrChange w:id="11332" w:author="Tre" w:date="2012-11-19T09:06:00Z">
              <w:rPr>
                <w:rFonts w:ascii="Calibri" w:hAnsi="Calibri"/>
                <w:i/>
                <w:color w:val="0000FF"/>
                <w:sz w:val="20"/>
                <w:szCs w:val="20"/>
                <w:u w:val="single"/>
              </w:rPr>
            </w:rPrChange>
          </w:rPr>
          <w:fldChar w:fldCharType="end"/>
        </w:r>
        <w:r w:rsidRPr="00EE27B1">
          <w:rPr>
            <w:rFonts w:ascii="Calibri" w:hAnsi="Calibri"/>
            <w:i/>
            <w:rPrChange w:id="11333" w:author="Tre" w:date="2012-11-19T09:06:00Z">
              <w:rPr>
                <w:rFonts w:ascii="Calibri" w:hAnsi="Calibri"/>
                <w:i/>
                <w:color w:val="0000FF"/>
                <w:sz w:val="20"/>
                <w:szCs w:val="20"/>
                <w:u w:val="single"/>
              </w:rPr>
            </w:rPrChange>
          </w:rPr>
          <w:t>), Ammo (</w:t>
        </w:r>
        <w:r w:rsidRPr="00EE27B1">
          <w:rPr>
            <w:rFonts w:ascii="Calibri" w:hAnsi="Calibri"/>
            <w:i/>
            <w:rPrChange w:id="11334" w:author="Tre" w:date="2012-11-19T09:06:00Z">
              <w:rPr>
                <w:rFonts w:ascii="Calibri" w:hAnsi="Calibri"/>
                <w:i/>
                <w:color w:val="0000FF"/>
                <w:sz w:val="20"/>
                <w:szCs w:val="20"/>
                <w:u w:val="single"/>
              </w:rPr>
            </w:rPrChange>
          </w:rPr>
          <w:fldChar w:fldCharType="begin"/>
        </w:r>
        <w:r w:rsidRPr="00EE27B1">
          <w:rPr>
            <w:rFonts w:ascii="Calibri" w:hAnsi="Calibri"/>
            <w:i/>
            <w:rPrChange w:id="11335"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336" w:author="Tre" w:date="2012-11-19T09:06:00Z">
              <w:rPr>
                <w:rFonts w:ascii="Calibri" w:hAnsi="Calibri"/>
                <w:i/>
                <w:color w:val="0000FF"/>
                <w:sz w:val="20"/>
                <w:szCs w:val="20"/>
                <w:u w:val="single"/>
              </w:rPr>
            </w:rPrChange>
          </w:rPr>
          <w:fldChar w:fldCharType="separate"/>
        </w:r>
        <w:r w:rsidRPr="00EE27B1">
          <w:rPr>
            <w:rFonts w:ascii="Calibri" w:hAnsi="Calibri"/>
            <w:i/>
            <w:noProof/>
            <w:rPrChange w:id="11337" w:author="Tre" w:date="2012-11-19T09:06:00Z">
              <w:rPr>
                <w:rFonts w:ascii="Calibri" w:hAnsi="Calibri"/>
                <w:i/>
                <w:noProof/>
                <w:color w:val="0000FF"/>
                <w:sz w:val="20"/>
                <w:szCs w:val="20"/>
                <w:u w:val="single"/>
              </w:rPr>
            </w:rPrChange>
          </w:rPr>
          <w:t>Clip 10</w:t>
        </w:r>
        <w:r w:rsidRPr="00EE27B1">
          <w:rPr>
            <w:rFonts w:ascii="Calibri" w:hAnsi="Calibri"/>
            <w:i/>
            <w:rPrChange w:id="11338" w:author="Tre" w:date="2012-11-19T09:06:00Z">
              <w:rPr>
                <w:rFonts w:ascii="Calibri" w:hAnsi="Calibri"/>
                <w:i/>
                <w:color w:val="0000FF"/>
                <w:sz w:val="20"/>
                <w:szCs w:val="20"/>
                <w:u w:val="single"/>
              </w:rPr>
            </w:rPrChange>
          </w:rPr>
          <w:fldChar w:fldCharType="end"/>
        </w:r>
        <w:r w:rsidRPr="00EE27B1">
          <w:rPr>
            <w:rFonts w:ascii="Calibri" w:hAnsi="Calibri"/>
            <w:i/>
            <w:rPrChange w:id="11339" w:author="Tre" w:date="2012-11-19T09:06:00Z">
              <w:rPr>
                <w:rFonts w:ascii="Calibri" w:hAnsi="Calibri"/>
                <w:i/>
                <w:color w:val="0000FF"/>
                <w:sz w:val="20"/>
                <w:szCs w:val="20"/>
                <w:u w:val="single"/>
              </w:rPr>
            </w:rPrChange>
          </w:rPr>
          <w:t xml:space="preserve">), </w:t>
        </w:r>
        <w:del w:id="11340" w:author="Tre" w:date="2012-11-19T09:44:00Z">
          <w:r w:rsidRPr="00EE27B1">
            <w:rPr>
              <w:rFonts w:ascii="Calibri" w:hAnsi="Calibri"/>
              <w:i/>
              <w:rPrChange w:id="11341" w:author="Tre" w:date="2012-11-19T09:06:00Z">
                <w:rPr>
                  <w:rFonts w:ascii="Calibri" w:hAnsi="Calibri"/>
                  <w:i/>
                  <w:color w:val="0000FF"/>
                  <w:sz w:val="20"/>
                  <w:szCs w:val="20"/>
                  <w:u w:val="single"/>
                </w:rPr>
              </w:rPrChange>
            </w:rPr>
            <w:delText>Range (</w:delText>
          </w:r>
          <w:r w:rsidRPr="00EE27B1" w:rsidDel="00006295">
            <w:rPr>
              <w:rFonts w:ascii="Calibri" w:hAnsi="Calibri"/>
              <w:i/>
              <w:rPrChange w:id="11342" w:author="Tre" w:date="2012-11-19T09:06:00Z">
                <w:rPr>
                  <w:rFonts w:ascii="Calibri" w:hAnsi="Calibri"/>
                  <w:i/>
                  <w:color w:val="0000FF"/>
                  <w:sz w:val="20"/>
                  <w:szCs w:val="20"/>
                  <w:u w:val="single"/>
                </w:rPr>
              </w:rPrChange>
            </w:rPr>
            <w:fldChar w:fldCharType="begin"/>
          </w:r>
          <w:r w:rsidRPr="00EE27B1">
            <w:rPr>
              <w:rFonts w:ascii="Calibri" w:hAnsi="Calibri"/>
              <w:i/>
              <w:rPrChange w:id="11343"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344" w:author="Tre" w:date="2012-11-19T09:06:00Z">
                <w:rPr>
                  <w:rFonts w:ascii="Calibri" w:hAnsi="Calibri"/>
                  <w:i/>
                  <w:color w:val="0000FF"/>
                  <w:sz w:val="20"/>
                  <w:szCs w:val="20"/>
                  <w:u w:val="single"/>
                </w:rPr>
              </w:rPrChange>
            </w:rPr>
            <w:fldChar w:fldCharType="end"/>
          </w:r>
          <w:r w:rsidRPr="00EE27B1">
            <w:rPr>
              <w:rFonts w:ascii="Calibri" w:hAnsi="Calibri"/>
              <w:i/>
              <w:rPrChange w:id="11345" w:author="Tre" w:date="2012-11-19T09:06:00Z">
                <w:rPr>
                  <w:rFonts w:ascii="Calibri" w:hAnsi="Calibri"/>
                  <w:i/>
                  <w:color w:val="0000FF"/>
                  <w:sz w:val="20"/>
                  <w:szCs w:val="20"/>
                  <w:u w:val="single"/>
                </w:rPr>
              </w:rPrChange>
            </w:rPr>
            <w:delText xml:space="preserve">), </w:delText>
          </w:r>
        </w:del>
        <w:r w:rsidRPr="00EE27B1">
          <w:rPr>
            <w:rFonts w:ascii="Calibri" w:hAnsi="Calibri"/>
            <w:i/>
            <w:rPrChange w:id="11346" w:author="Tre" w:date="2012-11-19T09:06:00Z">
              <w:rPr>
                <w:rFonts w:ascii="Calibri" w:hAnsi="Calibri"/>
                <w:i/>
                <w:color w:val="0000FF"/>
                <w:sz w:val="20"/>
                <w:szCs w:val="20"/>
                <w:u w:val="single"/>
              </w:rPr>
            </w:rPrChange>
          </w:rPr>
          <w:t>Damage (</w:t>
        </w:r>
        <w:r w:rsidRPr="00EE27B1">
          <w:rPr>
            <w:rFonts w:ascii="Calibri" w:hAnsi="Calibri"/>
            <w:i/>
            <w:rPrChange w:id="11347" w:author="Tre" w:date="2012-11-19T09:06:00Z">
              <w:rPr>
                <w:rFonts w:ascii="Calibri" w:hAnsi="Calibri"/>
                <w:i/>
                <w:color w:val="0000FF"/>
                <w:sz w:val="20"/>
                <w:szCs w:val="20"/>
                <w:u w:val="single"/>
              </w:rPr>
            </w:rPrChange>
          </w:rPr>
          <w:fldChar w:fldCharType="begin"/>
        </w:r>
        <w:r w:rsidRPr="00EE27B1">
          <w:rPr>
            <w:rFonts w:ascii="Calibri" w:hAnsi="Calibri"/>
            <w:i/>
            <w:rPrChange w:id="11348"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349" w:author="Tre" w:date="2012-11-19T09:06:00Z">
              <w:rPr>
                <w:rFonts w:ascii="Calibri" w:hAnsi="Calibri"/>
                <w:i/>
                <w:color w:val="0000FF"/>
                <w:sz w:val="20"/>
                <w:szCs w:val="20"/>
                <w:u w:val="single"/>
              </w:rPr>
            </w:rPrChange>
          </w:rPr>
          <w:fldChar w:fldCharType="separate"/>
        </w:r>
        <w:r w:rsidRPr="00EE27B1">
          <w:rPr>
            <w:rFonts w:ascii="Calibri" w:hAnsi="Calibri"/>
            <w:i/>
            <w:noProof/>
            <w:rPrChange w:id="11350" w:author="Tre" w:date="2012-11-19T09:06:00Z">
              <w:rPr>
                <w:rFonts w:ascii="Calibri" w:hAnsi="Calibri"/>
                <w:i/>
                <w:noProof/>
                <w:color w:val="0000FF"/>
                <w:sz w:val="20"/>
                <w:szCs w:val="20"/>
                <w:u w:val="single"/>
              </w:rPr>
            </w:rPrChange>
          </w:rPr>
          <w:t>2</w:t>
        </w:r>
        <w:r w:rsidRPr="00EE27B1">
          <w:rPr>
            <w:rFonts w:ascii="Calibri" w:hAnsi="Calibri"/>
            <w:i/>
            <w:rPrChange w:id="11351" w:author="Tre" w:date="2012-11-19T09:06:00Z">
              <w:rPr>
                <w:rFonts w:ascii="Calibri" w:hAnsi="Calibri"/>
                <w:i/>
                <w:color w:val="0000FF"/>
                <w:sz w:val="20"/>
                <w:szCs w:val="20"/>
                <w:u w:val="single"/>
              </w:rPr>
            </w:rPrChange>
          </w:rPr>
          <w:fldChar w:fldCharType="end"/>
        </w:r>
        <w:r w:rsidRPr="00EE27B1">
          <w:rPr>
            <w:rFonts w:ascii="Calibri" w:hAnsi="Calibri"/>
            <w:i/>
            <w:rPrChange w:id="11352" w:author="Tre" w:date="2012-11-19T09:06:00Z">
              <w:rPr>
                <w:rFonts w:ascii="Calibri" w:hAnsi="Calibri"/>
                <w:i/>
                <w:color w:val="0000FF"/>
                <w:sz w:val="20"/>
                <w:szCs w:val="20"/>
                <w:u w:val="single"/>
              </w:rPr>
            </w:rPrChange>
          </w:rPr>
          <w:t>)]</w:t>
        </w:r>
      </w:ins>
    </w:p>
    <w:p w:rsidR="00381476" w:rsidRPr="000B0456" w:rsidRDefault="00EE27B1" w:rsidP="00381476">
      <w:pPr>
        <w:jc w:val="both"/>
        <w:rPr>
          <w:ins w:id="11353" w:author="frontdesk" w:date="2012-11-16T12:51:00Z"/>
          <w:rFonts w:ascii="Calibri" w:hAnsi="Calibri"/>
          <w:rPrChange w:id="11354" w:author="Tre" w:date="2012-11-19T09:06:00Z">
            <w:rPr>
              <w:ins w:id="11355" w:author="frontdesk" w:date="2012-11-16T12:51:00Z"/>
              <w:rFonts w:ascii="Calibri" w:hAnsi="Calibri"/>
              <w:sz w:val="20"/>
              <w:szCs w:val="20"/>
            </w:rPr>
          </w:rPrChange>
        </w:rPr>
      </w:pPr>
      <w:ins w:id="11356" w:author="frontdesk" w:date="2012-11-16T12:51:00Z">
        <w:r w:rsidRPr="00EE27B1">
          <w:rPr>
            <w:rFonts w:ascii="Calibri" w:hAnsi="Calibri"/>
            <w:rPrChange w:id="11357" w:author="Tre" w:date="2012-11-19T09:06:00Z">
              <w:rPr>
                <w:rFonts w:ascii="Calibri" w:hAnsi="Calibri"/>
                <w:color w:val="0000FF"/>
                <w:sz w:val="20"/>
                <w:szCs w:val="20"/>
                <w:u w:val="single"/>
              </w:rPr>
            </w:rPrChange>
          </w:rPr>
          <w:fldChar w:fldCharType="begin"/>
        </w:r>
        <w:r w:rsidRPr="00EE27B1">
          <w:rPr>
            <w:rFonts w:ascii="Calibri" w:hAnsi="Calibri"/>
            <w:rPrChange w:id="11358"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359" w:author="Tre" w:date="2012-11-19T09:06:00Z">
              <w:rPr>
                <w:rFonts w:ascii="Calibri" w:hAnsi="Calibri"/>
                <w:color w:val="0000FF"/>
                <w:sz w:val="20"/>
                <w:szCs w:val="20"/>
                <w:u w:val="single"/>
              </w:rPr>
            </w:rPrChange>
          </w:rPr>
          <w:fldChar w:fldCharType="separate"/>
        </w:r>
        <w:r w:rsidRPr="00EE27B1">
          <w:rPr>
            <w:rFonts w:ascii="Calibri" w:hAnsi="Calibri"/>
            <w:noProof/>
            <w:rPrChange w:id="11360" w:author="Tre" w:date="2012-11-19T09:06:00Z">
              <w:rPr>
                <w:rFonts w:ascii="Calibri" w:hAnsi="Calibri"/>
                <w:noProof/>
                <w:color w:val="0000FF"/>
                <w:sz w:val="20"/>
                <w:szCs w:val="20"/>
                <w:u w:val="single"/>
              </w:rPr>
            </w:rPrChange>
          </w:rPr>
          <w:t>A Gorilla Gun is a semi automatic handgun. The Gorilla Gun usually holds 10-15 bullets in a clip.</w:t>
        </w:r>
        <w:r w:rsidRPr="00EE27B1">
          <w:rPr>
            <w:rFonts w:ascii="Calibri" w:hAnsi="Calibri"/>
            <w:rPrChange w:id="11361" w:author="Tre" w:date="2012-11-19T09:06:00Z">
              <w:rPr>
                <w:rFonts w:ascii="Calibri" w:hAnsi="Calibri"/>
                <w:color w:val="0000FF"/>
                <w:sz w:val="20"/>
                <w:szCs w:val="20"/>
                <w:u w:val="single"/>
              </w:rPr>
            </w:rPrChange>
          </w:rPr>
          <w:fldChar w:fldCharType="end"/>
        </w:r>
        <w:r w:rsidRPr="00EE27B1">
          <w:rPr>
            <w:rFonts w:ascii="Calibri" w:hAnsi="Calibri"/>
            <w:rPrChange w:id="11362" w:author="Tre" w:date="2012-11-19T09:06:00Z">
              <w:rPr>
                <w:rFonts w:ascii="Calibri" w:hAnsi="Calibri"/>
                <w:color w:val="0000FF"/>
                <w:sz w:val="20"/>
                <w:szCs w:val="20"/>
                <w:u w:val="single"/>
              </w:rPr>
            </w:rPrChange>
          </w:rPr>
          <w:fldChar w:fldCharType="begin"/>
        </w:r>
        <w:r w:rsidRPr="00EE27B1">
          <w:rPr>
            <w:rFonts w:ascii="Calibri" w:hAnsi="Calibri"/>
            <w:rPrChange w:id="11363"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364"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365" w:author="frontdesk" w:date="2012-11-16T12:51:00Z"/>
        </w:rPr>
      </w:pPr>
    </w:p>
    <w:p w:rsidR="00381476" w:rsidRPr="000B0456" w:rsidRDefault="00EE27B1" w:rsidP="00381476">
      <w:pPr>
        <w:jc w:val="both"/>
        <w:rPr>
          <w:ins w:id="11366" w:author="frontdesk" w:date="2012-11-16T12:51:00Z"/>
          <w:rFonts w:ascii="Calibri" w:hAnsi="Calibri"/>
          <w:b/>
          <w:rPrChange w:id="11367" w:author="Tre" w:date="2012-11-19T09:06:00Z">
            <w:rPr>
              <w:ins w:id="11368" w:author="frontdesk" w:date="2012-11-16T12:51:00Z"/>
              <w:rFonts w:ascii="Calibri" w:hAnsi="Calibri"/>
              <w:b/>
              <w:sz w:val="22"/>
              <w:szCs w:val="22"/>
            </w:rPr>
          </w:rPrChange>
        </w:rPr>
      </w:pPr>
      <w:ins w:id="11369" w:author="frontdesk" w:date="2012-11-16T12:51:00Z">
        <w:r w:rsidRPr="00EE27B1">
          <w:rPr>
            <w:rFonts w:ascii="Calibri" w:hAnsi="Calibri"/>
            <w:b/>
            <w:rPrChange w:id="11370" w:author="Tre" w:date="2012-11-19T09:06:00Z">
              <w:rPr>
                <w:rFonts w:ascii="Calibri" w:hAnsi="Calibri"/>
                <w:b/>
                <w:color w:val="0000FF"/>
                <w:sz w:val="22"/>
                <w:szCs w:val="22"/>
                <w:u w:val="single"/>
              </w:rPr>
            </w:rPrChange>
          </w:rPr>
          <w:fldChar w:fldCharType="begin"/>
        </w:r>
        <w:r w:rsidRPr="00EE27B1">
          <w:rPr>
            <w:rFonts w:ascii="Calibri" w:hAnsi="Calibri"/>
            <w:b/>
            <w:rPrChange w:id="11371"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372" w:author="Tre" w:date="2012-11-19T09:06:00Z">
              <w:rPr>
                <w:rFonts w:ascii="Calibri" w:hAnsi="Calibri"/>
                <w:b/>
                <w:color w:val="0000FF"/>
                <w:sz w:val="22"/>
                <w:szCs w:val="22"/>
                <w:u w:val="single"/>
              </w:rPr>
            </w:rPrChange>
          </w:rPr>
          <w:fldChar w:fldCharType="separate"/>
        </w:r>
        <w:r w:rsidRPr="00EE27B1">
          <w:rPr>
            <w:rFonts w:ascii="Calibri" w:hAnsi="Calibri"/>
            <w:b/>
            <w:noProof/>
            <w:rPrChange w:id="11373" w:author="Tre" w:date="2012-11-19T09:06:00Z">
              <w:rPr>
                <w:rFonts w:ascii="Calibri" w:hAnsi="Calibri"/>
                <w:b/>
                <w:noProof/>
                <w:color w:val="0000FF"/>
                <w:sz w:val="22"/>
                <w:szCs w:val="22"/>
                <w:u w:val="single"/>
              </w:rPr>
            </w:rPrChange>
          </w:rPr>
          <w:t>Handgun "Popper"</w:t>
        </w:r>
        <w:r w:rsidRPr="00EE27B1">
          <w:rPr>
            <w:rFonts w:ascii="Calibri" w:hAnsi="Calibri"/>
            <w:b/>
            <w:rPrChange w:id="11374"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375" w:author="frontdesk" w:date="2012-11-16T12:51:00Z"/>
          <w:rFonts w:ascii="Calibri" w:hAnsi="Calibri"/>
          <w:i/>
          <w:rPrChange w:id="11376" w:author="Tre" w:date="2012-11-19T09:06:00Z">
            <w:rPr>
              <w:ins w:id="11377" w:author="frontdesk" w:date="2012-11-16T12:51:00Z"/>
              <w:rFonts w:ascii="Calibri" w:hAnsi="Calibri"/>
              <w:i/>
              <w:sz w:val="20"/>
              <w:szCs w:val="20"/>
            </w:rPr>
          </w:rPrChange>
        </w:rPr>
      </w:pPr>
      <w:ins w:id="11378" w:author="frontdesk" w:date="2012-11-16T12:51:00Z">
        <w:r w:rsidRPr="00EE27B1">
          <w:rPr>
            <w:rFonts w:ascii="Calibri" w:hAnsi="Calibri"/>
            <w:i/>
            <w:rPrChange w:id="11379" w:author="Tre" w:date="2012-11-19T09:06:00Z">
              <w:rPr>
                <w:rFonts w:ascii="Calibri" w:hAnsi="Calibri"/>
                <w:i/>
                <w:color w:val="0000FF"/>
                <w:sz w:val="20"/>
                <w:szCs w:val="20"/>
                <w:u w:val="single"/>
              </w:rPr>
            </w:rPrChange>
          </w:rPr>
          <w:t>[Type (</w:t>
        </w:r>
        <w:r w:rsidRPr="00EE27B1">
          <w:rPr>
            <w:rFonts w:ascii="Calibri" w:hAnsi="Calibri"/>
            <w:i/>
            <w:rPrChange w:id="11380" w:author="Tre" w:date="2012-11-19T09:06:00Z">
              <w:rPr>
                <w:rFonts w:ascii="Calibri" w:hAnsi="Calibri"/>
                <w:i/>
                <w:color w:val="0000FF"/>
                <w:sz w:val="20"/>
                <w:szCs w:val="20"/>
                <w:u w:val="single"/>
              </w:rPr>
            </w:rPrChange>
          </w:rPr>
          <w:fldChar w:fldCharType="begin"/>
        </w:r>
        <w:r w:rsidRPr="00EE27B1">
          <w:rPr>
            <w:rFonts w:ascii="Calibri" w:hAnsi="Calibri"/>
            <w:i/>
            <w:rPrChange w:id="11381"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382" w:author="Tre" w:date="2012-11-19T09:06:00Z">
              <w:rPr>
                <w:rFonts w:ascii="Calibri" w:hAnsi="Calibri"/>
                <w:i/>
                <w:color w:val="0000FF"/>
                <w:sz w:val="20"/>
                <w:szCs w:val="20"/>
                <w:u w:val="single"/>
              </w:rPr>
            </w:rPrChange>
          </w:rPr>
          <w:fldChar w:fldCharType="separate"/>
        </w:r>
        <w:r w:rsidRPr="00EE27B1">
          <w:rPr>
            <w:rFonts w:ascii="Calibri" w:hAnsi="Calibri"/>
            <w:i/>
            <w:noProof/>
            <w:rPrChange w:id="11383" w:author="Tre" w:date="2012-11-19T09:06:00Z">
              <w:rPr>
                <w:rFonts w:ascii="Calibri" w:hAnsi="Calibri"/>
                <w:i/>
                <w:noProof/>
                <w:color w:val="0000FF"/>
                <w:sz w:val="20"/>
                <w:szCs w:val="20"/>
                <w:u w:val="single"/>
              </w:rPr>
            </w:rPrChange>
          </w:rPr>
          <w:t>Gun</w:t>
        </w:r>
        <w:r w:rsidRPr="00EE27B1">
          <w:rPr>
            <w:rFonts w:ascii="Calibri" w:hAnsi="Calibri"/>
            <w:i/>
            <w:rPrChange w:id="11384" w:author="Tre" w:date="2012-11-19T09:06:00Z">
              <w:rPr>
                <w:rFonts w:ascii="Calibri" w:hAnsi="Calibri"/>
                <w:i/>
                <w:color w:val="0000FF"/>
                <w:sz w:val="20"/>
                <w:szCs w:val="20"/>
                <w:u w:val="single"/>
              </w:rPr>
            </w:rPrChange>
          </w:rPr>
          <w:fldChar w:fldCharType="end"/>
        </w:r>
        <w:r w:rsidRPr="00EE27B1">
          <w:rPr>
            <w:rFonts w:ascii="Calibri" w:hAnsi="Calibri"/>
            <w:i/>
            <w:rPrChange w:id="11385" w:author="Tre" w:date="2012-11-19T09:06:00Z">
              <w:rPr>
                <w:rFonts w:ascii="Calibri" w:hAnsi="Calibri"/>
                <w:i/>
                <w:color w:val="0000FF"/>
                <w:sz w:val="20"/>
                <w:szCs w:val="20"/>
                <w:u w:val="single"/>
              </w:rPr>
            </w:rPrChange>
          </w:rPr>
          <w:t>), Rate (</w:t>
        </w:r>
        <w:r w:rsidRPr="00EE27B1">
          <w:rPr>
            <w:rFonts w:ascii="Calibri" w:hAnsi="Calibri"/>
            <w:i/>
            <w:rPrChange w:id="11386" w:author="Tre" w:date="2012-11-19T09:06:00Z">
              <w:rPr>
                <w:rFonts w:ascii="Calibri" w:hAnsi="Calibri"/>
                <w:i/>
                <w:color w:val="0000FF"/>
                <w:sz w:val="20"/>
                <w:szCs w:val="20"/>
                <w:u w:val="single"/>
              </w:rPr>
            </w:rPrChange>
          </w:rPr>
          <w:fldChar w:fldCharType="begin"/>
        </w:r>
        <w:r w:rsidRPr="00EE27B1">
          <w:rPr>
            <w:rFonts w:ascii="Calibri" w:hAnsi="Calibri"/>
            <w:i/>
            <w:rPrChange w:id="11387"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388" w:author="Tre" w:date="2012-11-19T09:06:00Z">
              <w:rPr>
                <w:rFonts w:ascii="Calibri" w:hAnsi="Calibri"/>
                <w:i/>
                <w:color w:val="0000FF"/>
                <w:sz w:val="20"/>
                <w:szCs w:val="20"/>
                <w:u w:val="single"/>
              </w:rPr>
            </w:rPrChange>
          </w:rPr>
          <w:fldChar w:fldCharType="separate"/>
        </w:r>
        <w:r w:rsidRPr="00EE27B1">
          <w:rPr>
            <w:rFonts w:ascii="Calibri" w:hAnsi="Calibri"/>
            <w:i/>
            <w:noProof/>
            <w:rPrChange w:id="11389" w:author="Tre" w:date="2012-11-19T09:06:00Z">
              <w:rPr>
                <w:rFonts w:ascii="Calibri" w:hAnsi="Calibri"/>
                <w:i/>
                <w:noProof/>
                <w:color w:val="0000FF"/>
                <w:sz w:val="20"/>
                <w:szCs w:val="20"/>
                <w:u w:val="single"/>
              </w:rPr>
            </w:rPrChange>
          </w:rPr>
          <w:t>Semi Auto/Full Auto</w:t>
        </w:r>
        <w:r w:rsidRPr="00EE27B1">
          <w:rPr>
            <w:rFonts w:ascii="Calibri" w:hAnsi="Calibri"/>
            <w:i/>
            <w:rPrChange w:id="11390" w:author="Tre" w:date="2012-11-19T09:06:00Z">
              <w:rPr>
                <w:rFonts w:ascii="Calibri" w:hAnsi="Calibri"/>
                <w:i/>
                <w:color w:val="0000FF"/>
                <w:sz w:val="20"/>
                <w:szCs w:val="20"/>
                <w:u w:val="single"/>
              </w:rPr>
            </w:rPrChange>
          </w:rPr>
          <w:fldChar w:fldCharType="end"/>
        </w:r>
        <w:r w:rsidRPr="00EE27B1">
          <w:rPr>
            <w:rFonts w:ascii="Calibri" w:hAnsi="Calibri"/>
            <w:i/>
            <w:rPrChange w:id="11391" w:author="Tre" w:date="2012-11-19T09:06:00Z">
              <w:rPr>
                <w:rFonts w:ascii="Calibri" w:hAnsi="Calibri"/>
                <w:i/>
                <w:color w:val="0000FF"/>
                <w:sz w:val="20"/>
                <w:szCs w:val="20"/>
                <w:u w:val="single"/>
              </w:rPr>
            </w:rPrChange>
          </w:rPr>
          <w:t>), Ammo (</w:t>
        </w:r>
        <w:r w:rsidRPr="00EE27B1">
          <w:rPr>
            <w:rFonts w:ascii="Calibri" w:hAnsi="Calibri"/>
            <w:i/>
            <w:rPrChange w:id="11392" w:author="Tre" w:date="2012-11-19T09:06:00Z">
              <w:rPr>
                <w:rFonts w:ascii="Calibri" w:hAnsi="Calibri"/>
                <w:i/>
                <w:color w:val="0000FF"/>
                <w:sz w:val="20"/>
                <w:szCs w:val="20"/>
                <w:u w:val="single"/>
              </w:rPr>
            </w:rPrChange>
          </w:rPr>
          <w:fldChar w:fldCharType="begin"/>
        </w:r>
        <w:r w:rsidRPr="00EE27B1">
          <w:rPr>
            <w:rFonts w:ascii="Calibri" w:hAnsi="Calibri"/>
            <w:i/>
            <w:rPrChange w:id="11393"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394" w:author="Tre" w:date="2012-11-19T09:06:00Z">
              <w:rPr>
                <w:rFonts w:ascii="Calibri" w:hAnsi="Calibri"/>
                <w:i/>
                <w:color w:val="0000FF"/>
                <w:sz w:val="20"/>
                <w:szCs w:val="20"/>
                <w:u w:val="single"/>
              </w:rPr>
            </w:rPrChange>
          </w:rPr>
          <w:fldChar w:fldCharType="separate"/>
        </w:r>
        <w:r w:rsidRPr="00EE27B1">
          <w:rPr>
            <w:rFonts w:ascii="Calibri" w:hAnsi="Calibri"/>
            <w:i/>
            <w:noProof/>
            <w:rPrChange w:id="11395" w:author="Tre" w:date="2012-11-19T09:06:00Z">
              <w:rPr>
                <w:rFonts w:ascii="Calibri" w:hAnsi="Calibri"/>
                <w:i/>
                <w:noProof/>
                <w:color w:val="0000FF"/>
                <w:sz w:val="20"/>
                <w:szCs w:val="20"/>
                <w:u w:val="single"/>
              </w:rPr>
            </w:rPrChange>
          </w:rPr>
          <w:t>Clip 30</w:t>
        </w:r>
        <w:r w:rsidRPr="00EE27B1">
          <w:rPr>
            <w:rFonts w:ascii="Calibri" w:hAnsi="Calibri"/>
            <w:i/>
            <w:rPrChange w:id="11396" w:author="Tre" w:date="2012-11-19T09:06:00Z">
              <w:rPr>
                <w:rFonts w:ascii="Calibri" w:hAnsi="Calibri"/>
                <w:i/>
                <w:color w:val="0000FF"/>
                <w:sz w:val="20"/>
                <w:szCs w:val="20"/>
                <w:u w:val="single"/>
              </w:rPr>
            </w:rPrChange>
          </w:rPr>
          <w:fldChar w:fldCharType="end"/>
        </w:r>
        <w:r w:rsidRPr="00EE27B1">
          <w:rPr>
            <w:rFonts w:ascii="Calibri" w:hAnsi="Calibri"/>
            <w:i/>
            <w:rPrChange w:id="11397" w:author="Tre" w:date="2012-11-19T09:06:00Z">
              <w:rPr>
                <w:rFonts w:ascii="Calibri" w:hAnsi="Calibri"/>
                <w:i/>
                <w:color w:val="0000FF"/>
                <w:sz w:val="20"/>
                <w:szCs w:val="20"/>
                <w:u w:val="single"/>
              </w:rPr>
            </w:rPrChange>
          </w:rPr>
          <w:t xml:space="preserve">), </w:t>
        </w:r>
        <w:del w:id="11398" w:author="Tre" w:date="2012-11-19T09:44:00Z">
          <w:r w:rsidRPr="00EE27B1">
            <w:rPr>
              <w:rFonts w:ascii="Calibri" w:hAnsi="Calibri"/>
              <w:i/>
              <w:rPrChange w:id="11399" w:author="Tre" w:date="2012-11-19T09:06:00Z">
                <w:rPr>
                  <w:rFonts w:ascii="Calibri" w:hAnsi="Calibri"/>
                  <w:i/>
                  <w:color w:val="0000FF"/>
                  <w:sz w:val="20"/>
                  <w:szCs w:val="20"/>
                  <w:u w:val="single"/>
                </w:rPr>
              </w:rPrChange>
            </w:rPr>
            <w:delText>Range (</w:delText>
          </w:r>
          <w:r w:rsidRPr="00EE27B1" w:rsidDel="00006295">
            <w:rPr>
              <w:rFonts w:ascii="Calibri" w:hAnsi="Calibri"/>
              <w:i/>
              <w:rPrChange w:id="11400" w:author="Tre" w:date="2012-11-19T09:06:00Z">
                <w:rPr>
                  <w:rFonts w:ascii="Calibri" w:hAnsi="Calibri"/>
                  <w:i/>
                  <w:color w:val="0000FF"/>
                  <w:sz w:val="20"/>
                  <w:szCs w:val="20"/>
                  <w:u w:val="single"/>
                </w:rPr>
              </w:rPrChange>
            </w:rPr>
            <w:fldChar w:fldCharType="begin"/>
          </w:r>
          <w:r w:rsidRPr="00EE27B1">
            <w:rPr>
              <w:rFonts w:ascii="Calibri" w:hAnsi="Calibri"/>
              <w:i/>
              <w:rPrChange w:id="11401"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402" w:author="Tre" w:date="2012-11-19T09:06:00Z">
                <w:rPr>
                  <w:rFonts w:ascii="Calibri" w:hAnsi="Calibri"/>
                  <w:i/>
                  <w:color w:val="0000FF"/>
                  <w:sz w:val="20"/>
                  <w:szCs w:val="20"/>
                  <w:u w:val="single"/>
                </w:rPr>
              </w:rPrChange>
            </w:rPr>
            <w:fldChar w:fldCharType="end"/>
          </w:r>
          <w:r w:rsidRPr="00EE27B1">
            <w:rPr>
              <w:rFonts w:ascii="Calibri" w:hAnsi="Calibri"/>
              <w:i/>
              <w:rPrChange w:id="11403" w:author="Tre" w:date="2012-11-19T09:06:00Z">
                <w:rPr>
                  <w:rFonts w:ascii="Calibri" w:hAnsi="Calibri"/>
                  <w:i/>
                  <w:color w:val="0000FF"/>
                  <w:sz w:val="20"/>
                  <w:szCs w:val="20"/>
                  <w:u w:val="single"/>
                </w:rPr>
              </w:rPrChange>
            </w:rPr>
            <w:delText xml:space="preserve">), </w:delText>
          </w:r>
        </w:del>
        <w:r w:rsidRPr="00EE27B1">
          <w:rPr>
            <w:rFonts w:ascii="Calibri" w:hAnsi="Calibri"/>
            <w:i/>
            <w:rPrChange w:id="11404" w:author="Tre" w:date="2012-11-19T09:06:00Z">
              <w:rPr>
                <w:rFonts w:ascii="Calibri" w:hAnsi="Calibri"/>
                <w:i/>
                <w:color w:val="0000FF"/>
                <w:sz w:val="20"/>
                <w:szCs w:val="20"/>
                <w:u w:val="single"/>
              </w:rPr>
            </w:rPrChange>
          </w:rPr>
          <w:t>Damage (</w:t>
        </w:r>
        <w:r w:rsidRPr="00EE27B1">
          <w:rPr>
            <w:rFonts w:ascii="Calibri" w:hAnsi="Calibri"/>
            <w:i/>
            <w:rPrChange w:id="11405" w:author="Tre" w:date="2012-11-19T09:06:00Z">
              <w:rPr>
                <w:rFonts w:ascii="Calibri" w:hAnsi="Calibri"/>
                <w:i/>
                <w:color w:val="0000FF"/>
                <w:sz w:val="20"/>
                <w:szCs w:val="20"/>
                <w:u w:val="single"/>
              </w:rPr>
            </w:rPrChange>
          </w:rPr>
          <w:fldChar w:fldCharType="begin"/>
        </w:r>
        <w:r w:rsidRPr="00EE27B1">
          <w:rPr>
            <w:rFonts w:ascii="Calibri" w:hAnsi="Calibri"/>
            <w:i/>
            <w:rPrChange w:id="11406"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407" w:author="Tre" w:date="2012-11-19T09:06:00Z">
              <w:rPr>
                <w:rFonts w:ascii="Calibri" w:hAnsi="Calibri"/>
                <w:i/>
                <w:color w:val="0000FF"/>
                <w:sz w:val="20"/>
                <w:szCs w:val="20"/>
                <w:u w:val="single"/>
              </w:rPr>
            </w:rPrChange>
          </w:rPr>
          <w:fldChar w:fldCharType="separate"/>
        </w:r>
        <w:r w:rsidRPr="00EE27B1">
          <w:rPr>
            <w:rFonts w:ascii="Calibri" w:hAnsi="Calibri"/>
            <w:i/>
            <w:noProof/>
            <w:rPrChange w:id="11408" w:author="Tre" w:date="2012-11-19T09:06:00Z">
              <w:rPr>
                <w:rFonts w:ascii="Calibri" w:hAnsi="Calibri"/>
                <w:i/>
                <w:noProof/>
                <w:color w:val="0000FF"/>
                <w:sz w:val="20"/>
                <w:szCs w:val="20"/>
                <w:u w:val="single"/>
              </w:rPr>
            </w:rPrChange>
          </w:rPr>
          <w:t>3</w:t>
        </w:r>
        <w:r w:rsidRPr="00EE27B1">
          <w:rPr>
            <w:rFonts w:ascii="Calibri" w:hAnsi="Calibri"/>
            <w:i/>
            <w:rPrChange w:id="11409" w:author="Tre" w:date="2012-11-19T09:06:00Z">
              <w:rPr>
                <w:rFonts w:ascii="Calibri" w:hAnsi="Calibri"/>
                <w:i/>
                <w:color w:val="0000FF"/>
                <w:sz w:val="20"/>
                <w:szCs w:val="20"/>
                <w:u w:val="single"/>
              </w:rPr>
            </w:rPrChange>
          </w:rPr>
          <w:fldChar w:fldCharType="end"/>
        </w:r>
        <w:r w:rsidRPr="00EE27B1">
          <w:rPr>
            <w:rFonts w:ascii="Calibri" w:hAnsi="Calibri"/>
            <w:i/>
            <w:rPrChange w:id="11410" w:author="Tre" w:date="2012-11-19T09:06:00Z">
              <w:rPr>
                <w:rFonts w:ascii="Calibri" w:hAnsi="Calibri"/>
                <w:i/>
                <w:color w:val="0000FF"/>
                <w:sz w:val="20"/>
                <w:szCs w:val="20"/>
                <w:u w:val="single"/>
              </w:rPr>
            </w:rPrChange>
          </w:rPr>
          <w:t>)]</w:t>
        </w:r>
      </w:ins>
    </w:p>
    <w:p w:rsidR="00381476" w:rsidRPr="000B0456" w:rsidRDefault="00EE27B1" w:rsidP="00381476">
      <w:pPr>
        <w:jc w:val="both"/>
        <w:rPr>
          <w:ins w:id="11411" w:author="frontdesk" w:date="2012-11-16T12:51:00Z"/>
          <w:rFonts w:ascii="Calibri" w:hAnsi="Calibri"/>
          <w:rPrChange w:id="11412" w:author="Tre" w:date="2012-11-19T09:06:00Z">
            <w:rPr>
              <w:ins w:id="11413" w:author="frontdesk" w:date="2012-11-16T12:51:00Z"/>
              <w:rFonts w:ascii="Calibri" w:hAnsi="Calibri"/>
              <w:sz w:val="20"/>
              <w:szCs w:val="20"/>
            </w:rPr>
          </w:rPrChange>
        </w:rPr>
      </w:pPr>
      <w:ins w:id="11414" w:author="frontdesk" w:date="2012-11-16T12:51:00Z">
        <w:r w:rsidRPr="00EE27B1">
          <w:rPr>
            <w:rFonts w:ascii="Calibri" w:hAnsi="Calibri"/>
            <w:rPrChange w:id="11415" w:author="Tre" w:date="2012-11-19T09:06:00Z">
              <w:rPr>
                <w:rFonts w:ascii="Calibri" w:hAnsi="Calibri"/>
                <w:color w:val="0000FF"/>
                <w:sz w:val="20"/>
                <w:szCs w:val="20"/>
                <w:u w:val="single"/>
              </w:rPr>
            </w:rPrChange>
          </w:rPr>
          <w:fldChar w:fldCharType="begin"/>
        </w:r>
        <w:r w:rsidRPr="00EE27B1">
          <w:rPr>
            <w:rFonts w:ascii="Calibri" w:hAnsi="Calibri"/>
            <w:rPrChange w:id="11416"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417" w:author="Tre" w:date="2012-11-19T09:06:00Z">
              <w:rPr>
                <w:rFonts w:ascii="Calibri" w:hAnsi="Calibri"/>
                <w:color w:val="0000FF"/>
                <w:sz w:val="20"/>
                <w:szCs w:val="20"/>
                <w:u w:val="single"/>
              </w:rPr>
            </w:rPrChange>
          </w:rPr>
          <w:fldChar w:fldCharType="separate"/>
        </w:r>
        <w:r w:rsidRPr="00EE27B1">
          <w:rPr>
            <w:rFonts w:ascii="Calibri" w:hAnsi="Calibri"/>
            <w:noProof/>
            <w:rPrChange w:id="11418" w:author="Tre" w:date="2012-11-19T09:06:00Z">
              <w:rPr>
                <w:rFonts w:ascii="Calibri" w:hAnsi="Calibri"/>
                <w:noProof/>
                <w:color w:val="0000FF"/>
                <w:sz w:val="20"/>
                <w:szCs w:val="20"/>
                <w:u w:val="single"/>
              </w:rPr>
            </w:rPrChange>
          </w:rPr>
          <w:t>A  fully automatic handgun. As long as the trigger is being pulled, the gun will continue to fire bullets until the ammo is depleted.</w:t>
        </w:r>
        <w:r w:rsidRPr="00EE27B1">
          <w:rPr>
            <w:rFonts w:ascii="Calibri" w:hAnsi="Calibri"/>
            <w:rPrChange w:id="11419" w:author="Tre" w:date="2012-11-19T09:06:00Z">
              <w:rPr>
                <w:rFonts w:ascii="Calibri" w:hAnsi="Calibri"/>
                <w:color w:val="0000FF"/>
                <w:sz w:val="20"/>
                <w:szCs w:val="20"/>
                <w:u w:val="single"/>
              </w:rPr>
            </w:rPrChange>
          </w:rPr>
          <w:fldChar w:fldCharType="end"/>
        </w:r>
        <w:r w:rsidRPr="00EE27B1">
          <w:rPr>
            <w:rFonts w:ascii="Calibri" w:hAnsi="Calibri"/>
            <w:rPrChange w:id="11420" w:author="Tre" w:date="2012-11-19T09:06:00Z">
              <w:rPr>
                <w:rFonts w:ascii="Calibri" w:hAnsi="Calibri"/>
                <w:color w:val="0000FF"/>
                <w:sz w:val="20"/>
                <w:szCs w:val="20"/>
                <w:u w:val="single"/>
              </w:rPr>
            </w:rPrChange>
          </w:rPr>
          <w:fldChar w:fldCharType="begin"/>
        </w:r>
        <w:r w:rsidRPr="00EE27B1">
          <w:rPr>
            <w:rFonts w:ascii="Calibri" w:hAnsi="Calibri"/>
            <w:rPrChange w:id="11421"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422"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423" w:author="frontdesk" w:date="2012-11-16T12:51:00Z"/>
        </w:rPr>
      </w:pPr>
    </w:p>
    <w:p w:rsidR="00381476" w:rsidRPr="000B0456" w:rsidRDefault="00EE27B1" w:rsidP="00381476">
      <w:pPr>
        <w:jc w:val="both"/>
        <w:rPr>
          <w:ins w:id="11424" w:author="frontdesk" w:date="2012-11-16T12:51:00Z"/>
          <w:rFonts w:ascii="Calibri" w:hAnsi="Calibri"/>
          <w:b/>
          <w:rPrChange w:id="11425" w:author="Tre" w:date="2012-11-19T09:06:00Z">
            <w:rPr>
              <w:ins w:id="11426" w:author="frontdesk" w:date="2012-11-16T12:51:00Z"/>
              <w:rFonts w:ascii="Calibri" w:hAnsi="Calibri"/>
              <w:b/>
              <w:sz w:val="22"/>
              <w:szCs w:val="22"/>
            </w:rPr>
          </w:rPrChange>
        </w:rPr>
      </w:pPr>
      <w:ins w:id="11427" w:author="frontdesk" w:date="2012-11-16T12:51:00Z">
        <w:r w:rsidRPr="00EE27B1">
          <w:rPr>
            <w:rFonts w:ascii="Calibri" w:hAnsi="Calibri"/>
            <w:b/>
            <w:rPrChange w:id="11428" w:author="Tre" w:date="2012-11-19T09:06:00Z">
              <w:rPr>
                <w:rFonts w:ascii="Calibri" w:hAnsi="Calibri"/>
                <w:b/>
                <w:color w:val="0000FF"/>
                <w:sz w:val="22"/>
                <w:szCs w:val="22"/>
                <w:u w:val="single"/>
              </w:rPr>
            </w:rPrChange>
          </w:rPr>
          <w:fldChar w:fldCharType="begin"/>
        </w:r>
        <w:r w:rsidRPr="00EE27B1">
          <w:rPr>
            <w:rFonts w:ascii="Calibri" w:hAnsi="Calibri"/>
            <w:b/>
            <w:rPrChange w:id="11429"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430" w:author="Tre" w:date="2012-11-19T09:06:00Z">
              <w:rPr>
                <w:rFonts w:ascii="Calibri" w:hAnsi="Calibri"/>
                <w:b/>
                <w:color w:val="0000FF"/>
                <w:sz w:val="22"/>
                <w:szCs w:val="22"/>
                <w:u w:val="single"/>
              </w:rPr>
            </w:rPrChange>
          </w:rPr>
          <w:fldChar w:fldCharType="separate"/>
        </w:r>
        <w:r w:rsidRPr="00EE27B1">
          <w:rPr>
            <w:rFonts w:ascii="Calibri" w:hAnsi="Calibri"/>
            <w:b/>
            <w:noProof/>
            <w:rPrChange w:id="11431" w:author="Tre" w:date="2012-11-19T09:06:00Z">
              <w:rPr>
                <w:rFonts w:ascii="Calibri" w:hAnsi="Calibri"/>
                <w:b/>
                <w:noProof/>
                <w:color w:val="0000FF"/>
                <w:sz w:val="22"/>
                <w:szCs w:val="22"/>
                <w:u w:val="single"/>
              </w:rPr>
            </w:rPrChange>
          </w:rPr>
          <w:t>Handgun "Mini Grinder"</w:t>
        </w:r>
        <w:r w:rsidRPr="00EE27B1">
          <w:rPr>
            <w:rFonts w:ascii="Calibri" w:hAnsi="Calibri"/>
            <w:b/>
            <w:rPrChange w:id="11432"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433" w:author="frontdesk" w:date="2012-11-16T12:51:00Z"/>
          <w:rFonts w:ascii="Calibri" w:hAnsi="Calibri"/>
          <w:i/>
          <w:rPrChange w:id="11434" w:author="Tre" w:date="2012-11-19T09:06:00Z">
            <w:rPr>
              <w:ins w:id="11435" w:author="frontdesk" w:date="2012-11-16T12:51:00Z"/>
              <w:rFonts w:ascii="Calibri" w:hAnsi="Calibri"/>
              <w:i/>
              <w:sz w:val="20"/>
              <w:szCs w:val="20"/>
            </w:rPr>
          </w:rPrChange>
        </w:rPr>
      </w:pPr>
      <w:ins w:id="11436" w:author="frontdesk" w:date="2012-11-16T12:51:00Z">
        <w:r w:rsidRPr="00EE27B1">
          <w:rPr>
            <w:rFonts w:ascii="Calibri" w:hAnsi="Calibri"/>
            <w:i/>
            <w:rPrChange w:id="11437" w:author="Tre" w:date="2012-11-19T09:06:00Z">
              <w:rPr>
                <w:rFonts w:ascii="Calibri" w:hAnsi="Calibri"/>
                <w:i/>
                <w:color w:val="0000FF"/>
                <w:sz w:val="20"/>
                <w:szCs w:val="20"/>
                <w:u w:val="single"/>
              </w:rPr>
            </w:rPrChange>
          </w:rPr>
          <w:t>[Type (</w:t>
        </w:r>
        <w:r w:rsidRPr="00EE27B1">
          <w:rPr>
            <w:rFonts w:ascii="Calibri" w:hAnsi="Calibri"/>
            <w:i/>
            <w:rPrChange w:id="11438" w:author="Tre" w:date="2012-11-19T09:06:00Z">
              <w:rPr>
                <w:rFonts w:ascii="Calibri" w:hAnsi="Calibri"/>
                <w:i/>
                <w:color w:val="0000FF"/>
                <w:sz w:val="20"/>
                <w:szCs w:val="20"/>
                <w:u w:val="single"/>
              </w:rPr>
            </w:rPrChange>
          </w:rPr>
          <w:fldChar w:fldCharType="begin"/>
        </w:r>
        <w:r w:rsidRPr="00EE27B1">
          <w:rPr>
            <w:rFonts w:ascii="Calibri" w:hAnsi="Calibri"/>
            <w:i/>
            <w:rPrChange w:id="11439"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440" w:author="Tre" w:date="2012-11-19T09:06:00Z">
              <w:rPr>
                <w:rFonts w:ascii="Calibri" w:hAnsi="Calibri"/>
                <w:i/>
                <w:color w:val="0000FF"/>
                <w:sz w:val="20"/>
                <w:szCs w:val="20"/>
                <w:u w:val="single"/>
              </w:rPr>
            </w:rPrChange>
          </w:rPr>
          <w:fldChar w:fldCharType="separate"/>
        </w:r>
        <w:r w:rsidRPr="00EE27B1">
          <w:rPr>
            <w:rFonts w:ascii="Calibri" w:hAnsi="Calibri"/>
            <w:i/>
            <w:noProof/>
            <w:rPrChange w:id="11441" w:author="Tre" w:date="2012-11-19T09:06:00Z">
              <w:rPr>
                <w:rFonts w:ascii="Calibri" w:hAnsi="Calibri"/>
                <w:i/>
                <w:noProof/>
                <w:color w:val="0000FF"/>
                <w:sz w:val="20"/>
                <w:szCs w:val="20"/>
                <w:u w:val="single"/>
              </w:rPr>
            </w:rPrChange>
          </w:rPr>
          <w:t>Gun</w:t>
        </w:r>
        <w:r w:rsidRPr="00EE27B1">
          <w:rPr>
            <w:rFonts w:ascii="Calibri" w:hAnsi="Calibri"/>
            <w:i/>
            <w:rPrChange w:id="11442" w:author="Tre" w:date="2012-11-19T09:06:00Z">
              <w:rPr>
                <w:rFonts w:ascii="Calibri" w:hAnsi="Calibri"/>
                <w:i/>
                <w:color w:val="0000FF"/>
                <w:sz w:val="20"/>
                <w:szCs w:val="20"/>
                <w:u w:val="single"/>
              </w:rPr>
            </w:rPrChange>
          </w:rPr>
          <w:fldChar w:fldCharType="end"/>
        </w:r>
        <w:r w:rsidRPr="00EE27B1">
          <w:rPr>
            <w:rFonts w:ascii="Calibri" w:hAnsi="Calibri"/>
            <w:i/>
            <w:rPrChange w:id="11443" w:author="Tre" w:date="2012-11-19T09:06:00Z">
              <w:rPr>
                <w:rFonts w:ascii="Calibri" w:hAnsi="Calibri"/>
                <w:i/>
                <w:color w:val="0000FF"/>
                <w:sz w:val="20"/>
                <w:szCs w:val="20"/>
                <w:u w:val="single"/>
              </w:rPr>
            </w:rPrChange>
          </w:rPr>
          <w:t>), Rate (</w:t>
        </w:r>
        <w:r w:rsidRPr="00EE27B1">
          <w:rPr>
            <w:rFonts w:ascii="Calibri" w:hAnsi="Calibri"/>
            <w:i/>
            <w:rPrChange w:id="11444" w:author="Tre" w:date="2012-11-19T09:06:00Z">
              <w:rPr>
                <w:rFonts w:ascii="Calibri" w:hAnsi="Calibri"/>
                <w:i/>
                <w:color w:val="0000FF"/>
                <w:sz w:val="20"/>
                <w:szCs w:val="20"/>
                <w:u w:val="single"/>
              </w:rPr>
            </w:rPrChange>
          </w:rPr>
          <w:fldChar w:fldCharType="begin"/>
        </w:r>
        <w:r w:rsidRPr="00EE27B1">
          <w:rPr>
            <w:rFonts w:ascii="Calibri" w:hAnsi="Calibri"/>
            <w:i/>
            <w:rPrChange w:id="11445"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446" w:author="Tre" w:date="2012-11-19T09:06:00Z">
              <w:rPr>
                <w:rFonts w:ascii="Calibri" w:hAnsi="Calibri"/>
                <w:i/>
                <w:color w:val="0000FF"/>
                <w:sz w:val="20"/>
                <w:szCs w:val="20"/>
                <w:u w:val="single"/>
              </w:rPr>
            </w:rPrChange>
          </w:rPr>
          <w:fldChar w:fldCharType="separate"/>
        </w:r>
        <w:r w:rsidRPr="00EE27B1">
          <w:rPr>
            <w:rFonts w:ascii="Calibri" w:hAnsi="Calibri"/>
            <w:i/>
            <w:noProof/>
            <w:rPrChange w:id="11447" w:author="Tre" w:date="2012-11-19T09:06:00Z">
              <w:rPr>
                <w:rFonts w:ascii="Calibri" w:hAnsi="Calibri"/>
                <w:i/>
                <w:noProof/>
                <w:color w:val="0000FF"/>
                <w:sz w:val="20"/>
                <w:szCs w:val="20"/>
                <w:u w:val="single"/>
              </w:rPr>
            </w:rPrChange>
          </w:rPr>
          <w:t>Full Auto</w:t>
        </w:r>
        <w:r w:rsidRPr="00EE27B1">
          <w:rPr>
            <w:rFonts w:ascii="Calibri" w:hAnsi="Calibri"/>
            <w:i/>
            <w:rPrChange w:id="11448" w:author="Tre" w:date="2012-11-19T09:06:00Z">
              <w:rPr>
                <w:rFonts w:ascii="Calibri" w:hAnsi="Calibri"/>
                <w:i/>
                <w:color w:val="0000FF"/>
                <w:sz w:val="20"/>
                <w:szCs w:val="20"/>
                <w:u w:val="single"/>
              </w:rPr>
            </w:rPrChange>
          </w:rPr>
          <w:fldChar w:fldCharType="end"/>
        </w:r>
        <w:r w:rsidRPr="00EE27B1">
          <w:rPr>
            <w:rFonts w:ascii="Calibri" w:hAnsi="Calibri"/>
            <w:i/>
            <w:rPrChange w:id="11449" w:author="Tre" w:date="2012-11-19T09:06:00Z">
              <w:rPr>
                <w:rFonts w:ascii="Calibri" w:hAnsi="Calibri"/>
                <w:i/>
                <w:color w:val="0000FF"/>
                <w:sz w:val="20"/>
                <w:szCs w:val="20"/>
                <w:u w:val="single"/>
              </w:rPr>
            </w:rPrChange>
          </w:rPr>
          <w:t>), Ammo (</w:t>
        </w:r>
        <w:r w:rsidRPr="00EE27B1">
          <w:rPr>
            <w:rFonts w:ascii="Calibri" w:hAnsi="Calibri"/>
            <w:i/>
            <w:rPrChange w:id="11450" w:author="Tre" w:date="2012-11-19T09:06:00Z">
              <w:rPr>
                <w:rFonts w:ascii="Calibri" w:hAnsi="Calibri"/>
                <w:i/>
                <w:color w:val="0000FF"/>
                <w:sz w:val="20"/>
                <w:szCs w:val="20"/>
                <w:u w:val="single"/>
              </w:rPr>
            </w:rPrChange>
          </w:rPr>
          <w:fldChar w:fldCharType="begin"/>
        </w:r>
        <w:r w:rsidRPr="00EE27B1">
          <w:rPr>
            <w:rFonts w:ascii="Calibri" w:hAnsi="Calibri"/>
            <w:i/>
            <w:rPrChange w:id="11451"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452" w:author="Tre" w:date="2012-11-19T09:06:00Z">
              <w:rPr>
                <w:rFonts w:ascii="Calibri" w:hAnsi="Calibri"/>
                <w:i/>
                <w:color w:val="0000FF"/>
                <w:sz w:val="20"/>
                <w:szCs w:val="20"/>
                <w:u w:val="single"/>
              </w:rPr>
            </w:rPrChange>
          </w:rPr>
          <w:fldChar w:fldCharType="separate"/>
        </w:r>
        <w:r w:rsidRPr="00EE27B1">
          <w:rPr>
            <w:rFonts w:ascii="Calibri" w:hAnsi="Calibri"/>
            <w:i/>
            <w:noProof/>
            <w:rPrChange w:id="11453" w:author="Tre" w:date="2012-11-19T09:06:00Z">
              <w:rPr>
                <w:rFonts w:ascii="Calibri" w:hAnsi="Calibri"/>
                <w:i/>
                <w:noProof/>
                <w:color w:val="0000FF"/>
                <w:sz w:val="20"/>
                <w:szCs w:val="20"/>
                <w:u w:val="single"/>
              </w:rPr>
            </w:rPrChange>
          </w:rPr>
          <w:t>Revolver 6</w:t>
        </w:r>
        <w:r w:rsidRPr="00EE27B1">
          <w:rPr>
            <w:rFonts w:ascii="Calibri" w:hAnsi="Calibri"/>
            <w:i/>
            <w:rPrChange w:id="11454" w:author="Tre" w:date="2012-11-19T09:06:00Z">
              <w:rPr>
                <w:rFonts w:ascii="Calibri" w:hAnsi="Calibri"/>
                <w:i/>
                <w:color w:val="0000FF"/>
                <w:sz w:val="20"/>
                <w:szCs w:val="20"/>
                <w:u w:val="single"/>
              </w:rPr>
            </w:rPrChange>
          </w:rPr>
          <w:fldChar w:fldCharType="end"/>
        </w:r>
        <w:r w:rsidRPr="00EE27B1">
          <w:rPr>
            <w:rFonts w:ascii="Calibri" w:hAnsi="Calibri"/>
            <w:i/>
            <w:rPrChange w:id="11455" w:author="Tre" w:date="2012-11-19T09:06:00Z">
              <w:rPr>
                <w:rFonts w:ascii="Calibri" w:hAnsi="Calibri"/>
                <w:i/>
                <w:color w:val="0000FF"/>
                <w:sz w:val="20"/>
                <w:szCs w:val="20"/>
                <w:u w:val="single"/>
              </w:rPr>
            </w:rPrChange>
          </w:rPr>
          <w:t xml:space="preserve">), </w:t>
        </w:r>
        <w:del w:id="11456" w:author="Tre" w:date="2012-11-19T09:44:00Z">
          <w:r w:rsidRPr="00EE27B1">
            <w:rPr>
              <w:rFonts w:ascii="Calibri" w:hAnsi="Calibri"/>
              <w:i/>
              <w:rPrChange w:id="11457" w:author="Tre" w:date="2012-11-19T09:06:00Z">
                <w:rPr>
                  <w:rFonts w:ascii="Calibri" w:hAnsi="Calibri"/>
                  <w:i/>
                  <w:color w:val="0000FF"/>
                  <w:sz w:val="20"/>
                  <w:szCs w:val="20"/>
                  <w:u w:val="single"/>
                </w:rPr>
              </w:rPrChange>
            </w:rPr>
            <w:delText>Range (</w:delText>
          </w:r>
          <w:r w:rsidRPr="00EE27B1" w:rsidDel="00006295">
            <w:rPr>
              <w:rFonts w:ascii="Calibri" w:hAnsi="Calibri"/>
              <w:i/>
              <w:rPrChange w:id="11458" w:author="Tre" w:date="2012-11-19T09:06:00Z">
                <w:rPr>
                  <w:rFonts w:ascii="Calibri" w:hAnsi="Calibri"/>
                  <w:i/>
                  <w:color w:val="0000FF"/>
                  <w:sz w:val="20"/>
                  <w:szCs w:val="20"/>
                  <w:u w:val="single"/>
                </w:rPr>
              </w:rPrChange>
            </w:rPr>
            <w:fldChar w:fldCharType="begin"/>
          </w:r>
          <w:r w:rsidRPr="00EE27B1">
            <w:rPr>
              <w:rFonts w:ascii="Calibri" w:hAnsi="Calibri"/>
              <w:i/>
              <w:rPrChange w:id="11459"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460" w:author="Tre" w:date="2012-11-19T09:06:00Z">
                <w:rPr>
                  <w:rFonts w:ascii="Calibri" w:hAnsi="Calibri"/>
                  <w:i/>
                  <w:color w:val="0000FF"/>
                  <w:sz w:val="20"/>
                  <w:szCs w:val="20"/>
                  <w:u w:val="single"/>
                </w:rPr>
              </w:rPrChange>
            </w:rPr>
            <w:fldChar w:fldCharType="end"/>
          </w:r>
          <w:r w:rsidRPr="00EE27B1">
            <w:rPr>
              <w:rFonts w:ascii="Calibri" w:hAnsi="Calibri"/>
              <w:i/>
              <w:rPrChange w:id="11461" w:author="Tre" w:date="2012-11-19T09:06:00Z">
                <w:rPr>
                  <w:rFonts w:ascii="Calibri" w:hAnsi="Calibri"/>
                  <w:i/>
                  <w:color w:val="0000FF"/>
                  <w:sz w:val="20"/>
                  <w:szCs w:val="20"/>
                  <w:u w:val="single"/>
                </w:rPr>
              </w:rPrChange>
            </w:rPr>
            <w:delText xml:space="preserve">), </w:delText>
          </w:r>
        </w:del>
        <w:r w:rsidRPr="00EE27B1">
          <w:rPr>
            <w:rFonts w:ascii="Calibri" w:hAnsi="Calibri"/>
            <w:i/>
            <w:rPrChange w:id="11462" w:author="Tre" w:date="2012-11-19T09:06:00Z">
              <w:rPr>
                <w:rFonts w:ascii="Calibri" w:hAnsi="Calibri"/>
                <w:i/>
                <w:color w:val="0000FF"/>
                <w:sz w:val="20"/>
                <w:szCs w:val="20"/>
                <w:u w:val="single"/>
              </w:rPr>
            </w:rPrChange>
          </w:rPr>
          <w:t>Damage (</w:t>
        </w:r>
        <w:r w:rsidRPr="00EE27B1">
          <w:rPr>
            <w:rFonts w:ascii="Calibri" w:hAnsi="Calibri"/>
            <w:i/>
            <w:rPrChange w:id="11463" w:author="Tre" w:date="2012-11-19T09:06:00Z">
              <w:rPr>
                <w:rFonts w:ascii="Calibri" w:hAnsi="Calibri"/>
                <w:i/>
                <w:color w:val="0000FF"/>
                <w:sz w:val="20"/>
                <w:szCs w:val="20"/>
                <w:u w:val="single"/>
              </w:rPr>
            </w:rPrChange>
          </w:rPr>
          <w:fldChar w:fldCharType="begin"/>
        </w:r>
        <w:r w:rsidRPr="00EE27B1">
          <w:rPr>
            <w:rFonts w:ascii="Calibri" w:hAnsi="Calibri"/>
            <w:i/>
            <w:rPrChange w:id="11464"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465" w:author="Tre" w:date="2012-11-19T09:06:00Z">
              <w:rPr>
                <w:rFonts w:ascii="Calibri" w:hAnsi="Calibri"/>
                <w:i/>
                <w:color w:val="0000FF"/>
                <w:sz w:val="20"/>
                <w:szCs w:val="20"/>
                <w:u w:val="single"/>
              </w:rPr>
            </w:rPrChange>
          </w:rPr>
          <w:fldChar w:fldCharType="separate"/>
        </w:r>
        <w:r w:rsidRPr="00EE27B1">
          <w:rPr>
            <w:rFonts w:ascii="Calibri" w:hAnsi="Calibri"/>
            <w:i/>
            <w:noProof/>
            <w:rPrChange w:id="11466" w:author="Tre" w:date="2012-11-19T09:06:00Z">
              <w:rPr>
                <w:rFonts w:ascii="Calibri" w:hAnsi="Calibri"/>
                <w:i/>
                <w:noProof/>
                <w:color w:val="0000FF"/>
                <w:sz w:val="20"/>
                <w:szCs w:val="20"/>
                <w:u w:val="single"/>
              </w:rPr>
            </w:rPrChange>
          </w:rPr>
          <w:t>4</w:t>
        </w:r>
        <w:r w:rsidRPr="00EE27B1">
          <w:rPr>
            <w:rFonts w:ascii="Calibri" w:hAnsi="Calibri"/>
            <w:i/>
            <w:rPrChange w:id="11467" w:author="Tre" w:date="2012-11-19T09:06:00Z">
              <w:rPr>
                <w:rFonts w:ascii="Calibri" w:hAnsi="Calibri"/>
                <w:i/>
                <w:color w:val="0000FF"/>
                <w:sz w:val="20"/>
                <w:szCs w:val="20"/>
                <w:u w:val="single"/>
              </w:rPr>
            </w:rPrChange>
          </w:rPr>
          <w:fldChar w:fldCharType="end"/>
        </w:r>
        <w:r w:rsidRPr="00EE27B1">
          <w:rPr>
            <w:rFonts w:ascii="Calibri" w:hAnsi="Calibri"/>
            <w:i/>
            <w:rPrChange w:id="11468" w:author="Tre" w:date="2012-11-19T09:06:00Z">
              <w:rPr>
                <w:rFonts w:ascii="Calibri" w:hAnsi="Calibri"/>
                <w:i/>
                <w:color w:val="0000FF"/>
                <w:sz w:val="20"/>
                <w:szCs w:val="20"/>
                <w:u w:val="single"/>
              </w:rPr>
            </w:rPrChange>
          </w:rPr>
          <w:t>)]</w:t>
        </w:r>
      </w:ins>
    </w:p>
    <w:p w:rsidR="00381476" w:rsidRPr="000B0456" w:rsidRDefault="00EE27B1" w:rsidP="00381476">
      <w:pPr>
        <w:jc w:val="both"/>
        <w:rPr>
          <w:ins w:id="11469" w:author="frontdesk" w:date="2012-11-16T12:51:00Z"/>
          <w:rFonts w:ascii="Calibri" w:hAnsi="Calibri"/>
          <w:rPrChange w:id="11470" w:author="Tre" w:date="2012-11-19T09:06:00Z">
            <w:rPr>
              <w:ins w:id="11471" w:author="frontdesk" w:date="2012-11-16T12:51:00Z"/>
              <w:rFonts w:ascii="Calibri" w:hAnsi="Calibri"/>
              <w:sz w:val="20"/>
              <w:szCs w:val="20"/>
            </w:rPr>
          </w:rPrChange>
        </w:rPr>
      </w:pPr>
      <w:ins w:id="11472" w:author="frontdesk" w:date="2012-11-16T12:51:00Z">
        <w:r w:rsidRPr="00EE27B1">
          <w:rPr>
            <w:rFonts w:ascii="Calibri" w:hAnsi="Calibri"/>
            <w:rPrChange w:id="11473" w:author="Tre" w:date="2012-11-19T09:06:00Z">
              <w:rPr>
                <w:rFonts w:ascii="Calibri" w:hAnsi="Calibri"/>
                <w:color w:val="0000FF"/>
                <w:sz w:val="20"/>
                <w:szCs w:val="20"/>
                <w:u w:val="single"/>
              </w:rPr>
            </w:rPrChange>
          </w:rPr>
          <w:fldChar w:fldCharType="begin"/>
        </w:r>
        <w:r w:rsidRPr="00EE27B1">
          <w:rPr>
            <w:rFonts w:ascii="Calibri" w:hAnsi="Calibri"/>
            <w:rPrChange w:id="11474"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475" w:author="Tre" w:date="2012-11-19T09:06:00Z">
              <w:rPr>
                <w:rFonts w:ascii="Calibri" w:hAnsi="Calibri"/>
                <w:color w:val="0000FF"/>
                <w:sz w:val="20"/>
                <w:szCs w:val="20"/>
                <w:u w:val="single"/>
              </w:rPr>
            </w:rPrChange>
          </w:rPr>
          <w:fldChar w:fldCharType="separate"/>
        </w:r>
        <w:r w:rsidRPr="00EE27B1">
          <w:rPr>
            <w:rFonts w:ascii="Calibri" w:hAnsi="Calibri"/>
            <w:noProof/>
            <w:rPrChange w:id="11476" w:author="Tre" w:date="2012-11-19T09:06:00Z">
              <w:rPr>
                <w:rFonts w:ascii="Calibri" w:hAnsi="Calibri"/>
                <w:noProof/>
                <w:color w:val="0000FF"/>
                <w:sz w:val="20"/>
                <w:szCs w:val="20"/>
                <w:u w:val="single"/>
              </w:rPr>
            </w:rPrChange>
          </w:rPr>
          <w:t>This handgun has a rotating barrel and fires all of its bullets at once and continuously. At a minimum, Mini Grinder handguns fire three bullets at once. Some of these handguns can fire up to ten shots at once. This is a bulky handgun design.</w:t>
        </w:r>
        <w:r w:rsidRPr="00EE27B1">
          <w:rPr>
            <w:rFonts w:ascii="Calibri" w:hAnsi="Calibri"/>
            <w:rPrChange w:id="11477" w:author="Tre" w:date="2012-11-19T09:06:00Z">
              <w:rPr>
                <w:rFonts w:ascii="Calibri" w:hAnsi="Calibri"/>
                <w:color w:val="0000FF"/>
                <w:sz w:val="20"/>
                <w:szCs w:val="20"/>
                <w:u w:val="single"/>
              </w:rPr>
            </w:rPrChange>
          </w:rPr>
          <w:fldChar w:fldCharType="end"/>
        </w:r>
        <w:r w:rsidRPr="00EE27B1">
          <w:rPr>
            <w:rFonts w:ascii="Calibri" w:hAnsi="Calibri"/>
            <w:rPrChange w:id="11478" w:author="Tre" w:date="2012-11-19T09:06:00Z">
              <w:rPr>
                <w:rFonts w:ascii="Calibri" w:hAnsi="Calibri"/>
                <w:color w:val="0000FF"/>
                <w:sz w:val="20"/>
                <w:szCs w:val="20"/>
                <w:u w:val="single"/>
              </w:rPr>
            </w:rPrChange>
          </w:rPr>
          <w:fldChar w:fldCharType="begin"/>
        </w:r>
        <w:r w:rsidRPr="00EE27B1">
          <w:rPr>
            <w:rFonts w:ascii="Calibri" w:hAnsi="Calibri"/>
            <w:rPrChange w:id="11479"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480"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481" w:author="frontdesk" w:date="2012-11-16T12:51:00Z"/>
        </w:rPr>
      </w:pPr>
    </w:p>
    <w:p w:rsidR="00381476" w:rsidRPr="000B0456" w:rsidRDefault="00EE27B1" w:rsidP="00381476">
      <w:pPr>
        <w:jc w:val="both"/>
        <w:rPr>
          <w:ins w:id="11482" w:author="frontdesk" w:date="2012-11-16T12:51:00Z"/>
          <w:rFonts w:ascii="Calibri" w:hAnsi="Calibri"/>
          <w:b/>
          <w:rPrChange w:id="11483" w:author="Tre" w:date="2012-11-19T09:06:00Z">
            <w:rPr>
              <w:ins w:id="11484" w:author="frontdesk" w:date="2012-11-16T12:51:00Z"/>
              <w:rFonts w:ascii="Calibri" w:hAnsi="Calibri"/>
              <w:b/>
              <w:sz w:val="22"/>
              <w:szCs w:val="22"/>
            </w:rPr>
          </w:rPrChange>
        </w:rPr>
      </w:pPr>
      <w:ins w:id="11485" w:author="frontdesk" w:date="2012-11-16T12:51:00Z">
        <w:r w:rsidRPr="00EE27B1">
          <w:rPr>
            <w:rFonts w:ascii="Calibri" w:hAnsi="Calibri"/>
            <w:b/>
            <w:rPrChange w:id="11486" w:author="Tre" w:date="2012-11-19T09:06:00Z">
              <w:rPr>
                <w:rFonts w:ascii="Calibri" w:hAnsi="Calibri"/>
                <w:b/>
                <w:color w:val="0000FF"/>
                <w:sz w:val="22"/>
                <w:szCs w:val="22"/>
                <w:u w:val="single"/>
              </w:rPr>
            </w:rPrChange>
          </w:rPr>
          <w:fldChar w:fldCharType="begin"/>
        </w:r>
        <w:r w:rsidRPr="00EE27B1">
          <w:rPr>
            <w:rFonts w:ascii="Calibri" w:hAnsi="Calibri"/>
            <w:b/>
            <w:rPrChange w:id="11487"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488" w:author="Tre" w:date="2012-11-19T09:06:00Z">
              <w:rPr>
                <w:rFonts w:ascii="Calibri" w:hAnsi="Calibri"/>
                <w:b/>
                <w:color w:val="0000FF"/>
                <w:sz w:val="22"/>
                <w:szCs w:val="22"/>
                <w:u w:val="single"/>
              </w:rPr>
            </w:rPrChange>
          </w:rPr>
          <w:fldChar w:fldCharType="separate"/>
        </w:r>
        <w:r w:rsidRPr="00EE27B1">
          <w:rPr>
            <w:rFonts w:ascii="Calibri" w:hAnsi="Calibri"/>
            <w:b/>
            <w:noProof/>
            <w:rPrChange w:id="11489" w:author="Tre" w:date="2012-11-19T09:06:00Z">
              <w:rPr>
                <w:rFonts w:ascii="Calibri" w:hAnsi="Calibri"/>
                <w:b/>
                <w:noProof/>
                <w:color w:val="0000FF"/>
                <w:sz w:val="22"/>
                <w:szCs w:val="22"/>
                <w:u w:val="single"/>
              </w:rPr>
            </w:rPrChange>
          </w:rPr>
          <w:t>Rifle "Copperfield"</w:t>
        </w:r>
        <w:r w:rsidRPr="00EE27B1">
          <w:rPr>
            <w:rFonts w:ascii="Calibri" w:hAnsi="Calibri"/>
            <w:b/>
            <w:rPrChange w:id="11490"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491" w:author="frontdesk" w:date="2012-11-16T12:51:00Z"/>
          <w:rFonts w:ascii="Calibri" w:hAnsi="Calibri"/>
          <w:i/>
          <w:rPrChange w:id="11492" w:author="Tre" w:date="2012-11-19T09:06:00Z">
            <w:rPr>
              <w:ins w:id="11493" w:author="frontdesk" w:date="2012-11-16T12:51:00Z"/>
              <w:rFonts w:ascii="Calibri" w:hAnsi="Calibri"/>
              <w:i/>
              <w:sz w:val="20"/>
              <w:szCs w:val="20"/>
            </w:rPr>
          </w:rPrChange>
        </w:rPr>
      </w:pPr>
      <w:ins w:id="11494" w:author="frontdesk" w:date="2012-11-16T12:51:00Z">
        <w:r w:rsidRPr="00EE27B1">
          <w:rPr>
            <w:rFonts w:ascii="Calibri" w:hAnsi="Calibri"/>
            <w:i/>
            <w:rPrChange w:id="11495" w:author="Tre" w:date="2012-11-19T09:06:00Z">
              <w:rPr>
                <w:rFonts w:ascii="Calibri" w:hAnsi="Calibri"/>
                <w:i/>
                <w:color w:val="0000FF"/>
                <w:sz w:val="20"/>
                <w:szCs w:val="20"/>
                <w:u w:val="single"/>
              </w:rPr>
            </w:rPrChange>
          </w:rPr>
          <w:t>[Type (</w:t>
        </w:r>
        <w:r w:rsidRPr="00EE27B1">
          <w:rPr>
            <w:rFonts w:ascii="Calibri" w:hAnsi="Calibri"/>
            <w:i/>
            <w:rPrChange w:id="11496" w:author="Tre" w:date="2012-11-19T09:06:00Z">
              <w:rPr>
                <w:rFonts w:ascii="Calibri" w:hAnsi="Calibri"/>
                <w:i/>
                <w:color w:val="0000FF"/>
                <w:sz w:val="20"/>
                <w:szCs w:val="20"/>
                <w:u w:val="single"/>
              </w:rPr>
            </w:rPrChange>
          </w:rPr>
          <w:fldChar w:fldCharType="begin"/>
        </w:r>
        <w:r w:rsidRPr="00EE27B1">
          <w:rPr>
            <w:rFonts w:ascii="Calibri" w:hAnsi="Calibri"/>
            <w:i/>
            <w:rPrChange w:id="11497"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498" w:author="Tre" w:date="2012-11-19T09:06:00Z">
              <w:rPr>
                <w:rFonts w:ascii="Calibri" w:hAnsi="Calibri"/>
                <w:i/>
                <w:color w:val="0000FF"/>
                <w:sz w:val="20"/>
                <w:szCs w:val="20"/>
                <w:u w:val="single"/>
              </w:rPr>
            </w:rPrChange>
          </w:rPr>
          <w:fldChar w:fldCharType="separate"/>
        </w:r>
        <w:r w:rsidRPr="00EE27B1">
          <w:rPr>
            <w:rFonts w:ascii="Calibri" w:hAnsi="Calibri"/>
            <w:i/>
            <w:noProof/>
            <w:rPrChange w:id="11499" w:author="Tre" w:date="2012-11-19T09:06:00Z">
              <w:rPr>
                <w:rFonts w:ascii="Calibri" w:hAnsi="Calibri"/>
                <w:i/>
                <w:noProof/>
                <w:color w:val="0000FF"/>
                <w:sz w:val="20"/>
                <w:szCs w:val="20"/>
                <w:u w:val="single"/>
              </w:rPr>
            </w:rPrChange>
          </w:rPr>
          <w:t>Gun</w:t>
        </w:r>
        <w:r w:rsidRPr="00EE27B1">
          <w:rPr>
            <w:rFonts w:ascii="Calibri" w:hAnsi="Calibri"/>
            <w:i/>
            <w:rPrChange w:id="11500" w:author="Tre" w:date="2012-11-19T09:06:00Z">
              <w:rPr>
                <w:rFonts w:ascii="Calibri" w:hAnsi="Calibri"/>
                <w:i/>
                <w:color w:val="0000FF"/>
                <w:sz w:val="20"/>
                <w:szCs w:val="20"/>
                <w:u w:val="single"/>
              </w:rPr>
            </w:rPrChange>
          </w:rPr>
          <w:fldChar w:fldCharType="end"/>
        </w:r>
        <w:r w:rsidRPr="00EE27B1">
          <w:rPr>
            <w:rFonts w:ascii="Calibri" w:hAnsi="Calibri"/>
            <w:i/>
            <w:rPrChange w:id="11501" w:author="Tre" w:date="2012-11-19T09:06:00Z">
              <w:rPr>
                <w:rFonts w:ascii="Calibri" w:hAnsi="Calibri"/>
                <w:i/>
                <w:color w:val="0000FF"/>
                <w:sz w:val="20"/>
                <w:szCs w:val="20"/>
                <w:u w:val="single"/>
              </w:rPr>
            </w:rPrChange>
          </w:rPr>
          <w:t>), Rate (</w:t>
        </w:r>
        <w:r w:rsidRPr="00EE27B1">
          <w:rPr>
            <w:rFonts w:ascii="Calibri" w:hAnsi="Calibri"/>
            <w:i/>
            <w:rPrChange w:id="11502" w:author="Tre" w:date="2012-11-19T09:06:00Z">
              <w:rPr>
                <w:rFonts w:ascii="Calibri" w:hAnsi="Calibri"/>
                <w:i/>
                <w:color w:val="0000FF"/>
                <w:sz w:val="20"/>
                <w:szCs w:val="20"/>
                <w:u w:val="single"/>
              </w:rPr>
            </w:rPrChange>
          </w:rPr>
          <w:fldChar w:fldCharType="begin"/>
        </w:r>
        <w:r w:rsidRPr="00EE27B1">
          <w:rPr>
            <w:rFonts w:ascii="Calibri" w:hAnsi="Calibri"/>
            <w:i/>
            <w:rPrChange w:id="11503"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504" w:author="Tre" w:date="2012-11-19T09:06:00Z">
              <w:rPr>
                <w:rFonts w:ascii="Calibri" w:hAnsi="Calibri"/>
                <w:i/>
                <w:color w:val="0000FF"/>
                <w:sz w:val="20"/>
                <w:szCs w:val="20"/>
                <w:u w:val="single"/>
              </w:rPr>
            </w:rPrChange>
          </w:rPr>
          <w:fldChar w:fldCharType="separate"/>
        </w:r>
        <w:r w:rsidRPr="00EE27B1">
          <w:rPr>
            <w:rFonts w:ascii="Calibri" w:hAnsi="Calibri"/>
            <w:i/>
            <w:noProof/>
            <w:rPrChange w:id="11505" w:author="Tre" w:date="2012-11-19T09:06:00Z">
              <w:rPr>
                <w:rFonts w:ascii="Calibri" w:hAnsi="Calibri"/>
                <w:i/>
                <w:noProof/>
                <w:color w:val="0000FF"/>
                <w:sz w:val="20"/>
                <w:szCs w:val="20"/>
                <w:u w:val="single"/>
              </w:rPr>
            </w:rPrChange>
          </w:rPr>
          <w:t>Single Shot</w:t>
        </w:r>
        <w:r w:rsidRPr="00EE27B1">
          <w:rPr>
            <w:rFonts w:ascii="Calibri" w:hAnsi="Calibri"/>
            <w:i/>
            <w:rPrChange w:id="11506" w:author="Tre" w:date="2012-11-19T09:06:00Z">
              <w:rPr>
                <w:rFonts w:ascii="Calibri" w:hAnsi="Calibri"/>
                <w:i/>
                <w:color w:val="0000FF"/>
                <w:sz w:val="20"/>
                <w:szCs w:val="20"/>
                <w:u w:val="single"/>
              </w:rPr>
            </w:rPrChange>
          </w:rPr>
          <w:fldChar w:fldCharType="end"/>
        </w:r>
        <w:r w:rsidRPr="00EE27B1">
          <w:rPr>
            <w:rFonts w:ascii="Calibri" w:hAnsi="Calibri"/>
            <w:i/>
            <w:rPrChange w:id="11507" w:author="Tre" w:date="2012-11-19T09:06:00Z">
              <w:rPr>
                <w:rFonts w:ascii="Calibri" w:hAnsi="Calibri"/>
                <w:i/>
                <w:color w:val="0000FF"/>
                <w:sz w:val="20"/>
                <w:szCs w:val="20"/>
                <w:u w:val="single"/>
              </w:rPr>
            </w:rPrChange>
          </w:rPr>
          <w:t>), Ammo (</w:t>
        </w:r>
        <w:r w:rsidRPr="00EE27B1">
          <w:rPr>
            <w:rFonts w:ascii="Calibri" w:hAnsi="Calibri"/>
            <w:i/>
            <w:rPrChange w:id="11508" w:author="Tre" w:date="2012-11-19T09:06:00Z">
              <w:rPr>
                <w:rFonts w:ascii="Calibri" w:hAnsi="Calibri"/>
                <w:i/>
                <w:color w:val="0000FF"/>
                <w:sz w:val="20"/>
                <w:szCs w:val="20"/>
                <w:u w:val="single"/>
              </w:rPr>
            </w:rPrChange>
          </w:rPr>
          <w:fldChar w:fldCharType="begin"/>
        </w:r>
        <w:r w:rsidRPr="00EE27B1">
          <w:rPr>
            <w:rFonts w:ascii="Calibri" w:hAnsi="Calibri"/>
            <w:i/>
            <w:rPrChange w:id="11509"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510" w:author="Tre" w:date="2012-11-19T09:06:00Z">
              <w:rPr>
                <w:rFonts w:ascii="Calibri" w:hAnsi="Calibri"/>
                <w:i/>
                <w:color w:val="0000FF"/>
                <w:sz w:val="20"/>
                <w:szCs w:val="20"/>
                <w:u w:val="single"/>
              </w:rPr>
            </w:rPrChange>
          </w:rPr>
          <w:fldChar w:fldCharType="separate"/>
        </w:r>
        <w:r w:rsidRPr="00EE27B1">
          <w:rPr>
            <w:rFonts w:ascii="Calibri" w:hAnsi="Calibri"/>
            <w:i/>
            <w:noProof/>
            <w:rPrChange w:id="11511" w:author="Tre" w:date="2012-11-19T09:06:00Z">
              <w:rPr>
                <w:rFonts w:ascii="Calibri" w:hAnsi="Calibri"/>
                <w:i/>
                <w:noProof/>
                <w:color w:val="0000FF"/>
                <w:sz w:val="20"/>
                <w:szCs w:val="20"/>
                <w:u w:val="single"/>
              </w:rPr>
            </w:rPrChange>
          </w:rPr>
          <w:t>Magazine 5</w:t>
        </w:r>
        <w:r w:rsidRPr="00EE27B1">
          <w:rPr>
            <w:rFonts w:ascii="Calibri" w:hAnsi="Calibri"/>
            <w:i/>
            <w:rPrChange w:id="11512" w:author="Tre" w:date="2012-11-19T09:06:00Z">
              <w:rPr>
                <w:rFonts w:ascii="Calibri" w:hAnsi="Calibri"/>
                <w:i/>
                <w:color w:val="0000FF"/>
                <w:sz w:val="20"/>
                <w:szCs w:val="20"/>
                <w:u w:val="single"/>
              </w:rPr>
            </w:rPrChange>
          </w:rPr>
          <w:fldChar w:fldCharType="end"/>
        </w:r>
        <w:r w:rsidRPr="00EE27B1">
          <w:rPr>
            <w:rFonts w:ascii="Calibri" w:hAnsi="Calibri"/>
            <w:i/>
            <w:rPrChange w:id="11513" w:author="Tre" w:date="2012-11-19T09:06:00Z">
              <w:rPr>
                <w:rFonts w:ascii="Calibri" w:hAnsi="Calibri"/>
                <w:i/>
                <w:color w:val="0000FF"/>
                <w:sz w:val="20"/>
                <w:szCs w:val="20"/>
                <w:u w:val="single"/>
              </w:rPr>
            </w:rPrChange>
          </w:rPr>
          <w:t xml:space="preserve">), </w:t>
        </w:r>
        <w:del w:id="11514" w:author="Tre" w:date="2012-11-19T09:44:00Z">
          <w:r w:rsidRPr="00EE27B1">
            <w:rPr>
              <w:rFonts w:ascii="Calibri" w:hAnsi="Calibri"/>
              <w:i/>
              <w:rPrChange w:id="11515" w:author="Tre" w:date="2012-11-19T09:06:00Z">
                <w:rPr>
                  <w:rFonts w:ascii="Calibri" w:hAnsi="Calibri"/>
                  <w:i/>
                  <w:color w:val="0000FF"/>
                  <w:sz w:val="20"/>
                  <w:szCs w:val="20"/>
                  <w:u w:val="single"/>
                </w:rPr>
              </w:rPrChange>
            </w:rPr>
            <w:delText>Range (</w:delText>
          </w:r>
          <w:r w:rsidRPr="00EE27B1" w:rsidDel="00006295">
            <w:rPr>
              <w:rFonts w:ascii="Calibri" w:hAnsi="Calibri"/>
              <w:i/>
              <w:rPrChange w:id="11516" w:author="Tre" w:date="2012-11-19T09:06:00Z">
                <w:rPr>
                  <w:rFonts w:ascii="Calibri" w:hAnsi="Calibri"/>
                  <w:i/>
                  <w:color w:val="0000FF"/>
                  <w:sz w:val="20"/>
                  <w:szCs w:val="20"/>
                  <w:u w:val="single"/>
                </w:rPr>
              </w:rPrChange>
            </w:rPr>
            <w:fldChar w:fldCharType="begin"/>
          </w:r>
          <w:r w:rsidRPr="00EE27B1">
            <w:rPr>
              <w:rFonts w:ascii="Calibri" w:hAnsi="Calibri"/>
              <w:i/>
              <w:rPrChange w:id="11517"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518" w:author="Tre" w:date="2012-11-19T09:06:00Z">
                <w:rPr>
                  <w:rFonts w:ascii="Calibri" w:hAnsi="Calibri"/>
                  <w:i/>
                  <w:color w:val="0000FF"/>
                  <w:sz w:val="20"/>
                  <w:szCs w:val="20"/>
                  <w:u w:val="single"/>
                </w:rPr>
              </w:rPrChange>
            </w:rPr>
            <w:fldChar w:fldCharType="end"/>
          </w:r>
          <w:r w:rsidRPr="00EE27B1">
            <w:rPr>
              <w:rFonts w:ascii="Calibri" w:hAnsi="Calibri"/>
              <w:i/>
              <w:rPrChange w:id="11519" w:author="Tre" w:date="2012-11-19T09:06:00Z">
                <w:rPr>
                  <w:rFonts w:ascii="Calibri" w:hAnsi="Calibri"/>
                  <w:i/>
                  <w:color w:val="0000FF"/>
                  <w:sz w:val="20"/>
                  <w:szCs w:val="20"/>
                  <w:u w:val="single"/>
                </w:rPr>
              </w:rPrChange>
            </w:rPr>
            <w:delText xml:space="preserve">), </w:delText>
          </w:r>
        </w:del>
        <w:r w:rsidRPr="00EE27B1">
          <w:rPr>
            <w:rFonts w:ascii="Calibri" w:hAnsi="Calibri"/>
            <w:i/>
            <w:rPrChange w:id="11520" w:author="Tre" w:date="2012-11-19T09:06:00Z">
              <w:rPr>
                <w:rFonts w:ascii="Calibri" w:hAnsi="Calibri"/>
                <w:i/>
                <w:color w:val="0000FF"/>
                <w:sz w:val="20"/>
                <w:szCs w:val="20"/>
                <w:u w:val="single"/>
              </w:rPr>
            </w:rPrChange>
          </w:rPr>
          <w:t>Damage (</w:t>
        </w:r>
        <w:r w:rsidRPr="00EE27B1">
          <w:rPr>
            <w:rFonts w:ascii="Calibri" w:hAnsi="Calibri"/>
            <w:i/>
            <w:rPrChange w:id="11521" w:author="Tre" w:date="2012-11-19T09:06:00Z">
              <w:rPr>
                <w:rFonts w:ascii="Calibri" w:hAnsi="Calibri"/>
                <w:i/>
                <w:color w:val="0000FF"/>
                <w:sz w:val="20"/>
                <w:szCs w:val="20"/>
                <w:u w:val="single"/>
              </w:rPr>
            </w:rPrChange>
          </w:rPr>
          <w:fldChar w:fldCharType="begin"/>
        </w:r>
        <w:r w:rsidRPr="00EE27B1">
          <w:rPr>
            <w:rFonts w:ascii="Calibri" w:hAnsi="Calibri"/>
            <w:i/>
            <w:rPrChange w:id="11522"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523" w:author="Tre" w:date="2012-11-19T09:06:00Z">
              <w:rPr>
                <w:rFonts w:ascii="Calibri" w:hAnsi="Calibri"/>
                <w:i/>
                <w:color w:val="0000FF"/>
                <w:sz w:val="20"/>
                <w:szCs w:val="20"/>
                <w:u w:val="single"/>
              </w:rPr>
            </w:rPrChange>
          </w:rPr>
          <w:fldChar w:fldCharType="separate"/>
        </w:r>
        <w:r w:rsidRPr="00EE27B1">
          <w:rPr>
            <w:rFonts w:ascii="Calibri" w:hAnsi="Calibri"/>
            <w:i/>
            <w:noProof/>
            <w:rPrChange w:id="11524" w:author="Tre" w:date="2012-11-19T09:06:00Z">
              <w:rPr>
                <w:rFonts w:ascii="Calibri" w:hAnsi="Calibri"/>
                <w:i/>
                <w:noProof/>
                <w:color w:val="0000FF"/>
                <w:sz w:val="20"/>
                <w:szCs w:val="20"/>
                <w:u w:val="single"/>
              </w:rPr>
            </w:rPrChange>
          </w:rPr>
          <w:t>3</w:t>
        </w:r>
        <w:r w:rsidRPr="00EE27B1">
          <w:rPr>
            <w:rFonts w:ascii="Calibri" w:hAnsi="Calibri"/>
            <w:i/>
            <w:rPrChange w:id="11525" w:author="Tre" w:date="2012-11-19T09:06:00Z">
              <w:rPr>
                <w:rFonts w:ascii="Calibri" w:hAnsi="Calibri"/>
                <w:i/>
                <w:color w:val="0000FF"/>
                <w:sz w:val="20"/>
                <w:szCs w:val="20"/>
                <w:u w:val="single"/>
              </w:rPr>
            </w:rPrChange>
          </w:rPr>
          <w:fldChar w:fldCharType="end"/>
        </w:r>
        <w:r w:rsidRPr="00EE27B1">
          <w:rPr>
            <w:rFonts w:ascii="Calibri" w:hAnsi="Calibri"/>
            <w:i/>
            <w:rPrChange w:id="11526" w:author="Tre" w:date="2012-11-19T09:06:00Z">
              <w:rPr>
                <w:rFonts w:ascii="Calibri" w:hAnsi="Calibri"/>
                <w:i/>
                <w:color w:val="0000FF"/>
                <w:sz w:val="20"/>
                <w:szCs w:val="20"/>
                <w:u w:val="single"/>
              </w:rPr>
            </w:rPrChange>
          </w:rPr>
          <w:t>)]</w:t>
        </w:r>
      </w:ins>
    </w:p>
    <w:p w:rsidR="00381476" w:rsidRPr="000B0456" w:rsidRDefault="00EE27B1" w:rsidP="00381476">
      <w:pPr>
        <w:jc w:val="both"/>
        <w:rPr>
          <w:ins w:id="11527" w:author="frontdesk" w:date="2012-11-16T12:51:00Z"/>
          <w:rFonts w:ascii="Calibri" w:hAnsi="Calibri"/>
          <w:rPrChange w:id="11528" w:author="Tre" w:date="2012-11-19T09:06:00Z">
            <w:rPr>
              <w:ins w:id="11529" w:author="frontdesk" w:date="2012-11-16T12:51:00Z"/>
              <w:rFonts w:ascii="Calibri" w:hAnsi="Calibri"/>
              <w:sz w:val="20"/>
              <w:szCs w:val="20"/>
            </w:rPr>
          </w:rPrChange>
        </w:rPr>
      </w:pPr>
      <w:ins w:id="11530" w:author="frontdesk" w:date="2012-11-16T12:51:00Z">
        <w:r w:rsidRPr="00EE27B1">
          <w:rPr>
            <w:rFonts w:ascii="Calibri" w:hAnsi="Calibri"/>
            <w:rPrChange w:id="11531" w:author="Tre" w:date="2012-11-19T09:06:00Z">
              <w:rPr>
                <w:rFonts w:ascii="Calibri" w:hAnsi="Calibri"/>
                <w:color w:val="0000FF"/>
                <w:sz w:val="20"/>
                <w:szCs w:val="20"/>
                <w:u w:val="single"/>
              </w:rPr>
            </w:rPrChange>
          </w:rPr>
          <w:fldChar w:fldCharType="begin"/>
        </w:r>
        <w:r w:rsidRPr="00EE27B1">
          <w:rPr>
            <w:rFonts w:ascii="Calibri" w:hAnsi="Calibri"/>
            <w:rPrChange w:id="11532"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533" w:author="Tre" w:date="2012-11-19T09:06:00Z">
              <w:rPr>
                <w:rFonts w:ascii="Calibri" w:hAnsi="Calibri"/>
                <w:color w:val="0000FF"/>
                <w:sz w:val="20"/>
                <w:szCs w:val="20"/>
                <w:u w:val="single"/>
              </w:rPr>
            </w:rPrChange>
          </w:rPr>
          <w:fldChar w:fldCharType="separate"/>
        </w:r>
        <w:r w:rsidRPr="00EE27B1">
          <w:rPr>
            <w:rFonts w:ascii="Calibri" w:hAnsi="Calibri"/>
            <w:noProof/>
            <w:rPrChange w:id="11534" w:author="Tre" w:date="2012-11-19T09:06:00Z">
              <w:rPr>
                <w:rFonts w:ascii="Calibri" w:hAnsi="Calibri"/>
                <w:noProof/>
                <w:color w:val="0000FF"/>
                <w:sz w:val="20"/>
                <w:szCs w:val="20"/>
                <w:u w:val="single"/>
              </w:rPr>
            </w:rPrChange>
          </w:rPr>
          <w:t>A single shot, long range rifle. Punksmiths pride themselves on making excellent Copperfields that shoot straight as a line from a thousand feet away.</w:t>
        </w:r>
        <w:r w:rsidRPr="00EE27B1">
          <w:rPr>
            <w:rFonts w:ascii="Calibri" w:hAnsi="Calibri"/>
            <w:rPrChange w:id="11535" w:author="Tre" w:date="2012-11-19T09:06:00Z">
              <w:rPr>
                <w:rFonts w:ascii="Calibri" w:hAnsi="Calibri"/>
                <w:color w:val="0000FF"/>
                <w:sz w:val="20"/>
                <w:szCs w:val="20"/>
                <w:u w:val="single"/>
              </w:rPr>
            </w:rPrChange>
          </w:rPr>
          <w:fldChar w:fldCharType="end"/>
        </w:r>
        <w:r w:rsidRPr="00EE27B1">
          <w:rPr>
            <w:rFonts w:ascii="Calibri" w:hAnsi="Calibri"/>
            <w:rPrChange w:id="11536" w:author="Tre" w:date="2012-11-19T09:06:00Z">
              <w:rPr>
                <w:rFonts w:ascii="Calibri" w:hAnsi="Calibri"/>
                <w:color w:val="0000FF"/>
                <w:sz w:val="20"/>
                <w:szCs w:val="20"/>
                <w:u w:val="single"/>
              </w:rPr>
            </w:rPrChange>
          </w:rPr>
          <w:fldChar w:fldCharType="begin"/>
        </w:r>
        <w:r w:rsidRPr="00EE27B1">
          <w:rPr>
            <w:rFonts w:ascii="Calibri" w:hAnsi="Calibri"/>
            <w:rPrChange w:id="11537"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538"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539" w:author="frontdesk" w:date="2012-11-16T12:51:00Z"/>
        </w:rPr>
      </w:pPr>
    </w:p>
    <w:p w:rsidR="00381476" w:rsidRPr="000B0456" w:rsidRDefault="00EE27B1" w:rsidP="00381476">
      <w:pPr>
        <w:jc w:val="both"/>
        <w:rPr>
          <w:ins w:id="11540" w:author="frontdesk" w:date="2012-11-16T12:51:00Z"/>
          <w:rFonts w:ascii="Calibri" w:hAnsi="Calibri"/>
          <w:b/>
          <w:rPrChange w:id="11541" w:author="Tre" w:date="2012-11-19T09:06:00Z">
            <w:rPr>
              <w:ins w:id="11542" w:author="frontdesk" w:date="2012-11-16T12:51:00Z"/>
              <w:rFonts w:ascii="Calibri" w:hAnsi="Calibri"/>
              <w:b/>
              <w:sz w:val="22"/>
              <w:szCs w:val="22"/>
            </w:rPr>
          </w:rPrChange>
        </w:rPr>
      </w:pPr>
      <w:ins w:id="11543" w:author="frontdesk" w:date="2012-11-16T12:51:00Z">
        <w:r w:rsidRPr="00EE27B1">
          <w:rPr>
            <w:rFonts w:ascii="Calibri" w:hAnsi="Calibri"/>
            <w:b/>
            <w:rPrChange w:id="11544" w:author="Tre" w:date="2012-11-19T09:06:00Z">
              <w:rPr>
                <w:rFonts w:ascii="Calibri" w:hAnsi="Calibri"/>
                <w:b/>
                <w:color w:val="0000FF"/>
                <w:sz w:val="22"/>
                <w:szCs w:val="22"/>
                <w:u w:val="single"/>
              </w:rPr>
            </w:rPrChange>
          </w:rPr>
          <w:fldChar w:fldCharType="begin"/>
        </w:r>
        <w:r w:rsidRPr="00EE27B1">
          <w:rPr>
            <w:rFonts w:ascii="Calibri" w:hAnsi="Calibri"/>
            <w:b/>
            <w:rPrChange w:id="11545"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546" w:author="Tre" w:date="2012-11-19T09:06:00Z">
              <w:rPr>
                <w:rFonts w:ascii="Calibri" w:hAnsi="Calibri"/>
                <w:b/>
                <w:color w:val="0000FF"/>
                <w:sz w:val="22"/>
                <w:szCs w:val="22"/>
                <w:u w:val="single"/>
              </w:rPr>
            </w:rPrChange>
          </w:rPr>
          <w:fldChar w:fldCharType="separate"/>
        </w:r>
        <w:r w:rsidRPr="00EE27B1">
          <w:rPr>
            <w:rFonts w:ascii="Calibri" w:hAnsi="Calibri"/>
            <w:b/>
            <w:noProof/>
            <w:rPrChange w:id="11547" w:author="Tre" w:date="2012-11-19T09:06:00Z">
              <w:rPr>
                <w:rFonts w:ascii="Calibri" w:hAnsi="Calibri"/>
                <w:b/>
                <w:noProof/>
                <w:color w:val="0000FF"/>
                <w:sz w:val="22"/>
                <w:szCs w:val="22"/>
                <w:u w:val="single"/>
              </w:rPr>
            </w:rPrChange>
          </w:rPr>
          <w:t>Rifle "Dragon Shroud II"</w:t>
        </w:r>
        <w:r w:rsidRPr="00EE27B1">
          <w:rPr>
            <w:rFonts w:ascii="Calibri" w:hAnsi="Calibri"/>
            <w:b/>
            <w:rPrChange w:id="11548"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549" w:author="frontdesk" w:date="2012-11-16T12:51:00Z"/>
          <w:rFonts w:ascii="Calibri" w:hAnsi="Calibri"/>
          <w:i/>
          <w:rPrChange w:id="11550" w:author="Tre" w:date="2012-11-19T09:06:00Z">
            <w:rPr>
              <w:ins w:id="11551" w:author="frontdesk" w:date="2012-11-16T12:51:00Z"/>
              <w:rFonts w:ascii="Calibri" w:hAnsi="Calibri"/>
              <w:i/>
              <w:sz w:val="20"/>
              <w:szCs w:val="20"/>
            </w:rPr>
          </w:rPrChange>
        </w:rPr>
      </w:pPr>
      <w:ins w:id="11552" w:author="frontdesk" w:date="2012-11-16T12:51:00Z">
        <w:r w:rsidRPr="00EE27B1">
          <w:rPr>
            <w:rFonts w:ascii="Calibri" w:hAnsi="Calibri"/>
            <w:i/>
            <w:rPrChange w:id="11553" w:author="Tre" w:date="2012-11-19T09:06:00Z">
              <w:rPr>
                <w:rFonts w:ascii="Calibri" w:hAnsi="Calibri"/>
                <w:i/>
                <w:color w:val="0000FF"/>
                <w:sz w:val="20"/>
                <w:szCs w:val="20"/>
                <w:u w:val="single"/>
              </w:rPr>
            </w:rPrChange>
          </w:rPr>
          <w:t>[Type (</w:t>
        </w:r>
        <w:r w:rsidRPr="00EE27B1">
          <w:rPr>
            <w:rFonts w:ascii="Calibri" w:hAnsi="Calibri"/>
            <w:i/>
            <w:rPrChange w:id="11554" w:author="Tre" w:date="2012-11-19T09:06:00Z">
              <w:rPr>
                <w:rFonts w:ascii="Calibri" w:hAnsi="Calibri"/>
                <w:i/>
                <w:color w:val="0000FF"/>
                <w:sz w:val="20"/>
                <w:szCs w:val="20"/>
                <w:u w:val="single"/>
              </w:rPr>
            </w:rPrChange>
          </w:rPr>
          <w:fldChar w:fldCharType="begin"/>
        </w:r>
        <w:r w:rsidRPr="00EE27B1">
          <w:rPr>
            <w:rFonts w:ascii="Calibri" w:hAnsi="Calibri"/>
            <w:i/>
            <w:rPrChange w:id="11555"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556" w:author="Tre" w:date="2012-11-19T09:06:00Z">
              <w:rPr>
                <w:rFonts w:ascii="Calibri" w:hAnsi="Calibri"/>
                <w:i/>
                <w:color w:val="0000FF"/>
                <w:sz w:val="20"/>
                <w:szCs w:val="20"/>
                <w:u w:val="single"/>
              </w:rPr>
            </w:rPrChange>
          </w:rPr>
          <w:fldChar w:fldCharType="separate"/>
        </w:r>
        <w:r w:rsidRPr="00EE27B1">
          <w:rPr>
            <w:rFonts w:ascii="Calibri" w:hAnsi="Calibri"/>
            <w:i/>
            <w:noProof/>
            <w:rPrChange w:id="11557" w:author="Tre" w:date="2012-11-19T09:06:00Z">
              <w:rPr>
                <w:rFonts w:ascii="Calibri" w:hAnsi="Calibri"/>
                <w:i/>
                <w:noProof/>
                <w:color w:val="0000FF"/>
                <w:sz w:val="20"/>
                <w:szCs w:val="20"/>
                <w:u w:val="single"/>
              </w:rPr>
            </w:rPrChange>
          </w:rPr>
          <w:t>Gun</w:t>
        </w:r>
        <w:r w:rsidRPr="00EE27B1">
          <w:rPr>
            <w:rFonts w:ascii="Calibri" w:hAnsi="Calibri"/>
            <w:i/>
            <w:rPrChange w:id="11558" w:author="Tre" w:date="2012-11-19T09:06:00Z">
              <w:rPr>
                <w:rFonts w:ascii="Calibri" w:hAnsi="Calibri"/>
                <w:i/>
                <w:color w:val="0000FF"/>
                <w:sz w:val="20"/>
                <w:szCs w:val="20"/>
                <w:u w:val="single"/>
              </w:rPr>
            </w:rPrChange>
          </w:rPr>
          <w:fldChar w:fldCharType="end"/>
        </w:r>
        <w:r w:rsidRPr="00EE27B1">
          <w:rPr>
            <w:rFonts w:ascii="Calibri" w:hAnsi="Calibri"/>
            <w:i/>
            <w:rPrChange w:id="11559" w:author="Tre" w:date="2012-11-19T09:06:00Z">
              <w:rPr>
                <w:rFonts w:ascii="Calibri" w:hAnsi="Calibri"/>
                <w:i/>
                <w:color w:val="0000FF"/>
                <w:sz w:val="20"/>
                <w:szCs w:val="20"/>
                <w:u w:val="single"/>
              </w:rPr>
            </w:rPrChange>
          </w:rPr>
          <w:t>), Rate (</w:t>
        </w:r>
        <w:r w:rsidRPr="00EE27B1">
          <w:rPr>
            <w:rFonts w:ascii="Calibri" w:hAnsi="Calibri"/>
            <w:i/>
            <w:rPrChange w:id="11560" w:author="Tre" w:date="2012-11-19T09:06:00Z">
              <w:rPr>
                <w:rFonts w:ascii="Calibri" w:hAnsi="Calibri"/>
                <w:i/>
                <w:color w:val="0000FF"/>
                <w:sz w:val="20"/>
                <w:szCs w:val="20"/>
                <w:u w:val="single"/>
              </w:rPr>
            </w:rPrChange>
          </w:rPr>
          <w:fldChar w:fldCharType="begin"/>
        </w:r>
        <w:r w:rsidRPr="00EE27B1">
          <w:rPr>
            <w:rFonts w:ascii="Calibri" w:hAnsi="Calibri"/>
            <w:i/>
            <w:rPrChange w:id="11561"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562" w:author="Tre" w:date="2012-11-19T09:06:00Z">
              <w:rPr>
                <w:rFonts w:ascii="Calibri" w:hAnsi="Calibri"/>
                <w:i/>
                <w:color w:val="0000FF"/>
                <w:sz w:val="20"/>
                <w:szCs w:val="20"/>
                <w:u w:val="single"/>
              </w:rPr>
            </w:rPrChange>
          </w:rPr>
          <w:fldChar w:fldCharType="separate"/>
        </w:r>
        <w:r w:rsidRPr="00EE27B1">
          <w:rPr>
            <w:rFonts w:ascii="Calibri" w:hAnsi="Calibri"/>
            <w:i/>
            <w:noProof/>
            <w:rPrChange w:id="11563" w:author="Tre" w:date="2012-11-19T09:06:00Z">
              <w:rPr>
                <w:rFonts w:ascii="Calibri" w:hAnsi="Calibri"/>
                <w:i/>
                <w:noProof/>
                <w:color w:val="0000FF"/>
                <w:sz w:val="20"/>
                <w:szCs w:val="20"/>
                <w:u w:val="single"/>
              </w:rPr>
            </w:rPrChange>
          </w:rPr>
          <w:t>Semi Auto</w:t>
        </w:r>
        <w:r w:rsidRPr="00EE27B1">
          <w:rPr>
            <w:rFonts w:ascii="Calibri" w:hAnsi="Calibri"/>
            <w:i/>
            <w:rPrChange w:id="11564" w:author="Tre" w:date="2012-11-19T09:06:00Z">
              <w:rPr>
                <w:rFonts w:ascii="Calibri" w:hAnsi="Calibri"/>
                <w:i/>
                <w:color w:val="0000FF"/>
                <w:sz w:val="20"/>
                <w:szCs w:val="20"/>
                <w:u w:val="single"/>
              </w:rPr>
            </w:rPrChange>
          </w:rPr>
          <w:fldChar w:fldCharType="end"/>
        </w:r>
        <w:r w:rsidRPr="00EE27B1">
          <w:rPr>
            <w:rFonts w:ascii="Calibri" w:hAnsi="Calibri"/>
            <w:i/>
            <w:rPrChange w:id="11565" w:author="Tre" w:date="2012-11-19T09:06:00Z">
              <w:rPr>
                <w:rFonts w:ascii="Calibri" w:hAnsi="Calibri"/>
                <w:i/>
                <w:color w:val="0000FF"/>
                <w:sz w:val="20"/>
                <w:szCs w:val="20"/>
                <w:u w:val="single"/>
              </w:rPr>
            </w:rPrChange>
          </w:rPr>
          <w:t>), Ammo (</w:t>
        </w:r>
        <w:r w:rsidRPr="00EE27B1">
          <w:rPr>
            <w:rFonts w:ascii="Calibri" w:hAnsi="Calibri"/>
            <w:i/>
            <w:rPrChange w:id="11566" w:author="Tre" w:date="2012-11-19T09:06:00Z">
              <w:rPr>
                <w:rFonts w:ascii="Calibri" w:hAnsi="Calibri"/>
                <w:i/>
                <w:color w:val="0000FF"/>
                <w:sz w:val="20"/>
                <w:szCs w:val="20"/>
                <w:u w:val="single"/>
              </w:rPr>
            </w:rPrChange>
          </w:rPr>
          <w:fldChar w:fldCharType="begin"/>
        </w:r>
        <w:r w:rsidRPr="00EE27B1">
          <w:rPr>
            <w:rFonts w:ascii="Calibri" w:hAnsi="Calibri"/>
            <w:i/>
            <w:rPrChange w:id="11567"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568" w:author="Tre" w:date="2012-11-19T09:06:00Z">
              <w:rPr>
                <w:rFonts w:ascii="Calibri" w:hAnsi="Calibri"/>
                <w:i/>
                <w:color w:val="0000FF"/>
                <w:sz w:val="20"/>
                <w:szCs w:val="20"/>
                <w:u w:val="single"/>
              </w:rPr>
            </w:rPrChange>
          </w:rPr>
          <w:fldChar w:fldCharType="separate"/>
        </w:r>
        <w:r w:rsidRPr="00EE27B1">
          <w:rPr>
            <w:rFonts w:ascii="Calibri" w:hAnsi="Calibri"/>
            <w:i/>
            <w:noProof/>
            <w:rPrChange w:id="11569" w:author="Tre" w:date="2012-11-19T09:06:00Z">
              <w:rPr>
                <w:rFonts w:ascii="Calibri" w:hAnsi="Calibri"/>
                <w:i/>
                <w:noProof/>
                <w:color w:val="0000FF"/>
                <w:sz w:val="20"/>
                <w:szCs w:val="20"/>
                <w:u w:val="single"/>
              </w:rPr>
            </w:rPrChange>
          </w:rPr>
          <w:t>Clip 15</w:t>
        </w:r>
        <w:r w:rsidRPr="00EE27B1">
          <w:rPr>
            <w:rFonts w:ascii="Calibri" w:hAnsi="Calibri"/>
            <w:i/>
            <w:rPrChange w:id="11570" w:author="Tre" w:date="2012-11-19T09:06:00Z">
              <w:rPr>
                <w:rFonts w:ascii="Calibri" w:hAnsi="Calibri"/>
                <w:i/>
                <w:color w:val="0000FF"/>
                <w:sz w:val="20"/>
                <w:szCs w:val="20"/>
                <w:u w:val="single"/>
              </w:rPr>
            </w:rPrChange>
          </w:rPr>
          <w:fldChar w:fldCharType="end"/>
        </w:r>
        <w:r w:rsidRPr="00EE27B1">
          <w:rPr>
            <w:rFonts w:ascii="Calibri" w:hAnsi="Calibri"/>
            <w:i/>
            <w:rPrChange w:id="11571" w:author="Tre" w:date="2012-11-19T09:06:00Z">
              <w:rPr>
                <w:rFonts w:ascii="Calibri" w:hAnsi="Calibri"/>
                <w:i/>
                <w:color w:val="0000FF"/>
                <w:sz w:val="20"/>
                <w:szCs w:val="20"/>
                <w:u w:val="single"/>
              </w:rPr>
            </w:rPrChange>
          </w:rPr>
          <w:t xml:space="preserve">), </w:t>
        </w:r>
        <w:del w:id="11572" w:author="Tre" w:date="2012-11-19T09:44:00Z">
          <w:r w:rsidRPr="00EE27B1">
            <w:rPr>
              <w:rFonts w:ascii="Calibri" w:hAnsi="Calibri"/>
              <w:i/>
              <w:rPrChange w:id="11573" w:author="Tre" w:date="2012-11-19T09:06:00Z">
                <w:rPr>
                  <w:rFonts w:ascii="Calibri" w:hAnsi="Calibri"/>
                  <w:i/>
                  <w:color w:val="0000FF"/>
                  <w:sz w:val="20"/>
                  <w:szCs w:val="20"/>
                  <w:u w:val="single"/>
                </w:rPr>
              </w:rPrChange>
            </w:rPr>
            <w:delText>Range (</w:delText>
          </w:r>
          <w:r w:rsidRPr="00EE27B1" w:rsidDel="00006295">
            <w:rPr>
              <w:rFonts w:ascii="Calibri" w:hAnsi="Calibri"/>
              <w:i/>
              <w:rPrChange w:id="11574" w:author="Tre" w:date="2012-11-19T09:06:00Z">
                <w:rPr>
                  <w:rFonts w:ascii="Calibri" w:hAnsi="Calibri"/>
                  <w:i/>
                  <w:color w:val="0000FF"/>
                  <w:sz w:val="20"/>
                  <w:szCs w:val="20"/>
                  <w:u w:val="single"/>
                </w:rPr>
              </w:rPrChange>
            </w:rPr>
            <w:fldChar w:fldCharType="begin"/>
          </w:r>
          <w:r w:rsidRPr="00EE27B1">
            <w:rPr>
              <w:rFonts w:ascii="Calibri" w:hAnsi="Calibri"/>
              <w:i/>
              <w:rPrChange w:id="11575"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576" w:author="Tre" w:date="2012-11-19T09:06:00Z">
                <w:rPr>
                  <w:rFonts w:ascii="Calibri" w:hAnsi="Calibri"/>
                  <w:i/>
                  <w:color w:val="0000FF"/>
                  <w:sz w:val="20"/>
                  <w:szCs w:val="20"/>
                  <w:u w:val="single"/>
                </w:rPr>
              </w:rPrChange>
            </w:rPr>
            <w:fldChar w:fldCharType="end"/>
          </w:r>
          <w:r w:rsidRPr="00EE27B1">
            <w:rPr>
              <w:rFonts w:ascii="Calibri" w:hAnsi="Calibri"/>
              <w:i/>
              <w:rPrChange w:id="11577" w:author="Tre" w:date="2012-11-19T09:06:00Z">
                <w:rPr>
                  <w:rFonts w:ascii="Calibri" w:hAnsi="Calibri"/>
                  <w:i/>
                  <w:color w:val="0000FF"/>
                  <w:sz w:val="20"/>
                  <w:szCs w:val="20"/>
                  <w:u w:val="single"/>
                </w:rPr>
              </w:rPrChange>
            </w:rPr>
            <w:delText xml:space="preserve">), </w:delText>
          </w:r>
        </w:del>
        <w:r w:rsidRPr="00EE27B1">
          <w:rPr>
            <w:rFonts w:ascii="Calibri" w:hAnsi="Calibri"/>
            <w:i/>
            <w:rPrChange w:id="11578" w:author="Tre" w:date="2012-11-19T09:06:00Z">
              <w:rPr>
                <w:rFonts w:ascii="Calibri" w:hAnsi="Calibri"/>
                <w:i/>
                <w:color w:val="0000FF"/>
                <w:sz w:val="20"/>
                <w:szCs w:val="20"/>
                <w:u w:val="single"/>
              </w:rPr>
            </w:rPrChange>
          </w:rPr>
          <w:t>Damage (</w:t>
        </w:r>
        <w:r w:rsidRPr="00EE27B1">
          <w:rPr>
            <w:rFonts w:ascii="Calibri" w:hAnsi="Calibri"/>
            <w:i/>
            <w:rPrChange w:id="11579" w:author="Tre" w:date="2012-11-19T09:06:00Z">
              <w:rPr>
                <w:rFonts w:ascii="Calibri" w:hAnsi="Calibri"/>
                <w:i/>
                <w:color w:val="0000FF"/>
                <w:sz w:val="20"/>
                <w:szCs w:val="20"/>
                <w:u w:val="single"/>
              </w:rPr>
            </w:rPrChange>
          </w:rPr>
          <w:fldChar w:fldCharType="begin"/>
        </w:r>
        <w:r w:rsidRPr="00EE27B1">
          <w:rPr>
            <w:rFonts w:ascii="Calibri" w:hAnsi="Calibri"/>
            <w:i/>
            <w:rPrChange w:id="11580"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581" w:author="Tre" w:date="2012-11-19T09:06:00Z">
              <w:rPr>
                <w:rFonts w:ascii="Calibri" w:hAnsi="Calibri"/>
                <w:i/>
                <w:color w:val="0000FF"/>
                <w:sz w:val="20"/>
                <w:szCs w:val="20"/>
                <w:u w:val="single"/>
              </w:rPr>
            </w:rPrChange>
          </w:rPr>
          <w:fldChar w:fldCharType="separate"/>
        </w:r>
        <w:r w:rsidRPr="00EE27B1">
          <w:rPr>
            <w:rFonts w:ascii="Calibri" w:hAnsi="Calibri"/>
            <w:i/>
            <w:noProof/>
            <w:rPrChange w:id="11582" w:author="Tre" w:date="2012-11-19T09:06:00Z">
              <w:rPr>
                <w:rFonts w:ascii="Calibri" w:hAnsi="Calibri"/>
                <w:i/>
                <w:noProof/>
                <w:color w:val="0000FF"/>
                <w:sz w:val="20"/>
                <w:szCs w:val="20"/>
                <w:u w:val="single"/>
              </w:rPr>
            </w:rPrChange>
          </w:rPr>
          <w:t>4</w:t>
        </w:r>
        <w:r w:rsidRPr="00EE27B1">
          <w:rPr>
            <w:rFonts w:ascii="Calibri" w:hAnsi="Calibri"/>
            <w:i/>
            <w:rPrChange w:id="11583" w:author="Tre" w:date="2012-11-19T09:06:00Z">
              <w:rPr>
                <w:rFonts w:ascii="Calibri" w:hAnsi="Calibri"/>
                <w:i/>
                <w:color w:val="0000FF"/>
                <w:sz w:val="20"/>
                <w:szCs w:val="20"/>
                <w:u w:val="single"/>
              </w:rPr>
            </w:rPrChange>
          </w:rPr>
          <w:fldChar w:fldCharType="end"/>
        </w:r>
        <w:r w:rsidRPr="00EE27B1">
          <w:rPr>
            <w:rFonts w:ascii="Calibri" w:hAnsi="Calibri"/>
            <w:i/>
            <w:rPrChange w:id="11584" w:author="Tre" w:date="2012-11-19T09:06:00Z">
              <w:rPr>
                <w:rFonts w:ascii="Calibri" w:hAnsi="Calibri"/>
                <w:i/>
                <w:color w:val="0000FF"/>
                <w:sz w:val="20"/>
                <w:szCs w:val="20"/>
                <w:u w:val="single"/>
              </w:rPr>
            </w:rPrChange>
          </w:rPr>
          <w:t>)]</w:t>
        </w:r>
      </w:ins>
    </w:p>
    <w:p w:rsidR="00381476" w:rsidRPr="000B0456" w:rsidRDefault="00EE27B1" w:rsidP="00381476">
      <w:pPr>
        <w:jc w:val="both"/>
        <w:rPr>
          <w:ins w:id="11585" w:author="frontdesk" w:date="2012-11-16T12:51:00Z"/>
          <w:rFonts w:ascii="Calibri" w:hAnsi="Calibri"/>
          <w:rPrChange w:id="11586" w:author="Tre" w:date="2012-11-19T09:06:00Z">
            <w:rPr>
              <w:ins w:id="11587" w:author="frontdesk" w:date="2012-11-16T12:51:00Z"/>
              <w:rFonts w:ascii="Calibri" w:hAnsi="Calibri"/>
              <w:sz w:val="20"/>
              <w:szCs w:val="20"/>
            </w:rPr>
          </w:rPrChange>
        </w:rPr>
      </w:pPr>
      <w:ins w:id="11588" w:author="frontdesk" w:date="2012-11-16T12:51:00Z">
        <w:r w:rsidRPr="00EE27B1">
          <w:rPr>
            <w:rFonts w:ascii="Calibri" w:hAnsi="Calibri"/>
            <w:rPrChange w:id="11589" w:author="Tre" w:date="2012-11-19T09:06:00Z">
              <w:rPr>
                <w:rFonts w:ascii="Calibri" w:hAnsi="Calibri"/>
                <w:color w:val="0000FF"/>
                <w:sz w:val="20"/>
                <w:szCs w:val="20"/>
                <w:u w:val="single"/>
              </w:rPr>
            </w:rPrChange>
          </w:rPr>
          <w:fldChar w:fldCharType="begin"/>
        </w:r>
        <w:r w:rsidRPr="00EE27B1">
          <w:rPr>
            <w:rFonts w:ascii="Calibri" w:hAnsi="Calibri"/>
            <w:rPrChange w:id="11590"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591" w:author="Tre" w:date="2012-11-19T09:06:00Z">
              <w:rPr>
                <w:rFonts w:ascii="Calibri" w:hAnsi="Calibri"/>
                <w:color w:val="0000FF"/>
                <w:sz w:val="20"/>
                <w:szCs w:val="20"/>
                <w:u w:val="single"/>
              </w:rPr>
            </w:rPrChange>
          </w:rPr>
          <w:fldChar w:fldCharType="separate"/>
        </w:r>
        <w:r w:rsidRPr="00EE27B1">
          <w:rPr>
            <w:rFonts w:ascii="Calibri" w:hAnsi="Calibri"/>
            <w:noProof/>
            <w:rPrChange w:id="11592" w:author="Tre" w:date="2012-11-19T09:06:00Z">
              <w:rPr>
                <w:rFonts w:ascii="Calibri" w:hAnsi="Calibri"/>
                <w:noProof/>
                <w:color w:val="0000FF"/>
                <w:sz w:val="20"/>
                <w:szCs w:val="20"/>
                <w:u w:val="single"/>
              </w:rPr>
            </w:rPrChange>
          </w:rPr>
          <w:t>A semi automatic Rifle that can hold up to ten bullets in a clip/magazine.</w:t>
        </w:r>
        <w:r w:rsidRPr="00EE27B1">
          <w:rPr>
            <w:rFonts w:ascii="Calibri" w:hAnsi="Calibri"/>
            <w:rPrChange w:id="11593" w:author="Tre" w:date="2012-11-19T09:06:00Z">
              <w:rPr>
                <w:rFonts w:ascii="Calibri" w:hAnsi="Calibri"/>
                <w:color w:val="0000FF"/>
                <w:sz w:val="20"/>
                <w:szCs w:val="20"/>
                <w:u w:val="single"/>
              </w:rPr>
            </w:rPrChange>
          </w:rPr>
          <w:fldChar w:fldCharType="end"/>
        </w:r>
        <w:r w:rsidRPr="00EE27B1">
          <w:rPr>
            <w:rFonts w:ascii="Calibri" w:hAnsi="Calibri"/>
            <w:rPrChange w:id="11594" w:author="Tre" w:date="2012-11-19T09:06:00Z">
              <w:rPr>
                <w:rFonts w:ascii="Calibri" w:hAnsi="Calibri"/>
                <w:color w:val="0000FF"/>
                <w:sz w:val="20"/>
                <w:szCs w:val="20"/>
                <w:u w:val="single"/>
              </w:rPr>
            </w:rPrChange>
          </w:rPr>
          <w:fldChar w:fldCharType="begin"/>
        </w:r>
        <w:r w:rsidRPr="00EE27B1">
          <w:rPr>
            <w:rFonts w:ascii="Calibri" w:hAnsi="Calibri"/>
            <w:rPrChange w:id="11595"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596"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597" w:author="frontdesk" w:date="2012-11-16T12:51:00Z"/>
        </w:rPr>
      </w:pPr>
    </w:p>
    <w:p w:rsidR="00381476" w:rsidRPr="000B0456" w:rsidRDefault="00EE27B1" w:rsidP="00381476">
      <w:pPr>
        <w:jc w:val="both"/>
        <w:rPr>
          <w:ins w:id="11598" w:author="frontdesk" w:date="2012-11-16T12:51:00Z"/>
          <w:rFonts w:ascii="Calibri" w:hAnsi="Calibri"/>
          <w:b/>
          <w:rPrChange w:id="11599" w:author="Tre" w:date="2012-11-19T09:06:00Z">
            <w:rPr>
              <w:ins w:id="11600" w:author="frontdesk" w:date="2012-11-16T12:51:00Z"/>
              <w:rFonts w:ascii="Calibri" w:hAnsi="Calibri"/>
              <w:b/>
              <w:sz w:val="22"/>
              <w:szCs w:val="22"/>
            </w:rPr>
          </w:rPrChange>
        </w:rPr>
      </w:pPr>
      <w:ins w:id="11601" w:author="frontdesk" w:date="2012-11-16T12:51:00Z">
        <w:r w:rsidRPr="00EE27B1">
          <w:rPr>
            <w:rFonts w:ascii="Calibri" w:hAnsi="Calibri"/>
            <w:b/>
            <w:rPrChange w:id="11602" w:author="Tre" w:date="2012-11-19T09:06:00Z">
              <w:rPr>
                <w:rFonts w:ascii="Calibri" w:hAnsi="Calibri"/>
                <w:b/>
                <w:color w:val="0000FF"/>
                <w:sz w:val="22"/>
                <w:szCs w:val="22"/>
                <w:u w:val="single"/>
              </w:rPr>
            </w:rPrChange>
          </w:rPr>
          <w:fldChar w:fldCharType="begin"/>
        </w:r>
        <w:r w:rsidRPr="00EE27B1">
          <w:rPr>
            <w:rFonts w:ascii="Calibri" w:hAnsi="Calibri"/>
            <w:b/>
            <w:rPrChange w:id="11603"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604" w:author="Tre" w:date="2012-11-19T09:06:00Z">
              <w:rPr>
                <w:rFonts w:ascii="Calibri" w:hAnsi="Calibri"/>
                <w:b/>
                <w:color w:val="0000FF"/>
                <w:sz w:val="22"/>
                <w:szCs w:val="22"/>
                <w:u w:val="single"/>
              </w:rPr>
            </w:rPrChange>
          </w:rPr>
          <w:fldChar w:fldCharType="separate"/>
        </w:r>
        <w:r w:rsidRPr="00EE27B1">
          <w:rPr>
            <w:rFonts w:ascii="Calibri" w:hAnsi="Calibri"/>
            <w:b/>
            <w:noProof/>
            <w:rPrChange w:id="11605" w:author="Tre" w:date="2012-11-19T09:06:00Z">
              <w:rPr>
                <w:rFonts w:ascii="Calibri" w:hAnsi="Calibri"/>
                <w:b/>
                <w:noProof/>
                <w:color w:val="0000FF"/>
                <w:sz w:val="22"/>
                <w:szCs w:val="22"/>
                <w:u w:val="single"/>
              </w:rPr>
            </w:rPrChange>
          </w:rPr>
          <w:t>Shotgun "Peabody"</w:t>
        </w:r>
        <w:r w:rsidRPr="00EE27B1">
          <w:rPr>
            <w:rFonts w:ascii="Calibri" w:hAnsi="Calibri"/>
            <w:b/>
            <w:rPrChange w:id="11606"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607" w:author="frontdesk" w:date="2012-11-16T12:51:00Z"/>
          <w:rFonts w:ascii="Calibri" w:hAnsi="Calibri"/>
          <w:i/>
          <w:rPrChange w:id="11608" w:author="Tre" w:date="2012-11-19T09:06:00Z">
            <w:rPr>
              <w:ins w:id="11609" w:author="frontdesk" w:date="2012-11-16T12:51:00Z"/>
              <w:rFonts w:ascii="Calibri" w:hAnsi="Calibri"/>
              <w:i/>
              <w:sz w:val="20"/>
              <w:szCs w:val="20"/>
            </w:rPr>
          </w:rPrChange>
        </w:rPr>
      </w:pPr>
      <w:ins w:id="11610" w:author="frontdesk" w:date="2012-11-16T12:51:00Z">
        <w:r w:rsidRPr="00EE27B1">
          <w:rPr>
            <w:rFonts w:ascii="Calibri" w:hAnsi="Calibri"/>
            <w:i/>
            <w:rPrChange w:id="11611" w:author="Tre" w:date="2012-11-19T09:06:00Z">
              <w:rPr>
                <w:rFonts w:ascii="Calibri" w:hAnsi="Calibri"/>
                <w:i/>
                <w:color w:val="0000FF"/>
                <w:sz w:val="20"/>
                <w:szCs w:val="20"/>
                <w:u w:val="single"/>
              </w:rPr>
            </w:rPrChange>
          </w:rPr>
          <w:t>[Type (</w:t>
        </w:r>
        <w:r w:rsidRPr="00EE27B1">
          <w:rPr>
            <w:rFonts w:ascii="Calibri" w:hAnsi="Calibri"/>
            <w:i/>
            <w:rPrChange w:id="11612" w:author="Tre" w:date="2012-11-19T09:06:00Z">
              <w:rPr>
                <w:rFonts w:ascii="Calibri" w:hAnsi="Calibri"/>
                <w:i/>
                <w:color w:val="0000FF"/>
                <w:sz w:val="20"/>
                <w:szCs w:val="20"/>
                <w:u w:val="single"/>
              </w:rPr>
            </w:rPrChange>
          </w:rPr>
          <w:fldChar w:fldCharType="begin"/>
        </w:r>
        <w:r w:rsidRPr="00EE27B1">
          <w:rPr>
            <w:rFonts w:ascii="Calibri" w:hAnsi="Calibri"/>
            <w:i/>
            <w:rPrChange w:id="11613"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614" w:author="Tre" w:date="2012-11-19T09:06:00Z">
              <w:rPr>
                <w:rFonts w:ascii="Calibri" w:hAnsi="Calibri"/>
                <w:i/>
                <w:color w:val="0000FF"/>
                <w:sz w:val="20"/>
                <w:szCs w:val="20"/>
                <w:u w:val="single"/>
              </w:rPr>
            </w:rPrChange>
          </w:rPr>
          <w:fldChar w:fldCharType="separate"/>
        </w:r>
        <w:r w:rsidRPr="00EE27B1">
          <w:rPr>
            <w:rFonts w:ascii="Calibri" w:hAnsi="Calibri"/>
            <w:i/>
            <w:noProof/>
            <w:rPrChange w:id="11615" w:author="Tre" w:date="2012-11-19T09:06:00Z">
              <w:rPr>
                <w:rFonts w:ascii="Calibri" w:hAnsi="Calibri"/>
                <w:i/>
                <w:noProof/>
                <w:color w:val="0000FF"/>
                <w:sz w:val="20"/>
                <w:szCs w:val="20"/>
                <w:u w:val="single"/>
              </w:rPr>
            </w:rPrChange>
          </w:rPr>
          <w:t>Gun</w:t>
        </w:r>
        <w:r w:rsidRPr="00EE27B1">
          <w:rPr>
            <w:rFonts w:ascii="Calibri" w:hAnsi="Calibri"/>
            <w:i/>
            <w:rPrChange w:id="11616" w:author="Tre" w:date="2012-11-19T09:06:00Z">
              <w:rPr>
                <w:rFonts w:ascii="Calibri" w:hAnsi="Calibri"/>
                <w:i/>
                <w:color w:val="0000FF"/>
                <w:sz w:val="20"/>
                <w:szCs w:val="20"/>
                <w:u w:val="single"/>
              </w:rPr>
            </w:rPrChange>
          </w:rPr>
          <w:fldChar w:fldCharType="end"/>
        </w:r>
        <w:r w:rsidRPr="00EE27B1">
          <w:rPr>
            <w:rFonts w:ascii="Calibri" w:hAnsi="Calibri"/>
            <w:i/>
            <w:rPrChange w:id="11617" w:author="Tre" w:date="2012-11-19T09:06:00Z">
              <w:rPr>
                <w:rFonts w:ascii="Calibri" w:hAnsi="Calibri"/>
                <w:i/>
                <w:color w:val="0000FF"/>
                <w:sz w:val="20"/>
                <w:szCs w:val="20"/>
                <w:u w:val="single"/>
              </w:rPr>
            </w:rPrChange>
          </w:rPr>
          <w:t>), Rate (</w:t>
        </w:r>
        <w:r w:rsidRPr="00EE27B1">
          <w:rPr>
            <w:rFonts w:ascii="Calibri" w:hAnsi="Calibri"/>
            <w:i/>
            <w:rPrChange w:id="11618" w:author="Tre" w:date="2012-11-19T09:06:00Z">
              <w:rPr>
                <w:rFonts w:ascii="Calibri" w:hAnsi="Calibri"/>
                <w:i/>
                <w:color w:val="0000FF"/>
                <w:sz w:val="20"/>
                <w:szCs w:val="20"/>
                <w:u w:val="single"/>
              </w:rPr>
            </w:rPrChange>
          </w:rPr>
          <w:fldChar w:fldCharType="begin"/>
        </w:r>
        <w:r w:rsidRPr="00EE27B1">
          <w:rPr>
            <w:rFonts w:ascii="Calibri" w:hAnsi="Calibri"/>
            <w:i/>
            <w:rPrChange w:id="11619"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620" w:author="Tre" w:date="2012-11-19T09:06:00Z">
              <w:rPr>
                <w:rFonts w:ascii="Calibri" w:hAnsi="Calibri"/>
                <w:i/>
                <w:color w:val="0000FF"/>
                <w:sz w:val="20"/>
                <w:szCs w:val="20"/>
                <w:u w:val="single"/>
              </w:rPr>
            </w:rPrChange>
          </w:rPr>
          <w:fldChar w:fldCharType="separate"/>
        </w:r>
        <w:r w:rsidRPr="00EE27B1">
          <w:rPr>
            <w:rFonts w:ascii="Calibri" w:hAnsi="Calibri"/>
            <w:i/>
            <w:noProof/>
            <w:rPrChange w:id="11621" w:author="Tre" w:date="2012-11-19T09:06:00Z">
              <w:rPr>
                <w:rFonts w:ascii="Calibri" w:hAnsi="Calibri"/>
                <w:i/>
                <w:noProof/>
                <w:color w:val="0000FF"/>
                <w:sz w:val="20"/>
                <w:szCs w:val="20"/>
                <w:u w:val="single"/>
              </w:rPr>
            </w:rPrChange>
          </w:rPr>
          <w:t>Single Shot</w:t>
        </w:r>
        <w:r w:rsidRPr="00EE27B1">
          <w:rPr>
            <w:rFonts w:ascii="Calibri" w:hAnsi="Calibri"/>
            <w:i/>
            <w:rPrChange w:id="11622" w:author="Tre" w:date="2012-11-19T09:06:00Z">
              <w:rPr>
                <w:rFonts w:ascii="Calibri" w:hAnsi="Calibri"/>
                <w:i/>
                <w:color w:val="0000FF"/>
                <w:sz w:val="20"/>
                <w:szCs w:val="20"/>
                <w:u w:val="single"/>
              </w:rPr>
            </w:rPrChange>
          </w:rPr>
          <w:fldChar w:fldCharType="end"/>
        </w:r>
        <w:r w:rsidRPr="00EE27B1">
          <w:rPr>
            <w:rFonts w:ascii="Calibri" w:hAnsi="Calibri"/>
            <w:i/>
            <w:rPrChange w:id="11623" w:author="Tre" w:date="2012-11-19T09:06:00Z">
              <w:rPr>
                <w:rFonts w:ascii="Calibri" w:hAnsi="Calibri"/>
                <w:i/>
                <w:color w:val="0000FF"/>
                <w:sz w:val="20"/>
                <w:szCs w:val="20"/>
                <w:u w:val="single"/>
              </w:rPr>
            </w:rPrChange>
          </w:rPr>
          <w:t>), Ammo (</w:t>
        </w:r>
        <w:r w:rsidRPr="00EE27B1">
          <w:rPr>
            <w:rFonts w:ascii="Calibri" w:hAnsi="Calibri"/>
            <w:i/>
            <w:rPrChange w:id="11624" w:author="Tre" w:date="2012-11-19T09:06:00Z">
              <w:rPr>
                <w:rFonts w:ascii="Calibri" w:hAnsi="Calibri"/>
                <w:i/>
                <w:color w:val="0000FF"/>
                <w:sz w:val="20"/>
                <w:szCs w:val="20"/>
                <w:u w:val="single"/>
              </w:rPr>
            </w:rPrChange>
          </w:rPr>
          <w:fldChar w:fldCharType="begin"/>
        </w:r>
        <w:r w:rsidRPr="00EE27B1">
          <w:rPr>
            <w:rFonts w:ascii="Calibri" w:hAnsi="Calibri"/>
            <w:i/>
            <w:rPrChange w:id="11625"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626" w:author="Tre" w:date="2012-11-19T09:06:00Z">
              <w:rPr>
                <w:rFonts w:ascii="Calibri" w:hAnsi="Calibri"/>
                <w:i/>
                <w:color w:val="0000FF"/>
                <w:sz w:val="20"/>
                <w:szCs w:val="20"/>
                <w:u w:val="single"/>
              </w:rPr>
            </w:rPrChange>
          </w:rPr>
          <w:fldChar w:fldCharType="separate"/>
        </w:r>
        <w:r w:rsidRPr="00EE27B1">
          <w:rPr>
            <w:rFonts w:ascii="Calibri" w:hAnsi="Calibri"/>
            <w:i/>
            <w:noProof/>
            <w:rPrChange w:id="11627" w:author="Tre" w:date="2012-11-19T09:06:00Z">
              <w:rPr>
                <w:rFonts w:ascii="Calibri" w:hAnsi="Calibri"/>
                <w:i/>
                <w:noProof/>
                <w:color w:val="0000FF"/>
                <w:sz w:val="20"/>
                <w:szCs w:val="20"/>
                <w:u w:val="single"/>
              </w:rPr>
            </w:rPrChange>
          </w:rPr>
          <w:t>Magazine 10</w:t>
        </w:r>
        <w:r w:rsidRPr="00EE27B1">
          <w:rPr>
            <w:rFonts w:ascii="Calibri" w:hAnsi="Calibri"/>
            <w:i/>
            <w:rPrChange w:id="11628" w:author="Tre" w:date="2012-11-19T09:06:00Z">
              <w:rPr>
                <w:rFonts w:ascii="Calibri" w:hAnsi="Calibri"/>
                <w:i/>
                <w:color w:val="0000FF"/>
                <w:sz w:val="20"/>
                <w:szCs w:val="20"/>
                <w:u w:val="single"/>
              </w:rPr>
            </w:rPrChange>
          </w:rPr>
          <w:fldChar w:fldCharType="end"/>
        </w:r>
        <w:r w:rsidRPr="00EE27B1">
          <w:rPr>
            <w:rFonts w:ascii="Calibri" w:hAnsi="Calibri"/>
            <w:i/>
            <w:rPrChange w:id="11629" w:author="Tre" w:date="2012-11-19T09:06:00Z">
              <w:rPr>
                <w:rFonts w:ascii="Calibri" w:hAnsi="Calibri"/>
                <w:i/>
                <w:color w:val="0000FF"/>
                <w:sz w:val="20"/>
                <w:szCs w:val="20"/>
                <w:u w:val="single"/>
              </w:rPr>
            </w:rPrChange>
          </w:rPr>
          <w:t xml:space="preserve">), </w:t>
        </w:r>
        <w:del w:id="11630" w:author="Tre" w:date="2012-11-19T09:44:00Z">
          <w:r w:rsidRPr="00EE27B1">
            <w:rPr>
              <w:rFonts w:ascii="Calibri" w:hAnsi="Calibri"/>
              <w:i/>
              <w:rPrChange w:id="11631" w:author="Tre" w:date="2012-11-19T09:06:00Z">
                <w:rPr>
                  <w:rFonts w:ascii="Calibri" w:hAnsi="Calibri"/>
                  <w:i/>
                  <w:color w:val="0000FF"/>
                  <w:sz w:val="20"/>
                  <w:szCs w:val="20"/>
                  <w:u w:val="single"/>
                </w:rPr>
              </w:rPrChange>
            </w:rPr>
            <w:delText>Range (</w:delText>
          </w:r>
          <w:r w:rsidRPr="00EE27B1" w:rsidDel="00006295">
            <w:rPr>
              <w:rFonts w:ascii="Calibri" w:hAnsi="Calibri"/>
              <w:i/>
              <w:rPrChange w:id="11632" w:author="Tre" w:date="2012-11-19T09:06:00Z">
                <w:rPr>
                  <w:rFonts w:ascii="Calibri" w:hAnsi="Calibri"/>
                  <w:i/>
                  <w:color w:val="0000FF"/>
                  <w:sz w:val="20"/>
                  <w:szCs w:val="20"/>
                  <w:u w:val="single"/>
                </w:rPr>
              </w:rPrChange>
            </w:rPr>
            <w:fldChar w:fldCharType="begin"/>
          </w:r>
          <w:r w:rsidRPr="00EE27B1">
            <w:rPr>
              <w:rFonts w:ascii="Calibri" w:hAnsi="Calibri"/>
              <w:i/>
              <w:rPrChange w:id="11633"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634" w:author="Tre" w:date="2012-11-19T09:06:00Z">
                <w:rPr>
                  <w:rFonts w:ascii="Calibri" w:hAnsi="Calibri"/>
                  <w:i/>
                  <w:color w:val="0000FF"/>
                  <w:sz w:val="20"/>
                  <w:szCs w:val="20"/>
                  <w:u w:val="single"/>
                </w:rPr>
              </w:rPrChange>
            </w:rPr>
            <w:fldChar w:fldCharType="end"/>
          </w:r>
          <w:r w:rsidRPr="00EE27B1">
            <w:rPr>
              <w:rFonts w:ascii="Calibri" w:hAnsi="Calibri"/>
              <w:i/>
              <w:rPrChange w:id="11635" w:author="Tre" w:date="2012-11-19T09:06:00Z">
                <w:rPr>
                  <w:rFonts w:ascii="Calibri" w:hAnsi="Calibri"/>
                  <w:i/>
                  <w:color w:val="0000FF"/>
                  <w:sz w:val="20"/>
                  <w:szCs w:val="20"/>
                  <w:u w:val="single"/>
                </w:rPr>
              </w:rPrChange>
            </w:rPr>
            <w:delText xml:space="preserve">), </w:delText>
          </w:r>
        </w:del>
        <w:r w:rsidRPr="00EE27B1">
          <w:rPr>
            <w:rFonts w:ascii="Calibri" w:hAnsi="Calibri"/>
            <w:i/>
            <w:rPrChange w:id="11636" w:author="Tre" w:date="2012-11-19T09:06:00Z">
              <w:rPr>
                <w:rFonts w:ascii="Calibri" w:hAnsi="Calibri"/>
                <w:i/>
                <w:color w:val="0000FF"/>
                <w:sz w:val="20"/>
                <w:szCs w:val="20"/>
                <w:u w:val="single"/>
              </w:rPr>
            </w:rPrChange>
          </w:rPr>
          <w:t>Damage (</w:t>
        </w:r>
        <w:r w:rsidRPr="00EE27B1">
          <w:rPr>
            <w:rFonts w:ascii="Calibri" w:hAnsi="Calibri"/>
            <w:i/>
            <w:rPrChange w:id="11637" w:author="Tre" w:date="2012-11-19T09:06:00Z">
              <w:rPr>
                <w:rFonts w:ascii="Calibri" w:hAnsi="Calibri"/>
                <w:i/>
                <w:color w:val="0000FF"/>
                <w:sz w:val="20"/>
                <w:szCs w:val="20"/>
                <w:u w:val="single"/>
              </w:rPr>
            </w:rPrChange>
          </w:rPr>
          <w:fldChar w:fldCharType="begin"/>
        </w:r>
        <w:r w:rsidRPr="00EE27B1">
          <w:rPr>
            <w:rFonts w:ascii="Calibri" w:hAnsi="Calibri"/>
            <w:i/>
            <w:rPrChange w:id="11638"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639" w:author="Tre" w:date="2012-11-19T09:06:00Z">
              <w:rPr>
                <w:rFonts w:ascii="Calibri" w:hAnsi="Calibri"/>
                <w:i/>
                <w:color w:val="0000FF"/>
                <w:sz w:val="20"/>
                <w:szCs w:val="20"/>
                <w:u w:val="single"/>
              </w:rPr>
            </w:rPrChange>
          </w:rPr>
          <w:fldChar w:fldCharType="separate"/>
        </w:r>
        <w:r w:rsidRPr="00EE27B1">
          <w:rPr>
            <w:rFonts w:ascii="Calibri" w:hAnsi="Calibri"/>
            <w:i/>
            <w:noProof/>
            <w:rPrChange w:id="11640" w:author="Tre" w:date="2012-11-19T09:06:00Z">
              <w:rPr>
                <w:rFonts w:ascii="Calibri" w:hAnsi="Calibri"/>
                <w:i/>
                <w:noProof/>
                <w:color w:val="0000FF"/>
                <w:sz w:val="20"/>
                <w:szCs w:val="20"/>
                <w:u w:val="single"/>
              </w:rPr>
            </w:rPrChange>
          </w:rPr>
          <w:t>3</w:t>
        </w:r>
        <w:r w:rsidRPr="00EE27B1">
          <w:rPr>
            <w:rFonts w:ascii="Calibri" w:hAnsi="Calibri"/>
            <w:i/>
            <w:rPrChange w:id="11641" w:author="Tre" w:date="2012-11-19T09:06:00Z">
              <w:rPr>
                <w:rFonts w:ascii="Calibri" w:hAnsi="Calibri"/>
                <w:i/>
                <w:color w:val="0000FF"/>
                <w:sz w:val="20"/>
                <w:szCs w:val="20"/>
                <w:u w:val="single"/>
              </w:rPr>
            </w:rPrChange>
          </w:rPr>
          <w:fldChar w:fldCharType="end"/>
        </w:r>
        <w:r w:rsidRPr="00EE27B1">
          <w:rPr>
            <w:rFonts w:ascii="Calibri" w:hAnsi="Calibri"/>
            <w:i/>
            <w:rPrChange w:id="11642" w:author="Tre" w:date="2012-11-19T09:06:00Z">
              <w:rPr>
                <w:rFonts w:ascii="Calibri" w:hAnsi="Calibri"/>
                <w:i/>
                <w:color w:val="0000FF"/>
                <w:sz w:val="20"/>
                <w:szCs w:val="20"/>
                <w:u w:val="single"/>
              </w:rPr>
            </w:rPrChange>
          </w:rPr>
          <w:t>)]</w:t>
        </w:r>
      </w:ins>
    </w:p>
    <w:p w:rsidR="00381476" w:rsidRPr="000B0456" w:rsidRDefault="00EE27B1" w:rsidP="00381476">
      <w:pPr>
        <w:jc w:val="both"/>
        <w:rPr>
          <w:ins w:id="11643" w:author="frontdesk" w:date="2012-11-16T12:51:00Z"/>
          <w:rFonts w:ascii="Calibri" w:hAnsi="Calibri"/>
          <w:rPrChange w:id="11644" w:author="Tre" w:date="2012-11-19T09:06:00Z">
            <w:rPr>
              <w:ins w:id="11645" w:author="frontdesk" w:date="2012-11-16T12:51:00Z"/>
              <w:rFonts w:ascii="Calibri" w:hAnsi="Calibri"/>
              <w:sz w:val="20"/>
              <w:szCs w:val="20"/>
            </w:rPr>
          </w:rPrChange>
        </w:rPr>
      </w:pPr>
      <w:ins w:id="11646" w:author="frontdesk" w:date="2012-11-16T12:51:00Z">
        <w:r w:rsidRPr="00EE27B1">
          <w:rPr>
            <w:rFonts w:ascii="Calibri" w:hAnsi="Calibri"/>
            <w:rPrChange w:id="11647" w:author="Tre" w:date="2012-11-19T09:06:00Z">
              <w:rPr>
                <w:rFonts w:ascii="Calibri" w:hAnsi="Calibri"/>
                <w:color w:val="0000FF"/>
                <w:sz w:val="20"/>
                <w:szCs w:val="20"/>
                <w:u w:val="single"/>
              </w:rPr>
            </w:rPrChange>
          </w:rPr>
          <w:fldChar w:fldCharType="begin"/>
        </w:r>
        <w:r w:rsidRPr="00EE27B1">
          <w:rPr>
            <w:rFonts w:ascii="Calibri" w:hAnsi="Calibri"/>
            <w:rPrChange w:id="11648"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649" w:author="Tre" w:date="2012-11-19T09:06:00Z">
              <w:rPr>
                <w:rFonts w:ascii="Calibri" w:hAnsi="Calibri"/>
                <w:color w:val="0000FF"/>
                <w:sz w:val="20"/>
                <w:szCs w:val="20"/>
                <w:u w:val="single"/>
              </w:rPr>
            </w:rPrChange>
          </w:rPr>
          <w:fldChar w:fldCharType="separate"/>
        </w:r>
        <w:r w:rsidRPr="00EE27B1">
          <w:rPr>
            <w:rFonts w:ascii="Calibri" w:hAnsi="Calibri"/>
            <w:noProof/>
            <w:rPrChange w:id="11650" w:author="Tre" w:date="2012-11-19T09:06:00Z">
              <w:rPr>
                <w:rFonts w:ascii="Calibri" w:hAnsi="Calibri"/>
                <w:noProof/>
                <w:color w:val="0000FF"/>
                <w:sz w:val="20"/>
                <w:szCs w:val="20"/>
                <w:u w:val="single"/>
              </w:rPr>
            </w:rPrChange>
          </w:rPr>
          <w:t>A single shot shotgun. It takes one shot then it needs to be reloaded. Typically these are break action shotguns.</w:t>
        </w:r>
        <w:r w:rsidRPr="00EE27B1">
          <w:rPr>
            <w:rFonts w:ascii="Calibri" w:hAnsi="Calibri"/>
            <w:rPrChange w:id="11651" w:author="Tre" w:date="2012-11-19T09:06:00Z">
              <w:rPr>
                <w:rFonts w:ascii="Calibri" w:hAnsi="Calibri"/>
                <w:color w:val="0000FF"/>
                <w:sz w:val="20"/>
                <w:szCs w:val="20"/>
                <w:u w:val="single"/>
              </w:rPr>
            </w:rPrChange>
          </w:rPr>
          <w:fldChar w:fldCharType="end"/>
        </w:r>
        <w:r w:rsidRPr="00EE27B1">
          <w:rPr>
            <w:rFonts w:ascii="Calibri" w:hAnsi="Calibri"/>
            <w:rPrChange w:id="11652" w:author="Tre" w:date="2012-11-19T09:06:00Z">
              <w:rPr>
                <w:rFonts w:ascii="Calibri" w:hAnsi="Calibri"/>
                <w:color w:val="0000FF"/>
                <w:sz w:val="20"/>
                <w:szCs w:val="20"/>
                <w:u w:val="single"/>
              </w:rPr>
            </w:rPrChange>
          </w:rPr>
          <w:fldChar w:fldCharType="begin"/>
        </w:r>
        <w:r w:rsidRPr="00EE27B1">
          <w:rPr>
            <w:rFonts w:ascii="Calibri" w:hAnsi="Calibri"/>
            <w:rPrChange w:id="11653"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654"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655" w:author="frontdesk" w:date="2012-11-16T12:51:00Z"/>
        </w:rPr>
      </w:pPr>
    </w:p>
    <w:p w:rsidR="00381476" w:rsidRPr="000B0456" w:rsidRDefault="00EE27B1" w:rsidP="00381476">
      <w:pPr>
        <w:jc w:val="both"/>
        <w:rPr>
          <w:ins w:id="11656" w:author="frontdesk" w:date="2012-11-16T12:51:00Z"/>
          <w:rFonts w:ascii="Calibri" w:hAnsi="Calibri"/>
          <w:b/>
          <w:rPrChange w:id="11657" w:author="Tre" w:date="2012-11-19T09:06:00Z">
            <w:rPr>
              <w:ins w:id="11658" w:author="frontdesk" w:date="2012-11-16T12:51:00Z"/>
              <w:rFonts w:ascii="Calibri" w:hAnsi="Calibri"/>
              <w:b/>
              <w:sz w:val="22"/>
              <w:szCs w:val="22"/>
            </w:rPr>
          </w:rPrChange>
        </w:rPr>
      </w:pPr>
      <w:ins w:id="11659" w:author="frontdesk" w:date="2012-11-16T12:51:00Z">
        <w:r w:rsidRPr="00EE27B1">
          <w:rPr>
            <w:rFonts w:ascii="Calibri" w:hAnsi="Calibri"/>
            <w:b/>
            <w:rPrChange w:id="11660" w:author="Tre" w:date="2012-11-19T09:06:00Z">
              <w:rPr>
                <w:rFonts w:ascii="Calibri" w:hAnsi="Calibri"/>
                <w:b/>
                <w:color w:val="0000FF"/>
                <w:sz w:val="22"/>
                <w:szCs w:val="22"/>
                <w:u w:val="single"/>
              </w:rPr>
            </w:rPrChange>
          </w:rPr>
          <w:fldChar w:fldCharType="begin"/>
        </w:r>
        <w:r w:rsidRPr="00EE27B1">
          <w:rPr>
            <w:rFonts w:ascii="Calibri" w:hAnsi="Calibri"/>
            <w:b/>
            <w:rPrChange w:id="11661"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662" w:author="Tre" w:date="2012-11-19T09:06:00Z">
              <w:rPr>
                <w:rFonts w:ascii="Calibri" w:hAnsi="Calibri"/>
                <w:b/>
                <w:color w:val="0000FF"/>
                <w:sz w:val="22"/>
                <w:szCs w:val="22"/>
                <w:u w:val="single"/>
              </w:rPr>
            </w:rPrChange>
          </w:rPr>
          <w:fldChar w:fldCharType="separate"/>
        </w:r>
        <w:r w:rsidRPr="00EE27B1">
          <w:rPr>
            <w:rFonts w:ascii="Calibri" w:hAnsi="Calibri"/>
            <w:b/>
            <w:noProof/>
            <w:rPrChange w:id="11663" w:author="Tre" w:date="2012-11-19T09:06:00Z">
              <w:rPr>
                <w:rFonts w:ascii="Calibri" w:hAnsi="Calibri"/>
                <w:b/>
                <w:noProof/>
                <w:color w:val="0000FF"/>
                <w:sz w:val="22"/>
                <w:szCs w:val="22"/>
                <w:u w:val="single"/>
              </w:rPr>
            </w:rPrChange>
          </w:rPr>
          <w:t>Shotgun "Xtrema"</w:t>
        </w:r>
        <w:r w:rsidRPr="00EE27B1">
          <w:rPr>
            <w:rFonts w:ascii="Calibri" w:hAnsi="Calibri"/>
            <w:b/>
            <w:rPrChange w:id="11664"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665" w:author="frontdesk" w:date="2012-11-16T12:51:00Z"/>
          <w:rFonts w:ascii="Calibri" w:hAnsi="Calibri"/>
          <w:i/>
          <w:rPrChange w:id="11666" w:author="Tre" w:date="2012-11-19T09:06:00Z">
            <w:rPr>
              <w:ins w:id="11667" w:author="frontdesk" w:date="2012-11-16T12:51:00Z"/>
              <w:rFonts w:ascii="Calibri" w:hAnsi="Calibri"/>
              <w:i/>
              <w:sz w:val="20"/>
              <w:szCs w:val="20"/>
            </w:rPr>
          </w:rPrChange>
        </w:rPr>
      </w:pPr>
      <w:ins w:id="11668" w:author="frontdesk" w:date="2012-11-16T12:51:00Z">
        <w:r w:rsidRPr="00EE27B1">
          <w:rPr>
            <w:rFonts w:ascii="Calibri" w:hAnsi="Calibri"/>
            <w:i/>
            <w:rPrChange w:id="11669" w:author="Tre" w:date="2012-11-19T09:06:00Z">
              <w:rPr>
                <w:rFonts w:ascii="Calibri" w:hAnsi="Calibri"/>
                <w:i/>
                <w:color w:val="0000FF"/>
                <w:sz w:val="20"/>
                <w:szCs w:val="20"/>
                <w:u w:val="single"/>
              </w:rPr>
            </w:rPrChange>
          </w:rPr>
          <w:t>[Type (</w:t>
        </w:r>
        <w:r w:rsidRPr="00EE27B1">
          <w:rPr>
            <w:rFonts w:ascii="Calibri" w:hAnsi="Calibri"/>
            <w:i/>
            <w:rPrChange w:id="11670" w:author="Tre" w:date="2012-11-19T09:06:00Z">
              <w:rPr>
                <w:rFonts w:ascii="Calibri" w:hAnsi="Calibri"/>
                <w:i/>
                <w:color w:val="0000FF"/>
                <w:sz w:val="20"/>
                <w:szCs w:val="20"/>
                <w:u w:val="single"/>
              </w:rPr>
            </w:rPrChange>
          </w:rPr>
          <w:fldChar w:fldCharType="begin"/>
        </w:r>
        <w:r w:rsidRPr="00EE27B1">
          <w:rPr>
            <w:rFonts w:ascii="Calibri" w:hAnsi="Calibri"/>
            <w:i/>
            <w:rPrChange w:id="11671"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672" w:author="Tre" w:date="2012-11-19T09:06:00Z">
              <w:rPr>
                <w:rFonts w:ascii="Calibri" w:hAnsi="Calibri"/>
                <w:i/>
                <w:color w:val="0000FF"/>
                <w:sz w:val="20"/>
                <w:szCs w:val="20"/>
                <w:u w:val="single"/>
              </w:rPr>
            </w:rPrChange>
          </w:rPr>
          <w:fldChar w:fldCharType="separate"/>
        </w:r>
        <w:r w:rsidRPr="00EE27B1">
          <w:rPr>
            <w:rFonts w:ascii="Calibri" w:hAnsi="Calibri"/>
            <w:i/>
            <w:noProof/>
            <w:rPrChange w:id="11673" w:author="Tre" w:date="2012-11-19T09:06:00Z">
              <w:rPr>
                <w:rFonts w:ascii="Calibri" w:hAnsi="Calibri"/>
                <w:i/>
                <w:noProof/>
                <w:color w:val="0000FF"/>
                <w:sz w:val="20"/>
                <w:szCs w:val="20"/>
                <w:u w:val="single"/>
              </w:rPr>
            </w:rPrChange>
          </w:rPr>
          <w:t>Gun</w:t>
        </w:r>
        <w:r w:rsidRPr="00EE27B1">
          <w:rPr>
            <w:rFonts w:ascii="Calibri" w:hAnsi="Calibri"/>
            <w:i/>
            <w:rPrChange w:id="11674" w:author="Tre" w:date="2012-11-19T09:06:00Z">
              <w:rPr>
                <w:rFonts w:ascii="Calibri" w:hAnsi="Calibri"/>
                <w:i/>
                <w:color w:val="0000FF"/>
                <w:sz w:val="20"/>
                <w:szCs w:val="20"/>
                <w:u w:val="single"/>
              </w:rPr>
            </w:rPrChange>
          </w:rPr>
          <w:fldChar w:fldCharType="end"/>
        </w:r>
        <w:r w:rsidRPr="00EE27B1">
          <w:rPr>
            <w:rFonts w:ascii="Calibri" w:hAnsi="Calibri"/>
            <w:i/>
            <w:rPrChange w:id="11675" w:author="Tre" w:date="2012-11-19T09:06:00Z">
              <w:rPr>
                <w:rFonts w:ascii="Calibri" w:hAnsi="Calibri"/>
                <w:i/>
                <w:color w:val="0000FF"/>
                <w:sz w:val="20"/>
                <w:szCs w:val="20"/>
                <w:u w:val="single"/>
              </w:rPr>
            </w:rPrChange>
          </w:rPr>
          <w:t>), Rate (</w:t>
        </w:r>
        <w:r w:rsidRPr="00EE27B1">
          <w:rPr>
            <w:rFonts w:ascii="Calibri" w:hAnsi="Calibri"/>
            <w:i/>
            <w:rPrChange w:id="11676" w:author="Tre" w:date="2012-11-19T09:06:00Z">
              <w:rPr>
                <w:rFonts w:ascii="Calibri" w:hAnsi="Calibri"/>
                <w:i/>
                <w:color w:val="0000FF"/>
                <w:sz w:val="20"/>
                <w:szCs w:val="20"/>
                <w:u w:val="single"/>
              </w:rPr>
            </w:rPrChange>
          </w:rPr>
          <w:fldChar w:fldCharType="begin"/>
        </w:r>
        <w:r w:rsidRPr="00EE27B1">
          <w:rPr>
            <w:rFonts w:ascii="Calibri" w:hAnsi="Calibri"/>
            <w:i/>
            <w:rPrChange w:id="11677"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678" w:author="Tre" w:date="2012-11-19T09:06:00Z">
              <w:rPr>
                <w:rFonts w:ascii="Calibri" w:hAnsi="Calibri"/>
                <w:i/>
                <w:color w:val="0000FF"/>
                <w:sz w:val="20"/>
                <w:szCs w:val="20"/>
                <w:u w:val="single"/>
              </w:rPr>
            </w:rPrChange>
          </w:rPr>
          <w:fldChar w:fldCharType="separate"/>
        </w:r>
        <w:r w:rsidRPr="00EE27B1">
          <w:rPr>
            <w:rFonts w:ascii="Calibri" w:hAnsi="Calibri"/>
            <w:i/>
            <w:noProof/>
            <w:rPrChange w:id="11679" w:author="Tre" w:date="2012-11-19T09:06:00Z">
              <w:rPr>
                <w:rFonts w:ascii="Calibri" w:hAnsi="Calibri"/>
                <w:i/>
                <w:noProof/>
                <w:color w:val="0000FF"/>
                <w:sz w:val="20"/>
                <w:szCs w:val="20"/>
                <w:u w:val="single"/>
              </w:rPr>
            </w:rPrChange>
          </w:rPr>
          <w:t>Semi Auto</w:t>
        </w:r>
        <w:r w:rsidRPr="00EE27B1">
          <w:rPr>
            <w:rFonts w:ascii="Calibri" w:hAnsi="Calibri"/>
            <w:i/>
            <w:rPrChange w:id="11680" w:author="Tre" w:date="2012-11-19T09:06:00Z">
              <w:rPr>
                <w:rFonts w:ascii="Calibri" w:hAnsi="Calibri"/>
                <w:i/>
                <w:color w:val="0000FF"/>
                <w:sz w:val="20"/>
                <w:szCs w:val="20"/>
                <w:u w:val="single"/>
              </w:rPr>
            </w:rPrChange>
          </w:rPr>
          <w:fldChar w:fldCharType="end"/>
        </w:r>
        <w:r w:rsidRPr="00EE27B1">
          <w:rPr>
            <w:rFonts w:ascii="Calibri" w:hAnsi="Calibri"/>
            <w:i/>
            <w:rPrChange w:id="11681" w:author="Tre" w:date="2012-11-19T09:06:00Z">
              <w:rPr>
                <w:rFonts w:ascii="Calibri" w:hAnsi="Calibri"/>
                <w:i/>
                <w:color w:val="0000FF"/>
                <w:sz w:val="20"/>
                <w:szCs w:val="20"/>
                <w:u w:val="single"/>
              </w:rPr>
            </w:rPrChange>
          </w:rPr>
          <w:t>), Ammo (</w:t>
        </w:r>
        <w:r w:rsidRPr="00EE27B1">
          <w:rPr>
            <w:rFonts w:ascii="Calibri" w:hAnsi="Calibri"/>
            <w:i/>
            <w:rPrChange w:id="11682" w:author="Tre" w:date="2012-11-19T09:06:00Z">
              <w:rPr>
                <w:rFonts w:ascii="Calibri" w:hAnsi="Calibri"/>
                <w:i/>
                <w:color w:val="0000FF"/>
                <w:sz w:val="20"/>
                <w:szCs w:val="20"/>
                <w:u w:val="single"/>
              </w:rPr>
            </w:rPrChange>
          </w:rPr>
          <w:fldChar w:fldCharType="begin"/>
        </w:r>
        <w:r w:rsidRPr="00EE27B1">
          <w:rPr>
            <w:rFonts w:ascii="Calibri" w:hAnsi="Calibri"/>
            <w:i/>
            <w:rPrChange w:id="11683"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684" w:author="Tre" w:date="2012-11-19T09:06:00Z">
              <w:rPr>
                <w:rFonts w:ascii="Calibri" w:hAnsi="Calibri"/>
                <w:i/>
                <w:color w:val="0000FF"/>
                <w:sz w:val="20"/>
                <w:szCs w:val="20"/>
                <w:u w:val="single"/>
              </w:rPr>
            </w:rPrChange>
          </w:rPr>
          <w:fldChar w:fldCharType="separate"/>
        </w:r>
        <w:r w:rsidRPr="00EE27B1">
          <w:rPr>
            <w:rFonts w:ascii="Calibri" w:hAnsi="Calibri"/>
            <w:i/>
            <w:noProof/>
            <w:rPrChange w:id="11685" w:author="Tre" w:date="2012-11-19T09:06:00Z">
              <w:rPr>
                <w:rFonts w:ascii="Calibri" w:hAnsi="Calibri"/>
                <w:i/>
                <w:noProof/>
                <w:color w:val="0000FF"/>
                <w:sz w:val="20"/>
                <w:szCs w:val="20"/>
                <w:u w:val="single"/>
              </w:rPr>
            </w:rPrChange>
          </w:rPr>
          <w:t>Magazine 15</w:t>
        </w:r>
        <w:r w:rsidRPr="00EE27B1">
          <w:rPr>
            <w:rFonts w:ascii="Calibri" w:hAnsi="Calibri"/>
            <w:i/>
            <w:rPrChange w:id="11686" w:author="Tre" w:date="2012-11-19T09:06:00Z">
              <w:rPr>
                <w:rFonts w:ascii="Calibri" w:hAnsi="Calibri"/>
                <w:i/>
                <w:color w:val="0000FF"/>
                <w:sz w:val="20"/>
                <w:szCs w:val="20"/>
                <w:u w:val="single"/>
              </w:rPr>
            </w:rPrChange>
          </w:rPr>
          <w:fldChar w:fldCharType="end"/>
        </w:r>
        <w:r w:rsidRPr="00EE27B1">
          <w:rPr>
            <w:rFonts w:ascii="Calibri" w:hAnsi="Calibri"/>
            <w:i/>
            <w:rPrChange w:id="11687" w:author="Tre" w:date="2012-11-19T09:06:00Z">
              <w:rPr>
                <w:rFonts w:ascii="Calibri" w:hAnsi="Calibri"/>
                <w:i/>
                <w:color w:val="0000FF"/>
                <w:sz w:val="20"/>
                <w:szCs w:val="20"/>
                <w:u w:val="single"/>
              </w:rPr>
            </w:rPrChange>
          </w:rPr>
          <w:t xml:space="preserve">), </w:t>
        </w:r>
        <w:del w:id="11688" w:author="Tre" w:date="2012-11-19T09:44:00Z">
          <w:r w:rsidRPr="00EE27B1">
            <w:rPr>
              <w:rFonts w:ascii="Calibri" w:hAnsi="Calibri"/>
              <w:i/>
              <w:rPrChange w:id="11689" w:author="Tre" w:date="2012-11-19T09:06:00Z">
                <w:rPr>
                  <w:rFonts w:ascii="Calibri" w:hAnsi="Calibri"/>
                  <w:i/>
                  <w:color w:val="0000FF"/>
                  <w:sz w:val="20"/>
                  <w:szCs w:val="20"/>
                  <w:u w:val="single"/>
                </w:rPr>
              </w:rPrChange>
            </w:rPr>
            <w:delText>Range (</w:delText>
          </w:r>
          <w:r w:rsidRPr="00EE27B1" w:rsidDel="00006295">
            <w:rPr>
              <w:rFonts w:ascii="Calibri" w:hAnsi="Calibri"/>
              <w:i/>
              <w:rPrChange w:id="11690" w:author="Tre" w:date="2012-11-19T09:06:00Z">
                <w:rPr>
                  <w:rFonts w:ascii="Calibri" w:hAnsi="Calibri"/>
                  <w:i/>
                  <w:color w:val="0000FF"/>
                  <w:sz w:val="20"/>
                  <w:szCs w:val="20"/>
                  <w:u w:val="single"/>
                </w:rPr>
              </w:rPrChange>
            </w:rPr>
            <w:fldChar w:fldCharType="begin"/>
          </w:r>
          <w:r w:rsidRPr="00EE27B1">
            <w:rPr>
              <w:rFonts w:ascii="Calibri" w:hAnsi="Calibri"/>
              <w:i/>
              <w:rPrChange w:id="11691"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692" w:author="Tre" w:date="2012-11-19T09:06:00Z">
                <w:rPr>
                  <w:rFonts w:ascii="Calibri" w:hAnsi="Calibri"/>
                  <w:i/>
                  <w:color w:val="0000FF"/>
                  <w:sz w:val="20"/>
                  <w:szCs w:val="20"/>
                  <w:u w:val="single"/>
                </w:rPr>
              </w:rPrChange>
            </w:rPr>
            <w:fldChar w:fldCharType="end"/>
          </w:r>
          <w:r w:rsidRPr="00EE27B1">
            <w:rPr>
              <w:rFonts w:ascii="Calibri" w:hAnsi="Calibri"/>
              <w:i/>
              <w:rPrChange w:id="11693" w:author="Tre" w:date="2012-11-19T09:06:00Z">
                <w:rPr>
                  <w:rFonts w:ascii="Calibri" w:hAnsi="Calibri"/>
                  <w:i/>
                  <w:color w:val="0000FF"/>
                  <w:sz w:val="20"/>
                  <w:szCs w:val="20"/>
                  <w:u w:val="single"/>
                </w:rPr>
              </w:rPrChange>
            </w:rPr>
            <w:delText xml:space="preserve">), </w:delText>
          </w:r>
        </w:del>
        <w:r w:rsidRPr="00EE27B1">
          <w:rPr>
            <w:rFonts w:ascii="Calibri" w:hAnsi="Calibri"/>
            <w:i/>
            <w:rPrChange w:id="11694" w:author="Tre" w:date="2012-11-19T09:06:00Z">
              <w:rPr>
                <w:rFonts w:ascii="Calibri" w:hAnsi="Calibri"/>
                <w:i/>
                <w:color w:val="0000FF"/>
                <w:sz w:val="20"/>
                <w:szCs w:val="20"/>
                <w:u w:val="single"/>
              </w:rPr>
            </w:rPrChange>
          </w:rPr>
          <w:t>Damage (</w:t>
        </w:r>
        <w:r w:rsidRPr="00EE27B1">
          <w:rPr>
            <w:rFonts w:ascii="Calibri" w:hAnsi="Calibri"/>
            <w:i/>
            <w:rPrChange w:id="11695" w:author="Tre" w:date="2012-11-19T09:06:00Z">
              <w:rPr>
                <w:rFonts w:ascii="Calibri" w:hAnsi="Calibri"/>
                <w:i/>
                <w:color w:val="0000FF"/>
                <w:sz w:val="20"/>
                <w:szCs w:val="20"/>
                <w:u w:val="single"/>
              </w:rPr>
            </w:rPrChange>
          </w:rPr>
          <w:fldChar w:fldCharType="begin"/>
        </w:r>
        <w:r w:rsidRPr="00EE27B1">
          <w:rPr>
            <w:rFonts w:ascii="Calibri" w:hAnsi="Calibri"/>
            <w:i/>
            <w:rPrChange w:id="11696"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697" w:author="Tre" w:date="2012-11-19T09:06:00Z">
              <w:rPr>
                <w:rFonts w:ascii="Calibri" w:hAnsi="Calibri"/>
                <w:i/>
                <w:color w:val="0000FF"/>
                <w:sz w:val="20"/>
                <w:szCs w:val="20"/>
                <w:u w:val="single"/>
              </w:rPr>
            </w:rPrChange>
          </w:rPr>
          <w:fldChar w:fldCharType="separate"/>
        </w:r>
        <w:r w:rsidRPr="00EE27B1">
          <w:rPr>
            <w:rFonts w:ascii="Calibri" w:hAnsi="Calibri"/>
            <w:i/>
            <w:noProof/>
            <w:rPrChange w:id="11698" w:author="Tre" w:date="2012-11-19T09:06:00Z">
              <w:rPr>
                <w:rFonts w:ascii="Calibri" w:hAnsi="Calibri"/>
                <w:i/>
                <w:noProof/>
                <w:color w:val="0000FF"/>
                <w:sz w:val="20"/>
                <w:szCs w:val="20"/>
                <w:u w:val="single"/>
              </w:rPr>
            </w:rPrChange>
          </w:rPr>
          <w:t>3</w:t>
        </w:r>
        <w:r w:rsidRPr="00EE27B1">
          <w:rPr>
            <w:rFonts w:ascii="Calibri" w:hAnsi="Calibri"/>
            <w:i/>
            <w:rPrChange w:id="11699" w:author="Tre" w:date="2012-11-19T09:06:00Z">
              <w:rPr>
                <w:rFonts w:ascii="Calibri" w:hAnsi="Calibri"/>
                <w:i/>
                <w:color w:val="0000FF"/>
                <w:sz w:val="20"/>
                <w:szCs w:val="20"/>
                <w:u w:val="single"/>
              </w:rPr>
            </w:rPrChange>
          </w:rPr>
          <w:fldChar w:fldCharType="end"/>
        </w:r>
        <w:r w:rsidRPr="00EE27B1">
          <w:rPr>
            <w:rFonts w:ascii="Calibri" w:hAnsi="Calibri"/>
            <w:i/>
            <w:rPrChange w:id="11700" w:author="Tre" w:date="2012-11-19T09:06:00Z">
              <w:rPr>
                <w:rFonts w:ascii="Calibri" w:hAnsi="Calibri"/>
                <w:i/>
                <w:color w:val="0000FF"/>
                <w:sz w:val="20"/>
                <w:szCs w:val="20"/>
                <w:u w:val="single"/>
              </w:rPr>
            </w:rPrChange>
          </w:rPr>
          <w:t>)]</w:t>
        </w:r>
      </w:ins>
    </w:p>
    <w:p w:rsidR="00381476" w:rsidRPr="000B0456" w:rsidRDefault="00EE27B1" w:rsidP="00381476">
      <w:pPr>
        <w:jc w:val="both"/>
        <w:rPr>
          <w:ins w:id="11701" w:author="frontdesk" w:date="2012-11-16T12:51:00Z"/>
          <w:rFonts w:ascii="Calibri" w:hAnsi="Calibri"/>
          <w:rPrChange w:id="11702" w:author="Tre" w:date="2012-11-19T09:06:00Z">
            <w:rPr>
              <w:ins w:id="11703" w:author="frontdesk" w:date="2012-11-16T12:51:00Z"/>
              <w:rFonts w:ascii="Calibri" w:hAnsi="Calibri"/>
              <w:sz w:val="20"/>
              <w:szCs w:val="20"/>
            </w:rPr>
          </w:rPrChange>
        </w:rPr>
      </w:pPr>
      <w:ins w:id="11704" w:author="frontdesk" w:date="2012-11-16T12:51:00Z">
        <w:r w:rsidRPr="00EE27B1">
          <w:rPr>
            <w:rFonts w:ascii="Calibri" w:hAnsi="Calibri"/>
            <w:rPrChange w:id="11705" w:author="Tre" w:date="2012-11-19T09:06:00Z">
              <w:rPr>
                <w:rFonts w:ascii="Calibri" w:hAnsi="Calibri"/>
                <w:color w:val="0000FF"/>
                <w:sz w:val="20"/>
                <w:szCs w:val="20"/>
                <w:u w:val="single"/>
              </w:rPr>
            </w:rPrChange>
          </w:rPr>
          <w:fldChar w:fldCharType="begin"/>
        </w:r>
        <w:r w:rsidRPr="00EE27B1">
          <w:rPr>
            <w:rFonts w:ascii="Calibri" w:hAnsi="Calibri"/>
            <w:rPrChange w:id="11706"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707" w:author="Tre" w:date="2012-11-19T09:06:00Z">
              <w:rPr>
                <w:rFonts w:ascii="Calibri" w:hAnsi="Calibri"/>
                <w:color w:val="0000FF"/>
                <w:sz w:val="20"/>
                <w:szCs w:val="20"/>
                <w:u w:val="single"/>
              </w:rPr>
            </w:rPrChange>
          </w:rPr>
          <w:fldChar w:fldCharType="separate"/>
        </w:r>
        <w:r w:rsidRPr="00EE27B1">
          <w:rPr>
            <w:rFonts w:ascii="Calibri" w:hAnsi="Calibri"/>
            <w:noProof/>
            <w:rPrChange w:id="11708" w:author="Tre" w:date="2012-11-19T09:06:00Z">
              <w:rPr>
                <w:rFonts w:ascii="Calibri" w:hAnsi="Calibri"/>
                <w:noProof/>
                <w:color w:val="0000FF"/>
                <w:sz w:val="20"/>
                <w:szCs w:val="20"/>
                <w:u w:val="single"/>
              </w:rPr>
            </w:rPrChange>
          </w:rPr>
          <w:t>A semi automatic shotgun. It makes a lot of noise, but the take-down power is worth it when travelling alone.</w:t>
        </w:r>
        <w:r w:rsidRPr="00EE27B1">
          <w:rPr>
            <w:rFonts w:ascii="Calibri" w:hAnsi="Calibri"/>
            <w:rPrChange w:id="11709" w:author="Tre" w:date="2012-11-19T09:06:00Z">
              <w:rPr>
                <w:rFonts w:ascii="Calibri" w:hAnsi="Calibri"/>
                <w:color w:val="0000FF"/>
                <w:sz w:val="20"/>
                <w:szCs w:val="20"/>
                <w:u w:val="single"/>
              </w:rPr>
            </w:rPrChange>
          </w:rPr>
          <w:fldChar w:fldCharType="end"/>
        </w:r>
        <w:r w:rsidRPr="00EE27B1">
          <w:rPr>
            <w:rFonts w:ascii="Calibri" w:hAnsi="Calibri"/>
            <w:rPrChange w:id="11710" w:author="Tre" w:date="2012-11-19T09:06:00Z">
              <w:rPr>
                <w:rFonts w:ascii="Calibri" w:hAnsi="Calibri"/>
                <w:color w:val="0000FF"/>
                <w:sz w:val="20"/>
                <w:szCs w:val="20"/>
                <w:u w:val="single"/>
              </w:rPr>
            </w:rPrChange>
          </w:rPr>
          <w:fldChar w:fldCharType="begin"/>
        </w:r>
        <w:r w:rsidRPr="00EE27B1">
          <w:rPr>
            <w:rFonts w:ascii="Calibri" w:hAnsi="Calibri"/>
            <w:rPrChange w:id="11711"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712"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713" w:author="frontdesk" w:date="2012-11-16T12:51:00Z"/>
        </w:rPr>
      </w:pPr>
    </w:p>
    <w:p w:rsidR="00381476" w:rsidRPr="000B0456" w:rsidRDefault="00EE27B1" w:rsidP="00381476">
      <w:pPr>
        <w:jc w:val="both"/>
        <w:rPr>
          <w:ins w:id="11714" w:author="frontdesk" w:date="2012-11-16T12:51:00Z"/>
          <w:rFonts w:ascii="Calibri" w:hAnsi="Calibri"/>
          <w:b/>
          <w:rPrChange w:id="11715" w:author="Tre" w:date="2012-11-19T09:06:00Z">
            <w:rPr>
              <w:ins w:id="11716" w:author="frontdesk" w:date="2012-11-16T12:51:00Z"/>
              <w:rFonts w:ascii="Calibri" w:hAnsi="Calibri"/>
              <w:b/>
              <w:sz w:val="22"/>
              <w:szCs w:val="22"/>
            </w:rPr>
          </w:rPrChange>
        </w:rPr>
      </w:pPr>
      <w:ins w:id="11717" w:author="frontdesk" w:date="2012-11-16T12:51:00Z">
        <w:r w:rsidRPr="00EE27B1">
          <w:rPr>
            <w:rFonts w:ascii="Calibri" w:hAnsi="Calibri"/>
            <w:b/>
            <w:rPrChange w:id="11718" w:author="Tre" w:date="2012-11-19T09:06:00Z">
              <w:rPr>
                <w:rFonts w:ascii="Calibri" w:hAnsi="Calibri"/>
                <w:b/>
                <w:color w:val="0000FF"/>
                <w:sz w:val="22"/>
                <w:szCs w:val="22"/>
                <w:u w:val="single"/>
              </w:rPr>
            </w:rPrChange>
          </w:rPr>
          <w:fldChar w:fldCharType="begin"/>
        </w:r>
        <w:r w:rsidRPr="00EE27B1">
          <w:rPr>
            <w:rFonts w:ascii="Calibri" w:hAnsi="Calibri"/>
            <w:b/>
            <w:rPrChange w:id="11719"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720" w:author="Tre" w:date="2012-11-19T09:06:00Z">
              <w:rPr>
                <w:rFonts w:ascii="Calibri" w:hAnsi="Calibri"/>
                <w:b/>
                <w:color w:val="0000FF"/>
                <w:sz w:val="22"/>
                <w:szCs w:val="22"/>
                <w:u w:val="single"/>
              </w:rPr>
            </w:rPrChange>
          </w:rPr>
          <w:fldChar w:fldCharType="separate"/>
        </w:r>
        <w:r w:rsidRPr="00EE27B1">
          <w:rPr>
            <w:rFonts w:ascii="Calibri" w:hAnsi="Calibri"/>
            <w:b/>
            <w:noProof/>
            <w:rPrChange w:id="11721" w:author="Tre" w:date="2012-11-19T09:06:00Z">
              <w:rPr>
                <w:rFonts w:ascii="Calibri" w:hAnsi="Calibri"/>
                <w:b/>
                <w:noProof/>
                <w:color w:val="0000FF"/>
                <w:sz w:val="22"/>
                <w:szCs w:val="22"/>
                <w:u w:val="single"/>
              </w:rPr>
            </w:rPrChange>
          </w:rPr>
          <w:t>Shotgun "Jackhammer"</w:t>
        </w:r>
        <w:r w:rsidRPr="00EE27B1">
          <w:rPr>
            <w:rFonts w:ascii="Calibri" w:hAnsi="Calibri"/>
            <w:b/>
            <w:rPrChange w:id="11722"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723" w:author="frontdesk" w:date="2012-11-16T12:51:00Z"/>
          <w:rFonts w:ascii="Calibri" w:hAnsi="Calibri"/>
          <w:i/>
          <w:rPrChange w:id="11724" w:author="Tre" w:date="2012-11-19T09:06:00Z">
            <w:rPr>
              <w:ins w:id="11725" w:author="frontdesk" w:date="2012-11-16T12:51:00Z"/>
              <w:rFonts w:ascii="Calibri" w:hAnsi="Calibri"/>
              <w:i/>
              <w:sz w:val="20"/>
              <w:szCs w:val="20"/>
            </w:rPr>
          </w:rPrChange>
        </w:rPr>
      </w:pPr>
      <w:ins w:id="11726" w:author="frontdesk" w:date="2012-11-16T12:51:00Z">
        <w:r w:rsidRPr="00EE27B1">
          <w:rPr>
            <w:rFonts w:ascii="Calibri" w:hAnsi="Calibri"/>
            <w:i/>
            <w:rPrChange w:id="11727" w:author="Tre" w:date="2012-11-19T09:06:00Z">
              <w:rPr>
                <w:rFonts w:ascii="Calibri" w:hAnsi="Calibri"/>
                <w:i/>
                <w:color w:val="0000FF"/>
                <w:sz w:val="20"/>
                <w:szCs w:val="20"/>
                <w:u w:val="single"/>
              </w:rPr>
            </w:rPrChange>
          </w:rPr>
          <w:t>[Type (</w:t>
        </w:r>
        <w:r w:rsidRPr="00EE27B1">
          <w:rPr>
            <w:rFonts w:ascii="Calibri" w:hAnsi="Calibri"/>
            <w:i/>
            <w:rPrChange w:id="11728" w:author="Tre" w:date="2012-11-19T09:06:00Z">
              <w:rPr>
                <w:rFonts w:ascii="Calibri" w:hAnsi="Calibri"/>
                <w:i/>
                <w:color w:val="0000FF"/>
                <w:sz w:val="20"/>
                <w:szCs w:val="20"/>
                <w:u w:val="single"/>
              </w:rPr>
            </w:rPrChange>
          </w:rPr>
          <w:fldChar w:fldCharType="begin"/>
        </w:r>
        <w:r w:rsidRPr="00EE27B1">
          <w:rPr>
            <w:rFonts w:ascii="Calibri" w:hAnsi="Calibri"/>
            <w:i/>
            <w:rPrChange w:id="11729"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730" w:author="Tre" w:date="2012-11-19T09:06:00Z">
              <w:rPr>
                <w:rFonts w:ascii="Calibri" w:hAnsi="Calibri"/>
                <w:i/>
                <w:color w:val="0000FF"/>
                <w:sz w:val="20"/>
                <w:szCs w:val="20"/>
                <w:u w:val="single"/>
              </w:rPr>
            </w:rPrChange>
          </w:rPr>
          <w:fldChar w:fldCharType="separate"/>
        </w:r>
        <w:r w:rsidRPr="00EE27B1">
          <w:rPr>
            <w:rFonts w:ascii="Calibri" w:hAnsi="Calibri"/>
            <w:i/>
            <w:noProof/>
            <w:rPrChange w:id="11731" w:author="Tre" w:date="2012-11-19T09:06:00Z">
              <w:rPr>
                <w:rFonts w:ascii="Calibri" w:hAnsi="Calibri"/>
                <w:i/>
                <w:noProof/>
                <w:color w:val="0000FF"/>
                <w:sz w:val="20"/>
                <w:szCs w:val="20"/>
                <w:u w:val="single"/>
              </w:rPr>
            </w:rPrChange>
          </w:rPr>
          <w:t>Gun</w:t>
        </w:r>
        <w:r w:rsidRPr="00EE27B1">
          <w:rPr>
            <w:rFonts w:ascii="Calibri" w:hAnsi="Calibri"/>
            <w:i/>
            <w:rPrChange w:id="11732" w:author="Tre" w:date="2012-11-19T09:06:00Z">
              <w:rPr>
                <w:rFonts w:ascii="Calibri" w:hAnsi="Calibri"/>
                <w:i/>
                <w:color w:val="0000FF"/>
                <w:sz w:val="20"/>
                <w:szCs w:val="20"/>
                <w:u w:val="single"/>
              </w:rPr>
            </w:rPrChange>
          </w:rPr>
          <w:fldChar w:fldCharType="end"/>
        </w:r>
        <w:r w:rsidRPr="00EE27B1">
          <w:rPr>
            <w:rFonts w:ascii="Calibri" w:hAnsi="Calibri"/>
            <w:i/>
            <w:rPrChange w:id="11733" w:author="Tre" w:date="2012-11-19T09:06:00Z">
              <w:rPr>
                <w:rFonts w:ascii="Calibri" w:hAnsi="Calibri"/>
                <w:i/>
                <w:color w:val="0000FF"/>
                <w:sz w:val="20"/>
                <w:szCs w:val="20"/>
                <w:u w:val="single"/>
              </w:rPr>
            </w:rPrChange>
          </w:rPr>
          <w:t>), Rate (</w:t>
        </w:r>
        <w:r w:rsidRPr="00EE27B1">
          <w:rPr>
            <w:rFonts w:ascii="Calibri" w:hAnsi="Calibri"/>
            <w:i/>
            <w:rPrChange w:id="11734" w:author="Tre" w:date="2012-11-19T09:06:00Z">
              <w:rPr>
                <w:rFonts w:ascii="Calibri" w:hAnsi="Calibri"/>
                <w:i/>
                <w:color w:val="0000FF"/>
                <w:sz w:val="20"/>
                <w:szCs w:val="20"/>
                <w:u w:val="single"/>
              </w:rPr>
            </w:rPrChange>
          </w:rPr>
          <w:fldChar w:fldCharType="begin"/>
        </w:r>
        <w:r w:rsidRPr="00EE27B1">
          <w:rPr>
            <w:rFonts w:ascii="Calibri" w:hAnsi="Calibri"/>
            <w:i/>
            <w:rPrChange w:id="11735"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736" w:author="Tre" w:date="2012-11-19T09:06:00Z">
              <w:rPr>
                <w:rFonts w:ascii="Calibri" w:hAnsi="Calibri"/>
                <w:i/>
                <w:color w:val="0000FF"/>
                <w:sz w:val="20"/>
                <w:szCs w:val="20"/>
                <w:u w:val="single"/>
              </w:rPr>
            </w:rPrChange>
          </w:rPr>
          <w:fldChar w:fldCharType="separate"/>
        </w:r>
        <w:r w:rsidRPr="00EE27B1">
          <w:rPr>
            <w:rFonts w:ascii="Calibri" w:hAnsi="Calibri"/>
            <w:i/>
            <w:noProof/>
            <w:rPrChange w:id="11737" w:author="Tre" w:date="2012-11-19T09:06:00Z">
              <w:rPr>
                <w:rFonts w:ascii="Calibri" w:hAnsi="Calibri"/>
                <w:i/>
                <w:noProof/>
                <w:color w:val="0000FF"/>
                <w:sz w:val="20"/>
                <w:szCs w:val="20"/>
                <w:u w:val="single"/>
              </w:rPr>
            </w:rPrChange>
          </w:rPr>
          <w:t>Full Auto</w:t>
        </w:r>
        <w:r w:rsidRPr="00EE27B1">
          <w:rPr>
            <w:rFonts w:ascii="Calibri" w:hAnsi="Calibri"/>
            <w:i/>
            <w:rPrChange w:id="11738" w:author="Tre" w:date="2012-11-19T09:06:00Z">
              <w:rPr>
                <w:rFonts w:ascii="Calibri" w:hAnsi="Calibri"/>
                <w:i/>
                <w:color w:val="0000FF"/>
                <w:sz w:val="20"/>
                <w:szCs w:val="20"/>
                <w:u w:val="single"/>
              </w:rPr>
            </w:rPrChange>
          </w:rPr>
          <w:fldChar w:fldCharType="end"/>
        </w:r>
        <w:r w:rsidRPr="00EE27B1">
          <w:rPr>
            <w:rFonts w:ascii="Calibri" w:hAnsi="Calibri"/>
            <w:i/>
            <w:rPrChange w:id="11739" w:author="Tre" w:date="2012-11-19T09:06:00Z">
              <w:rPr>
                <w:rFonts w:ascii="Calibri" w:hAnsi="Calibri"/>
                <w:i/>
                <w:color w:val="0000FF"/>
                <w:sz w:val="20"/>
                <w:szCs w:val="20"/>
                <w:u w:val="single"/>
              </w:rPr>
            </w:rPrChange>
          </w:rPr>
          <w:t>), Ammo (</w:t>
        </w:r>
        <w:r w:rsidRPr="00EE27B1">
          <w:rPr>
            <w:rFonts w:ascii="Calibri" w:hAnsi="Calibri"/>
            <w:i/>
            <w:rPrChange w:id="11740" w:author="Tre" w:date="2012-11-19T09:06:00Z">
              <w:rPr>
                <w:rFonts w:ascii="Calibri" w:hAnsi="Calibri"/>
                <w:i/>
                <w:color w:val="0000FF"/>
                <w:sz w:val="20"/>
                <w:szCs w:val="20"/>
                <w:u w:val="single"/>
              </w:rPr>
            </w:rPrChange>
          </w:rPr>
          <w:fldChar w:fldCharType="begin"/>
        </w:r>
        <w:r w:rsidRPr="00EE27B1">
          <w:rPr>
            <w:rFonts w:ascii="Calibri" w:hAnsi="Calibri"/>
            <w:i/>
            <w:rPrChange w:id="11741"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742" w:author="Tre" w:date="2012-11-19T09:06:00Z">
              <w:rPr>
                <w:rFonts w:ascii="Calibri" w:hAnsi="Calibri"/>
                <w:i/>
                <w:color w:val="0000FF"/>
                <w:sz w:val="20"/>
                <w:szCs w:val="20"/>
                <w:u w:val="single"/>
              </w:rPr>
            </w:rPrChange>
          </w:rPr>
          <w:fldChar w:fldCharType="separate"/>
        </w:r>
        <w:r w:rsidRPr="00EE27B1">
          <w:rPr>
            <w:rFonts w:ascii="Calibri" w:hAnsi="Calibri"/>
            <w:i/>
            <w:noProof/>
            <w:rPrChange w:id="11743" w:author="Tre" w:date="2012-11-19T09:06:00Z">
              <w:rPr>
                <w:rFonts w:ascii="Calibri" w:hAnsi="Calibri"/>
                <w:i/>
                <w:noProof/>
                <w:color w:val="0000FF"/>
                <w:sz w:val="20"/>
                <w:szCs w:val="20"/>
                <w:u w:val="single"/>
              </w:rPr>
            </w:rPrChange>
          </w:rPr>
          <w:t>Magazine 20</w:t>
        </w:r>
        <w:r w:rsidRPr="00EE27B1">
          <w:rPr>
            <w:rFonts w:ascii="Calibri" w:hAnsi="Calibri"/>
            <w:i/>
            <w:rPrChange w:id="11744" w:author="Tre" w:date="2012-11-19T09:06:00Z">
              <w:rPr>
                <w:rFonts w:ascii="Calibri" w:hAnsi="Calibri"/>
                <w:i/>
                <w:color w:val="0000FF"/>
                <w:sz w:val="20"/>
                <w:szCs w:val="20"/>
                <w:u w:val="single"/>
              </w:rPr>
            </w:rPrChange>
          </w:rPr>
          <w:fldChar w:fldCharType="end"/>
        </w:r>
        <w:r w:rsidRPr="00EE27B1">
          <w:rPr>
            <w:rFonts w:ascii="Calibri" w:hAnsi="Calibri"/>
            <w:i/>
            <w:rPrChange w:id="11745" w:author="Tre" w:date="2012-11-19T09:06:00Z">
              <w:rPr>
                <w:rFonts w:ascii="Calibri" w:hAnsi="Calibri"/>
                <w:i/>
                <w:color w:val="0000FF"/>
                <w:sz w:val="20"/>
                <w:szCs w:val="20"/>
                <w:u w:val="single"/>
              </w:rPr>
            </w:rPrChange>
          </w:rPr>
          <w:t xml:space="preserve">), </w:t>
        </w:r>
        <w:del w:id="11746" w:author="Tre" w:date="2012-11-19T09:44:00Z">
          <w:r w:rsidRPr="00EE27B1">
            <w:rPr>
              <w:rFonts w:ascii="Calibri" w:hAnsi="Calibri"/>
              <w:i/>
              <w:rPrChange w:id="11747" w:author="Tre" w:date="2012-11-19T09:06:00Z">
                <w:rPr>
                  <w:rFonts w:ascii="Calibri" w:hAnsi="Calibri"/>
                  <w:i/>
                  <w:color w:val="0000FF"/>
                  <w:sz w:val="20"/>
                  <w:szCs w:val="20"/>
                  <w:u w:val="single"/>
                </w:rPr>
              </w:rPrChange>
            </w:rPr>
            <w:delText>Range (</w:delText>
          </w:r>
          <w:r w:rsidRPr="00EE27B1" w:rsidDel="00006295">
            <w:rPr>
              <w:rFonts w:ascii="Calibri" w:hAnsi="Calibri"/>
              <w:i/>
              <w:rPrChange w:id="11748" w:author="Tre" w:date="2012-11-19T09:06:00Z">
                <w:rPr>
                  <w:rFonts w:ascii="Calibri" w:hAnsi="Calibri"/>
                  <w:i/>
                  <w:color w:val="0000FF"/>
                  <w:sz w:val="20"/>
                  <w:szCs w:val="20"/>
                  <w:u w:val="single"/>
                </w:rPr>
              </w:rPrChange>
            </w:rPr>
            <w:fldChar w:fldCharType="begin"/>
          </w:r>
          <w:r w:rsidRPr="00EE27B1">
            <w:rPr>
              <w:rFonts w:ascii="Calibri" w:hAnsi="Calibri"/>
              <w:i/>
              <w:rPrChange w:id="11749"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750" w:author="Tre" w:date="2012-11-19T09:06:00Z">
                <w:rPr>
                  <w:rFonts w:ascii="Calibri" w:hAnsi="Calibri"/>
                  <w:i/>
                  <w:color w:val="0000FF"/>
                  <w:sz w:val="20"/>
                  <w:szCs w:val="20"/>
                  <w:u w:val="single"/>
                </w:rPr>
              </w:rPrChange>
            </w:rPr>
            <w:fldChar w:fldCharType="end"/>
          </w:r>
          <w:r w:rsidRPr="00EE27B1">
            <w:rPr>
              <w:rFonts w:ascii="Calibri" w:hAnsi="Calibri"/>
              <w:i/>
              <w:rPrChange w:id="11751" w:author="Tre" w:date="2012-11-19T09:06:00Z">
                <w:rPr>
                  <w:rFonts w:ascii="Calibri" w:hAnsi="Calibri"/>
                  <w:i/>
                  <w:color w:val="0000FF"/>
                  <w:sz w:val="20"/>
                  <w:szCs w:val="20"/>
                  <w:u w:val="single"/>
                </w:rPr>
              </w:rPrChange>
            </w:rPr>
            <w:delText xml:space="preserve">), </w:delText>
          </w:r>
        </w:del>
        <w:r w:rsidRPr="00EE27B1">
          <w:rPr>
            <w:rFonts w:ascii="Calibri" w:hAnsi="Calibri"/>
            <w:i/>
            <w:rPrChange w:id="11752" w:author="Tre" w:date="2012-11-19T09:06:00Z">
              <w:rPr>
                <w:rFonts w:ascii="Calibri" w:hAnsi="Calibri"/>
                <w:i/>
                <w:color w:val="0000FF"/>
                <w:sz w:val="20"/>
                <w:szCs w:val="20"/>
                <w:u w:val="single"/>
              </w:rPr>
            </w:rPrChange>
          </w:rPr>
          <w:t>Damage (</w:t>
        </w:r>
        <w:r w:rsidRPr="00EE27B1">
          <w:rPr>
            <w:rFonts w:ascii="Calibri" w:hAnsi="Calibri"/>
            <w:i/>
            <w:rPrChange w:id="11753" w:author="Tre" w:date="2012-11-19T09:06:00Z">
              <w:rPr>
                <w:rFonts w:ascii="Calibri" w:hAnsi="Calibri"/>
                <w:i/>
                <w:color w:val="0000FF"/>
                <w:sz w:val="20"/>
                <w:szCs w:val="20"/>
                <w:u w:val="single"/>
              </w:rPr>
            </w:rPrChange>
          </w:rPr>
          <w:fldChar w:fldCharType="begin"/>
        </w:r>
        <w:r w:rsidRPr="00EE27B1">
          <w:rPr>
            <w:rFonts w:ascii="Calibri" w:hAnsi="Calibri"/>
            <w:i/>
            <w:rPrChange w:id="11754"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755" w:author="Tre" w:date="2012-11-19T09:06:00Z">
              <w:rPr>
                <w:rFonts w:ascii="Calibri" w:hAnsi="Calibri"/>
                <w:i/>
                <w:color w:val="0000FF"/>
                <w:sz w:val="20"/>
                <w:szCs w:val="20"/>
                <w:u w:val="single"/>
              </w:rPr>
            </w:rPrChange>
          </w:rPr>
          <w:fldChar w:fldCharType="separate"/>
        </w:r>
        <w:r w:rsidRPr="00EE27B1">
          <w:rPr>
            <w:rFonts w:ascii="Calibri" w:hAnsi="Calibri"/>
            <w:i/>
            <w:noProof/>
            <w:rPrChange w:id="11756" w:author="Tre" w:date="2012-11-19T09:06:00Z">
              <w:rPr>
                <w:rFonts w:ascii="Calibri" w:hAnsi="Calibri"/>
                <w:i/>
                <w:noProof/>
                <w:color w:val="0000FF"/>
                <w:sz w:val="20"/>
                <w:szCs w:val="20"/>
                <w:u w:val="single"/>
              </w:rPr>
            </w:rPrChange>
          </w:rPr>
          <w:t>3</w:t>
        </w:r>
        <w:r w:rsidRPr="00EE27B1">
          <w:rPr>
            <w:rFonts w:ascii="Calibri" w:hAnsi="Calibri"/>
            <w:i/>
            <w:rPrChange w:id="11757" w:author="Tre" w:date="2012-11-19T09:06:00Z">
              <w:rPr>
                <w:rFonts w:ascii="Calibri" w:hAnsi="Calibri"/>
                <w:i/>
                <w:color w:val="0000FF"/>
                <w:sz w:val="20"/>
                <w:szCs w:val="20"/>
                <w:u w:val="single"/>
              </w:rPr>
            </w:rPrChange>
          </w:rPr>
          <w:fldChar w:fldCharType="end"/>
        </w:r>
        <w:r w:rsidRPr="00EE27B1">
          <w:rPr>
            <w:rFonts w:ascii="Calibri" w:hAnsi="Calibri"/>
            <w:i/>
            <w:rPrChange w:id="11758" w:author="Tre" w:date="2012-11-19T09:06:00Z">
              <w:rPr>
                <w:rFonts w:ascii="Calibri" w:hAnsi="Calibri"/>
                <w:i/>
                <w:color w:val="0000FF"/>
                <w:sz w:val="20"/>
                <w:szCs w:val="20"/>
                <w:u w:val="single"/>
              </w:rPr>
            </w:rPrChange>
          </w:rPr>
          <w:t>)]</w:t>
        </w:r>
      </w:ins>
    </w:p>
    <w:p w:rsidR="00381476" w:rsidRPr="000B0456" w:rsidRDefault="00EE27B1" w:rsidP="00381476">
      <w:pPr>
        <w:jc w:val="both"/>
        <w:rPr>
          <w:ins w:id="11759" w:author="frontdesk" w:date="2012-11-16T12:51:00Z"/>
          <w:rFonts w:ascii="Calibri" w:hAnsi="Calibri"/>
          <w:rPrChange w:id="11760" w:author="Tre" w:date="2012-11-19T09:06:00Z">
            <w:rPr>
              <w:ins w:id="11761" w:author="frontdesk" w:date="2012-11-16T12:51:00Z"/>
              <w:rFonts w:ascii="Calibri" w:hAnsi="Calibri"/>
              <w:sz w:val="20"/>
              <w:szCs w:val="20"/>
            </w:rPr>
          </w:rPrChange>
        </w:rPr>
      </w:pPr>
      <w:ins w:id="11762" w:author="frontdesk" w:date="2012-11-16T12:51:00Z">
        <w:r w:rsidRPr="00EE27B1">
          <w:rPr>
            <w:rFonts w:ascii="Calibri" w:hAnsi="Calibri"/>
            <w:rPrChange w:id="11763" w:author="Tre" w:date="2012-11-19T09:06:00Z">
              <w:rPr>
                <w:rFonts w:ascii="Calibri" w:hAnsi="Calibri"/>
                <w:color w:val="0000FF"/>
                <w:sz w:val="20"/>
                <w:szCs w:val="20"/>
                <w:u w:val="single"/>
              </w:rPr>
            </w:rPrChange>
          </w:rPr>
          <w:fldChar w:fldCharType="begin"/>
        </w:r>
        <w:r w:rsidRPr="00EE27B1">
          <w:rPr>
            <w:rFonts w:ascii="Calibri" w:hAnsi="Calibri"/>
            <w:rPrChange w:id="11764"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765" w:author="Tre" w:date="2012-11-19T09:06:00Z">
              <w:rPr>
                <w:rFonts w:ascii="Calibri" w:hAnsi="Calibri"/>
                <w:color w:val="0000FF"/>
                <w:sz w:val="20"/>
                <w:szCs w:val="20"/>
                <w:u w:val="single"/>
              </w:rPr>
            </w:rPrChange>
          </w:rPr>
          <w:fldChar w:fldCharType="separate"/>
        </w:r>
        <w:r w:rsidRPr="00EE27B1">
          <w:rPr>
            <w:rFonts w:ascii="Calibri" w:hAnsi="Calibri"/>
            <w:noProof/>
            <w:rPrChange w:id="11766" w:author="Tre" w:date="2012-11-19T09:06:00Z">
              <w:rPr>
                <w:rFonts w:ascii="Calibri" w:hAnsi="Calibri"/>
                <w:noProof/>
                <w:color w:val="0000FF"/>
                <w:sz w:val="20"/>
                <w:szCs w:val="20"/>
                <w:u w:val="single"/>
              </w:rPr>
            </w:rPrChange>
          </w:rPr>
          <w:t>A fully automatic shotgun. A Jackhammer has a drum fed magazine that lets it hold up to twenty bullets.</w:t>
        </w:r>
        <w:r w:rsidRPr="00EE27B1">
          <w:rPr>
            <w:rFonts w:ascii="Calibri" w:hAnsi="Calibri"/>
            <w:rPrChange w:id="11767" w:author="Tre" w:date="2012-11-19T09:06:00Z">
              <w:rPr>
                <w:rFonts w:ascii="Calibri" w:hAnsi="Calibri"/>
                <w:color w:val="0000FF"/>
                <w:sz w:val="20"/>
                <w:szCs w:val="20"/>
                <w:u w:val="single"/>
              </w:rPr>
            </w:rPrChange>
          </w:rPr>
          <w:fldChar w:fldCharType="end"/>
        </w:r>
        <w:r w:rsidRPr="00EE27B1">
          <w:rPr>
            <w:rFonts w:ascii="Calibri" w:hAnsi="Calibri"/>
            <w:rPrChange w:id="11768" w:author="Tre" w:date="2012-11-19T09:06:00Z">
              <w:rPr>
                <w:rFonts w:ascii="Calibri" w:hAnsi="Calibri"/>
                <w:color w:val="0000FF"/>
                <w:sz w:val="20"/>
                <w:szCs w:val="20"/>
                <w:u w:val="single"/>
              </w:rPr>
            </w:rPrChange>
          </w:rPr>
          <w:fldChar w:fldCharType="begin"/>
        </w:r>
        <w:r w:rsidRPr="00EE27B1">
          <w:rPr>
            <w:rFonts w:ascii="Calibri" w:hAnsi="Calibri"/>
            <w:rPrChange w:id="11769"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770"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771" w:author="frontdesk" w:date="2012-11-16T12:51:00Z"/>
        </w:rPr>
      </w:pPr>
    </w:p>
    <w:p w:rsidR="00381476" w:rsidRPr="000B0456" w:rsidRDefault="00EE27B1" w:rsidP="00381476">
      <w:pPr>
        <w:jc w:val="both"/>
        <w:rPr>
          <w:ins w:id="11772" w:author="frontdesk" w:date="2012-11-16T12:51:00Z"/>
          <w:rFonts w:ascii="Calibri" w:hAnsi="Calibri"/>
          <w:b/>
          <w:rPrChange w:id="11773" w:author="Tre" w:date="2012-11-19T09:06:00Z">
            <w:rPr>
              <w:ins w:id="11774" w:author="frontdesk" w:date="2012-11-16T12:51:00Z"/>
              <w:rFonts w:ascii="Calibri" w:hAnsi="Calibri"/>
              <w:b/>
              <w:sz w:val="22"/>
              <w:szCs w:val="22"/>
            </w:rPr>
          </w:rPrChange>
        </w:rPr>
      </w:pPr>
      <w:ins w:id="11775" w:author="frontdesk" w:date="2012-11-16T12:51:00Z">
        <w:r w:rsidRPr="00EE27B1">
          <w:rPr>
            <w:rFonts w:ascii="Calibri" w:hAnsi="Calibri"/>
            <w:b/>
            <w:rPrChange w:id="11776" w:author="Tre" w:date="2012-11-19T09:06:00Z">
              <w:rPr>
                <w:rFonts w:ascii="Calibri" w:hAnsi="Calibri"/>
                <w:b/>
                <w:color w:val="0000FF"/>
                <w:sz w:val="22"/>
                <w:szCs w:val="22"/>
                <w:u w:val="single"/>
              </w:rPr>
            </w:rPrChange>
          </w:rPr>
          <w:fldChar w:fldCharType="begin"/>
        </w:r>
        <w:r w:rsidRPr="00EE27B1">
          <w:rPr>
            <w:rFonts w:ascii="Calibri" w:hAnsi="Calibri"/>
            <w:b/>
            <w:rPrChange w:id="11777"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778" w:author="Tre" w:date="2012-11-19T09:06:00Z">
              <w:rPr>
                <w:rFonts w:ascii="Calibri" w:hAnsi="Calibri"/>
                <w:b/>
                <w:color w:val="0000FF"/>
                <w:sz w:val="22"/>
                <w:szCs w:val="22"/>
                <w:u w:val="single"/>
              </w:rPr>
            </w:rPrChange>
          </w:rPr>
          <w:fldChar w:fldCharType="separate"/>
        </w:r>
        <w:r w:rsidRPr="00EE27B1">
          <w:rPr>
            <w:rFonts w:ascii="Calibri" w:hAnsi="Calibri"/>
            <w:b/>
            <w:noProof/>
            <w:rPrChange w:id="11779" w:author="Tre" w:date="2012-11-19T09:06:00Z">
              <w:rPr>
                <w:rFonts w:ascii="Calibri" w:hAnsi="Calibri"/>
                <w:b/>
                <w:noProof/>
                <w:color w:val="0000FF"/>
                <w:sz w:val="22"/>
                <w:szCs w:val="22"/>
                <w:u w:val="single"/>
              </w:rPr>
            </w:rPrChange>
          </w:rPr>
          <w:t>Submachine gun "Kommando"</w:t>
        </w:r>
        <w:r w:rsidRPr="00EE27B1">
          <w:rPr>
            <w:rFonts w:ascii="Calibri" w:hAnsi="Calibri"/>
            <w:b/>
            <w:rPrChange w:id="11780"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781" w:author="frontdesk" w:date="2012-11-16T12:51:00Z"/>
          <w:rFonts w:ascii="Calibri" w:hAnsi="Calibri"/>
          <w:i/>
          <w:rPrChange w:id="11782" w:author="Tre" w:date="2012-11-19T09:06:00Z">
            <w:rPr>
              <w:ins w:id="11783" w:author="frontdesk" w:date="2012-11-16T12:51:00Z"/>
              <w:rFonts w:ascii="Calibri" w:hAnsi="Calibri"/>
              <w:i/>
              <w:sz w:val="20"/>
              <w:szCs w:val="20"/>
            </w:rPr>
          </w:rPrChange>
        </w:rPr>
      </w:pPr>
      <w:ins w:id="11784" w:author="frontdesk" w:date="2012-11-16T12:51:00Z">
        <w:r w:rsidRPr="00EE27B1">
          <w:rPr>
            <w:rFonts w:ascii="Calibri" w:hAnsi="Calibri"/>
            <w:i/>
            <w:rPrChange w:id="11785" w:author="Tre" w:date="2012-11-19T09:06:00Z">
              <w:rPr>
                <w:rFonts w:ascii="Calibri" w:hAnsi="Calibri"/>
                <w:i/>
                <w:color w:val="0000FF"/>
                <w:sz w:val="20"/>
                <w:szCs w:val="20"/>
                <w:u w:val="single"/>
              </w:rPr>
            </w:rPrChange>
          </w:rPr>
          <w:t>[Type (</w:t>
        </w:r>
        <w:r w:rsidRPr="00EE27B1">
          <w:rPr>
            <w:rFonts w:ascii="Calibri" w:hAnsi="Calibri"/>
            <w:i/>
            <w:rPrChange w:id="11786" w:author="Tre" w:date="2012-11-19T09:06:00Z">
              <w:rPr>
                <w:rFonts w:ascii="Calibri" w:hAnsi="Calibri"/>
                <w:i/>
                <w:color w:val="0000FF"/>
                <w:sz w:val="20"/>
                <w:szCs w:val="20"/>
                <w:u w:val="single"/>
              </w:rPr>
            </w:rPrChange>
          </w:rPr>
          <w:fldChar w:fldCharType="begin"/>
        </w:r>
        <w:r w:rsidRPr="00EE27B1">
          <w:rPr>
            <w:rFonts w:ascii="Calibri" w:hAnsi="Calibri"/>
            <w:i/>
            <w:rPrChange w:id="11787"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788" w:author="Tre" w:date="2012-11-19T09:06:00Z">
              <w:rPr>
                <w:rFonts w:ascii="Calibri" w:hAnsi="Calibri"/>
                <w:i/>
                <w:color w:val="0000FF"/>
                <w:sz w:val="20"/>
                <w:szCs w:val="20"/>
                <w:u w:val="single"/>
              </w:rPr>
            </w:rPrChange>
          </w:rPr>
          <w:fldChar w:fldCharType="separate"/>
        </w:r>
        <w:r w:rsidRPr="00EE27B1">
          <w:rPr>
            <w:rFonts w:ascii="Calibri" w:hAnsi="Calibri"/>
            <w:i/>
            <w:noProof/>
            <w:rPrChange w:id="11789" w:author="Tre" w:date="2012-11-19T09:06:00Z">
              <w:rPr>
                <w:rFonts w:ascii="Calibri" w:hAnsi="Calibri"/>
                <w:i/>
                <w:noProof/>
                <w:color w:val="0000FF"/>
                <w:sz w:val="20"/>
                <w:szCs w:val="20"/>
                <w:u w:val="single"/>
              </w:rPr>
            </w:rPrChange>
          </w:rPr>
          <w:t>Gun</w:t>
        </w:r>
        <w:r w:rsidRPr="00EE27B1">
          <w:rPr>
            <w:rFonts w:ascii="Calibri" w:hAnsi="Calibri"/>
            <w:i/>
            <w:rPrChange w:id="11790" w:author="Tre" w:date="2012-11-19T09:06:00Z">
              <w:rPr>
                <w:rFonts w:ascii="Calibri" w:hAnsi="Calibri"/>
                <w:i/>
                <w:color w:val="0000FF"/>
                <w:sz w:val="20"/>
                <w:szCs w:val="20"/>
                <w:u w:val="single"/>
              </w:rPr>
            </w:rPrChange>
          </w:rPr>
          <w:fldChar w:fldCharType="end"/>
        </w:r>
        <w:r w:rsidRPr="00EE27B1">
          <w:rPr>
            <w:rFonts w:ascii="Calibri" w:hAnsi="Calibri"/>
            <w:i/>
            <w:rPrChange w:id="11791" w:author="Tre" w:date="2012-11-19T09:06:00Z">
              <w:rPr>
                <w:rFonts w:ascii="Calibri" w:hAnsi="Calibri"/>
                <w:i/>
                <w:color w:val="0000FF"/>
                <w:sz w:val="20"/>
                <w:szCs w:val="20"/>
                <w:u w:val="single"/>
              </w:rPr>
            </w:rPrChange>
          </w:rPr>
          <w:t>), Rate (</w:t>
        </w:r>
        <w:r w:rsidRPr="00EE27B1">
          <w:rPr>
            <w:rFonts w:ascii="Calibri" w:hAnsi="Calibri"/>
            <w:i/>
            <w:rPrChange w:id="11792" w:author="Tre" w:date="2012-11-19T09:06:00Z">
              <w:rPr>
                <w:rFonts w:ascii="Calibri" w:hAnsi="Calibri"/>
                <w:i/>
                <w:color w:val="0000FF"/>
                <w:sz w:val="20"/>
                <w:szCs w:val="20"/>
                <w:u w:val="single"/>
              </w:rPr>
            </w:rPrChange>
          </w:rPr>
          <w:fldChar w:fldCharType="begin"/>
        </w:r>
        <w:r w:rsidRPr="00EE27B1">
          <w:rPr>
            <w:rFonts w:ascii="Calibri" w:hAnsi="Calibri"/>
            <w:i/>
            <w:rPrChange w:id="11793"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794" w:author="Tre" w:date="2012-11-19T09:06:00Z">
              <w:rPr>
                <w:rFonts w:ascii="Calibri" w:hAnsi="Calibri"/>
                <w:i/>
                <w:color w:val="0000FF"/>
                <w:sz w:val="20"/>
                <w:szCs w:val="20"/>
                <w:u w:val="single"/>
              </w:rPr>
            </w:rPrChange>
          </w:rPr>
          <w:fldChar w:fldCharType="separate"/>
        </w:r>
        <w:r w:rsidRPr="00EE27B1">
          <w:rPr>
            <w:rFonts w:ascii="Calibri" w:hAnsi="Calibri"/>
            <w:i/>
            <w:noProof/>
            <w:rPrChange w:id="11795" w:author="Tre" w:date="2012-11-19T09:06:00Z">
              <w:rPr>
                <w:rFonts w:ascii="Calibri" w:hAnsi="Calibri"/>
                <w:i/>
                <w:noProof/>
                <w:color w:val="0000FF"/>
                <w:sz w:val="20"/>
                <w:szCs w:val="20"/>
                <w:u w:val="single"/>
              </w:rPr>
            </w:rPrChange>
          </w:rPr>
          <w:t>Semi Auto</w:t>
        </w:r>
        <w:r w:rsidRPr="00EE27B1">
          <w:rPr>
            <w:rFonts w:ascii="Calibri" w:hAnsi="Calibri"/>
            <w:i/>
            <w:rPrChange w:id="11796" w:author="Tre" w:date="2012-11-19T09:06:00Z">
              <w:rPr>
                <w:rFonts w:ascii="Calibri" w:hAnsi="Calibri"/>
                <w:i/>
                <w:color w:val="0000FF"/>
                <w:sz w:val="20"/>
                <w:szCs w:val="20"/>
                <w:u w:val="single"/>
              </w:rPr>
            </w:rPrChange>
          </w:rPr>
          <w:fldChar w:fldCharType="end"/>
        </w:r>
        <w:r w:rsidRPr="00EE27B1">
          <w:rPr>
            <w:rFonts w:ascii="Calibri" w:hAnsi="Calibri"/>
            <w:i/>
            <w:rPrChange w:id="11797" w:author="Tre" w:date="2012-11-19T09:06:00Z">
              <w:rPr>
                <w:rFonts w:ascii="Calibri" w:hAnsi="Calibri"/>
                <w:i/>
                <w:color w:val="0000FF"/>
                <w:sz w:val="20"/>
                <w:szCs w:val="20"/>
                <w:u w:val="single"/>
              </w:rPr>
            </w:rPrChange>
          </w:rPr>
          <w:t>), Ammo (</w:t>
        </w:r>
        <w:r w:rsidRPr="00EE27B1">
          <w:rPr>
            <w:rFonts w:ascii="Calibri" w:hAnsi="Calibri"/>
            <w:i/>
            <w:rPrChange w:id="11798" w:author="Tre" w:date="2012-11-19T09:06:00Z">
              <w:rPr>
                <w:rFonts w:ascii="Calibri" w:hAnsi="Calibri"/>
                <w:i/>
                <w:color w:val="0000FF"/>
                <w:sz w:val="20"/>
                <w:szCs w:val="20"/>
                <w:u w:val="single"/>
              </w:rPr>
            </w:rPrChange>
          </w:rPr>
          <w:fldChar w:fldCharType="begin"/>
        </w:r>
        <w:r w:rsidRPr="00EE27B1">
          <w:rPr>
            <w:rFonts w:ascii="Calibri" w:hAnsi="Calibri"/>
            <w:i/>
            <w:rPrChange w:id="11799"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800" w:author="Tre" w:date="2012-11-19T09:06:00Z">
              <w:rPr>
                <w:rFonts w:ascii="Calibri" w:hAnsi="Calibri"/>
                <w:i/>
                <w:color w:val="0000FF"/>
                <w:sz w:val="20"/>
                <w:szCs w:val="20"/>
                <w:u w:val="single"/>
              </w:rPr>
            </w:rPrChange>
          </w:rPr>
          <w:fldChar w:fldCharType="separate"/>
        </w:r>
        <w:r w:rsidRPr="00EE27B1">
          <w:rPr>
            <w:rFonts w:ascii="Calibri" w:hAnsi="Calibri"/>
            <w:i/>
            <w:noProof/>
            <w:rPrChange w:id="11801" w:author="Tre" w:date="2012-11-19T09:06:00Z">
              <w:rPr>
                <w:rFonts w:ascii="Calibri" w:hAnsi="Calibri"/>
                <w:i/>
                <w:noProof/>
                <w:color w:val="0000FF"/>
                <w:sz w:val="20"/>
                <w:szCs w:val="20"/>
                <w:u w:val="single"/>
              </w:rPr>
            </w:rPrChange>
          </w:rPr>
          <w:t>Clip 30</w:t>
        </w:r>
        <w:r w:rsidRPr="00EE27B1">
          <w:rPr>
            <w:rFonts w:ascii="Calibri" w:hAnsi="Calibri"/>
            <w:i/>
            <w:rPrChange w:id="11802" w:author="Tre" w:date="2012-11-19T09:06:00Z">
              <w:rPr>
                <w:rFonts w:ascii="Calibri" w:hAnsi="Calibri"/>
                <w:i/>
                <w:color w:val="0000FF"/>
                <w:sz w:val="20"/>
                <w:szCs w:val="20"/>
                <w:u w:val="single"/>
              </w:rPr>
            </w:rPrChange>
          </w:rPr>
          <w:fldChar w:fldCharType="end"/>
        </w:r>
        <w:r w:rsidRPr="00EE27B1">
          <w:rPr>
            <w:rFonts w:ascii="Calibri" w:hAnsi="Calibri"/>
            <w:i/>
            <w:rPrChange w:id="11803" w:author="Tre" w:date="2012-11-19T09:06:00Z">
              <w:rPr>
                <w:rFonts w:ascii="Calibri" w:hAnsi="Calibri"/>
                <w:i/>
                <w:color w:val="0000FF"/>
                <w:sz w:val="20"/>
                <w:szCs w:val="20"/>
                <w:u w:val="single"/>
              </w:rPr>
            </w:rPrChange>
          </w:rPr>
          <w:t xml:space="preserve">), </w:t>
        </w:r>
        <w:del w:id="11804" w:author="Tre" w:date="2012-11-19T09:44:00Z">
          <w:r w:rsidRPr="00EE27B1">
            <w:rPr>
              <w:rFonts w:ascii="Calibri" w:hAnsi="Calibri"/>
              <w:i/>
              <w:rPrChange w:id="11805" w:author="Tre" w:date="2012-11-19T09:06:00Z">
                <w:rPr>
                  <w:rFonts w:ascii="Calibri" w:hAnsi="Calibri"/>
                  <w:i/>
                  <w:color w:val="0000FF"/>
                  <w:sz w:val="20"/>
                  <w:szCs w:val="20"/>
                  <w:u w:val="single"/>
                </w:rPr>
              </w:rPrChange>
            </w:rPr>
            <w:delText>Range (</w:delText>
          </w:r>
          <w:r w:rsidRPr="00EE27B1" w:rsidDel="00006295">
            <w:rPr>
              <w:rFonts w:ascii="Calibri" w:hAnsi="Calibri"/>
              <w:i/>
              <w:rPrChange w:id="11806" w:author="Tre" w:date="2012-11-19T09:06:00Z">
                <w:rPr>
                  <w:rFonts w:ascii="Calibri" w:hAnsi="Calibri"/>
                  <w:i/>
                  <w:color w:val="0000FF"/>
                  <w:sz w:val="20"/>
                  <w:szCs w:val="20"/>
                  <w:u w:val="single"/>
                </w:rPr>
              </w:rPrChange>
            </w:rPr>
            <w:fldChar w:fldCharType="begin"/>
          </w:r>
          <w:r w:rsidRPr="00EE27B1">
            <w:rPr>
              <w:rFonts w:ascii="Calibri" w:hAnsi="Calibri"/>
              <w:i/>
              <w:rPrChange w:id="11807"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808" w:author="Tre" w:date="2012-11-19T09:06:00Z">
                <w:rPr>
                  <w:rFonts w:ascii="Calibri" w:hAnsi="Calibri"/>
                  <w:i/>
                  <w:color w:val="0000FF"/>
                  <w:sz w:val="20"/>
                  <w:szCs w:val="20"/>
                  <w:u w:val="single"/>
                </w:rPr>
              </w:rPrChange>
            </w:rPr>
            <w:fldChar w:fldCharType="end"/>
          </w:r>
          <w:r w:rsidRPr="00EE27B1">
            <w:rPr>
              <w:rFonts w:ascii="Calibri" w:hAnsi="Calibri"/>
              <w:i/>
              <w:rPrChange w:id="11809" w:author="Tre" w:date="2012-11-19T09:06:00Z">
                <w:rPr>
                  <w:rFonts w:ascii="Calibri" w:hAnsi="Calibri"/>
                  <w:i/>
                  <w:color w:val="0000FF"/>
                  <w:sz w:val="20"/>
                  <w:szCs w:val="20"/>
                  <w:u w:val="single"/>
                </w:rPr>
              </w:rPrChange>
            </w:rPr>
            <w:delText xml:space="preserve">), </w:delText>
          </w:r>
        </w:del>
        <w:r w:rsidRPr="00EE27B1">
          <w:rPr>
            <w:rFonts w:ascii="Calibri" w:hAnsi="Calibri"/>
            <w:i/>
            <w:rPrChange w:id="11810" w:author="Tre" w:date="2012-11-19T09:06:00Z">
              <w:rPr>
                <w:rFonts w:ascii="Calibri" w:hAnsi="Calibri"/>
                <w:i/>
                <w:color w:val="0000FF"/>
                <w:sz w:val="20"/>
                <w:szCs w:val="20"/>
                <w:u w:val="single"/>
              </w:rPr>
            </w:rPrChange>
          </w:rPr>
          <w:t>Damage (</w:t>
        </w:r>
        <w:r w:rsidRPr="00EE27B1">
          <w:rPr>
            <w:rFonts w:ascii="Calibri" w:hAnsi="Calibri"/>
            <w:i/>
            <w:rPrChange w:id="11811" w:author="Tre" w:date="2012-11-19T09:06:00Z">
              <w:rPr>
                <w:rFonts w:ascii="Calibri" w:hAnsi="Calibri"/>
                <w:i/>
                <w:color w:val="0000FF"/>
                <w:sz w:val="20"/>
                <w:szCs w:val="20"/>
                <w:u w:val="single"/>
              </w:rPr>
            </w:rPrChange>
          </w:rPr>
          <w:fldChar w:fldCharType="begin"/>
        </w:r>
        <w:r w:rsidRPr="00EE27B1">
          <w:rPr>
            <w:rFonts w:ascii="Calibri" w:hAnsi="Calibri"/>
            <w:i/>
            <w:rPrChange w:id="11812"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813" w:author="Tre" w:date="2012-11-19T09:06:00Z">
              <w:rPr>
                <w:rFonts w:ascii="Calibri" w:hAnsi="Calibri"/>
                <w:i/>
                <w:color w:val="0000FF"/>
                <w:sz w:val="20"/>
                <w:szCs w:val="20"/>
                <w:u w:val="single"/>
              </w:rPr>
            </w:rPrChange>
          </w:rPr>
          <w:fldChar w:fldCharType="separate"/>
        </w:r>
        <w:r w:rsidRPr="00EE27B1">
          <w:rPr>
            <w:rFonts w:ascii="Calibri" w:hAnsi="Calibri"/>
            <w:i/>
            <w:noProof/>
            <w:rPrChange w:id="11814" w:author="Tre" w:date="2012-11-19T09:06:00Z">
              <w:rPr>
                <w:rFonts w:ascii="Calibri" w:hAnsi="Calibri"/>
                <w:i/>
                <w:noProof/>
                <w:color w:val="0000FF"/>
                <w:sz w:val="20"/>
                <w:szCs w:val="20"/>
                <w:u w:val="single"/>
              </w:rPr>
            </w:rPrChange>
          </w:rPr>
          <w:t>2</w:t>
        </w:r>
        <w:r w:rsidRPr="00EE27B1">
          <w:rPr>
            <w:rFonts w:ascii="Calibri" w:hAnsi="Calibri"/>
            <w:i/>
            <w:rPrChange w:id="11815" w:author="Tre" w:date="2012-11-19T09:06:00Z">
              <w:rPr>
                <w:rFonts w:ascii="Calibri" w:hAnsi="Calibri"/>
                <w:i/>
                <w:color w:val="0000FF"/>
                <w:sz w:val="20"/>
                <w:szCs w:val="20"/>
                <w:u w:val="single"/>
              </w:rPr>
            </w:rPrChange>
          </w:rPr>
          <w:fldChar w:fldCharType="end"/>
        </w:r>
        <w:r w:rsidRPr="00EE27B1">
          <w:rPr>
            <w:rFonts w:ascii="Calibri" w:hAnsi="Calibri"/>
            <w:i/>
            <w:rPrChange w:id="11816" w:author="Tre" w:date="2012-11-19T09:06:00Z">
              <w:rPr>
                <w:rFonts w:ascii="Calibri" w:hAnsi="Calibri"/>
                <w:i/>
                <w:color w:val="0000FF"/>
                <w:sz w:val="20"/>
                <w:szCs w:val="20"/>
                <w:u w:val="single"/>
              </w:rPr>
            </w:rPrChange>
          </w:rPr>
          <w:t>)]</w:t>
        </w:r>
      </w:ins>
    </w:p>
    <w:p w:rsidR="00381476" w:rsidRPr="000B0456" w:rsidRDefault="00EE27B1" w:rsidP="00381476">
      <w:pPr>
        <w:jc w:val="both"/>
        <w:rPr>
          <w:ins w:id="11817" w:author="frontdesk" w:date="2012-11-16T12:51:00Z"/>
          <w:rFonts w:ascii="Calibri" w:hAnsi="Calibri"/>
          <w:rPrChange w:id="11818" w:author="Tre" w:date="2012-11-19T09:06:00Z">
            <w:rPr>
              <w:ins w:id="11819" w:author="frontdesk" w:date="2012-11-16T12:51:00Z"/>
              <w:rFonts w:ascii="Calibri" w:hAnsi="Calibri"/>
              <w:sz w:val="20"/>
              <w:szCs w:val="20"/>
            </w:rPr>
          </w:rPrChange>
        </w:rPr>
      </w:pPr>
      <w:ins w:id="11820" w:author="frontdesk" w:date="2012-11-16T12:51:00Z">
        <w:r w:rsidRPr="00EE27B1">
          <w:rPr>
            <w:rFonts w:ascii="Calibri" w:hAnsi="Calibri"/>
            <w:rPrChange w:id="11821" w:author="Tre" w:date="2012-11-19T09:06:00Z">
              <w:rPr>
                <w:rFonts w:ascii="Calibri" w:hAnsi="Calibri"/>
                <w:color w:val="0000FF"/>
                <w:sz w:val="20"/>
                <w:szCs w:val="20"/>
                <w:u w:val="single"/>
              </w:rPr>
            </w:rPrChange>
          </w:rPr>
          <w:fldChar w:fldCharType="begin"/>
        </w:r>
        <w:r w:rsidRPr="00EE27B1">
          <w:rPr>
            <w:rFonts w:ascii="Calibri" w:hAnsi="Calibri"/>
            <w:rPrChange w:id="11822"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823" w:author="Tre" w:date="2012-11-19T09:06:00Z">
              <w:rPr>
                <w:rFonts w:ascii="Calibri" w:hAnsi="Calibri"/>
                <w:color w:val="0000FF"/>
                <w:sz w:val="20"/>
                <w:szCs w:val="20"/>
                <w:u w:val="single"/>
              </w:rPr>
            </w:rPrChange>
          </w:rPr>
          <w:fldChar w:fldCharType="separate"/>
        </w:r>
        <w:r w:rsidRPr="00EE27B1">
          <w:rPr>
            <w:rFonts w:ascii="Calibri" w:hAnsi="Calibri"/>
            <w:noProof/>
            <w:rPrChange w:id="11824" w:author="Tre" w:date="2012-11-19T09:06:00Z">
              <w:rPr>
                <w:rFonts w:ascii="Calibri" w:hAnsi="Calibri"/>
                <w:noProof/>
                <w:color w:val="0000FF"/>
                <w:sz w:val="20"/>
                <w:szCs w:val="20"/>
                <w:u w:val="single"/>
              </w:rPr>
            </w:rPrChange>
          </w:rPr>
          <w:t>Kommando SMG travels well and it's easy to hide under heavy clothes. Even though there are better guns out there, the Kommando has proven itself as the SMG of choice for travellers.</w:t>
        </w:r>
        <w:r w:rsidRPr="00EE27B1">
          <w:rPr>
            <w:rFonts w:ascii="Calibri" w:hAnsi="Calibri"/>
            <w:rPrChange w:id="11825" w:author="Tre" w:date="2012-11-19T09:06:00Z">
              <w:rPr>
                <w:rFonts w:ascii="Calibri" w:hAnsi="Calibri"/>
                <w:color w:val="0000FF"/>
                <w:sz w:val="20"/>
                <w:szCs w:val="20"/>
                <w:u w:val="single"/>
              </w:rPr>
            </w:rPrChange>
          </w:rPr>
          <w:fldChar w:fldCharType="end"/>
        </w:r>
        <w:r w:rsidRPr="00EE27B1">
          <w:rPr>
            <w:rFonts w:ascii="Calibri" w:hAnsi="Calibri"/>
            <w:rPrChange w:id="11826" w:author="Tre" w:date="2012-11-19T09:06:00Z">
              <w:rPr>
                <w:rFonts w:ascii="Calibri" w:hAnsi="Calibri"/>
                <w:color w:val="0000FF"/>
                <w:sz w:val="20"/>
                <w:szCs w:val="20"/>
                <w:u w:val="single"/>
              </w:rPr>
            </w:rPrChange>
          </w:rPr>
          <w:fldChar w:fldCharType="begin"/>
        </w:r>
        <w:r w:rsidRPr="00EE27B1">
          <w:rPr>
            <w:rFonts w:ascii="Calibri" w:hAnsi="Calibri"/>
            <w:rPrChange w:id="11827"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828"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829" w:author="frontdesk" w:date="2012-11-16T12:51:00Z"/>
        </w:rPr>
      </w:pPr>
    </w:p>
    <w:p w:rsidR="00381476" w:rsidRPr="000B0456" w:rsidRDefault="00EE27B1" w:rsidP="00381476">
      <w:pPr>
        <w:jc w:val="both"/>
        <w:rPr>
          <w:ins w:id="11830" w:author="frontdesk" w:date="2012-11-16T12:51:00Z"/>
          <w:rFonts w:ascii="Calibri" w:hAnsi="Calibri"/>
          <w:b/>
          <w:rPrChange w:id="11831" w:author="Tre" w:date="2012-11-19T09:06:00Z">
            <w:rPr>
              <w:ins w:id="11832" w:author="frontdesk" w:date="2012-11-16T12:51:00Z"/>
              <w:rFonts w:ascii="Calibri" w:hAnsi="Calibri"/>
              <w:b/>
              <w:sz w:val="22"/>
              <w:szCs w:val="22"/>
            </w:rPr>
          </w:rPrChange>
        </w:rPr>
      </w:pPr>
      <w:ins w:id="11833" w:author="frontdesk" w:date="2012-11-16T12:51:00Z">
        <w:r w:rsidRPr="00EE27B1">
          <w:rPr>
            <w:rFonts w:ascii="Calibri" w:hAnsi="Calibri"/>
            <w:b/>
            <w:rPrChange w:id="11834" w:author="Tre" w:date="2012-11-19T09:06:00Z">
              <w:rPr>
                <w:rFonts w:ascii="Calibri" w:hAnsi="Calibri"/>
                <w:b/>
                <w:color w:val="0000FF"/>
                <w:sz w:val="22"/>
                <w:szCs w:val="22"/>
                <w:u w:val="single"/>
              </w:rPr>
            </w:rPrChange>
          </w:rPr>
          <w:fldChar w:fldCharType="begin"/>
        </w:r>
        <w:r w:rsidRPr="00EE27B1">
          <w:rPr>
            <w:rFonts w:ascii="Calibri" w:hAnsi="Calibri"/>
            <w:b/>
            <w:rPrChange w:id="11835"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836" w:author="Tre" w:date="2012-11-19T09:06:00Z">
              <w:rPr>
                <w:rFonts w:ascii="Calibri" w:hAnsi="Calibri"/>
                <w:b/>
                <w:color w:val="0000FF"/>
                <w:sz w:val="22"/>
                <w:szCs w:val="22"/>
                <w:u w:val="single"/>
              </w:rPr>
            </w:rPrChange>
          </w:rPr>
          <w:fldChar w:fldCharType="separate"/>
        </w:r>
        <w:r w:rsidRPr="00EE27B1">
          <w:rPr>
            <w:rFonts w:ascii="Calibri" w:hAnsi="Calibri"/>
            <w:b/>
            <w:noProof/>
            <w:rPrChange w:id="11837" w:author="Tre" w:date="2012-11-19T09:06:00Z">
              <w:rPr>
                <w:rFonts w:ascii="Calibri" w:hAnsi="Calibri"/>
                <w:b/>
                <w:noProof/>
                <w:color w:val="0000FF"/>
                <w:sz w:val="22"/>
                <w:szCs w:val="22"/>
                <w:u w:val="single"/>
              </w:rPr>
            </w:rPrChange>
          </w:rPr>
          <w:t>Submachine gun "Uzi"</w:t>
        </w:r>
        <w:r w:rsidRPr="00EE27B1">
          <w:rPr>
            <w:rFonts w:ascii="Calibri" w:hAnsi="Calibri"/>
            <w:b/>
            <w:rPrChange w:id="11838"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839" w:author="frontdesk" w:date="2012-11-16T12:51:00Z"/>
          <w:rFonts w:ascii="Calibri" w:hAnsi="Calibri"/>
          <w:i/>
          <w:rPrChange w:id="11840" w:author="Tre" w:date="2012-11-19T09:06:00Z">
            <w:rPr>
              <w:ins w:id="11841" w:author="frontdesk" w:date="2012-11-16T12:51:00Z"/>
              <w:rFonts w:ascii="Calibri" w:hAnsi="Calibri"/>
              <w:i/>
              <w:sz w:val="20"/>
              <w:szCs w:val="20"/>
            </w:rPr>
          </w:rPrChange>
        </w:rPr>
      </w:pPr>
      <w:ins w:id="11842" w:author="frontdesk" w:date="2012-11-16T12:51:00Z">
        <w:r w:rsidRPr="00EE27B1">
          <w:rPr>
            <w:rFonts w:ascii="Calibri" w:hAnsi="Calibri"/>
            <w:i/>
            <w:rPrChange w:id="11843" w:author="Tre" w:date="2012-11-19T09:06:00Z">
              <w:rPr>
                <w:rFonts w:ascii="Calibri" w:hAnsi="Calibri"/>
                <w:i/>
                <w:color w:val="0000FF"/>
                <w:sz w:val="20"/>
                <w:szCs w:val="20"/>
                <w:u w:val="single"/>
              </w:rPr>
            </w:rPrChange>
          </w:rPr>
          <w:t>[Type (</w:t>
        </w:r>
        <w:r w:rsidRPr="00EE27B1">
          <w:rPr>
            <w:rFonts w:ascii="Calibri" w:hAnsi="Calibri"/>
            <w:i/>
            <w:rPrChange w:id="11844" w:author="Tre" w:date="2012-11-19T09:06:00Z">
              <w:rPr>
                <w:rFonts w:ascii="Calibri" w:hAnsi="Calibri"/>
                <w:i/>
                <w:color w:val="0000FF"/>
                <w:sz w:val="20"/>
                <w:szCs w:val="20"/>
                <w:u w:val="single"/>
              </w:rPr>
            </w:rPrChange>
          </w:rPr>
          <w:fldChar w:fldCharType="begin"/>
        </w:r>
        <w:r w:rsidRPr="00EE27B1">
          <w:rPr>
            <w:rFonts w:ascii="Calibri" w:hAnsi="Calibri"/>
            <w:i/>
            <w:rPrChange w:id="11845"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846" w:author="Tre" w:date="2012-11-19T09:06:00Z">
              <w:rPr>
                <w:rFonts w:ascii="Calibri" w:hAnsi="Calibri"/>
                <w:i/>
                <w:color w:val="0000FF"/>
                <w:sz w:val="20"/>
                <w:szCs w:val="20"/>
                <w:u w:val="single"/>
              </w:rPr>
            </w:rPrChange>
          </w:rPr>
          <w:fldChar w:fldCharType="separate"/>
        </w:r>
        <w:r w:rsidRPr="00EE27B1">
          <w:rPr>
            <w:rFonts w:ascii="Calibri" w:hAnsi="Calibri"/>
            <w:i/>
            <w:noProof/>
            <w:rPrChange w:id="11847" w:author="Tre" w:date="2012-11-19T09:06:00Z">
              <w:rPr>
                <w:rFonts w:ascii="Calibri" w:hAnsi="Calibri"/>
                <w:i/>
                <w:noProof/>
                <w:color w:val="0000FF"/>
                <w:sz w:val="20"/>
                <w:szCs w:val="20"/>
                <w:u w:val="single"/>
              </w:rPr>
            </w:rPrChange>
          </w:rPr>
          <w:t>Gun</w:t>
        </w:r>
        <w:r w:rsidRPr="00EE27B1">
          <w:rPr>
            <w:rFonts w:ascii="Calibri" w:hAnsi="Calibri"/>
            <w:i/>
            <w:rPrChange w:id="11848" w:author="Tre" w:date="2012-11-19T09:06:00Z">
              <w:rPr>
                <w:rFonts w:ascii="Calibri" w:hAnsi="Calibri"/>
                <w:i/>
                <w:color w:val="0000FF"/>
                <w:sz w:val="20"/>
                <w:szCs w:val="20"/>
                <w:u w:val="single"/>
              </w:rPr>
            </w:rPrChange>
          </w:rPr>
          <w:fldChar w:fldCharType="end"/>
        </w:r>
        <w:r w:rsidRPr="00EE27B1">
          <w:rPr>
            <w:rFonts w:ascii="Calibri" w:hAnsi="Calibri"/>
            <w:i/>
            <w:rPrChange w:id="11849" w:author="Tre" w:date="2012-11-19T09:06:00Z">
              <w:rPr>
                <w:rFonts w:ascii="Calibri" w:hAnsi="Calibri"/>
                <w:i/>
                <w:color w:val="0000FF"/>
                <w:sz w:val="20"/>
                <w:szCs w:val="20"/>
                <w:u w:val="single"/>
              </w:rPr>
            </w:rPrChange>
          </w:rPr>
          <w:t>), Rate (</w:t>
        </w:r>
        <w:r w:rsidRPr="00EE27B1">
          <w:rPr>
            <w:rFonts w:ascii="Calibri" w:hAnsi="Calibri"/>
            <w:i/>
            <w:rPrChange w:id="11850" w:author="Tre" w:date="2012-11-19T09:06:00Z">
              <w:rPr>
                <w:rFonts w:ascii="Calibri" w:hAnsi="Calibri"/>
                <w:i/>
                <w:color w:val="0000FF"/>
                <w:sz w:val="20"/>
                <w:szCs w:val="20"/>
                <w:u w:val="single"/>
              </w:rPr>
            </w:rPrChange>
          </w:rPr>
          <w:fldChar w:fldCharType="begin"/>
        </w:r>
        <w:r w:rsidRPr="00EE27B1">
          <w:rPr>
            <w:rFonts w:ascii="Calibri" w:hAnsi="Calibri"/>
            <w:i/>
            <w:rPrChange w:id="11851"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852" w:author="Tre" w:date="2012-11-19T09:06:00Z">
              <w:rPr>
                <w:rFonts w:ascii="Calibri" w:hAnsi="Calibri"/>
                <w:i/>
                <w:color w:val="0000FF"/>
                <w:sz w:val="20"/>
                <w:szCs w:val="20"/>
                <w:u w:val="single"/>
              </w:rPr>
            </w:rPrChange>
          </w:rPr>
          <w:fldChar w:fldCharType="separate"/>
        </w:r>
        <w:r w:rsidRPr="00EE27B1">
          <w:rPr>
            <w:rFonts w:ascii="Calibri" w:hAnsi="Calibri"/>
            <w:i/>
            <w:noProof/>
            <w:rPrChange w:id="11853" w:author="Tre" w:date="2012-11-19T09:06:00Z">
              <w:rPr>
                <w:rFonts w:ascii="Calibri" w:hAnsi="Calibri"/>
                <w:i/>
                <w:noProof/>
                <w:color w:val="0000FF"/>
                <w:sz w:val="20"/>
                <w:szCs w:val="20"/>
                <w:u w:val="single"/>
              </w:rPr>
            </w:rPrChange>
          </w:rPr>
          <w:t>Full Auto</w:t>
        </w:r>
        <w:r w:rsidRPr="00EE27B1">
          <w:rPr>
            <w:rFonts w:ascii="Calibri" w:hAnsi="Calibri"/>
            <w:i/>
            <w:rPrChange w:id="11854" w:author="Tre" w:date="2012-11-19T09:06:00Z">
              <w:rPr>
                <w:rFonts w:ascii="Calibri" w:hAnsi="Calibri"/>
                <w:i/>
                <w:color w:val="0000FF"/>
                <w:sz w:val="20"/>
                <w:szCs w:val="20"/>
                <w:u w:val="single"/>
              </w:rPr>
            </w:rPrChange>
          </w:rPr>
          <w:fldChar w:fldCharType="end"/>
        </w:r>
        <w:r w:rsidRPr="00EE27B1">
          <w:rPr>
            <w:rFonts w:ascii="Calibri" w:hAnsi="Calibri"/>
            <w:i/>
            <w:rPrChange w:id="11855" w:author="Tre" w:date="2012-11-19T09:06:00Z">
              <w:rPr>
                <w:rFonts w:ascii="Calibri" w:hAnsi="Calibri"/>
                <w:i/>
                <w:color w:val="0000FF"/>
                <w:sz w:val="20"/>
                <w:szCs w:val="20"/>
                <w:u w:val="single"/>
              </w:rPr>
            </w:rPrChange>
          </w:rPr>
          <w:t>), Ammo (</w:t>
        </w:r>
        <w:r w:rsidRPr="00EE27B1">
          <w:rPr>
            <w:rFonts w:ascii="Calibri" w:hAnsi="Calibri"/>
            <w:i/>
            <w:rPrChange w:id="11856" w:author="Tre" w:date="2012-11-19T09:06:00Z">
              <w:rPr>
                <w:rFonts w:ascii="Calibri" w:hAnsi="Calibri"/>
                <w:i/>
                <w:color w:val="0000FF"/>
                <w:sz w:val="20"/>
                <w:szCs w:val="20"/>
                <w:u w:val="single"/>
              </w:rPr>
            </w:rPrChange>
          </w:rPr>
          <w:fldChar w:fldCharType="begin"/>
        </w:r>
        <w:r w:rsidRPr="00EE27B1">
          <w:rPr>
            <w:rFonts w:ascii="Calibri" w:hAnsi="Calibri"/>
            <w:i/>
            <w:rPrChange w:id="11857"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858" w:author="Tre" w:date="2012-11-19T09:06:00Z">
              <w:rPr>
                <w:rFonts w:ascii="Calibri" w:hAnsi="Calibri"/>
                <w:i/>
                <w:color w:val="0000FF"/>
                <w:sz w:val="20"/>
                <w:szCs w:val="20"/>
                <w:u w:val="single"/>
              </w:rPr>
            </w:rPrChange>
          </w:rPr>
          <w:fldChar w:fldCharType="separate"/>
        </w:r>
        <w:r w:rsidRPr="00EE27B1">
          <w:rPr>
            <w:rFonts w:ascii="Calibri" w:hAnsi="Calibri"/>
            <w:i/>
            <w:noProof/>
            <w:rPrChange w:id="11859" w:author="Tre" w:date="2012-11-19T09:06:00Z">
              <w:rPr>
                <w:rFonts w:ascii="Calibri" w:hAnsi="Calibri"/>
                <w:i/>
                <w:noProof/>
                <w:color w:val="0000FF"/>
                <w:sz w:val="20"/>
                <w:szCs w:val="20"/>
                <w:u w:val="single"/>
              </w:rPr>
            </w:rPrChange>
          </w:rPr>
          <w:t>Clip 25</w:t>
        </w:r>
        <w:r w:rsidRPr="00EE27B1">
          <w:rPr>
            <w:rFonts w:ascii="Calibri" w:hAnsi="Calibri"/>
            <w:i/>
            <w:rPrChange w:id="11860" w:author="Tre" w:date="2012-11-19T09:06:00Z">
              <w:rPr>
                <w:rFonts w:ascii="Calibri" w:hAnsi="Calibri"/>
                <w:i/>
                <w:color w:val="0000FF"/>
                <w:sz w:val="20"/>
                <w:szCs w:val="20"/>
                <w:u w:val="single"/>
              </w:rPr>
            </w:rPrChange>
          </w:rPr>
          <w:fldChar w:fldCharType="end"/>
        </w:r>
        <w:r w:rsidRPr="00EE27B1">
          <w:rPr>
            <w:rFonts w:ascii="Calibri" w:hAnsi="Calibri"/>
            <w:i/>
            <w:rPrChange w:id="11861" w:author="Tre" w:date="2012-11-19T09:06:00Z">
              <w:rPr>
                <w:rFonts w:ascii="Calibri" w:hAnsi="Calibri"/>
                <w:i/>
                <w:color w:val="0000FF"/>
                <w:sz w:val="20"/>
                <w:szCs w:val="20"/>
                <w:u w:val="single"/>
              </w:rPr>
            </w:rPrChange>
          </w:rPr>
          <w:t xml:space="preserve">), </w:t>
        </w:r>
        <w:del w:id="11862" w:author="Tre" w:date="2012-11-19T09:44:00Z">
          <w:r w:rsidRPr="00EE27B1">
            <w:rPr>
              <w:rFonts w:ascii="Calibri" w:hAnsi="Calibri"/>
              <w:i/>
              <w:rPrChange w:id="11863" w:author="Tre" w:date="2012-11-19T09:06:00Z">
                <w:rPr>
                  <w:rFonts w:ascii="Calibri" w:hAnsi="Calibri"/>
                  <w:i/>
                  <w:color w:val="0000FF"/>
                  <w:sz w:val="20"/>
                  <w:szCs w:val="20"/>
                  <w:u w:val="single"/>
                </w:rPr>
              </w:rPrChange>
            </w:rPr>
            <w:delText>Range (</w:delText>
          </w:r>
          <w:r w:rsidRPr="00EE27B1" w:rsidDel="00006295">
            <w:rPr>
              <w:rFonts w:ascii="Calibri" w:hAnsi="Calibri"/>
              <w:i/>
              <w:rPrChange w:id="11864" w:author="Tre" w:date="2012-11-19T09:06:00Z">
                <w:rPr>
                  <w:rFonts w:ascii="Calibri" w:hAnsi="Calibri"/>
                  <w:i/>
                  <w:color w:val="0000FF"/>
                  <w:sz w:val="20"/>
                  <w:szCs w:val="20"/>
                  <w:u w:val="single"/>
                </w:rPr>
              </w:rPrChange>
            </w:rPr>
            <w:fldChar w:fldCharType="begin"/>
          </w:r>
          <w:r w:rsidRPr="00EE27B1">
            <w:rPr>
              <w:rFonts w:ascii="Calibri" w:hAnsi="Calibri"/>
              <w:i/>
              <w:rPrChange w:id="11865"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866" w:author="Tre" w:date="2012-11-19T09:06:00Z">
                <w:rPr>
                  <w:rFonts w:ascii="Calibri" w:hAnsi="Calibri"/>
                  <w:i/>
                  <w:color w:val="0000FF"/>
                  <w:sz w:val="20"/>
                  <w:szCs w:val="20"/>
                  <w:u w:val="single"/>
                </w:rPr>
              </w:rPrChange>
            </w:rPr>
            <w:fldChar w:fldCharType="end"/>
          </w:r>
          <w:r w:rsidRPr="00EE27B1">
            <w:rPr>
              <w:rFonts w:ascii="Calibri" w:hAnsi="Calibri"/>
              <w:i/>
              <w:rPrChange w:id="11867" w:author="Tre" w:date="2012-11-19T09:06:00Z">
                <w:rPr>
                  <w:rFonts w:ascii="Calibri" w:hAnsi="Calibri"/>
                  <w:i/>
                  <w:color w:val="0000FF"/>
                  <w:sz w:val="20"/>
                  <w:szCs w:val="20"/>
                  <w:u w:val="single"/>
                </w:rPr>
              </w:rPrChange>
            </w:rPr>
            <w:delText xml:space="preserve">), </w:delText>
          </w:r>
        </w:del>
        <w:r w:rsidRPr="00EE27B1">
          <w:rPr>
            <w:rFonts w:ascii="Calibri" w:hAnsi="Calibri"/>
            <w:i/>
            <w:rPrChange w:id="11868" w:author="Tre" w:date="2012-11-19T09:06:00Z">
              <w:rPr>
                <w:rFonts w:ascii="Calibri" w:hAnsi="Calibri"/>
                <w:i/>
                <w:color w:val="0000FF"/>
                <w:sz w:val="20"/>
                <w:szCs w:val="20"/>
                <w:u w:val="single"/>
              </w:rPr>
            </w:rPrChange>
          </w:rPr>
          <w:t>Damage (</w:t>
        </w:r>
        <w:r w:rsidRPr="00EE27B1">
          <w:rPr>
            <w:rFonts w:ascii="Calibri" w:hAnsi="Calibri"/>
            <w:i/>
            <w:rPrChange w:id="11869" w:author="Tre" w:date="2012-11-19T09:06:00Z">
              <w:rPr>
                <w:rFonts w:ascii="Calibri" w:hAnsi="Calibri"/>
                <w:i/>
                <w:color w:val="0000FF"/>
                <w:sz w:val="20"/>
                <w:szCs w:val="20"/>
                <w:u w:val="single"/>
              </w:rPr>
            </w:rPrChange>
          </w:rPr>
          <w:fldChar w:fldCharType="begin"/>
        </w:r>
        <w:r w:rsidRPr="00EE27B1">
          <w:rPr>
            <w:rFonts w:ascii="Calibri" w:hAnsi="Calibri"/>
            <w:i/>
            <w:rPrChange w:id="11870"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871" w:author="Tre" w:date="2012-11-19T09:06:00Z">
              <w:rPr>
                <w:rFonts w:ascii="Calibri" w:hAnsi="Calibri"/>
                <w:i/>
                <w:color w:val="0000FF"/>
                <w:sz w:val="20"/>
                <w:szCs w:val="20"/>
                <w:u w:val="single"/>
              </w:rPr>
            </w:rPrChange>
          </w:rPr>
          <w:fldChar w:fldCharType="separate"/>
        </w:r>
        <w:r w:rsidRPr="00EE27B1">
          <w:rPr>
            <w:rFonts w:ascii="Calibri" w:hAnsi="Calibri"/>
            <w:i/>
            <w:noProof/>
            <w:rPrChange w:id="11872" w:author="Tre" w:date="2012-11-19T09:06:00Z">
              <w:rPr>
                <w:rFonts w:ascii="Calibri" w:hAnsi="Calibri"/>
                <w:i/>
                <w:noProof/>
                <w:color w:val="0000FF"/>
                <w:sz w:val="20"/>
                <w:szCs w:val="20"/>
                <w:u w:val="single"/>
              </w:rPr>
            </w:rPrChange>
          </w:rPr>
          <w:t>3</w:t>
        </w:r>
        <w:r w:rsidRPr="00EE27B1">
          <w:rPr>
            <w:rFonts w:ascii="Calibri" w:hAnsi="Calibri"/>
            <w:i/>
            <w:rPrChange w:id="11873" w:author="Tre" w:date="2012-11-19T09:06:00Z">
              <w:rPr>
                <w:rFonts w:ascii="Calibri" w:hAnsi="Calibri"/>
                <w:i/>
                <w:color w:val="0000FF"/>
                <w:sz w:val="20"/>
                <w:szCs w:val="20"/>
                <w:u w:val="single"/>
              </w:rPr>
            </w:rPrChange>
          </w:rPr>
          <w:fldChar w:fldCharType="end"/>
        </w:r>
        <w:r w:rsidRPr="00EE27B1">
          <w:rPr>
            <w:rFonts w:ascii="Calibri" w:hAnsi="Calibri"/>
            <w:i/>
            <w:rPrChange w:id="11874" w:author="Tre" w:date="2012-11-19T09:06:00Z">
              <w:rPr>
                <w:rFonts w:ascii="Calibri" w:hAnsi="Calibri"/>
                <w:i/>
                <w:color w:val="0000FF"/>
                <w:sz w:val="20"/>
                <w:szCs w:val="20"/>
                <w:u w:val="single"/>
              </w:rPr>
            </w:rPrChange>
          </w:rPr>
          <w:t>)]</w:t>
        </w:r>
      </w:ins>
    </w:p>
    <w:p w:rsidR="00381476" w:rsidRPr="000B0456" w:rsidRDefault="00EE27B1" w:rsidP="00381476">
      <w:pPr>
        <w:jc w:val="both"/>
        <w:rPr>
          <w:ins w:id="11875" w:author="frontdesk" w:date="2012-11-16T12:51:00Z"/>
          <w:rFonts w:ascii="Calibri" w:hAnsi="Calibri"/>
          <w:rPrChange w:id="11876" w:author="Tre" w:date="2012-11-19T09:06:00Z">
            <w:rPr>
              <w:ins w:id="11877" w:author="frontdesk" w:date="2012-11-16T12:51:00Z"/>
              <w:rFonts w:ascii="Calibri" w:hAnsi="Calibri"/>
              <w:sz w:val="20"/>
              <w:szCs w:val="20"/>
            </w:rPr>
          </w:rPrChange>
        </w:rPr>
      </w:pPr>
      <w:ins w:id="11878" w:author="frontdesk" w:date="2012-11-16T12:51:00Z">
        <w:r w:rsidRPr="00EE27B1">
          <w:rPr>
            <w:rFonts w:ascii="Calibri" w:hAnsi="Calibri"/>
            <w:rPrChange w:id="11879" w:author="Tre" w:date="2012-11-19T09:06:00Z">
              <w:rPr>
                <w:rFonts w:ascii="Calibri" w:hAnsi="Calibri"/>
                <w:color w:val="0000FF"/>
                <w:sz w:val="20"/>
                <w:szCs w:val="20"/>
                <w:u w:val="single"/>
              </w:rPr>
            </w:rPrChange>
          </w:rPr>
          <w:fldChar w:fldCharType="begin"/>
        </w:r>
        <w:r w:rsidRPr="00EE27B1">
          <w:rPr>
            <w:rFonts w:ascii="Calibri" w:hAnsi="Calibri"/>
            <w:rPrChange w:id="11880"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881" w:author="Tre" w:date="2012-11-19T09:06:00Z">
              <w:rPr>
                <w:rFonts w:ascii="Calibri" w:hAnsi="Calibri"/>
                <w:color w:val="0000FF"/>
                <w:sz w:val="20"/>
                <w:szCs w:val="20"/>
                <w:u w:val="single"/>
              </w:rPr>
            </w:rPrChange>
          </w:rPr>
          <w:fldChar w:fldCharType="separate"/>
        </w:r>
        <w:r w:rsidRPr="00EE27B1">
          <w:rPr>
            <w:rFonts w:ascii="Calibri" w:hAnsi="Calibri"/>
            <w:noProof/>
            <w:rPrChange w:id="11882" w:author="Tre" w:date="2012-11-19T09:06:00Z">
              <w:rPr>
                <w:rFonts w:ascii="Calibri" w:hAnsi="Calibri"/>
                <w:noProof/>
                <w:color w:val="0000FF"/>
                <w:sz w:val="20"/>
                <w:szCs w:val="20"/>
                <w:u w:val="single"/>
              </w:rPr>
            </w:rPrChange>
          </w:rPr>
          <w:t>An SMG that can fire on full automatic. The range is shorter than other fully automatic weapons, but in a tight space range, this doesn't matter. Lonely travellers can find themselves in a lot of tight spaces.</w:t>
        </w:r>
        <w:r w:rsidRPr="00EE27B1">
          <w:rPr>
            <w:rFonts w:ascii="Calibri" w:hAnsi="Calibri"/>
            <w:rPrChange w:id="11883" w:author="Tre" w:date="2012-11-19T09:06:00Z">
              <w:rPr>
                <w:rFonts w:ascii="Calibri" w:hAnsi="Calibri"/>
                <w:color w:val="0000FF"/>
                <w:sz w:val="20"/>
                <w:szCs w:val="20"/>
                <w:u w:val="single"/>
              </w:rPr>
            </w:rPrChange>
          </w:rPr>
          <w:fldChar w:fldCharType="end"/>
        </w:r>
        <w:r w:rsidRPr="00EE27B1">
          <w:rPr>
            <w:rFonts w:ascii="Calibri" w:hAnsi="Calibri"/>
            <w:rPrChange w:id="11884" w:author="Tre" w:date="2012-11-19T09:06:00Z">
              <w:rPr>
                <w:rFonts w:ascii="Calibri" w:hAnsi="Calibri"/>
                <w:color w:val="0000FF"/>
                <w:sz w:val="20"/>
                <w:szCs w:val="20"/>
                <w:u w:val="single"/>
              </w:rPr>
            </w:rPrChange>
          </w:rPr>
          <w:fldChar w:fldCharType="begin"/>
        </w:r>
        <w:r w:rsidRPr="00EE27B1">
          <w:rPr>
            <w:rFonts w:ascii="Calibri" w:hAnsi="Calibri"/>
            <w:rPrChange w:id="11885"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886"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887" w:author="frontdesk" w:date="2012-11-16T12:51:00Z"/>
        </w:rPr>
      </w:pPr>
    </w:p>
    <w:p w:rsidR="00381476" w:rsidRPr="000B0456" w:rsidRDefault="00EE27B1" w:rsidP="00381476">
      <w:pPr>
        <w:jc w:val="both"/>
        <w:rPr>
          <w:ins w:id="11888" w:author="frontdesk" w:date="2012-11-16T12:51:00Z"/>
          <w:rFonts w:ascii="Calibri" w:hAnsi="Calibri"/>
          <w:b/>
          <w:rPrChange w:id="11889" w:author="Tre" w:date="2012-11-19T09:06:00Z">
            <w:rPr>
              <w:ins w:id="11890" w:author="frontdesk" w:date="2012-11-16T12:51:00Z"/>
              <w:rFonts w:ascii="Calibri" w:hAnsi="Calibri"/>
              <w:b/>
              <w:sz w:val="22"/>
              <w:szCs w:val="22"/>
            </w:rPr>
          </w:rPrChange>
        </w:rPr>
      </w:pPr>
      <w:ins w:id="11891" w:author="frontdesk" w:date="2012-11-16T12:51:00Z">
        <w:r w:rsidRPr="00EE27B1">
          <w:rPr>
            <w:rFonts w:ascii="Calibri" w:hAnsi="Calibri"/>
            <w:b/>
            <w:rPrChange w:id="11892" w:author="Tre" w:date="2012-11-19T09:06:00Z">
              <w:rPr>
                <w:rFonts w:ascii="Calibri" w:hAnsi="Calibri"/>
                <w:b/>
                <w:color w:val="0000FF"/>
                <w:sz w:val="22"/>
                <w:szCs w:val="22"/>
                <w:u w:val="single"/>
              </w:rPr>
            </w:rPrChange>
          </w:rPr>
          <w:fldChar w:fldCharType="begin"/>
        </w:r>
        <w:r w:rsidRPr="00EE27B1">
          <w:rPr>
            <w:rFonts w:ascii="Calibri" w:hAnsi="Calibri"/>
            <w:b/>
            <w:rPrChange w:id="11893"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894" w:author="Tre" w:date="2012-11-19T09:06:00Z">
              <w:rPr>
                <w:rFonts w:ascii="Calibri" w:hAnsi="Calibri"/>
                <w:b/>
                <w:color w:val="0000FF"/>
                <w:sz w:val="22"/>
                <w:szCs w:val="22"/>
                <w:u w:val="single"/>
              </w:rPr>
            </w:rPrChange>
          </w:rPr>
          <w:fldChar w:fldCharType="separate"/>
        </w:r>
        <w:r w:rsidRPr="00EE27B1">
          <w:rPr>
            <w:rFonts w:ascii="Calibri" w:hAnsi="Calibri"/>
            <w:b/>
            <w:noProof/>
            <w:rPrChange w:id="11895" w:author="Tre" w:date="2012-11-19T09:06:00Z">
              <w:rPr>
                <w:rFonts w:ascii="Calibri" w:hAnsi="Calibri"/>
                <w:b/>
                <w:noProof/>
                <w:color w:val="0000FF"/>
                <w:sz w:val="22"/>
                <w:szCs w:val="22"/>
                <w:u w:val="single"/>
              </w:rPr>
            </w:rPrChange>
          </w:rPr>
          <w:t>Machine guns "Skoda"</w:t>
        </w:r>
        <w:r w:rsidRPr="00EE27B1">
          <w:rPr>
            <w:rFonts w:ascii="Calibri" w:hAnsi="Calibri"/>
            <w:b/>
            <w:rPrChange w:id="11896"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897" w:author="frontdesk" w:date="2012-11-16T12:51:00Z"/>
          <w:rFonts w:ascii="Calibri" w:hAnsi="Calibri"/>
          <w:i/>
          <w:rPrChange w:id="11898" w:author="Tre" w:date="2012-11-19T09:06:00Z">
            <w:rPr>
              <w:ins w:id="11899" w:author="frontdesk" w:date="2012-11-16T12:51:00Z"/>
              <w:rFonts w:ascii="Calibri" w:hAnsi="Calibri"/>
              <w:i/>
              <w:sz w:val="20"/>
              <w:szCs w:val="20"/>
            </w:rPr>
          </w:rPrChange>
        </w:rPr>
      </w:pPr>
      <w:ins w:id="11900" w:author="frontdesk" w:date="2012-11-16T12:51:00Z">
        <w:r w:rsidRPr="00EE27B1">
          <w:rPr>
            <w:rFonts w:ascii="Calibri" w:hAnsi="Calibri"/>
            <w:i/>
            <w:rPrChange w:id="11901" w:author="Tre" w:date="2012-11-19T09:06:00Z">
              <w:rPr>
                <w:rFonts w:ascii="Calibri" w:hAnsi="Calibri"/>
                <w:i/>
                <w:color w:val="0000FF"/>
                <w:sz w:val="20"/>
                <w:szCs w:val="20"/>
                <w:u w:val="single"/>
              </w:rPr>
            </w:rPrChange>
          </w:rPr>
          <w:t>[Type (</w:t>
        </w:r>
        <w:r w:rsidRPr="00EE27B1">
          <w:rPr>
            <w:rFonts w:ascii="Calibri" w:hAnsi="Calibri"/>
            <w:i/>
            <w:rPrChange w:id="11902" w:author="Tre" w:date="2012-11-19T09:06:00Z">
              <w:rPr>
                <w:rFonts w:ascii="Calibri" w:hAnsi="Calibri"/>
                <w:i/>
                <w:color w:val="0000FF"/>
                <w:sz w:val="20"/>
                <w:szCs w:val="20"/>
                <w:u w:val="single"/>
              </w:rPr>
            </w:rPrChange>
          </w:rPr>
          <w:fldChar w:fldCharType="begin"/>
        </w:r>
        <w:r w:rsidRPr="00EE27B1">
          <w:rPr>
            <w:rFonts w:ascii="Calibri" w:hAnsi="Calibri"/>
            <w:i/>
            <w:rPrChange w:id="11903"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904" w:author="Tre" w:date="2012-11-19T09:06:00Z">
              <w:rPr>
                <w:rFonts w:ascii="Calibri" w:hAnsi="Calibri"/>
                <w:i/>
                <w:color w:val="0000FF"/>
                <w:sz w:val="20"/>
                <w:szCs w:val="20"/>
                <w:u w:val="single"/>
              </w:rPr>
            </w:rPrChange>
          </w:rPr>
          <w:fldChar w:fldCharType="separate"/>
        </w:r>
        <w:r w:rsidRPr="00EE27B1">
          <w:rPr>
            <w:rFonts w:ascii="Calibri" w:hAnsi="Calibri"/>
            <w:i/>
            <w:noProof/>
            <w:rPrChange w:id="11905" w:author="Tre" w:date="2012-11-19T09:06:00Z">
              <w:rPr>
                <w:rFonts w:ascii="Calibri" w:hAnsi="Calibri"/>
                <w:i/>
                <w:noProof/>
                <w:color w:val="0000FF"/>
                <w:sz w:val="20"/>
                <w:szCs w:val="20"/>
                <w:u w:val="single"/>
              </w:rPr>
            </w:rPrChange>
          </w:rPr>
          <w:t>Gun</w:t>
        </w:r>
        <w:r w:rsidRPr="00EE27B1">
          <w:rPr>
            <w:rFonts w:ascii="Calibri" w:hAnsi="Calibri"/>
            <w:i/>
            <w:rPrChange w:id="11906" w:author="Tre" w:date="2012-11-19T09:06:00Z">
              <w:rPr>
                <w:rFonts w:ascii="Calibri" w:hAnsi="Calibri"/>
                <w:i/>
                <w:color w:val="0000FF"/>
                <w:sz w:val="20"/>
                <w:szCs w:val="20"/>
                <w:u w:val="single"/>
              </w:rPr>
            </w:rPrChange>
          </w:rPr>
          <w:fldChar w:fldCharType="end"/>
        </w:r>
        <w:r w:rsidRPr="00EE27B1">
          <w:rPr>
            <w:rFonts w:ascii="Calibri" w:hAnsi="Calibri"/>
            <w:i/>
            <w:rPrChange w:id="11907" w:author="Tre" w:date="2012-11-19T09:06:00Z">
              <w:rPr>
                <w:rFonts w:ascii="Calibri" w:hAnsi="Calibri"/>
                <w:i/>
                <w:color w:val="0000FF"/>
                <w:sz w:val="20"/>
                <w:szCs w:val="20"/>
                <w:u w:val="single"/>
              </w:rPr>
            </w:rPrChange>
          </w:rPr>
          <w:t>), Rate (</w:t>
        </w:r>
        <w:r w:rsidRPr="00EE27B1">
          <w:rPr>
            <w:rFonts w:ascii="Calibri" w:hAnsi="Calibri"/>
            <w:i/>
            <w:rPrChange w:id="11908" w:author="Tre" w:date="2012-11-19T09:06:00Z">
              <w:rPr>
                <w:rFonts w:ascii="Calibri" w:hAnsi="Calibri"/>
                <w:i/>
                <w:color w:val="0000FF"/>
                <w:sz w:val="20"/>
                <w:szCs w:val="20"/>
                <w:u w:val="single"/>
              </w:rPr>
            </w:rPrChange>
          </w:rPr>
          <w:fldChar w:fldCharType="begin"/>
        </w:r>
        <w:r w:rsidRPr="00EE27B1">
          <w:rPr>
            <w:rFonts w:ascii="Calibri" w:hAnsi="Calibri"/>
            <w:i/>
            <w:rPrChange w:id="11909"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910" w:author="Tre" w:date="2012-11-19T09:06:00Z">
              <w:rPr>
                <w:rFonts w:ascii="Calibri" w:hAnsi="Calibri"/>
                <w:i/>
                <w:color w:val="0000FF"/>
                <w:sz w:val="20"/>
                <w:szCs w:val="20"/>
                <w:u w:val="single"/>
              </w:rPr>
            </w:rPrChange>
          </w:rPr>
          <w:fldChar w:fldCharType="separate"/>
        </w:r>
        <w:r w:rsidRPr="00EE27B1">
          <w:rPr>
            <w:rFonts w:ascii="Calibri" w:hAnsi="Calibri"/>
            <w:i/>
            <w:noProof/>
            <w:rPrChange w:id="11911" w:author="Tre" w:date="2012-11-19T09:06:00Z">
              <w:rPr>
                <w:rFonts w:ascii="Calibri" w:hAnsi="Calibri"/>
                <w:i/>
                <w:noProof/>
                <w:color w:val="0000FF"/>
                <w:sz w:val="20"/>
                <w:szCs w:val="20"/>
                <w:u w:val="single"/>
              </w:rPr>
            </w:rPrChange>
          </w:rPr>
          <w:t>Full Auto</w:t>
        </w:r>
        <w:r w:rsidRPr="00EE27B1">
          <w:rPr>
            <w:rFonts w:ascii="Calibri" w:hAnsi="Calibri"/>
            <w:i/>
            <w:rPrChange w:id="11912" w:author="Tre" w:date="2012-11-19T09:06:00Z">
              <w:rPr>
                <w:rFonts w:ascii="Calibri" w:hAnsi="Calibri"/>
                <w:i/>
                <w:color w:val="0000FF"/>
                <w:sz w:val="20"/>
                <w:szCs w:val="20"/>
                <w:u w:val="single"/>
              </w:rPr>
            </w:rPrChange>
          </w:rPr>
          <w:fldChar w:fldCharType="end"/>
        </w:r>
        <w:r w:rsidRPr="00EE27B1">
          <w:rPr>
            <w:rFonts w:ascii="Calibri" w:hAnsi="Calibri"/>
            <w:i/>
            <w:rPrChange w:id="11913" w:author="Tre" w:date="2012-11-19T09:06:00Z">
              <w:rPr>
                <w:rFonts w:ascii="Calibri" w:hAnsi="Calibri"/>
                <w:i/>
                <w:color w:val="0000FF"/>
                <w:sz w:val="20"/>
                <w:szCs w:val="20"/>
                <w:u w:val="single"/>
              </w:rPr>
            </w:rPrChange>
          </w:rPr>
          <w:t>), Ammo (</w:t>
        </w:r>
        <w:r w:rsidRPr="00EE27B1">
          <w:rPr>
            <w:rFonts w:ascii="Calibri" w:hAnsi="Calibri"/>
            <w:i/>
            <w:rPrChange w:id="11914" w:author="Tre" w:date="2012-11-19T09:06:00Z">
              <w:rPr>
                <w:rFonts w:ascii="Calibri" w:hAnsi="Calibri"/>
                <w:i/>
                <w:color w:val="0000FF"/>
                <w:sz w:val="20"/>
                <w:szCs w:val="20"/>
                <w:u w:val="single"/>
              </w:rPr>
            </w:rPrChange>
          </w:rPr>
          <w:fldChar w:fldCharType="begin"/>
        </w:r>
        <w:r w:rsidRPr="00EE27B1">
          <w:rPr>
            <w:rFonts w:ascii="Calibri" w:hAnsi="Calibri"/>
            <w:i/>
            <w:rPrChange w:id="11915"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916" w:author="Tre" w:date="2012-11-19T09:06:00Z">
              <w:rPr>
                <w:rFonts w:ascii="Calibri" w:hAnsi="Calibri"/>
                <w:i/>
                <w:color w:val="0000FF"/>
                <w:sz w:val="20"/>
                <w:szCs w:val="20"/>
                <w:u w:val="single"/>
              </w:rPr>
            </w:rPrChange>
          </w:rPr>
          <w:fldChar w:fldCharType="separate"/>
        </w:r>
        <w:r w:rsidRPr="00EE27B1">
          <w:rPr>
            <w:rFonts w:ascii="Calibri" w:hAnsi="Calibri"/>
            <w:i/>
            <w:noProof/>
            <w:rPrChange w:id="11917" w:author="Tre" w:date="2012-11-19T09:06:00Z">
              <w:rPr>
                <w:rFonts w:ascii="Calibri" w:hAnsi="Calibri"/>
                <w:i/>
                <w:noProof/>
                <w:color w:val="0000FF"/>
                <w:sz w:val="20"/>
                <w:szCs w:val="20"/>
                <w:u w:val="single"/>
              </w:rPr>
            </w:rPrChange>
          </w:rPr>
          <w:t>Belt 50</w:t>
        </w:r>
        <w:r w:rsidRPr="00EE27B1">
          <w:rPr>
            <w:rFonts w:ascii="Calibri" w:hAnsi="Calibri"/>
            <w:i/>
            <w:rPrChange w:id="11918" w:author="Tre" w:date="2012-11-19T09:06:00Z">
              <w:rPr>
                <w:rFonts w:ascii="Calibri" w:hAnsi="Calibri"/>
                <w:i/>
                <w:color w:val="0000FF"/>
                <w:sz w:val="20"/>
                <w:szCs w:val="20"/>
                <w:u w:val="single"/>
              </w:rPr>
            </w:rPrChange>
          </w:rPr>
          <w:fldChar w:fldCharType="end"/>
        </w:r>
        <w:r w:rsidRPr="00EE27B1">
          <w:rPr>
            <w:rFonts w:ascii="Calibri" w:hAnsi="Calibri"/>
            <w:i/>
            <w:rPrChange w:id="11919" w:author="Tre" w:date="2012-11-19T09:06:00Z">
              <w:rPr>
                <w:rFonts w:ascii="Calibri" w:hAnsi="Calibri"/>
                <w:i/>
                <w:color w:val="0000FF"/>
                <w:sz w:val="20"/>
                <w:szCs w:val="20"/>
                <w:u w:val="single"/>
              </w:rPr>
            </w:rPrChange>
          </w:rPr>
          <w:t xml:space="preserve">), </w:t>
        </w:r>
        <w:del w:id="11920" w:author="Tre" w:date="2012-11-19T09:44:00Z">
          <w:r w:rsidRPr="00EE27B1">
            <w:rPr>
              <w:rFonts w:ascii="Calibri" w:hAnsi="Calibri"/>
              <w:i/>
              <w:rPrChange w:id="11921" w:author="Tre" w:date="2012-11-19T09:06:00Z">
                <w:rPr>
                  <w:rFonts w:ascii="Calibri" w:hAnsi="Calibri"/>
                  <w:i/>
                  <w:color w:val="0000FF"/>
                  <w:sz w:val="20"/>
                  <w:szCs w:val="20"/>
                  <w:u w:val="single"/>
                </w:rPr>
              </w:rPrChange>
            </w:rPr>
            <w:delText>Range (</w:delText>
          </w:r>
          <w:r w:rsidRPr="00EE27B1" w:rsidDel="00006295">
            <w:rPr>
              <w:rFonts w:ascii="Calibri" w:hAnsi="Calibri"/>
              <w:i/>
              <w:rPrChange w:id="11922" w:author="Tre" w:date="2012-11-19T09:06:00Z">
                <w:rPr>
                  <w:rFonts w:ascii="Calibri" w:hAnsi="Calibri"/>
                  <w:i/>
                  <w:color w:val="0000FF"/>
                  <w:sz w:val="20"/>
                  <w:szCs w:val="20"/>
                  <w:u w:val="single"/>
                </w:rPr>
              </w:rPrChange>
            </w:rPr>
            <w:fldChar w:fldCharType="begin"/>
          </w:r>
          <w:r w:rsidRPr="00EE27B1">
            <w:rPr>
              <w:rFonts w:ascii="Calibri" w:hAnsi="Calibri"/>
              <w:i/>
              <w:rPrChange w:id="11923"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924" w:author="Tre" w:date="2012-11-19T09:06:00Z">
                <w:rPr>
                  <w:rFonts w:ascii="Calibri" w:hAnsi="Calibri"/>
                  <w:i/>
                  <w:color w:val="0000FF"/>
                  <w:sz w:val="20"/>
                  <w:szCs w:val="20"/>
                  <w:u w:val="single"/>
                </w:rPr>
              </w:rPrChange>
            </w:rPr>
            <w:fldChar w:fldCharType="end"/>
          </w:r>
          <w:r w:rsidRPr="00EE27B1">
            <w:rPr>
              <w:rFonts w:ascii="Calibri" w:hAnsi="Calibri"/>
              <w:i/>
              <w:rPrChange w:id="11925" w:author="Tre" w:date="2012-11-19T09:06:00Z">
                <w:rPr>
                  <w:rFonts w:ascii="Calibri" w:hAnsi="Calibri"/>
                  <w:i/>
                  <w:color w:val="0000FF"/>
                  <w:sz w:val="20"/>
                  <w:szCs w:val="20"/>
                  <w:u w:val="single"/>
                </w:rPr>
              </w:rPrChange>
            </w:rPr>
            <w:delText xml:space="preserve">), </w:delText>
          </w:r>
        </w:del>
        <w:r w:rsidRPr="00EE27B1">
          <w:rPr>
            <w:rFonts w:ascii="Calibri" w:hAnsi="Calibri"/>
            <w:i/>
            <w:rPrChange w:id="11926" w:author="Tre" w:date="2012-11-19T09:06:00Z">
              <w:rPr>
                <w:rFonts w:ascii="Calibri" w:hAnsi="Calibri"/>
                <w:i/>
                <w:color w:val="0000FF"/>
                <w:sz w:val="20"/>
                <w:szCs w:val="20"/>
                <w:u w:val="single"/>
              </w:rPr>
            </w:rPrChange>
          </w:rPr>
          <w:t>Damage (</w:t>
        </w:r>
        <w:r w:rsidRPr="00EE27B1">
          <w:rPr>
            <w:rFonts w:ascii="Calibri" w:hAnsi="Calibri"/>
            <w:i/>
            <w:rPrChange w:id="11927" w:author="Tre" w:date="2012-11-19T09:06:00Z">
              <w:rPr>
                <w:rFonts w:ascii="Calibri" w:hAnsi="Calibri"/>
                <w:i/>
                <w:color w:val="0000FF"/>
                <w:sz w:val="20"/>
                <w:szCs w:val="20"/>
                <w:u w:val="single"/>
              </w:rPr>
            </w:rPrChange>
          </w:rPr>
          <w:fldChar w:fldCharType="begin"/>
        </w:r>
        <w:r w:rsidRPr="00EE27B1">
          <w:rPr>
            <w:rFonts w:ascii="Calibri" w:hAnsi="Calibri"/>
            <w:i/>
            <w:rPrChange w:id="11928"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929" w:author="Tre" w:date="2012-11-19T09:06:00Z">
              <w:rPr>
                <w:rFonts w:ascii="Calibri" w:hAnsi="Calibri"/>
                <w:i/>
                <w:color w:val="0000FF"/>
                <w:sz w:val="20"/>
                <w:szCs w:val="20"/>
                <w:u w:val="single"/>
              </w:rPr>
            </w:rPrChange>
          </w:rPr>
          <w:fldChar w:fldCharType="separate"/>
        </w:r>
        <w:r w:rsidRPr="00EE27B1">
          <w:rPr>
            <w:rFonts w:ascii="Calibri" w:hAnsi="Calibri"/>
            <w:i/>
            <w:noProof/>
            <w:rPrChange w:id="11930" w:author="Tre" w:date="2012-11-19T09:06:00Z">
              <w:rPr>
                <w:rFonts w:ascii="Calibri" w:hAnsi="Calibri"/>
                <w:i/>
                <w:noProof/>
                <w:color w:val="0000FF"/>
                <w:sz w:val="20"/>
                <w:szCs w:val="20"/>
                <w:u w:val="single"/>
              </w:rPr>
            </w:rPrChange>
          </w:rPr>
          <w:t>4</w:t>
        </w:r>
        <w:r w:rsidRPr="00EE27B1">
          <w:rPr>
            <w:rFonts w:ascii="Calibri" w:hAnsi="Calibri"/>
            <w:i/>
            <w:rPrChange w:id="11931" w:author="Tre" w:date="2012-11-19T09:06:00Z">
              <w:rPr>
                <w:rFonts w:ascii="Calibri" w:hAnsi="Calibri"/>
                <w:i/>
                <w:color w:val="0000FF"/>
                <w:sz w:val="20"/>
                <w:szCs w:val="20"/>
                <w:u w:val="single"/>
              </w:rPr>
            </w:rPrChange>
          </w:rPr>
          <w:fldChar w:fldCharType="end"/>
        </w:r>
        <w:r w:rsidRPr="00EE27B1">
          <w:rPr>
            <w:rFonts w:ascii="Calibri" w:hAnsi="Calibri"/>
            <w:i/>
            <w:rPrChange w:id="11932" w:author="Tre" w:date="2012-11-19T09:06:00Z">
              <w:rPr>
                <w:rFonts w:ascii="Calibri" w:hAnsi="Calibri"/>
                <w:i/>
                <w:color w:val="0000FF"/>
                <w:sz w:val="20"/>
                <w:szCs w:val="20"/>
                <w:u w:val="single"/>
              </w:rPr>
            </w:rPrChange>
          </w:rPr>
          <w:t>)]</w:t>
        </w:r>
      </w:ins>
    </w:p>
    <w:p w:rsidR="00381476" w:rsidRPr="000B0456" w:rsidRDefault="00EE27B1" w:rsidP="00381476">
      <w:pPr>
        <w:jc w:val="both"/>
        <w:rPr>
          <w:ins w:id="11933" w:author="frontdesk" w:date="2012-11-16T12:51:00Z"/>
          <w:rFonts w:ascii="Calibri" w:hAnsi="Calibri"/>
          <w:rPrChange w:id="11934" w:author="Tre" w:date="2012-11-19T09:06:00Z">
            <w:rPr>
              <w:ins w:id="11935" w:author="frontdesk" w:date="2012-11-16T12:51:00Z"/>
              <w:rFonts w:ascii="Calibri" w:hAnsi="Calibri"/>
              <w:sz w:val="20"/>
              <w:szCs w:val="20"/>
            </w:rPr>
          </w:rPrChange>
        </w:rPr>
      </w:pPr>
      <w:ins w:id="11936" w:author="frontdesk" w:date="2012-11-16T12:51:00Z">
        <w:r w:rsidRPr="00EE27B1">
          <w:rPr>
            <w:rFonts w:ascii="Calibri" w:hAnsi="Calibri"/>
            <w:rPrChange w:id="11937" w:author="Tre" w:date="2012-11-19T09:06:00Z">
              <w:rPr>
                <w:rFonts w:ascii="Calibri" w:hAnsi="Calibri"/>
                <w:color w:val="0000FF"/>
                <w:sz w:val="20"/>
                <w:szCs w:val="20"/>
                <w:u w:val="single"/>
              </w:rPr>
            </w:rPrChange>
          </w:rPr>
          <w:fldChar w:fldCharType="begin"/>
        </w:r>
        <w:r w:rsidRPr="00EE27B1">
          <w:rPr>
            <w:rFonts w:ascii="Calibri" w:hAnsi="Calibri"/>
            <w:rPrChange w:id="11938"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939" w:author="Tre" w:date="2012-11-19T09:06:00Z">
              <w:rPr>
                <w:rFonts w:ascii="Calibri" w:hAnsi="Calibri"/>
                <w:color w:val="0000FF"/>
                <w:sz w:val="20"/>
                <w:szCs w:val="20"/>
                <w:u w:val="single"/>
              </w:rPr>
            </w:rPrChange>
          </w:rPr>
          <w:fldChar w:fldCharType="separate"/>
        </w:r>
        <w:r w:rsidRPr="00EE27B1">
          <w:rPr>
            <w:rFonts w:ascii="Calibri" w:hAnsi="Calibri"/>
            <w:noProof/>
            <w:rPrChange w:id="11940" w:author="Tre" w:date="2012-11-19T09:06:00Z">
              <w:rPr>
                <w:rFonts w:ascii="Calibri" w:hAnsi="Calibri"/>
                <w:noProof/>
                <w:color w:val="0000FF"/>
                <w:sz w:val="20"/>
                <w:szCs w:val="20"/>
                <w:u w:val="single"/>
              </w:rPr>
            </w:rPrChange>
          </w:rPr>
          <w:t>A large machine gun that needs a tripod or harness to fire it. The weapons is long and has lots of recoil.</w:t>
        </w:r>
        <w:r w:rsidRPr="00EE27B1">
          <w:rPr>
            <w:rFonts w:ascii="Calibri" w:hAnsi="Calibri"/>
            <w:rPrChange w:id="11941" w:author="Tre" w:date="2012-11-19T09:06:00Z">
              <w:rPr>
                <w:rFonts w:ascii="Calibri" w:hAnsi="Calibri"/>
                <w:color w:val="0000FF"/>
                <w:sz w:val="20"/>
                <w:szCs w:val="20"/>
                <w:u w:val="single"/>
              </w:rPr>
            </w:rPrChange>
          </w:rPr>
          <w:fldChar w:fldCharType="end"/>
        </w:r>
        <w:r w:rsidRPr="00EE27B1">
          <w:rPr>
            <w:rFonts w:ascii="Calibri" w:hAnsi="Calibri"/>
            <w:rPrChange w:id="11942" w:author="Tre" w:date="2012-11-19T09:06:00Z">
              <w:rPr>
                <w:rFonts w:ascii="Calibri" w:hAnsi="Calibri"/>
                <w:color w:val="0000FF"/>
                <w:sz w:val="20"/>
                <w:szCs w:val="20"/>
                <w:u w:val="single"/>
              </w:rPr>
            </w:rPrChange>
          </w:rPr>
          <w:fldChar w:fldCharType="begin"/>
        </w:r>
        <w:r w:rsidRPr="00EE27B1">
          <w:rPr>
            <w:rFonts w:ascii="Calibri" w:hAnsi="Calibri"/>
            <w:rPrChange w:id="11943"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1944" w:author="Tre" w:date="2012-11-19T09:06:00Z">
              <w:rPr>
                <w:rFonts w:ascii="Calibri" w:hAnsi="Calibri"/>
                <w:color w:val="0000FF"/>
                <w:sz w:val="20"/>
                <w:szCs w:val="20"/>
                <w:u w:val="single"/>
              </w:rPr>
            </w:rPrChange>
          </w:rPr>
          <w:fldChar w:fldCharType="end"/>
        </w:r>
      </w:ins>
    </w:p>
    <w:p w:rsidR="00381476" w:rsidRPr="000B0456" w:rsidRDefault="00381476" w:rsidP="00381476">
      <w:pPr>
        <w:rPr>
          <w:ins w:id="11945" w:author="frontdesk" w:date="2012-11-16T12:51:00Z"/>
        </w:rPr>
      </w:pPr>
    </w:p>
    <w:p w:rsidR="00381476" w:rsidRPr="000B0456" w:rsidRDefault="00EE27B1" w:rsidP="00381476">
      <w:pPr>
        <w:jc w:val="both"/>
        <w:rPr>
          <w:ins w:id="11946" w:author="frontdesk" w:date="2012-11-16T12:51:00Z"/>
          <w:rFonts w:ascii="Calibri" w:hAnsi="Calibri"/>
          <w:b/>
          <w:rPrChange w:id="11947" w:author="Tre" w:date="2012-11-19T09:06:00Z">
            <w:rPr>
              <w:ins w:id="11948" w:author="frontdesk" w:date="2012-11-16T12:51:00Z"/>
              <w:rFonts w:ascii="Calibri" w:hAnsi="Calibri"/>
              <w:b/>
              <w:sz w:val="22"/>
              <w:szCs w:val="22"/>
            </w:rPr>
          </w:rPrChange>
        </w:rPr>
      </w:pPr>
      <w:ins w:id="11949" w:author="frontdesk" w:date="2012-11-16T12:51:00Z">
        <w:r w:rsidRPr="00EE27B1">
          <w:rPr>
            <w:rFonts w:ascii="Calibri" w:hAnsi="Calibri"/>
            <w:b/>
            <w:rPrChange w:id="11950" w:author="Tre" w:date="2012-11-19T09:06:00Z">
              <w:rPr>
                <w:rFonts w:ascii="Calibri" w:hAnsi="Calibri"/>
                <w:b/>
                <w:color w:val="0000FF"/>
                <w:sz w:val="22"/>
                <w:szCs w:val="22"/>
                <w:u w:val="single"/>
              </w:rPr>
            </w:rPrChange>
          </w:rPr>
          <w:fldChar w:fldCharType="begin"/>
        </w:r>
        <w:r w:rsidRPr="00EE27B1">
          <w:rPr>
            <w:rFonts w:ascii="Calibri" w:hAnsi="Calibri"/>
            <w:b/>
            <w:rPrChange w:id="11951"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1952" w:author="Tre" w:date="2012-11-19T09:06:00Z">
              <w:rPr>
                <w:rFonts w:ascii="Calibri" w:hAnsi="Calibri"/>
                <w:b/>
                <w:color w:val="0000FF"/>
                <w:sz w:val="22"/>
                <w:szCs w:val="22"/>
                <w:u w:val="single"/>
              </w:rPr>
            </w:rPrChange>
          </w:rPr>
          <w:fldChar w:fldCharType="separate"/>
        </w:r>
        <w:r w:rsidRPr="00EE27B1">
          <w:rPr>
            <w:rFonts w:ascii="Calibri" w:hAnsi="Calibri"/>
            <w:b/>
            <w:noProof/>
            <w:rPrChange w:id="11953" w:author="Tre" w:date="2012-11-19T09:06:00Z">
              <w:rPr>
                <w:rFonts w:ascii="Calibri" w:hAnsi="Calibri"/>
                <w:b/>
                <w:noProof/>
                <w:color w:val="0000FF"/>
                <w:sz w:val="22"/>
                <w:szCs w:val="22"/>
                <w:u w:val="single"/>
              </w:rPr>
            </w:rPrChange>
          </w:rPr>
          <w:t>Machine guns "Mauser Mini gun"</w:t>
        </w:r>
        <w:r w:rsidRPr="00EE27B1">
          <w:rPr>
            <w:rFonts w:ascii="Calibri" w:hAnsi="Calibri"/>
            <w:b/>
            <w:rPrChange w:id="11954"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1955" w:author="frontdesk" w:date="2012-11-16T12:51:00Z"/>
          <w:rFonts w:ascii="Calibri" w:hAnsi="Calibri"/>
          <w:i/>
          <w:rPrChange w:id="11956" w:author="Tre" w:date="2012-11-19T09:06:00Z">
            <w:rPr>
              <w:ins w:id="11957" w:author="frontdesk" w:date="2012-11-16T12:51:00Z"/>
              <w:rFonts w:ascii="Calibri" w:hAnsi="Calibri"/>
              <w:i/>
              <w:sz w:val="20"/>
              <w:szCs w:val="20"/>
            </w:rPr>
          </w:rPrChange>
        </w:rPr>
      </w:pPr>
      <w:ins w:id="11958" w:author="frontdesk" w:date="2012-11-16T12:51:00Z">
        <w:r w:rsidRPr="00EE27B1">
          <w:rPr>
            <w:rFonts w:ascii="Calibri" w:hAnsi="Calibri"/>
            <w:i/>
            <w:rPrChange w:id="11959" w:author="Tre" w:date="2012-11-19T09:06:00Z">
              <w:rPr>
                <w:rFonts w:ascii="Calibri" w:hAnsi="Calibri"/>
                <w:i/>
                <w:color w:val="0000FF"/>
                <w:sz w:val="20"/>
                <w:szCs w:val="20"/>
                <w:u w:val="single"/>
              </w:rPr>
            </w:rPrChange>
          </w:rPr>
          <w:t>[Type (</w:t>
        </w:r>
        <w:r w:rsidRPr="00EE27B1">
          <w:rPr>
            <w:rFonts w:ascii="Calibri" w:hAnsi="Calibri"/>
            <w:i/>
            <w:rPrChange w:id="11960" w:author="Tre" w:date="2012-11-19T09:06:00Z">
              <w:rPr>
                <w:rFonts w:ascii="Calibri" w:hAnsi="Calibri"/>
                <w:i/>
                <w:color w:val="0000FF"/>
                <w:sz w:val="20"/>
                <w:szCs w:val="20"/>
                <w:u w:val="single"/>
              </w:rPr>
            </w:rPrChange>
          </w:rPr>
          <w:fldChar w:fldCharType="begin"/>
        </w:r>
        <w:r w:rsidRPr="00EE27B1">
          <w:rPr>
            <w:rFonts w:ascii="Calibri" w:hAnsi="Calibri"/>
            <w:i/>
            <w:rPrChange w:id="11961"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1962" w:author="Tre" w:date="2012-11-19T09:06:00Z">
              <w:rPr>
                <w:rFonts w:ascii="Calibri" w:hAnsi="Calibri"/>
                <w:i/>
                <w:color w:val="0000FF"/>
                <w:sz w:val="20"/>
                <w:szCs w:val="20"/>
                <w:u w:val="single"/>
              </w:rPr>
            </w:rPrChange>
          </w:rPr>
          <w:fldChar w:fldCharType="separate"/>
        </w:r>
        <w:r w:rsidRPr="00EE27B1">
          <w:rPr>
            <w:rFonts w:ascii="Calibri" w:hAnsi="Calibri"/>
            <w:i/>
            <w:noProof/>
            <w:rPrChange w:id="11963" w:author="Tre" w:date="2012-11-19T09:06:00Z">
              <w:rPr>
                <w:rFonts w:ascii="Calibri" w:hAnsi="Calibri"/>
                <w:i/>
                <w:noProof/>
                <w:color w:val="0000FF"/>
                <w:sz w:val="20"/>
                <w:szCs w:val="20"/>
                <w:u w:val="single"/>
              </w:rPr>
            </w:rPrChange>
          </w:rPr>
          <w:t>Gun</w:t>
        </w:r>
        <w:r w:rsidRPr="00EE27B1">
          <w:rPr>
            <w:rFonts w:ascii="Calibri" w:hAnsi="Calibri"/>
            <w:i/>
            <w:rPrChange w:id="11964" w:author="Tre" w:date="2012-11-19T09:06:00Z">
              <w:rPr>
                <w:rFonts w:ascii="Calibri" w:hAnsi="Calibri"/>
                <w:i/>
                <w:color w:val="0000FF"/>
                <w:sz w:val="20"/>
                <w:szCs w:val="20"/>
                <w:u w:val="single"/>
              </w:rPr>
            </w:rPrChange>
          </w:rPr>
          <w:fldChar w:fldCharType="end"/>
        </w:r>
        <w:r w:rsidRPr="00EE27B1">
          <w:rPr>
            <w:rFonts w:ascii="Calibri" w:hAnsi="Calibri"/>
            <w:i/>
            <w:rPrChange w:id="11965" w:author="Tre" w:date="2012-11-19T09:06:00Z">
              <w:rPr>
                <w:rFonts w:ascii="Calibri" w:hAnsi="Calibri"/>
                <w:i/>
                <w:color w:val="0000FF"/>
                <w:sz w:val="20"/>
                <w:szCs w:val="20"/>
                <w:u w:val="single"/>
              </w:rPr>
            </w:rPrChange>
          </w:rPr>
          <w:t>), Rate (</w:t>
        </w:r>
        <w:r w:rsidRPr="00EE27B1">
          <w:rPr>
            <w:rFonts w:ascii="Calibri" w:hAnsi="Calibri"/>
            <w:i/>
            <w:rPrChange w:id="11966" w:author="Tre" w:date="2012-11-19T09:06:00Z">
              <w:rPr>
                <w:rFonts w:ascii="Calibri" w:hAnsi="Calibri"/>
                <w:i/>
                <w:color w:val="0000FF"/>
                <w:sz w:val="20"/>
                <w:szCs w:val="20"/>
                <w:u w:val="single"/>
              </w:rPr>
            </w:rPrChange>
          </w:rPr>
          <w:fldChar w:fldCharType="begin"/>
        </w:r>
        <w:r w:rsidRPr="00EE27B1">
          <w:rPr>
            <w:rFonts w:ascii="Calibri" w:hAnsi="Calibri"/>
            <w:i/>
            <w:rPrChange w:id="11967"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1968" w:author="Tre" w:date="2012-11-19T09:06:00Z">
              <w:rPr>
                <w:rFonts w:ascii="Calibri" w:hAnsi="Calibri"/>
                <w:i/>
                <w:color w:val="0000FF"/>
                <w:sz w:val="20"/>
                <w:szCs w:val="20"/>
                <w:u w:val="single"/>
              </w:rPr>
            </w:rPrChange>
          </w:rPr>
          <w:fldChar w:fldCharType="separate"/>
        </w:r>
        <w:r w:rsidRPr="00EE27B1">
          <w:rPr>
            <w:rFonts w:ascii="Calibri" w:hAnsi="Calibri"/>
            <w:i/>
            <w:noProof/>
            <w:rPrChange w:id="11969" w:author="Tre" w:date="2012-11-19T09:06:00Z">
              <w:rPr>
                <w:rFonts w:ascii="Calibri" w:hAnsi="Calibri"/>
                <w:i/>
                <w:noProof/>
                <w:color w:val="0000FF"/>
                <w:sz w:val="20"/>
                <w:szCs w:val="20"/>
                <w:u w:val="single"/>
              </w:rPr>
            </w:rPrChange>
          </w:rPr>
          <w:t>Full Auto</w:t>
        </w:r>
        <w:r w:rsidRPr="00EE27B1">
          <w:rPr>
            <w:rFonts w:ascii="Calibri" w:hAnsi="Calibri"/>
            <w:i/>
            <w:rPrChange w:id="11970" w:author="Tre" w:date="2012-11-19T09:06:00Z">
              <w:rPr>
                <w:rFonts w:ascii="Calibri" w:hAnsi="Calibri"/>
                <w:i/>
                <w:color w:val="0000FF"/>
                <w:sz w:val="20"/>
                <w:szCs w:val="20"/>
                <w:u w:val="single"/>
              </w:rPr>
            </w:rPrChange>
          </w:rPr>
          <w:fldChar w:fldCharType="end"/>
        </w:r>
        <w:r w:rsidRPr="00EE27B1">
          <w:rPr>
            <w:rFonts w:ascii="Calibri" w:hAnsi="Calibri"/>
            <w:i/>
            <w:rPrChange w:id="11971" w:author="Tre" w:date="2012-11-19T09:06:00Z">
              <w:rPr>
                <w:rFonts w:ascii="Calibri" w:hAnsi="Calibri"/>
                <w:i/>
                <w:color w:val="0000FF"/>
                <w:sz w:val="20"/>
                <w:szCs w:val="20"/>
                <w:u w:val="single"/>
              </w:rPr>
            </w:rPrChange>
          </w:rPr>
          <w:t>), Ammo (</w:t>
        </w:r>
        <w:r w:rsidRPr="00EE27B1">
          <w:rPr>
            <w:rFonts w:ascii="Calibri" w:hAnsi="Calibri"/>
            <w:i/>
            <w:rPrChange w:id="11972" w:author="Tre" w:date="2012-11-19T09:06:00Z">
              <w:rPr>
                <w:rFonts w:ascii="Calibri" w:hAnsi="Calibri"/>
                <w:i/>
                <w:color w:val="0000FF"/>
                <w:sz w:val="20"/>
                <w:szCs w:val="20"/>
                <w:u w:val="single"/>
              </w:rPr>
            </w:rPrChange>
          </w:rPr>
          <w:fldChar w:fldCharType="begin"/>
        </w:r>
        <w:r w:rsidRPr="00EE27B1">
          <w:rPr>
            <w:rFonts w:ascii="Calibri" w:hAnsi="Calibri"/>
            <w:i/>
            <w:rPrChange w:id="11973"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1974" w:author="Tre" w:date="2012-11-19T09:06:00Z">
              <w:rPr>
                <w:rFonts w:ascii="Calibri" w:hAnsi="Calibri"/>
                <w:i/>
                <w:color w:val="0000FF"/>
                <w:sz w:val="20"/>
                <w:szCs w:val="20"/>
                <w:u w:val="single"/>
              </w:rPr>
            </w:rPrChange>
          </w:rPr>
          <w:fldChar w:fldCharType="separate"/>
        </w:r>
        <w:r w:rsidRPr="00EE27B1">
          <w:rPr>
            <w:rFonts w:ascii="Calibri" w:hAnsi="Calibri"/>
            <w:i/>
            <w:noProof/>
            <w:rPrChange w:id="11975" w:author="Tre" w:date="2012-11-19T09:06:00Z">
              <w:rPr>
                <w:rFonts w:ascii="Calibri" w:hAnsi="Calibri"/>
                <w:i/>
                <w:noProof/>
                <w:color w:val="0000FF"/>
                <w:sz w:val="20"/>
                <w:szCs w:val="20"/>
                <w:u w:val="single"/>
              </w:rPr>
            </w:rPrChange>
          </w:rPr>
          <w:t>Belt 100</w:t>
        </w:r>
        <w:r w:rsidRPr="00EE27B1">
          <w:rPr>
            <w:rFonts w:ascii="Calibri" w:hAnsi="Calibri"/>
            <w:i/>
            <w:rPrChange w:id="11976" w:author="Tre" w:date="2012-11-19T09:06:00Z">
              <w:rPr>
                <w:rFonts w:ascii="Calibri" w:hAnsi="Calibri"/>
                <w:i/>
                <w:color w:val="0000FF"/>
                <w:sz w:val="20"/>
                <w:szCs w:val="20"/>
                <w:u w:val="single"/>
              </w:rPr>
            </w:rPrChange>
          </w:rPr>
          <w:fldChar w:fldCharType="end"/>
        </w:r>
        <w:r w:rsidRPr="00EE27B1">
          <w:rPr>
            <w:rFonts w:ascii="Calibri" w:hAnsi="Calibri"/>
            <w:i/>
            <w:rPrChange w:id="11977" w:author="Tre" w:date="2012-11-19T09:06:00Z">
              <w:rPr>
                <w:rFonts w:ascii="Calibri" w:hAnsi="Calibri"/>
                <w:i/>
                <w:color w:val="0000FF"/>
                <w:sz w:val="20"/>
                <w:szCs w:val="20"/>
                <w:u w:val="single"/>
              </w:rPr>
            </w:rPrChange>
          </w:rPr>
          <w:t xml:space="preserve">), </w:t>
        </w:r>
        <w:del w:id="11978" w:author="Tre" w:date="2012-11-19T09:44:00Z">
          <w:r w:rsidRPr="00EE27B1">
            <w:rPr>
              <w:rFonts w:ascii="Calibri" w:hAnsi="Calibri"/>
              <w:i/>
              <w:rPrChange w:id="11979" w:author="Tre" w:date="2012-11-19T09:06:00Z">
                <w:rPr>
                  <w:rFonts w:ascii="Calibri" w:hAnsi="Calibri"/>
                  <w:i/>
                  <w:color w:val="0000FF"/>
                  <w:sz w:val="20"/>
                  <w:szCs w:val="20"/>
                  <w:u w:val="single"/>
                </w:rPr>
              </w:rPrChange>
            </w:rPr>
            <w:delText>Range (</w:delText>
          </w:r>
          <w:r w:rsidRPr="00EE27B1" w:rsidDel="00006295">
            <w:rPr>
              <w:rFonts w:ascii="Calibri" w:hAnsi="Calibri"/>
              <w:i/>
              <w:rPrChange w:id="11980" w:author="Tre" w:date="2012-11-19T09:06:00Z">
                <w:rPr>
                  <w:rFonts w:ascii="Calibri" w:hAnsi="Calibri"/>
                  <w:i/>
                  <w:color w:val="0000FF"/>
                  <w:sz w:val="20"/>
                  <w:szCs w:val="20"/>
                  <w:u w:val="single"/>
                </w:rPr>
              </w:rPrChange>
            </w:rPr>
            <w:fldChar w:fldCharType="begin"/>
          </w:r>
          <w:r w:rsidRPr="00EE27B1">
            <w:rPr>
              <w:rFonts w:ascii="Calibri" w:hAnsi="Calibri"/>
              <w:i/>
              <w:rPrChange w:id="11981"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1982" w:author="Tre" w:date="2012-11-19T09:06:00Z">
                <w:rPr>
                  <w:rFonts w:ascii="Calibri" w:hAnsi="Calibri"/>
                  <w:i/>
                  <w:color w:val="0000FF"/>
                  <w:sz w:val="20"/>
                  <w:szCs w:val="20"/>
                  <w:u w:val="single"/>
                </w:rPr>
              </w:rPrChange>
            </w:rPr>
            <w:fldChar w:fldCharType="end"/>
          </w:r>
          <w:r w:rsidRPr="00EE27B1">
            <w:rPr>
              <w:rFonts w:ascii="Calibri" w:hAnsi="Calibri"/>
              <w:i/>
              <w:rPrChange w:id="11983" w:author="Tre" w:date="2012-11-19T09:06:00Z">
                <w:rPr>
                  <w:rFonts w:ascii="Calibri" w:hAnsi="Calibri"/>
                  <w:i/>
                  <w:color w:val="0000FF"/>
                  <w:sz w:val="20"/>
                  <w:szCs w:val="20"/>
                  <w:u w:val="single"/>
                </w:rPr>
              </w:rPrChange>
            </w:rPr>
            <w:delText xml:space="preserve">), </w:delText>
          </w:r>
        </w:del>
        <w:r w:rsidRPr="00EE27B1">
          <w:rPr>
            <w:rFonts w:ascii="Calibri" w:hAnsi="Calibri"/>
            <w:i/>
            <w:rPrChange w:id="11984" w:author="Tre" w:date="2012-11-19T09:06:00Z">
              <w:rPr>
                <w:rFonts w:ascii="Calibri" w:hAnsi="Calibri"/>
                <w:i/>
                <w:color w:val="0000FF"/>
                <w:sz w:val="20"/>
                <w:szCs w:val="20"/>
                <w:u w:val="single"/>
              </w:rPr>
            </w:rPrChange>
          </w:rPr>
          <w:t>Damage (</w:t>
        </w:r>
        <w:r w:rsidRPr="00EE27B1">
          <w:rPr>
            <w:rFonts w:ascii="Calibri" w:hAnsi="Calibri"/>
            <w:i/>
            <w:rPrChange w:id="11985" w:author="Tre" w:date="2012-11-19T09:06:00Z">
              <w:rPr>
                <w:rFonts w:ascii="Calibri" w:hAnsi="Calibri"/>
                <w:i/>
                <w:color w:val="0000FF"/>
                <w:sz w:val="20"/>
                <w:szCs w:val="20"/>
                <w:u w:val="single"/>
              </w:rPr>
            </w:rPrChange>
          </w:rPr>
          <w:fldChar w:fldCharType="begin"/>
        </w:r>
        <w:r w:rsidRPr="00EE27B1">
          <w:rPr>
            <w:rFonts w:ascii="Calibri" w:hAnsi="Calibri"/>
            <w:i/>
            <w:rPrChange w:id="11986"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1987" w:author="Tre" w:date="2012-11-19T09:06:00Z">
              <w:rPr>
                <w:rFonts w:ascii="Calibri" w:hAnsi="Calibri"/>
                <w:i/>
                <w:color w:val="0000FF"/>
                <w:sz w:val="20"/>
                <w:szCs w:val="20"/>
                <w:u w:val="single"/>
              </w:rPr>
            </w:rPrChange>
          </w:rPr>
          <w:fldChar w:fldCharType="separate"/>
        </w:r>
        <w:r w:rsidRPr="00EE27B1">
          <w:rPr>
            <w:rFonts w:ascii="Calibri" w:hAnsi="Calibri"/>
            <w:i/>
            <w:noProof/>
            <w:rPrChange w:id="11988" w:author="Tre" w:date="2012-11-19T09:06:00Z">
              <w:rPr>
                <w:rFonts w:ascii="Calibri" w:hAnsi="Calibri"/>
                <w:i/>
                <w:noProof/>
                <w:color w:val="0000FF"/>
                <w:sz w:val="20"/>
                <w:szCs w:val="20"/>
                <w:u w:val="single"/>
              </w:rPr>
            </w:rPrChange>
          </w:rPr>
          <w:t>5</w:t>
        </w:r>
        <w:r w:rsidRPr="00EE27B1">
          <w:rPr>
            <w:rFonts w:ascii="Calibri" w:hAnsi="Calibri"/>
            <w:i/>
            <w:rPrChange w:id="11989" w:author="Tre" w:date="2012-11-19T09:06:00Z">
              <w:rPr>
                <w:rFonts w:ascii="Calibri" w:hAnsi="Calibri"/>
                <w:i/>
                <w:color w:val="0000FF"/>
                <w:sz w:val="20"/>
                <w:szCs w:val="20"/>
                <w:u w:val="single"/>
              </w:rPr>
            </w:rPrChange>
          </w:rPr>
          <w:fldChar w:fldCharType="end"/>
        </w:r>
        <w:r w:rsidRPr="00EE27B1">
          <w:rPr>
            <w:rFonts w:ascii="Calibri" w:hAnsi="Calibri"/>
            <w:i/>
            <w:rPrChange w:id="11990" w:author="Tre" w:date="2012-11-19T09:06:00Z">
              <w:rPr>
                <w:rFonts w:ascii="Calibri" w:hAnsi="Calibri"/>
                <w:i/>
                <w:color w:val="0000FF"/>
                <w:sz w:val="20"/>
                <w:szCs w:val="20"/>
                <w:u w:val="single"/>
              </w:rPr>
            </w:rPrChange>
          </w:rPr>
          <w:t>)]</w:t>
        </w:r>
      </w:ins>
    </w:p>
    <w:p w:rsidR="00381476" w:rsidRPr="000B0456" w:rsidRDefault="00EE27B1" w:rsidP="00381476">
      <w:pPr>
        <w:jc w:val="both"/>
        <w:rPr>
          <w:ins w:id="11991" w:author="frontdesk" w:date="2012-11-16T12:51:00Z"/>
          <w:rFonts w:ascii="Calibri" w:hAnsi="Calibri"/>
          <w:rPrChange w:id="11992" w:author="Tre" w:date="2012-11-19T09:06:00Z">
            <w:rPr>
              <w:ins w:id="11993" w:author="frontdesk" w:date="2012-11-16T12:51:00Z"/>
              <w:rFonts w:ascii="Calibri" w:hAnsi="Calibri"/>
              <w:sz w:val="20"/>
              <w:szCs w:val="20"/>
            </w:rPr>
          </w:rPrChange>
        </w:rPr>
      </w:pPr>
      <w:ins w:id="11994" w:author="frontdesk" w:date="2012-11-16T12:51:00Z">
        <w:r w:rsidRPr="00EE27B1">
          <w:rPr>
            <w:rFonts w:ascii="Calibri" w:hAnsi="Calibri"/>
            <w:rPrChange w:id="11995" w:author="Tre" w:date="2012-11-19T09:06:00Z">
              <w:rPr>
                <w:rFonts w:ascii="Calibri" w:hAnsi="Calibri"/>
                <w:color w:val="0000FF"/>
                <w:sz w:val="20"/>
                <w:szCs w:val="20"/>
                <w:u w:val="single"/>
              </w:rPr>
            </w:rPrChange>
          </w:rPr>
          <w:fldChar w:fldCharType="begin"/>
        </w:r>
        <w:r w:rsidRPr="00EE27B1">
          <w:rPr>
            <w:rFonts w:ascii="Calibri" w:hAnsi="Calibri"/>
            <w:rPrChange w:id="11996"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1997" w:author="Tre" w:date="2012-11-19T09:06:00Z">
              <w:rPr>
                <w:rFonts w:ascii="Calibri" w:hAnsi="Calibri"/>
                <w:color w:val="0000FF"/>
                <w:sz w:val="20"/>
                <w:szCs w:val="20"/>
                <w:u w:val="single"/>
              </w:rPr>
            </w:rPrChange>
          </w:rPr>
          <w:fldChar w:fldCharType="separate"/>
        </w:r>
        <w:r w:rsidRPr="00EE27B1">
          <w:rPr>
            <w:rFonts w:ascii="Calibri" w:hAnsi="Calibri"/>
            <w:noProof/>
            <w:rPrChange w:id="11998" w:author="Tre" w:date="2012-11-19T09:06:00Z">
              <w:rPr>
                <w:rFonts w:ascii="Calibri" w:hAnsi="Calibri"/>
                <w:noProof/>
                <w:color w:val="0000FF"/>
                <w:sz w:val="20"/>
                <w:szCs w:val="20"/>
                <w:u w:val="single"/>
              </w:rPr>
            </w:rPrChange>
          </w:rPr>
          <w:t>A machine gun with a rotating barrel. Unlike the Mini Grinder, this weapon fires one bullet at a time, instead of firing all the bullets in the barrel simultaneously.</w:t>
        </w:r>
        <w:r w:rsidRPr="00EE27B1">
          <w:rPr>
            <w:rFonts w:ascii="Calibri" w:hAnsi="Calibri"/>
            <w:rPrChange w:id="11999" w:author="Tre" w:date="2012-11-19T09:06:00Z">
              <w:rPr>
                <w:rFonts w:ascii="Calibri" w:hAnsi="Calibri"/>
                <w:color w:val="0000FF"/>
                <w:sz w:val="20"/>
                <w:szCs w:val="20"/>
                <w:u w:val="single"/>
              </w:rPr>
            </w:rPrChange>
          </w:rPr>
          <w:fldChar w:fldCharType="end"/>
        </w:r>
        <w:r w:rsidRPr="00EE27B1">
          <w:rPr>
            <w:rFonts w:ascii="Calibri" w:hAnsi="Calibri"/>
            <w:rPrChange w:id="12000" w:author="Tre" w:date="2012-11-19T09:06:00Z">
              <w:rPr>
                <w:rFonts w:ascii="Calibri" w:hAnsi="Calibri"/>
                <w:color w:val="0000FF"/>
                <w:sz w:val="20"/>
                <w:szCs w:val="20"/>
                <w:u w:val="single"/>
              </w:rPr>
            </w:rPrChange>
          </w:rPr>
          <w:fldChar w:fldCharType="begin"/>
        </w:r>
        <w:r w:rsidRPr="00EE27B1">
          <w:rPr>
            <w:rFonts w:ascii="Calibri" w:hAnsi="Calibri"/>
            <w:rPrChange w:id="12001"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2002" w:author="Tre" w:date="2012-11-19T09:06:00Z">
              <w:rPr>
                <w:rFonts w:ascii="Calibri" w:hAnsi="Calibri"/>
                <w:color w:val="0000FF"/>
                <w:sz w:val="20"/>
                <w:szCs w:val="20"/>
                <w:u w:val="single"/>
              </w:rPr>
            </w:rPrChange>
          </w:rPr>
          <w:fldChar w:fldCharType="end"/>
        </w:r>
      </w:ins>
    </w:p>
    <w:p w:rsidR="00381476" w:rsidRPr="000B0456" w:rsidRDefault="00381476" w:rsidP="00381476">
      <w:pPr>
        <w:rPr>
          <w:ins w:id="12003" w:author="frontdesk" w:date="2012-11-16T12:51:00Z"/>
        </w:rPr>
      </w:pPr>
    </w:p>
    <w:p w:rsidR="00381476" w:rsidRPr="000B0456" w:rsidRDefault="00EE27B1" w:rsidP="00381476">
      <w:pPr>
        <w:jc w:val="both"/>
        <w:rPr>
          <w:ins w:id="12004" w:author="frontdesk" w:date="2012-11-16T12:51:00Z"/>
          <w:rFonts w:ascii="Calibri" w:hAnsi="Calibri"/>
          <w:b/>
          <w:rPrChange w:id="12005" w:author="Tre" w:date="2012-11-19T09:06:00Z">
            <w:rPr>
              <w:ins w:id="12006" w:author="frontdesk" w:date="2012-11-16T12:51:00Z"/>
              <w:rFonts w:ascii="Calibri" w:hAnsi="Calibri"/>
              <w:b/>
              <w:sz w:val="22"/>
              <w:szCs w:val="22"/>
            </w:rPr>
          </w:rPrChange>
        </w:rPr>
      </w:pPr>
      <w:ins w:id="12007" w:author="frontdesk" w:date="2012-11-16T12:51:00Z">
        <w:r w:rsidRPr="00EE27B1">
          <w:rPr>
            <w:rFonts w:ascii="Calibri" w:hAnsi="Calibri"/>
            <w:b/>
            <w:rPrChange w:id="12008" w:author="Tre" w:date="2012-11-19T09:06:00Z">
              <w:rPr>
                <w:rFonts w:ascii="Calibri" w:hAnsi="Calibri"/>
                <w:b/>
                <w:color w:val="0000FF"/>
                <w:sz w:val="22"/>
                <w:szCs w:val="22"/>
                <w:u w:val="single"/>
              </w:rPr>
            </w:rPrChange>
          </w:rPr>
          <w:fldChar w:fldCharType="begin"/>
        </w:r>
        <w:r w:rsidRPr="00EE27B1">
          <w:rPr>
            <w:rFonts w:ascii="Calibri" w:hAnsi="Calibri"/>
            <w:b/>
            <w:rPrChange w:id="12009"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2010" w:author="Tre" w:date="2012-11-19T09:06:00Z">
              <w:rPr>
                <w:rFonts w:ascii="Calibri" w:hAnsi="Calibri"/>
                <w:b/>
                <w:color w:val="0000FF"/>
                <w:sz w:val="22"/>
                <w:szCs w:val="22"/>
                <w:u w:val="single"/>
              </w:rPr>
            </w:rPrChange>
          </w:rPr>
          <w:fldChar w:fldCharType="separate"/>
        </w:r>
        <w:r w:rsidRPr="00EE27B1">
          <w:rPr>
            <w:rFonts w:ascii="Calibri" w:hAnsi="Calibri"/>
            <w:b/>
            <w:noProof/>
            <w:rPrChange w:id="12011" w:author="Tre" w:date="2012-11-19T09:06:00Z">
              <w:rPr>
                <w:rFonts w:ascii="Calibri" w:hAnsi="Calibri"/>
                <w:b/>
                <w:noProof/>
                <w:color w:val="0000FF"/>
                <w:sz w:val="22"/>
                <w:szCs w:val="22"/>
                <w:u w:val="single"/>
              </w:rPr>
            </w:rPrChange>
          </w:rPr>
          <w:t>Assault rifles "AR-G3"</w:t>
        </w:r>
        <w:r w:rsidRPr="00EE27B1">
          <w:rPr>
            <w:rFonts w:ascii="Calibri" w:hAnsi="Calibri"/>
            <w:b/>
            <w:rPrChange w:id="12012"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2013" w:author="frontdesk" w:date="2012-11-16T12:51:00Z"/>
          <w:rFonts w:ascii="Calibri" w:hAnsi="Calibri"/>
          <w:i/>
          <w:rPrChange w:id="12014" w:author="Tre" w:date="2012-11-19T09:06:00Z">
            <w:rPr>
              <w:ins w:id="12015" w:author="frontdesk" w:date="2012-11-16T12:51:00Z"/>
              <w:rFonts w:ascii="Calibri" w:hAnsi="Calibri"/>
              <w:i/>
              <w:sz w:val="20"/>
              <w:szCs w:val="20"/>
            </w:rPr>
          </w:rPrChange>
        </w:rPr>
      </w:pPr>
      <w:ins w:id="12016" w:author="frontdesk" w:date="2012-11-16T12:51:00Z">
        <w:r w:rsidRPr="00EE27B1">
          <w:rPr>
            <w:rFonts w:ascii="Calibri" w:hAnsi="Calibri"/>
            <w:i/>
            <w:rPrChange w:id="12017" w:author="Tre" w:date="2012-11-19T09:06:00Z">
              <w:rPr>
                <w:rFonts w:ascii="Calibri" w:hAnsi="Calibri"/>
                <w:i/>
                <w:color w:val="0000FF"/>
                <w:sz w:val="20"/>
                <w:szCs w:val="20"/>
                <w:u w:val="single"/>
              </w:rPr>
            </w:rPrChange>
          </w:rPr>
          <w:t>[Type (</w:t>
        </w:r>
        <w:r w:rsidRPr="00EE27B1">
          <w:rPr>
            <w:rFonts w:ascii="Calibri" w:hAnsi="Calibri"/>
            <w:i/>
            <w:rPrChange w:id="12018" w:author="Tre" w:date="2012-11-19T09:06:00Z">
              <w:rPr>
                <w:rFonts w:ascii="Calibri" w:hAnsi="Calibri"/>
                <w:i/>
                <w:color w:val="0000FF"/>
                <w:sz w:val="20"/>
                <w:szCs w:val="20"/>
                <w:u w:val="single"/>
              </w:rPr>
            </w:rPrChange>
          </w:rPr>
          <w:fldChar w:fldCharType="begin"/>
        </w:r>
        <w:r w:rsidRPr="00EE27B1">
          <w:rPr>
            <w:rFonts w:ascii="Calibri" w:hAnsi="Calibri"/>
            <w:i/>
            <w:rPrChange w:id="12019"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2020" w:author="Tre" w:date="2012-11-19T09:06:00Z">
              <w:rPr>
                <w:rFonts w:ascii="Calibri" w:hAnsi="Calibri"/>
                <w:i/>
                <w:color w:val="0000FF"/>
                <w:sz w:val="20"/>
                <w:szCs w:val="20"/>
                <w:u w:val="single"/>
              </w:rPr>
            </w:rPrChange>
          </w:rPr>
          <w:fldChar w:fldCharType="separate"/>
        </w:r>
        <w:r w:rsidRPr="00EE27B1">
          <w:rPr>
            <w:rFonts w:ascii="Calibri" w:hAnsi="Calibri"/>
            <w:i/>
            <w:noProof/>
            <w:rPrChange w:id="12021" w:author="Tre" w:date="2012-11-19T09:06:00Z">
              <w:rPr>
                <w:rFonts w:ascii="Calibri" w:hAnsi="Calibri"/>
                <w:i/>
                <w:noProof/>
                <w:color w:val="0000FF"/>
                <w:sz w:val="20"/>
                <w:szCs w:val="20"/>
                <w:u w:val="single"/>
              </w:rPr>
            </w:rPrChange>
          </w:rPr>
          <w:t>Gun</w:t>
        </w:r>
        <w:r w:rsidRPr="00EE27B1">
          <w:rPr>
            <w:rFonts w:ascii="Calibri" w:hAnsi="Calibri"/>
            <w:i/>
            <w:rPrChange w:id="12022" w:author="Tre" w:date="2012-11-19T09:06:00Z">
              <w:rPr>
                <w:rFonts w:ascii="Calibri" w:hAnsi="Calibri"/>
                <w:i/>
                <w:color w:val="0000FF"/>
                <w:sz w:val="20"/>
                <w:szCs w:val="20"/>
                <w:u w:val="single"/>
              </w:rPr>
            </w:rPrChange>
          </w:rPr>
          <w:fldChar w:fldCharType="end"/>
        </w:r>
        <w:r w:rsidRPr="00EE27B1">
          <w:rPr>
            <w:rFonts w:ascii="Calibri" w:hAnsi="Calibri"/>
            <w:i/>
            <w:rPrChange w:id="12023" w:author="Tre" w:date="2012-11-19T09:06:00Z">
              <w:rPr>
                <w:rFonts w:ascii="Calibri" w:hAnsi="Calibri"/>
                <w:i/>
                <w:color w:val="0000FF"/>
                <w:sz w:val="20"/>
                <w:szCs w:val="20"/>
                <w:u w:val="single"/>
              </w:rPr>
            </w:rPrChange>
          </w:rPr>
          <w:t>), Rate (</w:t>
        </w:r>
        <w:r w:rsidRPr="00EE27B1">
          <w:rPr>
            <w:rFonts w:ascii="Calibri" w:hAnsi="Calibri"/>
            <w:i/>
            <w:rPrChange w:id="12024" w:author="Tre" w:date="2012-11-19T09:06:00Z">
              <w:rPr>
                <w:rFonts w:ascii="Calibri" w:hAnsi="Calibri"/>
                <w:i/>
                <w:color w:val="0000FF"/>
                <w:sz w:val="20"/>
                <w:szCs w:val="20"/>
                <w:u w:val="single"/>
              </w:rPr>
            </w:rPrChange>
          </w:rPr>
          <w:fldChar w:fldCharType="begin"/>
        </w:r>
        <w:r w:rsidRPr="00EE27B1">
          <w:rPr>
            <w:rFonts w:ascii="Calibri" w:hAnsi="Calibri"/>
            <w:i/>
            <w:rPrChange w:id="12025"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2026" w:author="Tre" w:date="2012-11-19T09:06:00Z">
              <w:rPr>
                <w:rFonts w:ascii="Calibri" w:hAnsi="Calibri"/>
                <w:i/>
                <w:color w:val="0000FF"/>
                <w:sz w:val="20"/>
                <w:szCs w:val="20"/>
                <w:u w:val="single"/>
              </w:rPr>
            </w:rPrChange>
          </w:rPr>
          <w:fldChar w:fldCharType="separate"/>
        </w:r>
        <w:r w:rsidRPr="00EE27B1">
          <w:rPr>
            <w:rFonts w:ascii="Calibri" w:hAnsi="Calibri"/>
            <w:i/>
            <w:noProof/>
            <w:rPrChange w:id="12027" w:author="Tre" w:date="2012-11-19T09:06:00Z">
              <w:rPr>
                <w:rFonts w:ascii="Calibri" w:hAnsi="Calibri"/>
                <w:i/>
                <w:noProof/>
                <w:color w:val="0000FF"/>
                <w:sz w:val="20"/>
                <w:szCs w:val="20"/>
                <w:u w:val="single"/>
              </w:rPr>
            </w:rPrChange>
          </w:rPr>
          <w:t>Semi Auto/Full Auto</w:t>
        </w:r>
        <w:r w:rsidRPr="00EE27B1">
          <w:rPr>
            <w:rFonts w:ascii="Calibri" w:hAnsi="Calibri"/>
            <w:i/>
            <w:rPrChange w:id="12028" w:author="Tre" w:date="2012-11-19T09:06:00Z">
              <w:rPr>
                <w:rFonts w:ascii="Calibri" w:hAnsi="Calibri"/>
                <w:i/>
                <w:color w:val="0000FF"/>
                <w:sz w:val="20"/>
                <w:szCs w:val="20"/>
                <w:u w:val="single"/>
              </w:rPr>
            </w:rPrChange>
          </w:rPr>
          <w:fldChar w:fldCharType="end"/>
        </w:r>
        <w:r w:rsidRPr="00EE27B1">
          <w:rPr>
            <w:rFonts w:ascii="Calibri" w:hAnsi="Calibri"/>
            <w:i/>
            <w:rPrChange w:id="12029" w:author="Tre" w:date="2012-11-19T09:06:00Z">
              <w:rPr>
                <w:rFonts w:ascii="Calibri" w:hAnsi="Calibri"/>
                <w:i/>
                <w:color w:val="0000FF"/>
                <w:sz w:val="20"/>
                <w:szCs w:val="20"/>
                <w:u w:val="single"/>
              </w:rPr>
            </w:rPrChange>
          </w:rPr>
          <w:t>), Ammo (</w:t>
        </w:r>
        <w:r w:rsidRPr="00EE27B1">
          <w:rPr>
            <w:rFonts w:ascii="Calibri" w:hAnsi="Calibri"/>
            <w:i/>
            <w:rPrChange w:id="12030" w:author="Tre" w:date="2012-11-19T09:06:00Z">
              <w:rPr>
                <w:rFonts w:ascii="Calibri" w:hAnsi="Calibri"/>
                <w:i/>
                <w:color w:val="0000FF"/>
                <w:sz w:val="20"/>
                <w:szCs w:val="20"/>
                <w:u w:val="single"/>
              </w:rPr>
            </w:rPrChange>
          </w:rPr>
          <w:fldChar w:fldCharType="begin"/>
        </w:r>
        <w:r w:rsidRPr="00EE27B1">
          <w:rPr>
            <w:rFonts w:ascii="Calibri" w:hAnsi="Calibri"/>
            <w:i/>
            <w:rPrChange w:id="12031"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2032" w:author="Tre" w:date="2012-11-19T09:06:00Z">
              <w:rPr>
                <w:rFonts w:ascii="Calibri" w:hAnsi="Calibri"/>
                <w:i/>
                <w:color w:val="0000FF"/>
                <w:sz w:val="20"/>
                <w:szCs w:val="20"/>
                <w:u w:val="single"/>
              </w:rPr>
            </w:rPrChange>
          </w:rPr>
          <w:fldChar w:fldCharType="separate"/>
        </w:r>
        <w:r w:rsidRPr="00EE27B1">
          <w:rPr>
            <w:rFonts w:ascii="Calibri" w:hAnsi="Calibri"/>
            <w:i/>
            <w:noProof/>
            <w:rPrChange w:id="12033" w:author="Tre" w:date="2012-11-19T09:06:00Z">
              <w:rPr>
                <w:rFonts w:ascii="Calibri" w:hAnsi="Calibri"/>
                <w:i/>
                <w:noProof/>
                <w:color w:val="0000FF"/>
                <w:sz w:val="20"/>
                <w:szCs w:val="20"/>
                <w:u w:val="single"/>
              </w:rPr>
            </w:rPrChange>
          </w:rPr>
          <w:t>Magazine 40</w:t>
        </w:r>
        <w:r w:rsidRPr="00EE27B1">
          <w:rPr>
            <w:rFonts w:ascii="Calibri" w:hAnsi="Calibri"/>
            <w:i/>
            <w:rPrChange w:id="12034" w:author="Tre" w:date="2012-11-19T09:06:00Z">
              <w:rPr>
                <w:rFonts w:ascii="Calibri" w:hAnsi="Calibri"/>
                <w:i/>
                <w:color w:val="0000FF"/>
                <w:sz w:val="20"/>
                <w:szCs w:val="20"/>
                <w:u w:val="single"/>
              </w:rPr>
            </w:rPrChange>
          </w:rPr>
          <w:fldChar w:fldCharType="end"/>
        </w:r>
        <w:r w:rsidRPr="00EE27B1">
          <w:rPr>
            <w:rFonts w:ascii="Calibri" w:hAnsi="Calibri"/>
            <w:i/>
            <w:rPrChange w:id="12035" w:author="Tre" w:date="2012-11-19T09:06:00Z">
              <w:rPr>
                <w:rFonts w:ascii="Calibri" w:hAnsi="Calibri"/>
                <w:i/>
                <w:color w:val="0000FF"/>
                <w:sz w:val="20"/>
                <w:szCs w:val="20"/>
                <w:u w:val="single"/>
              </w:rPr>
            </w:rPrChange>
          </w:rPr>
          <w:t xml:space="preserve">), </w:t>
        </w:r>
        <w:del w:id="12036" w:author="Tre" w:date="2012-11-19T09:44:00Z">
          <w:r w:rsidRPr="00EE27B1">
            <w:rPr>
              <w:rFonts w:ascii="Calibri" w:hAnsi="Calibri"/>
              <w:i/>
              <w:rPrChange w:id="12037" w:author="Tre" w:date="2012-11-19T09:06:00Z">
                <w:rPr>
                  <w:rFonts w:ascii="Calibri" w:hAnsi="Calibri"/>
                  <w:i/>
                  <w:color w:val="0000FF"/>
                  <w:sz w:val="20"/>
                  <w:szCs w:val="20"/>
                  <w:u w:val="single"/>
                </w:rPr>
              </w:rPrChange>
            </w:rPr>
            <w:delText>Range (</w:delText>
          </w:r>
          <w:r w:rsidRPr="00EE27B1" w:rsidDel="00006295">
            <w:rPr>
              <w:rFonts w:ascii="Calibri" w:hAnsi="Calibri"/>
              <w:i/>
              <w:rPrChange w:id="12038" w:author="Tre" w:date="2012-11-19T09:06:00Z">
                <w:rPr>
                  <w:rFonts w:ascii="Calibri" w:hAnsi="Calibri"/>
                  <w:i/>
                  <w:color w:val="0000FF"/>
                  <w:sz w:val="20"/>
                  <w:szCs w:val="20"/>
                  <w:u w:val="single"/>
                </w:rPr>
              </w:rPrChange>
            </w:rPr>
            <w:fldChar w:fldCharType="begin"/>
          </w:r>
          <w:r w:rsidRPr="00EE27B1">
            <w:rPr>
              <w:rFonts w:ascii="Calibri" w:hAnsi="Calibri"/>
              <w:i/>
              <w:rPrChange w:id="12039"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2040" w:author="Tre" w:date="2012-11-19T09:06:00Z">
                <w:rPr>
                  <w:rFonts w:ascii="Calibri" w:hAnsi="Calibri"/>
                  <w:i/>
                  <w:color w:val="0000FF"/>
                  <w:sz w:val="20"/>
                  <w:szCs w:val="20"/>
                  <w:u w:val="single"/>
                </w:rPr>
              </w:rPrChange>
            </w:rPr>
            <w:fldChar w:fldCharType="end"/>
          </w:r>
          <w:r w:rsidRPr="00EE27B1">
            <w:rPr>
              <w:rFonts w:ascii="Calibri" w:hAnsi="Calibri"/>
              <w:i/>
              <w:rPrChange w:id="12041" w:author="Tre" w:date="2012-11-19T09:06:00Z">
                <w:rPr>
                  <w:rFonts w:ascii="Calibri" w:hAnsi="Calibri"/>
                  <w:i/>
                  <w:color w:val="0000FF"/>
                  <w:sz w:val="20"/>
                  <w:szCs w:val="20"/>
                  <w:u w:val="single"/>
                </w:rPr>
              </w:rPrChange>
            </w:rPr>
            <w:delText xml:space="preserve">), </w:delText>
          </w:r>
        </w:del>
        <w:r w:rsidRPr="00EE27B1">
          <w:rPr>
            <w:rFonts w:ascii="Calibri" w:hAnsi="Calibri"/>
            <w:i/>
            <w:rPrChange w:id="12042" w:author="Tre" w:date="2012-11-19T09:06:00Z">
              <w:rPr>
                <w:rFonts w:ascii="Calibri" w:hAnsi="Calibri"/>
                <w:i/>
                <w:color w:val="0000FF"/>
                <w:sz w:val="20"/>
                <w:szCs w:val="20"/>
                <w:u w:val="single"/>
              </w:rPr>
            </w:rPrChange>
          </w:rPr>
          <w:t>Damage (</w:t>
        </w:r>
        <w:r w:rsidRPr="00EE27B1">
          <w:rPr>
            <w:rFonts w:ascii="Calibri" w:hAnsi="Calibri"/>
            <w:i/>
            <w:rPrChange w:id="12043" w:author="Tre" w:date="2012-11-19T09:06:00Z">
              <w:rPr>
                <w:rFonts w:ascii="Calibri" w:hAnsi="Calibri"/>
                <w:i/>
                <w:color w:val="0000FF"/>
                <w:sz w:val="20"/>
                <w:szCs w:val="20"/>
                <w:u w:val="single"/>
              </w:rPr>
            </w:rPrChange>
          </w:rPr>
          <w:fldChar w:fldCharType="begin"/>
        </w:r>
        <w:r w:rsidRPr="00EE27B1">
          <w:rPr>
            <w:rFonts w:ascii="Calibri" w:hAnsi="Calibri"/>
            <w:i/>
            <w:rPrChange w:id="12044"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2045" w:author="Tre" w:date="2012-11-19T09:06:00Z">
              <w:rPr>
                <w:rFonts w:ascii="Calibri" w:hAnsi="Calibri"/>
                <w:i/>
                <w:color w:val="0000FF"/>
                <w:sz w:val="20"/>
                <w:szCs w:val="20"/>
                <w:u w:val="single"/>
              </w:rPr>
            </w:rPrChange>
          </w:rPr>
          <w:fldChar w:fldCharType="separate"/>
        </w:r>
        <w:r w:rsidRPr="00EE27B1">
          <w:rPr>
            <w:rFonts w:ascii="Calibri" w:hAnsi="Calibri"/>
            <w:i/>
            <w:noProof/>
            <w:rPrChange w:id="12046" w:author="Tre" w:date="2012-11-19T09:06:00Z">
              <w:rPr>
                <w:rFonts w:ascii="Calibri" w:hAnsi="Calibri"/>
                <w:i/>
                <w:noProof/>
                <w:color w:val="0000FF"/>
                <w:sz w:val="20"/>
                <w:szCs w:val="20"/>
                <w:u w:val="single"/>
              </w:rPr>
            </w:rPrChange>
          </w:rPr>
          <w:t>2</w:t>
        </w:r>
        <w:r w:rsidRPr="00EE27B1">
          <w:rPr>
            <w:rFonts w:ascii="Calibri" w:hAnsi="Calibri"/>
            <w:i/>
            <w:rPrChange w:id="12047" w:author="Tre" w:date="2012-11-19T09:06:00Z">
              <w:rPr>
                <w:rFonts w:ascii="Calibri" w:hAnsi="Calibri"/>
                <w:i/>
                <w:color w:val="0000FF"/>
                <w:sz w:val="20"/>
                <w:szCs w:val="20"/>
                <w:u w:val="single"/>
              </w:rPr>
            </w:rPrChange>
          </w:rPr>
          <w:fldChar w:fldCharType="end"/>
        </w:r>
        <w:r w:rsidRPr="00EE27B1">
          <w:rPr>
            <w:rFonts w:ascii="Calibri" w:hAnsi="Calibri"/>
            <w:i/>
            <w:rPrChange w:id="12048" w:author="Tre" w:date="2012-11-19T09:06:00Z">
              <w:rPr>
                <w:rFonts w:ascii="Calibri" w:hAnsi="Calibri"/>
                <w:i/>
                <w:color w:val="0000FF"/>
                <w:sz w:val="20"/>
                <w:szCs w:val="20"/>
                <w:u w:val="single"/>
              </w:rPr>
            </w:rPrChange>
          </w:rPr>
          <w:t>)]</w:t>
        </w:r>
      </w:ins>
    </w:p>
    <w:p w:rsidR="00381476" w:rsidRPr="000B0456" w:rsidRDefault="00EE27B1" w:rsidP="00381476">
      <w:pPr>
        <w:jc w:val="both"/>
        <w:rPr>
          <w:ins w:id="12049" w:author="frontdesk" w:date="2012-11-16T12:51:00Z"/>
          <w:rFonts w:ascii="Calibri" w:hAnsi="Calibri"/>
          <w:rPrChange w:id="12050" w:author="Tre" w:date="2012-11-19T09:06:00Z">
            <w:rPr>
              <w:ins w:id="12051" w:author="frontdesk" w:date="2012-11-16T12:51:00Z"/>
              <w:rFonts w:ascii="Calibri" w:hAnsi="Calibri"/>
              <w:sz w:val="20"/>
              <w:szCs w:val="20"/>
            </w:rPr>
          </w:rPrChange>
        </w:rPr>
      </w:pPr>
      <w:ins w:id="12052" w:author="frontdesk" w:date="2012-11-16T12:51:00Z">
        <w:r w:rsidRPr="00EE27B1">
          <w:rPr>
            <w:rFonts w:ascii="Calibri" w:hAnsi="Calibri"/>
            <w:rPrChange w:id="12053" w:author="Tre" w:date="2012-11-19T09:06:00Z">
              <w:rPr>
                <w:rFonts w:ascii="Calibri" w:hAnsi="Calibri"/>
                <w:color w:val="0000FF"/>
                <w:sz w:val="20"/>
                <w:szCs w:val="20"/>
                <w:u w:val="single"/>
              </w:rPr>
            </w:rPrChange>
          </w:rPr>
          <w:fldChar w:fldCharType="begin"/>
        </w:r>
        <w:r w:rsidRPr="00EE27B1">
          <w:rPr>
            <w:rFonts w:ascii="Calibri" w:hAnsi="Calibri"/>
            <w:rPrChange w:id="12054"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2055" w:author="Tre" w:date="2012-11-19T09:06:00Z">
              <w:rPr>
                <w:rFonts w:ascii="Calibri" w:hAnsi="Calibri"/>
                <w:color w:val="0000FF"/>
                <w:sz w:val="20"/>
                <w:szCs w:val="20"/>
                <w:u w:val="single"/>
              </w:rPr>
            </w:rPrChange>
          </w:rPr>
          <w:fldChar w:fldCharType="separate"/>
        </w:r>
        <w:r w:rsidRPr="00EE27B1">
          <w:rPr>
            <w:rFonts w:ascii="Calibri" w:hAnsi="Calibri"/>
            <w:noProof/>
            <w:rPrChange w:id="12056" w:author="Tre" w:date="2012-11-19T09:06:00Z">
              <w:rPr>
                <w:rFonts w:ascii="Calibri" w:hAnsi="Calibri"/>
                <w:noProof/>
                <w:color w:val="0000FF"/>
                <w:sz w:val="20"/>
                <w:szCs w:val="20"/>
                <w:u w:val="single"/>
              </w:rPr>
            </w:rPrChange>
          </w:rPr>
          <w:t>AR-G3 assault rifles are a carbine style. The shorter barrel and adjustable rate of fire make this a universal weapon for soldiers. The single shot ability allows this weapon to be aimed like a hunting rifle, but in a pinch, the gun can rain bullets continuously. This rifle can hold twenty rounds in a single clip.</w:t>
        </w:r>
        <w:r w:rsidRPr="00EE27B1">
          <w:rPr>
            <w:rFonts w:ascii="Calibri" w:hAnsi="Calibri"/>
            <w:rPrChange w:id="12057" w:author="Tre" w:date="2012-11-19T09:06:00Z">
              <w:rPr>
                <w:rFonts w:ascii="Calibri" w:hAnsi="Calibri"/>
                <w:color w:val="0000FF"/>
                <w:sz w:val="20"/>
                <w:szCs w:val="20"/>
                <w:u w:val="single"/>
              </w:rPr>
            </w:rPrChange>
          </w:rPr>
          <w:fldChar w:fldCharType="end"/>
        </w:r>
        <w:r w:rsidRPr="00EE27B1">
          <w:rPr>
            <w:rFonts w:ascii="Calibri" w:hAnsi="Calibri"/>
            <w:rPrChange w:id="12058" w:author="Tre" w:date="2012-11-19T09:06:00Z">
              <w:rPr>
                <w:rFonts w:ascii="Calibri" w:hAnsi="Calibri"/>
                <w:color w:val="0000FF"/>
                <w:sz w:val="20"/>
                <w:szCs w:val="20"/>
                <w:u w:val="single"/>
              </w:rPr>
            </w:rPrChange>
          </w:rPr>
          <w:fldChar w:fldCharType="begin"/>
        </w:r>
        <w:r w:rsidRPr="00EE27B1">
          <w:rPr>
            <w:rFonts w:ascii="Calibri" w:hAnsi="Calibri"/>
            <w:rPrChange w:id="12059"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2060" w:author="Tre" w:date="2012-11-19T09:06:00Z">
              <w:rPr>
                <w:rFonts w:ascii="Calibri" w:hAnsi="Calibri"/>
                <w:color w:val="0000FF"/>
                <w:sz w:val="20"/>
                <w:szCs w:val="20"/>
                <w:u w:val="single"/>
              </w:rPr>
            </w:rPrChange>
          </w:rPr>
          <w:fldChar w:fldCharType="end"/>
        </w:r>
      </w:ins>
    </w:p>
    <w:p w:rsidR="00381476" w:rsidRPr="000B0456" w:rsidRDefault="00381476" w:rsidP="00381476">
      <w:pPr>
        <w:rPr>
          <w:ins w:id="12061" w:author="frontdesk" w:date="2012-11-16T12:51:00Z"/>
        </w:rPr>
      </w:pPr>
    </w:p>
    <w:p w:rsidR="00381476" w:rsidRPr="000B0456" w:rsidRDefault="00EE27B1" w:rsidP="00381476">
      <w:pPr>
        <w:jc w:val="both"/>
        <w:rPr>
          <w:ins w:id="12062" w:author="frontdesk" w:date="2012-11-16T12:51:00Z"/>
          <w:rFonts w:ascii="Calibri" w:hAnsi="Calibri"/>
          <w:b/>
          <w:rPrChange w:id="12063" w:author="Tre" w:date="2012-11-19T09:06:00Z">
            <w:rPr>
              <w:ins w:id="12064" w:author="frontdesk" w:date="2012-11-16T12:51:00Z"/>
              <w:rFonts w:ascii="Calibri" w:hAnsi="Calibri"/>
              <w:b/>
              <w:sz w:val="22"/>
              <w:szCs w:val="22"/>
            </w:rPr>
          </w:rPrChange>
        </w:rPr>
      </w:pPr>
      <w:ins w:id="12065" w:author="frontdesk" w:date="2012-11-16T12:51:00Z">
        <w:r w:rsidRPr="00EE27B1">
          <w:rPr>
            <w:rFonts w:ascii="Calibri" w:hAnsi="Calibri"/>
            <w:b/>
            <w:rPrChange w:id="12066" w:author="Tre" w:date="2012-11-19T09:06:00Z">
              <w:rPr>
                <w:rFonts w:ascii="Calibri" w:hAnsi="Calibri"/>
                <w:b/>
                <w:color w:val="0000FF"/>
                <w:sz w:val="22"/>
                <w:szCs w:val="22"/>
                <w:u w:val="single"/>
              </w:rPr>
            </w:rPrChange>
          </w:rPr>
          <w:fldChar w:fldCharType="begin"/>
        </w:r>
        <w:r w:rsidRPr="00EE27B1">
          <w:rPr>
            <w:rFonts w:ascii="Calibri" w:hAnsi="Calibri"/>
            <w:b/>
            <w:rPrChange w:id="12067"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2068" w:author="Tre" w:date="2012-11-19T09:06:00Z">
              <w:rPr>
                <w:rFonts w:ascii="Calibri" w:hAnsi="Calibri"/>
                <w:b/>
                <w:color w:val="0000FF"/>
                <w:sz w:val="22"/>
                <w:szCs w:val="22"/>
                <w:u w:val="single"/>
              </w:rPr>
            </w:rPrChange>
          </w:rPr>
          <w:fldChar w:fldCharType="separate"/>
        </w:r>
        <w:r w:rsidRPr="00EE27B1">
          <w:rPr>
            <w:rFonts w:ascii="Calibri" w:hAnsi="Calibri"/>
            <w:b/>
            <w:noProof/>
            <w:rPrChange w:id="12069" w:author="Tre" w:date="2012-11-19T09:06:00Z">
              <w:rPr>
                <w:rFonts w:ascii="Calibri" w:hAnsi="Calibri"/>
                <w:b/>
                <w:noProof/>
                <w:color w:val="0000FF"/>
                <w:sz w:val="22"/>
                <w:szCs w:val="22"/>
                <w:u w:val="single"/>
              </w:rPr>
            </w:rPrChange>
          </w:rPr>
          <w:t>Assault rifles "Chow Chat"</w:t>
        </w:r>
        <w:r w:rsidRPr="00EE27B1">
          <w:rPr>
            <w:rFonts w:ascii="Calibri" w:hAnsi="Calibri"/>
            <w:b/>
            <w:rPrChange w:id="12070"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2071" w:author="frontdesk" w:date="2012-11-16T12:51:00Z"/>
          <w:rFonts w:ascii="Calibri" w:hAnsi="Calibri"/>
          <w:i/>
          <w:rPrChange w:id="12072" w:author="Tre" w:date="2012-11-19T09:06:00Z">
            <w:rPr>
              <w:ins w:id="12073" w:author="frontdesk" w:date="2012-11-16T12:51:00Z"/>
              <w:rFonts w:ascii="Calibri" w:hAnsi="Calibri"/>
              <w:i/>
              <w:sz w:val="20"/>
              <w:szCs w:val="20"/>
            </w:rPr>
          </w:rPrChange>
        </w:rPr>
      </w:pPr>
      <w:ins w:id="12074" w:author="frontdesk" w:date="2012-11-16T12:51:00Z">
        <w:r w:rsidRPr="00EE27B1">
          <w:rPr>
            <w:rFonts w:ascii="Calibri" w:hAnsi="Calibri"/>
            <w:i/>
            <w:rPrChange w:id="12075" w:author="Tre" w:date="2012-11-19T09:06:00Z">
              <w:rPr>
                <w:rFonts w:ascii="Calibri" w:hAnsi="Calibri"/>
                <w:i/>
                <w:color w:val="0000FF"/>
                <w:sz w:val="20"/>
                <w:szCs w:val="20"/>
                <w:u w:val="single"/>
              </w:rPr>
            </w:rPrChange>
          </w:rPr>
          <w:t>[Type (</w:t>
        </w:r>
        <w:r w:rsidRPr="00EE27B1">
          <w:rPr>
            <w:rFonts w:ascii="Calibri" w:hAnsi="Calibri"/>
            <w:i/>
            <w:rPrChange w:id="12076" w:author="Tre" w:date="2012-11-19T09:06:00Z">
              <w:rPr>
                <w:rFonts w:ascii="Calibri" w:hAnsi="Calibri"/>
                <w:i/>
                <w:color w:val="0000FF"/>
                <w:sz w:val="20"/>
                <w:szCs w:val="20"/>
                <w:u w:val="single"/>
              </w:rPr>
            </w:rPrChange>
          </w:rPr>
          <w:fldChar w:fldCharType="begin"/>
        </w:r>
        <w:r w:rsidRPr="00EE27B1">
          <w:rPr>
            <w:rFonts w:ascii="Calibri" w:hAnsi="Calibri"/>
            <w:i/>
            <w:rPrChange w:id="12077"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2078" w:author="Tre" w:date="2012-11-19T09:06:00Z">
              <w:rPr>
                <w:rFonts w:ascii="Calibri" w:hAnsi="Calibri"/>
                <w:i/>
                <w:color w:val="0000FF"/>
                <w:sz w:val="20"/>
                <w:szCs w:val="20"/>
                <w:u w:val="single"/>
              </w:rPr>
            </w:rPrChange>
          </w:rPr>
          <w:fldChar w:fldCharType="separate"/>
        </w:r>
        <w:r w:rsidRPr="00EE27B1">
          <w:rPr>
            <w:rFonts w:ascii="Calibri" w:hAnsi="Calibri"/>
            <w:i/>
            <w:noProof/>
            <w:rPrChange w:id="12079" w:author="Tre" w:date="2012-11-19T09:06:00Z">
              <w:rPr>
                <w:rFonts w:ascii="Calibri" w:hAnsi="Calibri"/>
                <w:i/>
                <w:noProof/>
                <w:color w:val="0000FF"/>
                <w:sz w:val="20"/>
                <w:szCs w:val="20"/>
                <w:u w:val="single"/>
              </w:rPr>
            </w:rPrChange>
          </w:rPr>
          <w:t>Gun</w:t>
        </w:r>
        <w:r w:rsidRPr="00EE27B1">
          <w:rPr>
            <w:rFonts w:ascii="Calibri" w:hAnsi="Calibri"/>
            <w:i/>
            <w:rPrChange w:id="12080" w:author="Tre" w:date="2012-11-19T09:06:00Z">
              <w:rPr>
                <w:rFonts w:ascii="Calibri" w:hAnsi="Calibri"/>
                <w:i/>
                <w:color w:val="0000FF"/>
                <w:sz w:val="20"/>
                <w:szCs w:val="20"/>
                <w:u w:val="single"/>
              </w:rPr>
            </w:rPrChange>
          </w:rPr>
          <w:fldChar w:fldCharType="end"/>
        </w:r>
        <w:r w:rsidRPr="00EE27B1">
          <w:rPr>
            <w:rFonts w:ascii="Calibri" w:hAnsi="Calibri"/>
            <w:i/>
            <w:rPrChange w:id="12081" w:author="Tre" w:date="2012-11-19T09:06:00Z">
              <w:rPr>
                <w:rFonts w:ascii="Calibri" w:hAnsi="Calibri"/>
                <w:i/>
                <w:color w:val="0000FF"/>
                <w:sz w:val="20"/>
                <w:szCs w:val="20"/>
                <w:u w:val="single"/>
              </w:rPr>
            </w:rPrChange>
          </w:rPr>
          <w:t>), Rate (</w:t>
        </w:r>
        <w:r w:rsidRPr="00EE27B1">
          <w:rPr>
            <w:rFonts w:ascii="Calibri" w:hAnsi="Calibri"/>
            <w:i/>
            <w:rPrChange w:id="12082" w:author="Tre" w:date="2012-11-19T09:06:00Z">
              <w:rPr>
                <w:rFonts w:ascii="Calibri" w:hAnsi="Calibri"/>
                <w:i/>
                <w:color w:val="0000FF"/>
                <w:sz w:val="20"/>
                <w:szCs w:val="20"/>
                <w:u w:val="single"/>
              </w:rPr>
            </w:rPrChange>
          </w:rPr>
          <w:fldChar w:fldCharType="begin"/>
        </w:r>
        <w:r w:rsidRPr="00EE27B1">
          <w:rPr>
            <w:rFonts w:ascii="Calibri" w:hAnsi="Calibri"/>
            <w:i/>
            <w:rPrChange w:id="12083"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2084" w:author="Tre" w:date="2012-11-19T09:06:00Z">
              <w:rPr>
                <w:rFonts w:ascii="Calibri" w:hAnsi="Calibri"/>
                <w:i/>
                <w:color w:val="0000FF"/>
                <w:sz w:val="20"/>
                <w:szCs w:val="20"/>
                <w:u w:val="single"/>
              </w:rPr>
            </w:rPrChange>
          </w:rPr>
          <w:fldChar w:fldCharType="separate"/>
        </w:r>
        <w:r w:rsidRPr="00EE27B1">
          <w:rPr>
            <w:rFonts w:ascii="Calibri" w:hAnsi="Calibri"/>
            <w:i/>
            <w:noProof/>
            <w:rPrChange w:id="12085" w:author="Tre" w:date="2012-11-19T09:06:00Z">
              <w:rPr>
                <w:rFonts w:ascii="Calibri" w:hAnsi="Calibri"/>
                <w:i/>
                <w:noProof/>
                <w:color w:val="0000FF"/>
                <w:sz w:val="20"/>
                <w:szCs w:val="20"/>
                <w:u w:val="single"/>
              </w:rPr>
            </w:rPrChange>
          </w:rPr>
          <w:t>Semi Auto</w:t>
        </w:r>
        <w:r w:rsidRPr="00EE27B1">
          <w:rPr>
            <w:rFonts w:ascii="Calibri" w:hAnsi="Calibri"/>
            <w:i/>
            <w:rPrChange w:id="12086" w:author="Tre" w:date="2012-11-19T09:06:00Z">
              <w:rPr>
                <w:rFonts w:ascii="Calibri" w:hAnsi="Calibri"/>
                <w:i/>
                <w:color w:val="0000FF"/>
                <w:sz w:val="20"/>
                <w:szCs w:val="20"/>
                <w:u w:val="single"/>
              </w:rPr>
            </w:rPrChange>
          </w:rPr>
          <w:fldChar w:fldCharType="end"/>
        </w:r>
        <w:r w:rsidRPr="00EE27B1">
          <w:rPr>
            <w:rFonts w:ascii="Calibri" w:hAnsi="Calibri"/>
            <w:i/>
            <w:rPrChange w:id="12087" w:author="Tre" w:date="2012-11-19T09:06:00Z">
              <w:rPr>
                <w:rFonts w:ascii="Calibri" w:hAnsi="Calibri"/>
                <w:i/>
                <w:color w:val="0000FF"/>
                <w:sz w:val="20"/>
                <w:szCs w:val="20"/>
                <w:u w:val="single"/>
              </w:rPr>
            </w:rPrChange>
          </w:rPr>
          <w:t>), Ammo (</w:t>
        </w:r>
        <w:r w:rsidRPr="00EE27B1">
          <w:rPr>
            <w:rFonts w:ascii="Calibri" w:hAnsi="Calibri"/>
            <w:i/>
            <w:rPrChange w:id="12088" w:author="Tre" w:date="2012-11-19T09:06:00Z">
              <w:rPr>
                <w:rFonts w:ascii="Calibri" w:hAnsi="Calibri"/>
                <w:i/>
                <w:color w:val="0000FF"/>
                <w:sz w:val="20"/>
                <w:szCs w:val="20"/>
                <w:u w:val="single"/>
              </w:rPr>
            </w:rPrChange>
          </w:rPr>
          <w:fldChar w:fldCharType="begin"/>
        </w:r>
        <w:r w:rsidRPr="00EE27B1">
          <w:rPr>
            <w:rFonts w:ascii="Calibri" w:hAnsi="Calibri"/>
            <w:i/>
            <w:rPrChange w:id="12089"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2090" w:author="Tre" w:date="2012-11-19T09:06:00Z">
              <w:rPr>
                <w:rFonts w:ascii="Calibri" w:hAnsi="Calibri"/>
                <w:i/>
                <w:color w:val="0000FF"/>
                <w:sz w:val="20"/>
                <w:szCs w:val="20"/>
                <w:u w:val="single"/>
              </w:rPr>
            </w:rPrChange>
          </w:rPr>
          <w:fldChar w:fldCharType="separate"/>
        </w:r>
        <w:r w:rsidRPr="00EE27B1">
          <w:rPr>
            <w:rFonts w:ascii="Calibri" w:hAnsi="Calibri"/>
            <w:i/>
            <w:noProof/>
            <w:rPrChange w:id="12091" w:author="Tre" w:date="2012-11-19T09:06:00Z">
              <w:rPr>
                <w:rFonts w:ascii="Calibri" w:hAnsi="Calibri"/>
                <w:i/>
                <w:noProof/>
                <w:color w:val="0000FF"/>
                <w:sz w:val="20"/>
                <w:szCs w:val="20"/>
                <w:u w:val="single"/>
              </w:rPr>
            </w:rPrChange>
          </w:rPr>
          <w:t>Magazine 35</w:t>
        </w:r>
        <w:r w:rsidRPr="00EE27B1">
          <w:rPr>
            <w:rFonts w:ascii="Calibri" w:hAnsi="Calibri"/>
            <w:i/>
            <w:rPrChange w:id="12092" w:author="Tre" w:date="2012-11-19T09:06:00Z">
              <w:rPr>
                <w:rFonts w:ascii="Calibri" w:hAnsi="Calibri"/>
                <w:i/>
                <w:color w:val="0000FF"/>
                <w:sz w:val="20"/>
                <w:szCs w:val="20"/>
                <w:u w:val="single"/>
              </w:rPr>
            </w:rPrChange>
          </w:rPr>
          <w:fldChar w:fldCharType="end"/>
        </w:r>
        <w:r w:rsidRPr="00EE27B1">
          <w:rPr>
            <w:rFonts w:ascii="Calibri" w:hAnsi="Calibri"/>
            <w:i/>
            <w:rPrChange w:id="12093" w:author="Tre" w:date="2012-11-19T09:06:00Z">
              <w:rPr>
                <w:rFonts w:ascii="Calibri" w:hAnsi="Calibri"/>
                <w:i/>
                <w:color w:val="0000FF"/>
                <w:sz w:val="20"/>
                <w:szCs w:val="20"/>
                <w:u w:val="single"/>
              </w:rPr>
            </w:rPrChange>
          </w:rPr>
          <w:t xml:space="preserve">), </w:t>
        </w:r>
        <w:del w:id="12094" w:author="Tre" w:date="2012-11-19T09:44:00Z">
          <w:r w:rsidRPr="00EE27B1">
            <w:rPr>
              <w:rFonts w:ascii="Calibri" w:hAnsi="Calibri"/>
              <w:i/>
              <w:rPrChange w:id="12095" w:author="Tre" w:date="2012-11-19T09:06:00Z">
                <w:rPr>
                  <w:rFonts w:ascii="Calibri" w:hAnsi="Calibri"/>
                  <w:i/>
                  <w:color w:val="0000FF"/>
                  <w:sz w:val="20"/>
                  <w:szCs w:val="20"/>
                  <w:u w:val="single"/>
                </w:rPr>
              </w:rPrChange>
            </w:rPr>
            <w:delText>Range (</w:delText>
          </w:r>
          <w:r w:rsidRPr="00EE27B1" w:rsidDel="00006295">
            <w:rPr>
              <w:rFonts w:ascii="Calibri" w:hAnsi="Calibri"/>
              <w:i/>
              <w:rPrChange w:id="12096" w:author="Tre" w:date="2012-11-19T09:06:00Z">
                <w:rPr>
                  <w:rFonts w:ascii="Calibri" w:hAnsi="Calibri"/>
                  <w:i/>
                  <w:color w:val="0000FF"/>
                  <w:sz w:val="20"/>
                  <w:szCs w:val="20"/>
                  <w:u w:val="single"/>
                </w:rPr>
              </w:rPrChange>
            </w:rPr>
            <w:fldChar w:fldCharType="begin"/>
          </w:r>
          <w:r w:rsidRPr="00EE27B1">
            <w:rPr>
              <w:rFonts w:ascii="Calibri" w:hAnsi="Calibri"/>
              <w:i/>
              <w:rPrChange w:id="12097"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2098" w:author="Tre" w:date="2012-11-19T09:06:00Z">
                <w:rPr>
                  <w:rFonts w:ascii="Calibri" w:hAnsi="Calibri"/>
                  <w:i/>
                  <w:color w:val="0000FF"/>
                  <w:sz w:val="20"/>
                  <w:szCs w:val="20"/>
                  <w:u w:val="single"/>
                </w:rPr>
              </w:rPrChange>
            </w:rPr>
            <w:fldChar w:fldCharType="end"/>
          </w:r>
          <w:r w:rsidRPr="00EE27B1">
            <w:rPr>
              <w:rFonts w:ascii="Calibri" w:hAnsi="Calibri"/>
              <w:i/>
              <w:rPrChange w:id="12099" w:author="Tre" w:date="2012-11-19T09:06:00Z">
                <w:rPr>
                  <w:rFonts w:ascii="Calibri" w:hAnsi="Calibri"/>
                  <w:i/>
                  <w:color w:val="0000FF"/>
                  <w:sz w:val="20"/>
                  <w:szCs w:val="20"/>
                  <w:u w:val="single"/>
                </w:rPr>
              </w:rPrChange>
            </w:rPr>
            <w:delText xml:space="preserve">), </w:delText>
          </w:r>
        </w:del>
        <w:r w:rsidRPr="00EE27B1">
          <w:rPr>
            <w:rFonts w:ascii="Calibri" w:hAnsi="Calibri"/>
            <w:i/>
            <w:rPrChange w:id="12100" w:author="Tre" w:date="2012-11-19T09:06:00Z">
              <w:rPr>
                <w:rFonts w:ascii="Calibri" w:hAnsi="Calibri"/>
                <w:i/>
                <w:color w:val="0000FF"/>
                <w:sz w:val="20"/>
                <w:szCs w:val="20"/>
                <w:u w:val="single"/>
              </w:rPr>
            </w:rPrChange>
          </w:rPr>
          <w:t>Damage (</w:t>
        </w:r>
        <w:r w:rsidRPr="00EE27B1">
          <w:rPr>
            <w:rFonts w:ascii="Calibri" w:hAnsi="Calibri"/>
            <w:i/>
            <w:rPrChange w:id="12101" w:author="Tre" w:date="2012-11-19T09:06:00Z">
              <w:rPr>
                <w:rFonts w:ascii="Calibri" w:hAnsi="Calibri"/>
                <w:i/>
                <w:color w:val="0000FF"/>
                <w:sz w:val="20"/>
                <w:szCs w:val="20"/>
                <w:u w:val="single"/>
              </w:rPr>
            </w:rPrChange>
          </w:rPr>
          <w:fldChar w:fldCharType="begin"/>
        </w:r>
        <w:r w:rsidRPr="00EE27B1">
          <w:rPr>
            <w:rFonts w:ascii="Calibri" w:hAnsi="Calibri"/>
            <w:i/>
            <w:rPrChange w:id="12102"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2103" w:author="Tre" w:date="2012-11-19T09:06:00Z">
              <w:rPr>
                <w:rFonts w:ascii="Calibri" w:hAnsi="Calibri"/>
                <w:i/>
                <w:color w:val="0000FF"/>
                <w:sz w:val="20"/>
                <w:szCs w:val="20"/>
                <w:u w:val="single"/>
              </w:rPr>
            </w:rPrChange>
          </w:rPr>
          <w:fldChar w:fldCharType="separate"/>
        </w:r>
        <w:r w:rsidRPr="00EE27B1">
          <w:rPr>
            <w:rFonts w:ascii="Calibri" w:hAnsi="Calibri"/>
            <w:i/>
            <w:noProof/>
            <w:rPrChange w:id="12104" w:author="Tre" w:date="2012-11-19T09:06:00Z">
              <w:rPr>
                <w:rFonts w:ascii="Calibri" w:hAnsi="Calibri"/>
                <w:i/>
                <w:noProof/>
                <w:color w:val="0000FF"/>
                <w:sz w:val="20"/>
                <w:szCs w:val="20"/>
                <w:u w:val="single"/>
              </w:rPr>
            </w:rPrChange>
          </w:rPr>
          <w:t>3</w:t>
        </w:r>
        <w:r w:rsidRPr="00EE27B1">
          <w:rPr>
            <w:rFonts w:ascii="Calibri" w:hAnsi="Calibri"/>
            <w:i/>
            <w:rPrChange w:id="12105" w:author="Tre" w:date="2012-11-19T09:06:00Z">
              <w:rPr>
                <w:rFonts w:ascii="Calibri" w:hAnsi="Calibri"/>
                <w:i/>
                <w:color w:val="0000FF"/>
                <w:sz w:val="20"/>
                <w:szCs w:val="20"/>
                <w:u w:val="single"/>
              </w:rPr>
            </w:rPrChange>
          </w:rPr>
          <w:fldChar w:fldCharType="end"/>
        </w:r>
        <w:r w:rsidRPr="00EE27B1">
          <w:rPr>
            <w:rFonts w:ascii="Calibri" w:hAnsi="Calibri"/>
            <w:i/>
            <w:rPrChange w:id="12106" w:author="Tre" w:date="2012-11-19T09:06:00Z">
              <w:rPr>
                <w:rFonts w:ascii="Calibri" w:hAnsi="Calibri"/>
                <w:i/>
                <w:color w:val="0000FF"/>
                <w:sz w:val="20"/>
                <w:szCs w:val="20"/>
                <w:u w:val="single"/>
              </w:rPr>
            </w:rPrChange>
          </w:rPr>
          <w:t>)]</w:t>
        </w:r>
      </w:ins>
    </w:p>
    <w:p w:rsidR="00381476" w:rsidRPr="000B0456" w:rsidRDefault="00EE27B1" w:rsidP="00381476">
      <w:pPr>
        <w:jc w:val="both"/>
        <w:rPr>
          <w:ins w:id="12107" w:author="frontdesk" w:date="2012-11-16T12:51:00Z"/>
          <w:rFonts w:ascii="Calibri" w:hAnsi="Calibri"/>
          <w:rPrChange w:id="12108" w:author="Tre" w:date="2012-11-19T09:06:00Z">
            <w:rPr>
              <w:ins w:id="12109" w:author="frontdesk" w:date="2012-11-16T12:51:00Z"/>
              <w:rFonts w:ascii="Calibri" w:hAnsi="Calibri"/>
              <w:sz w:val="20"/>
              <w:szCs w:val="20"/>
            </w:rPr>
          </w:rPrChange>
        </w:rPr>
      </w:pPr>
      <w:ins w:id="12110" w:author="frontdesk" w:date="2012-11-16T12:51:00Z">
        <w:r w:rsidRPr="00EE27B1">
          <w:rPr>
            <w:rFonts w:ascii="Calibri" w:hAnsi="Calibri"/>
            <w:rPrChange w:id="12111" w:author="Tre" w:date="2012-11-19T09:06:00Z">
              <w:rPr>
                <w:rFonts w:ascii="Calibri" w:hAnsi="Calibri"/>
                <w:color w:val="0000FF"/>
                <w:sz w:val="20"/>
                <w:szCs w:val="20"/>
                <w:u w:val="single"/>
              </w:rPr>
            </w:rPrChange>
          </w:rPr>
          <w:fldChar w:fldCharType="begin"/>
        </w:r>
        <w:r w:rsidRPr="00EE27B1">
          <w:rPr>
            <w:rFonts w:ascii="Calibri" w:hAnsi="Calibri"/>
            <w:rPrChange w:id="12112"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2113" w:author="Tre" w:date="2012-11-19T09:06:00Z">
              <w:rPr>
                <w:rFonts w:ascii="Calibri" w:hAnsi="Calibri"/>
                <w:color w:val="0000FF"/>
                <w:sz w:val="20"/>
                <w:szCs w:val="20"/>
                <w:u w:val="single"/>
              </w:rPr>
            </w:rPrChange>
          </w:rPr>
          <w:fldChar w:fldCharType="separate"/>
        </w:r>
        <w:r w:rsidRPr="00EE27B1">
          <w:rPr>
            <w:rFonts w:ascii="Calibri" w:hAnsi="Calibri"/>
            <w:noProof/>
            <w:rPrChange w:id="12114" w:author="Tre" w:date="2012-11-19T09:06:00Z">
              <w:rPr>
                <w:rFonts w:ascii="Calibri" w:hAnsi="Calibri"/>
                <w:noProof/>
                <w:color w:val="0000FF"/>
                <w:sz w:val="20"/>
                <w:szCs w:val="20"/>
                <w:u w:val="single"/>
              </w:rPr>
            </w:rPrChange>
          </w:rPr>
          <w:t>Chow Chat assault rifles are in most Zion hovercraft as the assault weapon of choice.</w:t>
        </w:r>
        <w:r w:rsidRPr="00EE27B1">
          <w:rPr>
            <w:rFonts w:ascii="Calibri" w:hAnsi="Calibri"/>
            <w:rPrChange w:id="12115" w:author="Tre" w:date="2012-11-19T09:06:00Z">
              <w:rPr>
                <w:rFonts w:ascii="Calibri" w:hAnsi="Calibri"/>
                <w:color w:val="0000FF"/>
                <w:sz w:val="20"/>
                <w:szCs w:val="20"/>
                <w:u w:val="single"/>
              </w:rPr>
            </w:rPrChange>
          </w:rPr>
          <w:fldChar w:fldCharType="end"/>
        </w:r>
        <w:r w:rsidRPr="00EE27B1">
          <w:rPr>
            <w:rFonts w:ascii="Calibri" w:hAnsi="Calibri"/>
            <w:rPrChange w:id="12116" w:author="Tre" w:date="2012-11-19T09:06:00Z">
              <w:rPr>
                <w:rFonts w:ascii="Calibri" w:hAnsi="Calibri"/>
                <w:color w:val="0000FF"/>
                <w:sz w:val="20"/>
                <w:szCs w:val="20"/>
                <w:u w:val="single"/>
              </w:rPr>
            </w:rPrChange>
          </w:rPr>
          <w:fldChar w:fldCharType="begin"/>
        </w:r>
        <w:r w:rsidRPr="00EE27B1">
          <w:rPr>
            <w:rFonts w:ascii="Calibri" w:hAnsi="Calibri"/>
            <w:rPrChange w:id="12117"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2118" w:author="Tre" w:date="2012-11-19T09:06:00Z">
              <w:rPr>
                <w:rFonts w:ascii="Calibri" w:hAnsi="Calibri"/>
                <w:color w:val="0000FF"/>
                <w:sz w:val="20"/>
                <w:szCs w:val="20"/>
                <w:u w:val="single"/>
              </w:rPr>
            </w:rPrChange>
          </w:rPr>
          <w:fldChar w:fldCharType="end"/>
        </w:r>
      </w:ins>
    </w:p>
    <w:p w:rsidR="00381476" w:rsidRPr="000B0456" w:rsidRDefault="00381476" w:rsidP="00381476">
      <w:pPr>
        <w:rPr>
          <w:ins w:id="12119" w:author="frontdesk" w:date="2012-11-16T12:51:00Z"/>
        </w:rPr>
      </w:pPr>
    </w:p>
    <w:p w:rsidR="00381476" w:rsidRPr="000B0456" w:rsidRDefault="00EE27B1" w:rsidP="00381476">
      <w:pPr>
        <w:jc w:val="both"/>
        <w:rPr>
          <w:ins w:id="12120" w:author="frontdesk" w:date="2012-11-16T12:51:00Z"/>
          <w:rFonts w:ascii="Calibri" w:hAnsi="Calibri"/>
          <w:b/>
          <w:rPrChange w:id="12121" w:author="Tre" w:date="2012-11-19T09:06:00Z">
            <w:rPr>
              <w:ins w:id="12122" w:author="frontdesk" w:date="2012-11-16T12:51:00Z"/>
              <w:rFonts w:ascii="Calibri" w:hAnsi="Calibri"/>
              <w:b/>
              <w:sz w:val="22"/>
              <w:szCs w:val="22"/>
            </w:rPr>
          </w:rPrChange>
        </w:rPr>
      </w:pPr>
      <w:ins w:id="12123" w:author="frontdesk" w:date="2012-11-16T12:51:00Z">
        <w:r w:rsidRPr="00EE27B1">
          <w:rPr>
            <w:rFonts w:ascii="Calibri" w:hAnsi="Calibri"/>
            <w:b/>
            <w:rPrChange w:id="12124" w:author="Tre" w:date="2012-11-19T09:06:00Z">
              <w:rPr>
                <w:rFonts w:ascii="Calibri" w:hAnsi="Calibri"/>
                <w:b/>
                <w:color w:val="0000FF"/>
                <w:sz w:val="22"/>
                <w:szCs w:val="22"/>
                <w:u w:val="single"/>
              </w:rPr>
            </w:rPrChange>
          </w:rPr>
          <w:fldChar w:fldCharType="begin"/>
        </w:r>
        <w:r w:rsidRPr="00EE27B1">
          <w:rPr>
            <w:rFonts w:ascii="Calibri" w:hAnsi="Calibri"/>
            <w:b/>
            <w:rPrChange w:id="12125" w:author="Tre" w:date="2012-11-19T09:06:00Z">
              <w:rPr>
                <w:rFonts w:ascii="Calibri" w:hAnsi="Calibri"/>
                <w:b/>
                <w:color w:val="0000FF"/>
                <w:sz w:val="22"/>
                <w:szCs w:val="22"/>
                <w:u w:val="single"/>
              </w:rPr>
            </w:rPrChange>
          </w:rPr>
          <w:instrText xml:space="preserve"> MERGEFIELD Name </w:instrText>
        </w:r>
        <w:r w:rsidRPr="00EE27B1">
          <w:rPr>
            <w:rFonts w:ascii="Calibri" w:hAnsi="Calibri"/>
            <w:b/>
            <w:rPrChange w:id="12126" w:author="Tre" w:date="2012-11-19T09:06:00Z">
              <w:rPr>
                <w:rFonts w:ascii="Calibri" w:hAnsi="Calibri"/>
                <w:b/>
                <w:color w:val="0000FF"/>
                <w:sz w:val="22"/>
                <w:szCs w:val="22"/>
                <w:u w:val="single"/>
              </w:rPr>
            </w:rPrChange>
          </w:rPr>
          <w:fldChar w:fldCharType="separate"/>
        </w:r>
        <w:r w:rsidRPr="00EE27B1">
          <w:rPr>
            <w:rFonts w:ascii="Calibri" w:hAnsi="Calibri"/>
            <w:b/>
            <w:noProof/>
            <w:rPrChange w:id="12127" w:author="Tre" w:date="2012-11-19T09:06:00Z">
              <w:rPr>
                <w:rFonts w:ascii="Calibri" w:hAnsi="Calibri"/>
                <w:b/>
                <w:noProof/>
                <w:color w:val="0000FF"/>
                <w:sz w:val="22"/>
                <w:szCs w:val="22"/>
                <w:u w:val="single"/>
              </w:rPr>
            </w:rPrChange>
          </w:rPr>
          <w:t>Assault rifles "HK"</w:t>
        </w:r>
        <w:r w:rsidRPr="00EE27B1">
          <w:rPr>
            <w:rFonts w:ascii="Calibri" w:hAnsi="Calibri"/>
            <w:b/>
            <w:rPrChange w:id="12128" w:author="Tre" w:date="2012-11-19T09:06:00Z">
              <w:rPr>
                <w:rFonts w:ascii="Calibri" w:hAnsi="Calibri"/>
                <w:b/>
                <w:color w:val="0000FF"/>
                <w:sz w:val="22"/>
                <w:szCs w:val="22"/>
                <w:u w:val="single"/>
              </w:rPr>
            </w:rPrChange>
          </w:rPr>
          <w:fldChar w:fldCharType="end"/>
        </w:r>
      </w:ins>
    </w:p>
    <w:p w:rsidR="00381476" w:rsidRPr="000B0456" w:rsidRDefault="00EE27B1" w:rsidP="00381476">
      <w:pPr>
        <w:jc w:val="both"/>
        <w:rPr>
          <w:ins w:id="12129" w:author="frontdesk" w:date="2012-11-16T12:51:00Z"/>
          <w:rFonts w:ascii="Calibri" w:hAnsi="Calibri"/>
          <w:i/>
          <w:rPrChange w:id="12130" w:author="Tre" w:date="2012-11-19T09:06:00Z">
            <w:rPr>
              <w:ins w:id="12131" w:author="frontdesk" w:date="2012-11-16T12:51:00Z"/>
              <w:rFonts w:ascii="Calibri" w:hAnsi="Calibri"/>
              <w:i/>
              <w:sz w:val="20"/>
              <w:szCs w:val="20"/>
            </w:rPr>
          </w:rPrChange>
        </w:rPr>
      </w:pPr>
      <w:ins w:id="12132" w:author="frontdesk" w:date="2012-11-16T12:51:00Z">
        <w:r w:rsidRPr="00EE27B1">
          <w:rPr>
            <w:rFonts w:ascii="Calibri" w:hAnsi="Calibri"/>
            <w:i/>
            <w:rPrChange w:id="12133" w:author="Tre" w:date="2012-11-19T09:06:00Z">
              <w:rPr>
                <w:rFonts w:ascii="Calibri" w:hAnsi="Calibri"/>
                <w:i/>
                <w:color w:val="0000FF"/>
                <w:sz w:val="20"/>
                <w:szCs w:val="20"/>
                <w:u w:val="single"/>
              </w:rPr>
            </w:rPrChange>
          </w:rPr>
          <w:t>[Type (</w:t>
        </w:r>
        <w:r w:rsidRPr="00EE27B1">
          <w:rPr>
            <w:rFonts w:ascii="Calibri" w:hAnsi="Calibri"/>
            <w:i/>
            <w:rPrChange w:id="12134" w:author="Tre" w:date="2012-11-19T09:06:00Z">
              <w:rPr>
                <w:rFonts w:ascii="Calibri" w:hAnsi="Calibri"/>
                <w:i/>
                <w:color w:val="0000FF"/>
                <w:sz w:val="20"/>
                <w:szCs w:val="20"/>
                <w:u w:val="single"/>
              </w:rPr>
            </w:rPrChange>
          </w:rPr>
          <w:fldChar w:fldCharType="begin"/>
        </w:r>
        <w:r w:rsidRPr="00EE27B1">
          <w:rPr>
            <w:rFonts w:ascii="Calibri" w:hAnsi="Calibri"/>
            <w:i/>
            <w:rPrChange w:id="12135" w:author="Tre" w:date="2012-11-19T09:06:00Z">
              <w:rPr>
                <w:rFonts w:ascii="Calibri" w:hAnsi="Calibri"/>
                <w:i/>
                <w:color w:val="0000FF"/>
                <w:sz w:val="20"/>
                <w:szCs w:val="20"/>
                <w:u w:val="single"/>
              </w:rPr>
            </w:rPrChange>
          </w:rPr>
          <w:instrText xml:space="preserve"> MERGEFIELD Type </w:instrText>
        </w:r>
        <w:r w:rsidRPr="00EE27B1">
          <w:rPr>
            <w:rFonts w:ascii="Calibri" w:hAnsi="Calibri"/>
            <w:i/>
            <w:rPrChange w:id="12136" w:author="Tre" w:date="2012-11-19T09:06:00Z">
              <w:rPr>
                <w:rFonts w:ascii="Calibri" w:hAnsi="Calibri"/>
                <w:i/>
                <w:color w:val="0000FF"/>
                <w:sz w:val="20"/>
                <w:szCs w:val="20"/>
                <w:u w:val="single"/>
              </w:rPr>
            </w:rPrChange>
          </w:rPr>
          <w:fldChar w:fldCharType="separate"/>
        </w:r>
        <w:r w:rsidRPr="00EE27B1">
          <w:rPr>
            <w:rFonts w:ascii="Calibri" w:hAnsi="Calibri"/>
            <w:i/>
            <w:noProof/>
            <w:rPrChange w:id="12137" w:author="Tre" w:date="2012-11-19T09:06:00Z">
              <w:rPr>
                <w:rFonts w:ascii="Calibri" w:hAnsi="Calibri"/>
                <w:i/>
                <w:noProof/>
                <w:color w:val="0000FF"/>
                <w:sz w:val="20"/>
                <w:szCs w:val="20"/>
                <w:u w:val="single"/>
              </w:rPr>
            </w:rPrChange>
          </w:rPr>
          <w:t>Gun</w:t>
        </w:r>
        <w:r w:rsidRPr="00EE27B1">
          <w:rPr>
            <w:rFonts w:ascii="Calibri" w:hAnsi="Calibri"/>
            <w:i/>
            <w:rPrChange w:id="12138" w:author="Tre" w:date="2012-11-19T09:06:00Z">
              <w:rPr>
                <w:rFonts w:ascii="Calibri" w:hAnsi="Calibri"/>
                <w:i/>
                <w:color w:val="0000FF"/>
                <w:sz w:val="20"/>
                <w:szCs w:val="20"/>
                <w:u w:val="single"/>
              </w:rPr>
            </w:rPrChange>
          </w:rPr>
          <w:fldChar w:fldCharType="end"/>
        </w:r>
        <w:r w:rsidRPr="00EE27B1">
          <w:rPr>
            <w:rFonts w:ascii="Calibri" w:hAnsi="Calibri"/>
            <w:i/>
            <w:rPrChange w:id="12139" w:author="Tre" w:date="2012-11-19T09:06:00Z">
              <w:rPr>
                <w:rFonts w:ascii="Calibri" w:hAnsi="Calibri"/>
                <w:i/>
                <w:color w:val="0000FF"/>
                <w:sz w:val="20"/>
                <w:szCs w:val="20"/>
                <w:u w:val="single"/>
              </w:rPr>
            </w:rPrChange>
          </w:rPr>
          <w:t>), Rate (</w:t>
        </w:r>
        <w:r w:rsidRPr="00EE27B1">
          <w:rPr>
            <w:rFonts w:ascii="Calibri" w:hAnsi="Calibri"/>
            <w:i/>
            <w:rPrChange w:id="12140" w:author="Tre" w:date="2012-11-19T09:06:00Z">
              <w:rPr>
                <w:rFonts w:ascii="Calibri" w:hAnsi="Calibri"/>
                <w:i/>
                <w:color w:val="0000FF"/>
                <w:sz w:val="20"/>
                <w:szCs w:val="20"/>
                <w:u w:val="single"/>
              </w:rPr>
            </w:rPrChange>
          </w:rPr>
          <w:fldChar w:fldCharType="begin"/>
        </w:r>
        <w:r w:rsidRPr="00EE27B1">
          <w:rPr>
            <w:rFonts w:ascii="Calibri" w:hAnsi="Calibri"/>
            <w:i/>
            <w:rPrChange w:id="12141" w:author="Tre" w:date="2012-11-19T09:06:00Z">
              <w:rPr>
                <w:rFonts w:ascii="Calibri" w:hAnsi="Calibri"/>
                <w:i/>
                <w:color w:val="0000FF"/>
                <w:sz w:val="20"/>
                <w:szCs w:val="20"/>
                <w:u w:val="single"/>
              </w:rPr>
            </w:rPrChange>
          </w:rPr>
          <w:instrText xml:space="preserve"> MERGEFIELD Rate_of_Fire </w:instrText>
        </w:r>
        <w:r w:rsidRPr="00EE27B1">
          <w:rPr>
            <w:rFonts w:ascii="Calibri" w:hAnsi="Calibri"/>
            <w:i/>
            <w:rPrChange w:id="12142" w:author="Tre" w:date="2012-11-19T09:06:00Z">
              <w:rPr>
                <w:rFonts w:ascii="Calibri" w:hAnsi="Calibri"/>
                <w:i/>
                <w:color w:val="0000FF"/>
                <w:sz w:val="20"/>
                <w:szCs w:val="20"/>
                <w:u w:val="single"/>
              </w:rPr>
            </w:rPrChange>
          </w:rPr>
          <w:fldChar w:fldCharType="separate"/>
        </w:r>
        <w:r w:rsidRPr="00EE27B1">
          <w:rPr>
            <w:rFonts w:ascii="Calibri" w:hAnsi="Calibri"/>
            <w:i/>
            <w:noProof/>
            <w:rPrChange w:id="12143" w:author="Tre" w:date="2012-11-19T09:06:00Z">
              <w:rPr>
                <w:rFonts w:ascii="Calibri" w:hAnsi="Calibri"/>
                <w:i/>
                <w:noProof/>
                <w:color w:val="0000FF"/>
                <w:sz w:val="20"/>
                <w:szCs w:val="20"/>
                <w:u w:val="single"/>
              </w:rPr>
            </w:rPrChange>
          </w:rPr>
          <w:t>Full Auto</w:t>
        </w:r>
        <w:r w:rsidRPr="00EE27B1">
          <w:rPr>
            <w:rFonts w:ascii="Calibri" w:hAnsi="Calibri"/>
            <w:i/>
            <w:rPrChange w:id="12144" w:author="Tre" w:date="2012-11-19T09:06:00Z">
              <w:rPr>
                <w:rFonts w:ascii="Calibri" w:hAnsi="Calibri"/>
                <w:i/>
                <w:color w:val="0000FF"/>
                <w:sz w:val="20"/>
                <w:szCs w:val="20"/>
                <w:u w:val="single"/>
              </w:rPr>
            </w:rPrChange>
          </w:rPr>
          <w:fldChar w:fldCharType="end"/>
        </w:r>
        <w:r w:rsidRPr="00EE27B1">
          <w:rPr>
            <w:rFonts w:ascii="Calibri" w:hAnsi="Calibri"/>
            <w:i/>
            <w:rPrChange w:id="12145" w:author="Tre" w:date="2012-11-19T09:06:00Z">
              <w:rPr>
                <w:rFonts w:ascii="Calibri" w:hAnsi="Calibri"/>
                <w:i/>
                <w:color w:val="0000FF"/>
                <w:sz w:val="20"/>
                <w:szCs w:val="20"/>
                <w:u w:val="single"/>
              </w:rPr>
            </w:rPrChange>
          </w:rPr>
          <w:t>), Ammo (</w:t>
        </w:r>
        <w:r w:rsidRPr="00EE27B1">
          <w:rPr>
            <w:rFonts w:ascii="Calibri" w:hAnsi="Calibri"/>
            <w:i/>
            <w:rPrChange w:id="12146" w:author="Tre" w:date="2012-11-19T09:06:00Z">
              <w:rPr>
                <w:rFonts w:ascii="Calibri" w:hAnsi="Calibri"/>
                <w:i/>
                <w:color w:val="0000FF"/>
                <w:sz w:val="20"/>
                <w:szCs w:val="20"/>
                <w:u w:val="single"/>
              </w:rPr>
            </w:rPrChange>
          </w:rPr>
          <w:fldChar w:fldCharType="begin"/>
        </w:r>
        <w:r w:rsidRPr="00EE27B1">
          <w:rPr>
            <w:rFonts w:ascii="Calibri" w:hAnsi="Calibri"/>
            <w:i/>
            <w:rPrChange w:id="12147" w:author="Tre" w:date="2012-11-19T09:06:00Z">
              <w:rPr>
                <w:rFonts w:ascii="Calibri" w:hAnsi="Calibri"/>
                <w:i/>
                <w:color w:val="0000FF"/>
                <w:sz w:val="20"/>
                <w:szCs w:val="20"/>
                <w:u w:val="single"/>
              </w:rPr>
            </w:rPrChange>
          </w:rPr>
          <w:instrText xml:space="preserve"> MERGEFIELD Ammo </w:instrText>
        </w:r>
        <w:r w:rsidRPr="00EE27B1">
          <w:rPr>
            <w:rFonts w:ascii="Calibri" w:hAnsi="Calibri"/>
            <w:i/>
            <w:rPrChange w:id="12148" w:author="Tre" w:date="2012-11-19T09:06:00Z">
              <w:rPr>
                <w:rFonts w:ascii="Calibri" w:hAnsi="Calibri"/>
                <w:i/>
                <w:color w:val="0000FF"/>
                <w:sz w:val="20"/>
                <w:szCs w:val="20"/>
                <w:u w:val="single"/>
              </w:rPr>
            </w:rPrChange>
          </w:rPr>
          <w:fldChar w:fldCharType="separate"/>
        </w:r>
        <w:r w:rsidRPr="00EE27B1">
          <w:rPr>
            <w:rFonts w:ascii="Calibri" w:hAnsi="Calibri"/>
            <w:i/>
            <w:noProof/>
            <w:rPrChange w:id="12149" w:author="Tre" w:date="2012-11-19T09:06:00Z">
              <w:rPr>
                <w:rFonts w:ascii="Calibri" w:hAnsi="Calibri"/>
                <w:i/>
                <w:noProof/>
                <w:color w:val="0000FF"/>
                <w:sz w:val="20"/>
                <w:szCs w:val="20"/>
                <w:u w:val="single"/>
              </w:rPr>
            </w:rPrChange>
          </w:rPr>
          <w:t>Magazine 30</w:t>
        </w:r>
        <w:r w:rsidRPr="00EE27B1">
          <w:rPr>
            <w:rFonts w:ascii="Calibri" w:hAnsi="Calibri"/>
            <w:i/>
            <w:rPrChange w:id="12150" w:author="Tre" w:date="2012-11-19T09:06:00Z">
              <w:rPr>
                <w:rFonts w:ascii="Calibri" w:hAnsi="Calibri"/>
                <w:i/>
                <w:color w:val="0000FF"/>
                <w:sz w:val="20"/>
                <w:szCs w:val="20"/>
                <w:u w:val="single"/>
              </w:rPr>
            </w:rPrChange>
          </w:rPr>
          <w:fldChar w:fldCharType="end"/>
        </w:r>
        <w:r w:rsidRPr="00EE27B1">
          <w:rPr>
            <w:rFonts w:ascii="Calibri" w:hAnsi="Calibri"/>
            <w:i/>
            <w:rPrChange w:id="12151" w:author="Tre" w:date="2012-11-19T09:06:00Z">
              <w:rPr>
                <w:rFonts w:ascii="Calibri" w:hAnsi="Calibri"/>
                <w:i/>
                <w:color w:val="0000FF"/>
                <w:sz w:val="20"/>
                <w:szCs w:val="20"/>
                <w:u w:val="single"/>
              </w:rPr>
            </w:rPrChange>
          </w:rPr>
          <w:t xml:space="preserve">), </w:t>
        </w:r>
        <w:del w:id="12152" w:author="Tre" w:date="2012-11-19T09:44:00Z">
          <w:r w:rsidRPr="00EE27B1">
            <w:rPr>
              <w:rFonts w:ascii="Calibri" w:hAnsi="Calibri"/>
              <w:i/>
              <w:rPrChange w:id="12153" w:author="Tre" w:date="2012-11-19T09:06:00Z">
                <w:rPr>
                  <w:rFonts w:ascii="Calibri" w:hAnsi="Calibri"/>
                  <w:i/>
                  <w:color w:val="0000FF"/>
                  <w:sz w:val="20"/>
                  <w:szCs w:val="20"/>
                  <w:u w:val="single"/>
                </w:rPr>
              </w:rPrChange>
            </w:rPr>
            <w:delText>Range (</w:delText>
          </w:r>
          <w:r w:rsidRPr="00EE27B1" w:rsidDel="00006295">
            <w:rPr>
              <w:rFonts w:ascii="Calibri" w:hAnsi="Calibri"/>
              <w:i/>
              <w:rPrChange w:id="12154" w:author="Tre" w:date="2012-11-19T09:06:00Z">
                <w:rPr>
                  <w:rFonts w:ascii="Calibri" w:hAnsi="Calibri"/>
                  <w:i/>
                  <w:color w:val="0000FF"/>
                  <w:sz w:val="20"/>
                  <w:szCs w:val="20"/>
                  <w:u w:val="single"/>
                </w:rPr>
              </w:rPrChange>
            </w:rPr>
            <w:fldChar w:fldCharType="begin"/>
          </w:r>
          <w:r w:rsidRPr="00EE27B1">
            <w:rPr>
              <w:rFonts w:ascii="Calibri" w:hAnsi="Calibri"/>
              <w:i/>
              <w:rPrChange w:id="12155" w:author="Tre" w:date="2012-11-19T09:06: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2156" w:author="Tre" w:date="2012-11-19T09:06:00Z">
                <w:rPr>
                  <w:rFonts w:ascii="Calibri" w:hAnsi="Calibri"/>
                  <w:i/>
                  <w:color w:val="0000FF"/>
                  <w:sz w:val="20"/>
                  <w:szCs w:val="20"/>
                  <w:u w:val="single"/>
                </w:rPr>
              </w:rPrChange>
            </w:rPr>
            <w:fldChar w:fldCharType="end"/>
          </w:r>
          <w:r w:rsidRPr="00EE27B1">
            <w:rPr>
              <w:rFonts w:ascii="Calibri" w:hAnsi="Calibri"/>
              <w:i/>
              <w:rPrChange w:id="12157" w:author="Tre" w:date="2012-11-19T09:06:00Z">
                <w:rPr>
                  <w:rFonts w:ascii="Calibri" w:hAnsi="Calibri"/>
                  <w:i/>
                  <w:color w:val="0000FF"/>
                  <w:sz w:val="20"/>
                  <w:szCs w:val="20"/>
                  <w:u w:val="single"/>
                </w:rPr>
              </w:rPrChange>
            </w:rPr>
            <w:delText xml:space="preserve">), </w:delText>
          </w:r>
        </w:del>
        <w:r w:rsidRPr="00EE27B1">
          <w:rPr>
            <w:rFonts w:ascii="Calibri" w:hAnsi="Calibri"/>
            <w:i/>
            <w:rPrChange w:id="12158" w:author="Tre" w:date="2012-11-19T09:06:00Z">
              <w:rPr>
                <w:rFonts w:ascii="Calibri" w:hAnsi="Calibri"/>
                <w:i/>
                <w:color w:val="0000FF"/>
                <w:sz w:val="20"/>
                <w:szCs w:val="20"/>
                <w:u w:val="single"/>
              </w:rPr>
            </w:rPrChange>
          </w:rPr>
          <w:t>Damage (</w:t>
        </w:r>
        <w:r w:rsidRPr="00EE27B1">
          <w:rPr>
            <w:rFonts w:ascii="Calibri" w:hAnsi="Calibri"/>
            <w:i/>
            <w:rPrChange w:id="12159" w:author="Tre" w:date="2012-11-19T09:06:00Z">
              <w:rPr>
                <w:rFonts w:ascii="Calibri" w:hAnsi="Calibri"/>
                <w:i/>
                <w:color w:val="0000FF"/>
                <w:sz w:val="20"/>
                <w:szCs w:val="20"/>
                <w:u w:val="single"/>
              </w:rPr>
            </w:rPrChange>
          </w:rPr>
          <w:fldChar w:fldCharType="begin"/>
        </w:r>
        <w:r w:rsidRPr="00EE27B1">
          <w:rPr>
            <w:rFonts w:ascii="Calibri" w:hAnsi="Calibri"/>
            <w:i/>
            <w:rPrChange w:id="12160" w:author="Tre" w:date="2012-11-19T09:06:00Z">
              <w:rPr>
                <w:rFonts w:ascii="Calibri" w:hAnsi="Calibri"/>
                <w:i/>
                <w:color w:val="0000FF"/>
                <w:sz w:val="20"/>
                <w:szCs w:val="20"/>
                <w:u w:val="single"/>
              </w:rPr>
            </w:rPrChange>
          </w:rPr>
          <w:instrText xml:space="preserve"> MERGEFIELD Damage_Level </w:instrText>
        </w:r>
        <w:r w:rsidRPr="00EE27B1">
          <w:rPr>
            <w:rFonts w:ascii="Calibri" w:hAnsi="Calibri"/>
            <w:i/>
            <w:rPrChange w:id="12161" w:author="Tre" w:date="2012-11-19T09:06:00Z">
              <w:rPr>
                <w:rFonts w:ascii="Calibri" w:hAnsi="Calibri"/>
                <w:i/>
                <w:color w:val="0000FF"/>
                <w:sz w:val="20"/>
                <w:szCs w:val="20"/>
                <w:u w:val="single"/>
              </w:rPr>
            </w:rPrChange>
          </w:rPr>
          <w:fldChar w:fldCharType="separate"/>
        </w:r>
        <w:r w:rsidRPr="00EE27B1">
          <w:rPr>
            <w:rFonts w:ascii="Calibri" w:hAnsi="Calibri"/>
            <w:i/>
            <w:noProof/>
            <w:rPrChange w:id="12162" w:author="Tre" w:date="2012-11-19T09:06:00Z">
              <w:rPr>
                <w:rFonts w:ascii="Calibri" w:hAnsi="Calibri"/>
                <w:i/>
                <w:noProof/>
                <w:color w:val="0000FF"/>
                <w:sz w:val="20"/>
                <w:szCs w:val="20"/>
                <w:u w:val="single"/>
              </w:rPr>
            </w:rPrChange>
          </w:rPr>
          <w:t>4</w:t>
        </w:r>
        <w:r w:rsidRPr="00EE27B1">
          <w:rPr>
            <w:rFonts w:ascii="Calibri" w:hAnsi="Calibri"/>
            <w:i/>
            <w:rPrChange w:id="12163" w:author="Tre" w:date="2012-11-19T09:06:00Z">
              <w:rPr>
                <w:rFonts w:ascii="Calibri" w:hAnsi="Calibri"/>
                <w:i/>
                <w:color w:val="0000FF"/>
                <w:sz w:val="20"/>
                <w:szCs w:val="20"/>
                <w:u w:val="single"/>
              </w:rPr>
            </w:rPrChange>
          </w:rPr>
          <w:fldChar w:fldCharType="end"/>
        </w:r>
        <w:r w:rsidRPr="00EE27B1">
          <w:rPr>
            <w:rFonts w:ascii="Calibri" w:hAnsi="Calibri"/>
            <w:i/>
            <w:rPrChange w:id="12164" w:author="Tre" w:date="2012-11-19T09:06:00Z">
              <w:rPr>
                <w:rFonts w:ascii="Calibri" w:hAnsi="Calibri"/>
                <w:i/>
                <w:color w:val="0000FF"/>
                <w:sz w:val="20"/>
                <w:szCs w:val="20"/>
                <w:u w:val="single"/>
              </w:rPr>
            </w:rPrChange>
          </w:rPr>
          <w:t>)]</w:t>
        </w:r>
      </w:ins>
    </w:p>
    <w:p w:rsidR="00381476" w:rsidRPr="000B0456" w:rsidRDefault="00EE27B1" w:rsidP="00381476">
      <w:pPr>
        <w:jc w:val="both"/>
        <w:rPr>
          <w:ins w:id="12165" w:author="frontdesk" w:date="2012-11-16T12:51:00Z"/>
          <w:rFonts w:ascii="Calibri" w:hAnsi="Calibri"/>
          <w:rPrChange w:id="12166" w:author="Tre" w:date="2012-11-19T09:06:00Z">
            <w:rPr>
              <w:ins w:id="12167" w:author="frontdesk" w:date="2012-11-16T12:51:00Z"/>
              <w:rFonts w:ascii="Calibri" w:hAnsi="Calibri"/>
              <w:sz w:val="20"/>
              <w:szCs w:val="20"/>
            </w:rPr>
          </w:rPrChange>
        </w:rPr>
      </w:pPr>
      <w:ins w:id="12168" w:author="frontdesk" w:date="2012-11-16T12:51:00Z">
        <w:r w:rsidRPr="00EE27B1">
          <w:rPr>
            <w:rFonts w:ascii="Calibri" w:hAnsi="Calibri"/>
            <w:rPrChange w:id="12169" w:author="Tre" w:date="2012-11-19T09:06:00Z">
              <w:rPr>
                <w:rFonts w:ascii="Calibri" w:hAnsi="Calibri"/>
                <w:color w:val="0000FF"/>
                <w:sz w:val="20"/>
                <w:szCs w:val="20"/>
                <w:u w:val="single"/>
              </w:rPr>
            </w:rPrChange>
          </w:rPr>
          <w:fldChar w:fldCharType="begin"/>
        </w:r>
        <w:r w:rsidRPr="00EE27B1">
          <w:rPr>
            <w:rFonts w:ascii="Calibri" w:hAnsi="Calibri"/>
            <w:rPrChange w:id="12170" w:author="Tre" w:date="2012-11-19T09:06:00Z">
              <w:rPr>
                <w:rFonts w:ascii="Calibri" w:hAnsi="Calibri"/>
                <w:color w:val="0000FF"/>
                <w:sz w:val="20"/>
                <w:szCs w:val="20"/>
                <w:u w:val="single"/>
              </w:rPr>
            </w:rPrChange>
          </w:rPr>
          <w:instrText xml:space="preserve"> MERGEFIELD Description </w:instrText>
        </w:r>
        <w:r w:rsidRPr="00EE27B1">
          <w:rPr>
            <w:rFonts w:ascii="Calibri" w:hAnsi="Calibri"/>
            <w:rPrChange w:id="12171" w:author="Tre" w:date="2012-11-19T09:06:00Z">
              <w:rPr>
                <w:rFonts w:ascii="Calibri" w:hAnsi="Calibri"/>
                <w:color w:val="0000FF"/>
                <w:sz w:val="20"/>
                <w:szCs w:val="20"/>
                <w:u w:val="single"/>
              </w:rPr>
            </w:rPrChange>
          </w:rPr>
          <w:fldChar w:fldCharType="separate"/>
        </w:r>
        <w:r w:rsidRPr="00EE27B1">
          <w:rPr>
            <w:rFonts w:ascii="Calibri" w:hAnsi="Calibri"/>
            <w:noProof/>
            <w:rPrChange w:id="12172" w:author="Tre" w:date="2012-11-19T09:06:00Z">
              <w:rPr>
                <w:rFonts w:ascii="Calibri" w:hAnsi="Calibri"/>
                <w:noProof/>
                <w:color w:val="0000FF"/>
                <w:sz w:val="20"/>
                <w:szCs w:val="20"/>
                <w:u w:val="single"/>
              </w:rPr>
            </w:rPrChange>
          </w:rPr>
          <w:t>HK is the king of assualt rifles. Anyone using this weapon is someone ready for a fight. This rifle puts a hole in most anything it comes across. This is an easy weapon to modify with accessories like a scope, custom grips, adjustable stock, etc.</w:t>
        </w:r>
        <w:r w:rsidRPr="00EE27B1">
          <w:rPr>
            <w:rFonts w:ascii="Calibri" w:hAnsi="Calibri"/>
            <w:rPrChange w:id="12173" w:author="Tre" w:date="2012-11-19T09:06:00Z">
              <w:rPr>
                <w:rFonts w:ascii="Calibri" w:hAnsi="Calibri"/>
                <w:color w:val="0000FF"/>
                <w:sz w:val="20"/>
                <w:szCs w:val="20"/>
                <w:u w:val="single"/>
              </w:rPr>
            </w:rPrChange>
          </w:rPr>
          <w:fldChar w:fldCharType="end"/>
        </w:r>
        <w:r w:rsidRPr="00EE27B1">
          <w:rPr>
            <w:rFonts w:ascii="Calibri" w:hAnsi="Calibri"/>
            <w:rPrChange w:id="12174" w:author="Tre" w:date="2012-11-19T09:06:00Z">
              <w:rPr>
                <w:rFonts w:ascii="Calibri" w:hAnsi="Calibri"/>
                <w:color w:val="0000FF"/>
                <w:sz w:val="20"/>
                <w:szCs w:val="20"/>
                <w:u w:val="single"/>
              </w:rPr>
            </w:rPrChange>
          </w:rPr>
          <w:fldChar w:fldCharType="begin"/>
        </w:r>
        <w:r w:rsidRPr="00EE27B1">
          <w:rPr>
            <w:rFonts w:ascii="Calibri" w:hAnsi="Calibri"/>
            <w:rPrChange w:id="12175" w:author="Tre" w:date="2012-11-19T09:06:00Z">
              <w:rPr>
                <w:rFonts w:ascii="Calibri" w:hAnsi="Calibri"/>
                <w:color w:val="0000FF"/>
                <w:sz w:val="20"/>
                <w:szCs w:val="20"/>
                <w:u w:val="single"/>
              </w:rPr>
            </w:rPrChange>
          </w:rPr>
          <w:instrText xml:space="preserve"> NEXT  \* MERGEFORMAT </w:instrText>
        </w:r>
        <w:r w:rsidRPr="00EE27B1">
          <w:rPr>
            <w:rFonts w:ascii="Calibri" w:hAnsi="Calibri"/>
            <w:rPrChange w:id="12176" w:author="Tre" w:date="2012-11-19T09:06:00Z">
              <w:rPr>
                <w:rFonts w:ascii="Calibri" w:hAnsi="Calibri"/>
                <w:color w:val="0000FF"/>
                <w:sz w:val="20"/>
                <w:szCs w:val="20"/>
                <w:u w:val="single"/>
              </w:rPr>
            </w:rPrChange>
          </w:rPr>
          <w:fldChar w:fldCharType="end"/>
        </w:r>
      </w:ins>
    </w:p>
    <w:p w:rsidR="00981F81" w:rsidRPr="00981F81" w:rsidRDefault="00981F81" w:rsidP="00981F81">
      <w:pPr>
        <w:jc w:val="both"/>
        <w:rPr>
          <w:rFonts w:ascii="Calibri" w:hAnsi="Calibri"/>
          <w:sz w:val="20"/>
          <w:szCs w:val="20"/>
        </w:rPr>
      </w:pPr>
    </w:p>
    <w:p w:rsidR="00874E62" w:rsidRDefault="00874E62" w:rsidP="00056D0C">
      <w:pPr>
        <w:pStyle w:val="Matrix"/>
      </w:pPr>
    </w:p>
    <w:p w:rsidR="00874E62" w:rsidRDefault="00874E62" w:rsidP="00056D0C">
      <w:pPr>
        <w:pStyle w:val="MatrixTitle"/>
      </w:pPr>
      <w:r w:rsidRPr="00056D0C">
        <w:t>Vehicles</w:t>
      </w:r>
    </w:p>
    <w:p w:rsidR="009B1DE6" w:rsidRDefault="009B1DE6" w:rsidP="00874E62">
      <w:pPr>
        <w:pStyle w:val="MatrixIntrotext"/>
      </w:pPr>
      <w:r>
        <w:t>There are additional rules for vehicles</w:t>
      </w:r>
      <w:r w:rsidR="00030475">
        <w:t>,</w:t>
      </w:r>
      <w:r>
        <w:t xml:space="preserve"> listed here. There are many places for creative characters to add things that are missing from this sourcebook. Vehicle chases are success rolls between the vehicles in the chase. The character with the most successes controls the position and outcome of the chase that combat round. Vehicle chases happen in combat rounds to </w:t>
      </w:r>
      <w:r w:rsidR="007D20B5">
        <w:t xml:space="preserve">better </w:t>
      </w:r>
      <w:r>
        <w:t>control the action.</w:t>
      </w:r>
    </w:p>
    <w:p w:rsidR="007D20B5" w:rsidRDefault="007D20B5" w:rsidP="009B1DE6">
      <w:pPr>
        <w:pStyle w:val="Matrix"/>
      </w:pPr>
    </w:p>
    <w:p w:rsidR="00874E62" w:rsidRDefault="00874E62" w:rsidP="00874E62">
      <w:pPr>
        <w:pStyle w:val="Matrixsubtitle"/>
      </w:pPr>
      <w:r w:rsidRPr="00A64703">
        <w:t>Vehicle Attributes</w:t>
      </w:r>
    </w:p>
    <w:p w:rsidR="009B1DE6" w:rsidRDefault="009B1DE6" w:rsidP="00056D0C">
      <w:pPr>
        <w:pStyle w:val="MatrixIntrotext"/>
      </w:pPr>
      <w:r w:rsidRPr="00341396">
        <w:t xml:space="preserve">Hovercrafts are not the only vehicles in the Matrix RPG, but hovercraft technology is the standard for Real World human vehicle design. A.I. </w:t>
      </w:r>
      <w:r w:rsidR="00030475">
        <w:t>f</w:t>
      </w:r>
      <w:r w:rsidRPr="00341396">
        <w:t xml:space="preserve">rames, like </w:t>
      </w:r>
      <w:r w:rsidR="00030475">
        <w:t>S</w:t>
      </w:r>
      <w:r w:rsidRPr="00341396">
        <w:t>entinels, have many of the same characteristics as vehicles. Sentinels have all the vehicle attributes</w:t>
      </w:r>
      <w:r w:rsidR="00030475">
        <w:t>, but they</w:t>
      </w:r>
      <w:r w:rsidRPr="00341396">
        <w:t xml:space="preserve"> don’t have all the vehicle characteristics.</w:t>
      </w:r>
      <w:r w:rsidR="00056D0C">
        <w:t xml:space="preserve"> </w:t>
      </w:r>
      <w:r w:rsidRPr="00341396">
        <w:t xml:space="preserve">Vehicle Attributes are all integral to a vehicle’s functions. </w:t>
      </w:r>
    </w:p>
    <w:p w:rsidR="00874E62" w:rsidRPr="00341396" w:rsidRDefault="00874E62" w:rsidP="009B1DE6">
      <w:pPr>
        <w:pStyle w:val="Matrix"/>
      </w:pPr>
    </w:p>
    <w:p w:rsidR="009B1DE6" w:rsidRPr="000B0456" w:rsidRDefault="00EE27B1" w:rsidP="009B1DE6">
      <w:pPr>
        <w:pStyle w:val="Matrix"/>
        <w:rPr>
          <w:szCs w:val="24"/>
        </w:rPr>
      </w:pPr>
      <w:r w:rsidRPr="00EE27B1">
        <w:rPr>
          <w:b/>
          <w:szCs w:val="24"/>
          <w:rPrChange w:id="12177" w:author="Tre" w:date="2012-11-19T09:06:00Z">
            <w:rPr>
              <w:b/>
              <w:color w:val="0000FF"/>
              <w:sz w:val="20"/>
              <w:u w:val="single"/>
            </w:rPr>
          </w:rPrChange>
        </w:rPr>
        <w:t>Speed</w:t>
      </w:r>
      <w:r w:rsidRPr="00EE27B1">
        <w:rPr>
          <w:szCs w:val="24"/>
          <w:rPrChange w:id="12178" w:author="Tre" w:date="2012-11-19T09:06:00Z">
            <w:rPr>
              <w:color w:val="0000FF"/>
              <w:u w:val="single"/>
            </w:rPr>
          </w:rPrChange>
        </w:rPr>
        <w:t>- This is how fast the ship can travel when pushed to its limits. The vehicle speed rating adds its dice to the player’s dice pool when rolling to pilot the vehicle.</w:t>
      </w:r>
    </w:p>
    <w:p w:rsidR="009B1DE6" w:rsidRPr="000B0456" w:rsidRDefault="00EE27B1" w:rsidP="009B1DE6">
      <w:pPr>
        <w:pStyle w:val="Matrix"/>
        <w:rPr>
          <w:szCs w:val="24"/>
        </w:rPr>
      </w:pPr>
      <w:r w:rsidRPr="00EE27B1">
        <w:rPr>
          <w:b/>
          <w:szCs w:val="24"/>
          <w:rPrChange w:id="12179" w:author="Tre" w:date="2012-11-19T09:06:00Z">
            <w:rPr>
              <w:b/>
              <w:color w:val="0000FF"/>
              <w:sz w:val="20"/>
              <w:u w:val="single"/>
            </w:rPr>
          </w:rPrChange>
        </w:rPr>
        <w:t>Agility</w:t>
      </w:r>
      <w:r w:rsidRPr="00EE27B1">
        <w:rPr>
          <w:szCs w:val="24"/>
          <w:rPrChange w:id="12180" w:author="Tre" w:date="2012-11-19T09:06:00Z">
            <w:rPr>
              <w:color w:val="0000FF"/>
              <w:u w:val="single"/>
            </w:rPr>
          </w:rPrChange>
        </w:rPr>
        <w:t>- This is how difficult it is to operate the craft at speed and over difficult terrain. Can this piece of $#!t squeeze through an abandoned building without losing its engine? Agility rating reduces the task threshold for piloting test.</w:t>
      </w:r>
    </w:p>
    <w:p w:rsidR="009B1DE6" w:rsidRPr="000B0456" w:rsidRDefault="00EE27B1" w:rsidP="009B1DE6">
      <w:pPr>
        <w:pStyle w:val="Matrix"/>
        <w:rPr>
          <w:b/>
          <w:szCs w:val="24"/>
        </w:rPr>
      </w:pPr>
      <w:r w:rsidRPr="00EE27B1">
        <w:rPr>
          <w:b/>
          <w:szCs w:val="24"/>
          <w:rPrChange w:id="12181" w:author="Tre" w:date="2012-11-19T09:06:00Z">
            <w:rPr>
              <w:b/>
              <w:color w:val="0000FF"/>
              <w:sz w:val="20"/>
              <w:u w:val="single"/>
            </w:rPr>
          </w:rPrChange>
        </w:rPr>
        <w:t>Fuel</w:t>
      </w:r>
      <w:r w:rsidRPr="00EE27B1">
        <w:rPr>
          <w:szCs w:val="24"/>
          <w:rPrChange w:id="12182" w:author="Tre" w:date="2012-11-19T09:06:00Z">
            <w:rPr>
              <w:color w:val="0000FF"/>
              <w:u w:val="single"/>
            </w:rPr>
          </w:rPrChange>
        </w:rPr>
        <w:t xml:space="preserve"> (remaining/maximum)- Fuel is a rating comprised of two numbers. The first number is the amount of fuel cells remaining for the ship to use as power. The second number is the maximum number of fuel cells the ship is designed to hold. With a good Punksmith on your crew, more fuel cells can be added to the vehicle. One day is the average life for a fuel cell, and they can be charged. A single fuel cell takes one hour to fully charge. All vehicles are listed with their maximum fuel cell rating.</w:t>
      </w:r>
    </w:p>
    <w:p w:rsidR="009B1DE6" w:rsidRDefault="009B1DE6" w:rsidP="009B1DE6">
      <w:pPr>
        <w:pStyle w:val="Matrix"/>
        <w:spacing w:line="360" w:lineRule="auto"/>
        <w:ind w:left="720" w:hanging="720"/>
        <w:jc w:val="center"/>
        <w:rPr>
          <w:rFonts w:cs="Calibri"/>
        </w:rPr>
      </w:pPr>
    </w:p>
    <w:p w:rsidR="009B1DE6" w:rsidRDefault="009B1DE6" w:rsidP="00490DD5">
      <w:pPr>
        <w:pStyle w:val="Matrixsubtitle"/>
      </w:pPr>
      <w:r>
        <w:t>Vehicle Characteristics</w:t>
      </w:r>
    </w:p>
    <w:p w:rsidR="009B1DE6" w:rsidRPr="000B0456" w:rsidRDefault="00EE27B1" w:rsidP="00490DD5">
      <w:pPr>
        <w:pStyle w:val="Matrix"/>
        <w:ind w:left="720" w:hanging="720"/>
        <w:rPr>
          <w:rFonts w:cs="Calibri"/>
          <w:b/>
          <w:color w:val="FF0000"/>
          <w:szCs w:val="24"/>
        </w:rPr>
      </w:pPr>
      <w:r w:rsidRPr="00EE27B1">
        <w:rPr>
          <w:rFonts w:cs="Calibri"/>
          <w:b/>
          <w:szCs w:val="24"/>
          <w:rPrChange w:id="12183" w:author="Tre" w:date="2012-11-19T09:06:00Z">
            <w:rPr>
              <w:rFonts w:cs="Calibri"/>
              <w:b/>
              <w:color w:val="0000FF"/>
              <w:sz w:val="20"/>
              <w:u w:val="single"/>
            </w:rPr>
          </w:rPrChange>
        </w:rPr>
        <w:t>Vehicle Characteristics</w:t>
      </w:r>
      <w:r w:rsidRPr="00EE27B1">
        <w:rPr>
          <w:rFonts w:cs="Calibri"/>
          <w:szCs w:val="24"/>
          <w:rPrChange w:id="12184" w:author="Tre" w:date="2012-11-19T09:06:00Z">
            <w:rPr>
              <w:rFonts w:cs="Calibri"/>
              <w:color w:val="0000FF"/>
              <w:u w:val="single"/>
            </w:rPr>
          </w:rPrChange>
        </w:rPr>
        <w:t xml:space="preserve"> are purely roleplay details. Characteristics are not attributes for the vehicle, these are details that are important for some vehicles and irrelevant</w:t>
      </w:r>
      <w:r w:rsidRPr="00EE27B1">
        <w:rPr>
          <w:rFonts w:cs="Calibri"/>
          <w:b/>
          <w:szCs w:val="24"/>
          <w:rPrChange w:id="12185" w:author="Tre" w:date="2012-11-19T09:06:00Z">
            <w:rPr>
              <w:rFonts w:cs="Calibri"/>
              <w:b/>
              <w:color w:val="0000FF"/>
              <w:u w:val="single"/>
            </w:rPr>
          </w:rPrChange>
        </w:rPr>
        <w:t xml:space="preserve"> </w:t>
      </w:r>
      <w:r w:rsidRPr="00EE27B1">
        <w:rPr>
          <w:rFonts w:cs="Calibri"/>
          <w:szCs w:val="24"/>
          <w:rPrChange w:id="12186" w:author="Tre" w:date="2012-11-19T09:06:00Z">
            <w:rPr>
              <w:rFonts w:cs="Calibri"/>
              <w:color w:val="0000FF"/>
              <w:u w:val="single"/>
            </w:rPr>
          </w:rPrChange>
        </w:rPr>
        <w:t xml:space="preserve">for others. Because these are only roleplay details, they do not have a rating per se, but they do affect actions in the game. For example, being able to detect things with your vehicle’s sensors is important, but that ability doesn’t have a rating. Without a rating, characters should roleplay these situations and make it more interesting. </w:t>
      </w:r>
      <w:r w:rsidRPr="00EE27B1">
        <w:rPr>
          <w:rFonts w:cs="Calibri"/>
          <w:color w:val="FF0000"/>
          <w:szCs w:val="24"/>
          <w:rPrChange w:id="12187" w:author="Tre" w:date="2012-11-19T09:06:00Z">
            <w:rPr>
              <w:rFonts w:cs="Calibri"/>
              <w:color w:val="FF0000"/>
              <w:u w:val="single"/>
            </w:rPr>
          </w:rPrChange>
        </w:rPr>
        <w:t>For example, when the hovercraft detects Sentinels using the Magnetic Anomaly, it can do so from a safe, long range. In comparison, detection using the vehicle’s proximity sensors will detect the sentinels about the same time that the sentinels will detect the vehicle. No ratings are used for vehicle characteristics, just roleplay opportunities.</w:t>
      </w:r>
    </w:p>
    <w:p w:rsidR="009B1DE6" w:rsidRPr="000B0456" w:rsidRDefault="00EE27B1" w:rsidP="00490DD5">
      <w:pPr>
        <w:pStyle w:val="Matrix"/>
        <w:ind w:left="720" w:hanging="720"/>
        <w:rPr>
          <w:rFonts w:cs="Calibri"/>
          <w:b/>
          <w:szCs w:val="24"/>
        </w:rPr>
      </w:pPr>
      <w:r w:rsidRPr="00EE27B1">
        <w:rPr>
          <w:rFonts w:cs="Calibri"/>
          <w:b/>
          <w:szCs w:val="24"/>
          <w:rPrChange w:id="12188" w:author="Tre" w:date="2012-11-19T09:06:00Z">
            <w:rPr>
              <w:rFonts w:cs="Calibri"/>
              <w:b/>
              <w:color w:val="0000FF"/>
              <w:sz w:val="20"/>
              <w:u w:val="single"/>
            </w:rPr>
          </w:rPrChange>
        </w:rPr>
        <w:t>Sensors</w:t>
      </w:r>
      <w:r w:rsidRPr="00EE27B1">
        <w:rPr>
          <w:rFonts w:cs="Calibri"/>
          <w:szCs w:val="24"/>
          <w:rPrChange w:id="12189" w:author="Tre" w:date="2012-11-19T09:06:00Z">
            <w:rPr>
              <w:rFonts w:cs="Calibri"/>
              <w:color w:val="0000FF"/>
              <w:u w:val="single"/>
            </w:rPr>
          </w:rPrChange>
        </w:rPr>
        <w:t xml:space="preserve">–This is the vehicle’s ability to detect other vehicles electronically. This is roleplay because there are too many variables to compare. </w:t>
      </w:r>
    </w:p>
    <w:p w:rsidR="009B1DE6" w:rsidRPr="000B0456" w:rsidRDefault="00EE27B1" w:rsidP="00490DD5">
      <w:pPr>
        <w:pStyle w:val="Matrix"/>
        <w:ind w:left="720" w:hanging="720"/>
        <w:rPr>
          <w:rFonts w:cs="Calibri"/>
          <w:b/>
          <w:szCs w:val="24"/>
        </w:rPr>
      </w:pPr>
      <w:r w:rsidRPr="00EE27B1">
        <w:rPr>
          <w:rFonts w:cs="Calibri"/>
          <w:b/>
          <w:szCs w:val="24"/>
          <w:rPrChange w:id="12190" w:author="Tre" w:date="2012-11-19T09:06:00Z">
            <w:rPr>
              <w:rFonts w:cs="Calibri"/>
              <w:b/>
              <w:color w:val="0000FF"/>
              <w:sz w:val="20"/>
              <w:u w:val="single"/>
            </w:rPr>
          </w:rPrChange>
        </w:rPr>
        <w:t>Sensor Countermeasures</w:t>
      </w:r>
      <w:r w:rsidRPr="00EE27B1">
        <w:rPr>
          <w:rFonts w:cs="Calibri"/>
          <w:szCs w:val="24"/>
          <w:rPrChange w:id="12191" w:author="Tre" w:date="2012-11-19T09:06:00Z">
            <w:rPr>
              <w:rFonts w:cs="Calibri"/>
              <w:color w:val="0000FF"/>
              <w:u w:val="single"/>
            </w:rPr>
          </w:rPrChange>
        </w:rPr>
        <w:t>- Ability to counter vehicle’s standard sensors. Countermeasures are another roleplay item that ties closely with Sensors. Contermeasures work against specific types of attacks or camouflage. (To say your vehicle has ALL the countermeasures available is silly. Come up with a plausible countermeasure idea then get it approved by your GM. If you have a cool idea to camouflage your ship, then roleplay it.)</w:t>
      </w:r>
    </w:p>
    <w:p w:rsidR="009B1DE6" w:rsidRPr="000B0456" w:rsidRDefault="00EE27B1" w:rsidP="00490DD5">
      <w:pPr>
        <w:pStyle w:val="Matrix"/>
        <w:ind w:left="720" w:hanging="720"/>
        <w:rPr>
          <w:rFonts w:cs="Calibri"/>
          <w:b/>
          <w:szCs w:val="24"/>
        </w:rPr>
      </w:pPr>
      <w:r w:rsidRPr="00EE27B1">
        <w:rPr>
          <w:rFonts w:cs="Calibri"/>
          <w:b/>
          <w:szCs w:val="24"/>
          <w:rPrChange w:id="12192" w:author="Tre" w:date="2012-11-19T09:06:00Z">
            <w:rPr>
              <w:rFonts w:cs="Calibri"/>
              <w:b/>
              <w:color w:val="0000FF"/>
              <w:sz w:val="20"/>
              <w:u w:val="single"/>
            </w:rPr>
          </w:rPrChange>
        </w:rPr>
        <w:t>Security Systems</w:t>
      </w:r>
      <w:r w:rsidRPr="00EE27B1">
        <w:rPr>
          <w:rFonts w:cs="Calibri"/>
          <w:szCs w:val="24"/>
          <w:rPrChange w:id="12193" w:author="Tre" w:date="2012-11-19T09:06:00Z">
            <w:rPr>
              <w:rFonts w:cs="Calibri"/>
              <w:color w:val="0000FF"/>
              <w:u w:val="single"/>
            </w:rPr>
          </w:rPrChange>
        </w:rPr>
        <w:t>- Roleplay this and think of what kind of security the vehicle would have, if any. Are the vehicle’s access points locked with a retina scan or a passcode entered into a keypad? Can the pilot talk to the ship because she has made the controls voice-activated?</w:t>
      </w:r>
    </w:p>
    <w:p w:rsidR="009B1DE6" w:rsidRPr="000B0456" w:rsidRDefault="00EE27B1" w:rsidP="00490DD5">
      <w:pPr>
        <w:pStyle w:val="Matrix"/>
        <w:ind w:left="720" w:hanging="720"/>
        <w:rPr>
          <w:rFonts w:cs="Calibri"/>
          <w:b/>
          <w:szCs w:val="24"/>
        </w:rPr>
      </w:pPr>
      <w:r w:rsidRPr="00EE27B1">
        <w:rPr>
          <w:rFonts w:cs="Calibri"/>
          <w:b/>
          <w:szCs w:val="24"/>
          <w:rPrChange w:id="12194" w:author="Tre" w:date="2012-11-19T09:06:00Z">
            <w:rPr>
              <w:rFonts w:cs="Calibri"/>
              <w:b/>
              <w:color w:val="0000FF"/>
              <w:sz w:val="20"/>
              <w:u w:val="single"/>
            </w:rPr>
          </w:rPrChange>
        </w:rPr>
        <w:t>Hull Integrity</w:t>
      </w:r>
      <w:r w:rsidRPr="00EE27B1">
        <w:rPr>
          <w:rFonts w:cs="Calibri"/>
          <w:szCs w:val="24"/>
          <w:rPrChange w:id="12195" w:author="Tre" w:date="2012-11-19T09:06:00Z">
            <w:rPr>
              <w:rFonts w:cs="Calibri"/>
              <w:color w:val="0000FF"/>
              <w:u w:val="single"/>
            </w:rPr>
          </w:rPrChange>
        </w:rPr>
        <w:t xml:space="preserve">- This is the strength of the craft's body, armor and all. This is important for things like ramming another vehicle. </w:t>
      </w:r>
    </w:p>
    <w:p w:rsidR="009B1DE6" w:rsidRPr="000B0456" w:rsidRDefault="00EE27B1" w:rsidP="00490DD5">
      <w:pPr>
        <w:pStyle w:val="Matrix"/>
        <w:ind w:left="720" w:hanging="720"/>
        <w:rPr>
          <w:rFonts w:cs="Calibri"/>
          <w:b/>
          <w:szCs w:val="24"/>
        </w:rPr>
      </w:pPr>
      <w:r w:rsidRPr="00EE27B1">
        <w:rPr>
          <w:rFonts w:cs="Calibri"/>
          <w:b/>
          <w:szCs w:val="24"/>
          <w:rPrChange w:id="12196" w:author="Tre" w:date="2012-11-19T09:06:00Z">
            <w:rPr>
              <w:rFonts w:cs="Calibri"/>
              <w:b/>
              <w:color w:val="0000FF"/>
              <w:sz w:val="20"/>
              <w:u w:val="single"/>
            </w:rPr>
          </w:rPrChange>
        </w:rPr>
        <w:t>Space</w:t>
      </w:r>
      <w:r w:rsidRPr="00EE27B1">
        <w:rPr>
          <w:rFonts w:cs="Calibri"/>
          <w:szCs w:val="24"/>
          <w:rPrChange w:id="12197" w:author="Tre" w:date="2012-11-19T09:06:00Z">
            <w:rPr>
              <w:rFonts w:cs="Calibri"/>
              <w:color w:val="0000FF"/>
              <w:u w:val="single"/>
            </w:rPr>
          </w:rPrChange>
        </w:rPr>
        <w:t xml:space="preserve">- Cargo and infrastructure are purely for roleplay. GMs should play this up and give it some life. Examples are bucket seat, wall bench seat, two weapons, or one bigger weapon, etc. This is where characters will be doing a lot of their living and socializing. Vehicles are like the mobile homes of the post-apocalyptic era. </w:t>
      </w:r>
    </w:p>
    <w:p w:rsidR="009B1DE6" w:rsidRPr="000B0456" w:rsidRDefault="00EE27B1" w:rsidP="00490DD5">
      <w:pPr>
        <w:pStyle w:val="Matrix"/>
        <w:ind w:left="720" w:hanging="720"/>
        <w:rPr>
          <w:rFonts w:cs="Calibri"/>
          <w:b/>
          <w:szCs w:val="24"/>
        </w:rPr>
      </w:pPr>
      <w:r w:rsidRPr="00EE27B1">
        <w:rPr>
          <w:rFonts w:cs="Calibri"/>
          <w:b/>
          <w:szCs w:val="24"/>
          <w:rPrChange w:id="12198" w:author="Tre" w:date="2012-11-19T09:06:00Z">
            <w:rPr>
              <w:rFonts w:cs="Calibri"/>
              <w:b/>
              <w:color w:val="0000FF"/>
              <w:sz w:val="20"/>
              <w:u w:val="single"/>
            </w:rPr>
          </w:rPrChange>
        </w:rPr>
        <w:t>Enhancements</w:t>
      </w:r>
      <w:r w:rsidRPr="00EE27B1">
        <w:rPr>
          <w:rFonts w:cs="Calibri"/>
          <w:szCs w:val="24"/>
          <w:rPrChange w:id="12199" w:author="Tre" w:date="2012-11-19T09:06:00Z">
            <w:rPr>
              <w:rFonts w:cs="Calibri"/>
              <w:color w:val="0000FF"/>
              <w:u w:val="single"/>
            </w:rPr>
          </w:rPrChange>
        </w:rPr>
        <w:t xml:space="preserve">- What types of weapons and equipment does the vehicle have on it? Think about weapons, equipment, and communication (comm) systems. Some Punksmith ships have </w:t>
      </w:r>
      <w:r w:rsidRPr="00EE27B1">
        <w:rPr>
          <w:rFonts w:cs="Calibri"/>
          <w:i/>
          <w:szCs w:val="24"/>
          <w:rPrChange w:id="12200" w:author="Tre" w:date="2012-11-19T09:06:00Z">
            <w:rPr>
              <w:rFonts w:cs="Calibri"/>
              <w:i/>
              <w:color w:val="0000FF"/>
              <w:sz w:val="20"/>
              <w:u w:val="single"/>
            </w:rPr>
          </w:rPrChange>
        </w:rPr>
        <w:t>Collector Arrays</w:t>
      </w:r>
      <w:r w:rsidRPr="00EE27B1">
        <w:rPr>
          <w:rFonts w:cs="Calibri"/>
          <w:szCs w:val="24"/>
          <w:rPrChange w:id="12201" w:author="Tre" w:date="2012-11-19T09:06:00Z">
            <w:rPr>
              <w:rFonts w:cs="Calibri"/>
              <w:color w:val="0000FF"/>
              <w:u w:val="single"/>
            </w:rPr>
          </w:rPrChange>
        </w:rPr>
        <w:t xml:space="preserve"> for collecting raw materials like recyclers, claws, magnets, sifters, metal crushers, metal shredders, untanglers, and wire spoolers, etc. Use this to describe the vehicle in detail. Even Wireless broadcast equipment would be noted here. Broadcast equipment can be internally fitted, or it can be mounted externally.</w:t>
      </w:r>
    </w:p>
    <w:p w:rsidR="009B1DE6" w:rsidRPr="000B0456" w:rsidRDefault="00EE27B1" w:rsidP="00490DD5">
      <w:pPr>
        <w:pStyle w:val="Matrix"/>
        <w:ind w:left="720" w:hanging="720"/>
        <w:rPr>
          <w:rFonts w:cs="Calibri"/>
          <w:b/>
          <w:szCs w:val="24"/>
        </w:rPr>
      </w:pPr>
      <w:r w:rsidRPr="00EE27B1">
        <w:rPr>
          <w:rFonts w:cs="Calibri"/>
          <w:b/>
          <w:szCs w:val="24"/>
          <w:rPrChange w:id="12202" w:author="Tre" w:date="2012-11-19T09:06:00Z">
            <w:rPr>
              <w:rFonts w:cs="Calibri"/>
              <w:b/>
              <w:color w:val="0000FF"/>
              <w:sz w:val="20"/>
              <w:u w:val="single"/>
            </w:rPr>
          </w:rPrChange>
        </w:rPr>
        <w:t>Vehicle Skill Type</w:t>
      </w:r>
      <w:r w:rsidRPr="00EE27B1">
        <w:rPr>
          <w:rFonts w:cs="Calibri"/>
          <w:szCs w:val="24"/>
          <w:rPrChange w:id="12203" w:author="Tre" w:date="2012-11-19T09:06:00Z">
            <w:rPr>
              <w:rFonts w:cs="Calibri"/>
              <w:color w:val="0000FF"/>
              <w:u w:val="single"/>
            </w:rPr>
          </w:rPrChange>
        </w:rPr>
        <w:t>- Ground craft (Wheeled or Tracked vehicles), Aircraft (hovercraft, winged planes), Remote craft (drones), A.I. Frame (Sentinels)</w:t>
      </w:r>
    </w:p>
    <w:p w:rsidR="009B1DE6" w:rsidRPr="00041DB2" w:rsidRDefault="009B1DE6" w:rsidP="00490DD5">
      <w:pPr>
        <w:pStyle w:val="Matrix"/>
        <w:ind w:left="720" w:hanging="720"/>
        <w:rPr>
          <w:rFonts w:cs="Calibri"/>
          <w:b/>
        </w:rPr>
      </w:pPr>
    </w:p>
    <w:p w:rsidR="009B1DE6" w:rsidRPr="00836C10" w:rsidRDefault="00C55D6C" w:rsidP="00490DD5">
      <w:pPr>
        <w:pStyle w:val="Matrixsubtitle"/>
      </w:pPr>
      <w:r w:rsidRPr="00C55D6C">
        <w:t>Sensors</w:t>
      </w:r>
    </w:p>
    <w:p w:rsidR="009B1DE6" w:rsidRPr="000B0456" w:rsidRDefault="00EE27B1" w:rsidP="00490DD5">
      <w:pPr>
        <w:pStyle w:val="Matrix"/>
        <w:ind w:left="720" w:hanging="720"/>
        <w:rPr>
          <w:rFonts w:cs="Calibri"/>
          <w:b/>
          <w:szCs w:val="24"/>
        </w:rPr>
      </w:pPr>
      <w:r w:rsidRPr="00EE27B1">
        <w:rPr>
          <w:rFonts w:cs="Calibri"/>
          <w:b/>
          <w:szCs w:val="24"/>
          <w:rPrChange w:id="12204" w:author="Tre" w:date="2012-11-19T09:07:00Z">
            <w:rPr>
              <w:rFonts w:cs="Calibri"/>
              <w:b/>
              <w:color w:val="0000FF"/>
              <w:sz w:val="20"/>
              <w:u w:val="single"/>
            </w:rPr>
          </w:rPrChange>
        </w:rPr>
        <w:t>Heat</w:t>
      </w:r>
      <w:r w:rsidRPr="00EE27B1">
        <w:rPr>
          <w:rFonts w:cs="Calibri"/>
          <w:szCs w:val="24"/>
          <w:rPrChange w:id="12205" w:author="Tre" w:date="2012-11-19T09:07:00Z">
            <w:rPr>
              <w:rFonts w:cs="Calibri"/>
              <w:color w:val="0000FF"/>
              <w:u w:val="single"/>
            </w:rPr>
          </w:rPrChange>
        </w:rPr>
        <w:t xml:space="preserve"> (IR signature) - This would be a great thing to use on the surface.</w:t>
      </w:r>
    </w:p>
    <w:p w:rsidR="009B1DE6" w:rsidRPr="000B0456" w:rsidRDefault="00EE27B1" w:rsidP="00490DD5">
      <w:pPr>
        <w:pStyle w:val="Matrix"/>
        <w:ind w:left="720" w:hanging="720"/>
        <w:rPr>
          <w:rFonts w:cs="Calibri"/>
          <w:b/>
          <w:szCs w:val="24"/>
        </w:rPr>
      </w:pPr>
      <w:r w:rsidRPr="00EE27B1">
        <w:rPr>
          <w:rFonts w:cs="Calibri"/>
          <w:b/>
          <w:szCs w:val="24"/>
          <w:rPrChange w:id="12206" w:author="Tre" w:date="2012-11-19T09:07:00Z">
            <w:rPr>
              <w:rFonts w:cs="Calibri"/>
              <w:b/>
              <w:color w:val="0000FF"/>
              <w:sz w:val="20"/>
              <w:u w:val="single"/>
            </w:rPr>
          </w:rPrChange>
        </w:rPr>
        <w:t>Chemical Detector</w:t>
      </w:r>
      <w:r w:rsidRPr="00EE27B1">
        <w:rPr>
          <w:rFonts w:cs="Calibri"/>
          <w:szCs w:val="24"/>
          <w:rPrChange w:id="12207" w:author="Tre" w:date="2012-11-19T09:07:00Z">
            <w:rPr>
              <w:rFonts w:cs="Calibri"/>
              <w:color w:val="0000FF"/>
              <w:u w:val="single"/>
            </w:rPr>
          </w:rPrChange>
        </w:rPr>
        <w:t xml:space="preserve"> - Sentinels can test the air quality of an area to see if human life is sustainable there.</w:t>
      </w:r>
    </w:p>
    <w:p w:rsidR="009B1DE6" w:rsidRPr="000B0456" w:rsidRDefault="00EE27B1" w:rsidP="00490DD5">
      <w:pPr>
        <w:pStyle w:val="Matrix"/>
        <w:ind w:left="720" w:hanging="720"/>
        <w:rPr>
          <w:rFonts w:cs="Calibri"/>
          <w:b/>
          <w:szCs w:val="24"/>
        </w:rPr>
      </w:pPr>
      <w:r w:rsidRPr="00EE27B1">
        <w:rPr>
          <w:rFonts w:cs="Calibri"/>
          <w:b/>
          <w:szCs w:val="24"/>
          <w:rPrChange w:id="12208" w:author="Tre" w:date="2012-11-19T09:07:00Z">
            <w:rPr>
              <w:rFonts w:cs="Calibri"/>
              <w:b/>
              <w:color w:val="0000FF"/>
              <w:sz w:val="20"/>
              <w:u w:val="single"/>
            </w:rPr>
          </w:rPrChange>
        </w:rPr>
        <w:t>Magnetic Anomaly Detector</w:t>
      </w:r>
      <w:r w:rsidRPr="00EE27B1">
        <w:rPr>
          <w:rFonts w:cs="Calibri"/>
          <w:szCs w:val="24"/>
          <w:rPrChange w:id="12209" w:author="Tre" w:date="2012-11-19T09:07:00Z">
            <w:rPr>
              <w:rFonts w:cs="Calibri"/>
              <w:color w:val="0000FF"/>
              <w:u w:val="single"/>
            </w:rPr>
          </w:rPrChange>
        </w:rPr>
        <w:t xml:space="preserve"> - Great for finding sentinels and frames. Shows their location even through the ground or underwater. This will only work if there isn’t magnetic or radioactive material in the rock to interfere with the signal.</w:t>
      </w:r>
    </w:p>
    <w:p w:rsidR="009B1DE6" w:rsidRPr="000B0456" w:rsidRDefault="00EE27B1" w:rsidP="00490DD5">
      <w:pPr>
        <w:pStyle w:val="Matrix"/>
        <w:ind w:left="720" w:hanging="720"/>
        <w:rPr>
          <w:rFonts w:cs="Calibri"/>
          <w:b/>
          <w:szCs w:val="24"/>
        </w:rPr>
      </w:pPr>
      <w:r w:rsidRPr="00EE27B1">
        <w:rPr>
          <w:rFonts w:cs="Calibri"/>
          <w:b/>
          <w:szCs w:val="24"/>
          <w:rPrChange w:id="12210" w:author="Tre" w:date="2012-11-19T09:07:00Z">
            <w:rPr>
              <w:rFonts w:cs="Calibri"/>
              <w:b/>
              <w:color w:val="0000FF"/>
              <w:sz w:val="20"/>
              <w:u w:val="single"/>
            </w:rPr>
          </w:rPrChange>
        </w:rPr>
        <w:t>Metal Detector</w:t>
      </w:r>
      <w:r w:rsidRPr="00EE27B1">
        <w:rPr>
          <w:rFonts w:cs="Calibri"/>
          <w:szCs w:val="24"/>
          <w:rPrChange w:id="12211" w:author="Tre" w:date="2012-11-19T09:07:00Z">
            <w:rPr>
              <w:rFonts w:cs="Calibri"/>
              <w:color w:val="0000FF"/>
              <w:u w:val="single"/>
            </w:rPr>
          </w:rPrChange>
        </w:rPr>
        <w:t>- Gives positive signal when the sensor detects metal of a certain type.</w:t>
      </w:r>
    </w:p>
    <w:p w:rsidR="009B1DE6" w:rsidRPr="000B0456" w:rsidRDefault="00EE27B1" w:rsidP="00490DD5">
      <w:pPr>
        <w:pStyle w:val="Matrix"/>
        <w:ind w:left="720" w:hanging="720"/>
        <w:rPr>
          <w:rFonts w:cs="Calibri"/>
          <w:b/>
          <w:szCs w:val="24"/>
        </w:rPr>
      </w:pPr>
      <w:r w:rsidRPr="00EE27B1">
        <w:rPr>
          <w:rFonts w:cs="Calibri"/>
          <w:b/>
          <w:szCs w:val="24"/>
          <w:rPrChange w:id="12212" w:author="Tre" w:date="2012-11-19T09:07:00Z">
            <w:rPr>
              <w:rFonts w:cs="Calibri"/>
              <w:b/>
              <w:color w:val="0000FF"/>
              <w:sz w:val="20"/>
              <w:u w:val="single"/>
            </w:rPr>
          </w:rPrChange>
        </w:rPr>
        <w:t>Air Flow Sensor</w:t>
      </w:r>
      <w:r w:rsidRPr="00EE27B1">
        <w:rPr>
          <w:rFonts w:cs="Calibri"/>
          <w:szCs w:val="24"/>
          <w:rPrChange w:id="12213" w:author="Tre" w:date="2012-11-19T09:07:00Z">
            <w:rPr>
              <w:rFonts w:cs="Calibri"/>
              <w:color w:val="0000FF"/>
              <w:u w:val="single"/>
            </w:rPr>
          </w:rPrChange>
        </w:rPr>
        <w:t>- Underground air moves like water. If there is something moving underground, it should cause the air to move and that air-flow is detectable.</w:t>
      </w:r>
    </w:p>
    <w:p w:rsidR="009B1DE6" w:rsidRPr="000B0456" w:rsidRDefault="00EE27B1" w:rsidP="00490DD5">
      <w:pPr>
        <w:pStyle w:val="Matrix"/>
        <w:ind w:left="720" w:hanging="720"/>
        <w:rPr>
          <w:rFonts w:cs="Calibri"/>
          <w:b/>
          <w:szCs w:val="24"/>
        </w:rPr>
      </w:pPr>
      <w:r w:rsidRPr="00EE27B1">
        <w:rPr>
          <w:rFonts w:cs="Calibri"/>
          <w:b/>
          <w:szCs w:val="24"/>
          <w:rPrChange w:id="12214" w:author="Tre" w:date="2012-11-19T09:07:00Z">
            <w:rPr>
              <w:rFonts w:cs="Calibri"/>
              <w:b/>
              <w:color w:val="0000FF"/>
              <w:sz w:val="20"/>
              <w:u w:val="single"/>
            </w:rPr>
          </w:rPrChange>
        </w:rPr>
        <w:t>Decibel (sound level) Sensor</w:t>
      </w:r>
      <w:r w:rsidRPr="00EE27B1">
        <w:rPr>
          <w:rFonts w:cs="Calibri"/>
          <w:szCs w:val="24"/>
          <w:rPrChange w:id="12215" w:author="Tre" w:date="2012-11-19T09:07:00Z">
            <w:rPr>
              <w:rFonts w:cs="Calibri"/>
              <w:color w:val="0000FF"/>
              <w:u w:val="single"/>
            </w:rPr>
          </w:rPrChange>
        </w:rPr>
        <w:t>- Detects sound in the atmosphere.</w:t>
      </w:r>
    </w:p>
    <w:p w:rsidR="009B1DE6" w:rsidRPr="000B0456" w:rsidRDefault="00EE27B1" w:rsidP="00490DD5">
      <w:pPr>
        <w:pStyle w:val="Matrix"/>
        <w:ind w:left="720" w:hanging="720"/>
        <w:rPr>
          <w:rFonts w:cs="Calibri"/>
          <w:b/>
          <w:szCs w:val="24"/>
        </w:rPr>
      </w:pPr>
      <w:r w:rsidRPr="00EE27B1">
        <w:rPr>
          <w:rFonts w:cs="Calibri"/>
          <w:b/>
          <w:szCs w:val="24"/>
          <w:rPrChange w:id="12216" w:author="Tre" w:date="2012-11-19T09:07:00Z">
            <w:rPr>
              <w:rFonts w:cs="Calibri"/>
              <w:b/>
              <w:color w:val="0000FF"/>
              <w:sz w:val="20"/>
              <w:u w:val="single"/>
            </w:rPr>
          </w:rPrChange>
        </w:rPr>
        <w:t>Seismic Sensor</w:t>
      </w:r>
      <w:r w:rsidRPr="00EE27B1">
        <w:rPr>
          <w:rFonts w:cs="Calibri"/>
          <w:szCs w:val="24"/>
          <w:rPrChange w:id="12217" w:author="Tre" w:date="2012-11-19T09:07:00Z">
            <w:rPr>
              <w:rFonts w:cs="Calibri"/>
              <w:color w:val="0000FF"/>
              <w:u w:val="single"/>
            </w:rPr>
          </w:rPrChange>
        </w:rPr>
        <w:t>- Detects motion on the ground. For example, if someone is walking on the ground, that would be detected by a seismic sensor.</w:t>
      </w:r>
    </w:p>
    <w:p w:rsidR="009B1DE6" w:rsidRPr="000B0456" w:rsidRDefault="00EE27B1" w:rsidP="00490DD5">
      <w:pPr>
        <w:pStyle w:val="Matrix"/>
        <w:ind w:left="720" w:hanging="720"/>
        <w:rPr>
          <w:rFonts w:cs="Calibri"/>
          <w:b/>
          <w:szCs w:val="24"/>
        </w:rPr>
      </w:pPr>
      <w:r w:rsidRPr="00EE27B1">
        <w:rPr>
          <w:rFonts w:cs="Calibri"/>
          <w:b/>
          <w:szCs w:val="24"/>
          <w:rPrChange w:id="12218" w:author="Tre" w:date="2012-11-19T09:07:00Z">
            <w:rPr>
              <w:rFonts w:cs="Calibri"/>
              <w:b/>
              <w:color w:val="0000FF"/>
              <w:sz w:val="20"/>
              <w:u w:val="single"/>
            </w:rPr>
          </w:rPrChange>
        </w:rPr>
        <w:t>Motion Sensor</w:t>
      </w:r>
      <w:r w:rsidRPr="00EE27B1">
        <w:rPr>
          <w:rFonts w:cs="Calibri"/>
          <w:szCs w:val="24"/>
          <w:rPrChange w:id="12219" w:author="Tre" w:date="2012-11-19T09:07:00Z">
            <w:rPr>
              <w:rFonts w:cs="Calibri"/>
              <w:color w:val="0000FF"/>
              <w:u w:val="single"/>
            </w:rPr>
          </w:rPrChange>
        </w:rPr>
        <w:t>- Detects motion of objects in front of the sensor. Light is not necessary, some of these sensors can work in complete darkness.</w:t>
      </w:r>
    </w:p>
    <w:p w:rsidR="009B1DE6" w:rsidRPr="000B0456" w:rsidRDefault="00EE27B1" w:rsidP="00490DD5">
      <w:pPr>
        <w:pStyle w:val="Matrix"/>
        <w:ind w:left="720" w:hanging="720"/>
        <w:rPr>
          <w:rFonts w:cs="Calibri"/>
          <w:b/>
          <w:szCs w:val="24"/>
        </w:rPr>
      </w:pPr>
      <w:r w:rsidRPr="00EE27B1">
        <w:rPr>
          <w:rFonts w:cs="Calibri"/>
          <w:b/>
          <w:szCs w:val="24"/>
          <w:rPrChange w:id="12220" w:author="Tre" w:date="2012-11-19T09:07:00Z">
            <w:rPr>
              <w:rFonts w:cs="Calibri"/>
              <w:b/>
              <w:color w:val="0000FF"/>
              <w:sz w:val="20"/>
              <w:u w:val="single"/>
            </w:rPr>
          </w:rPrChange>
        </w:rPr>
        <w:t>Proximity Sensor</w:t>
      </w:r>
      <w:r w:rsidRPr="00EE27B1">
        <w:rPr>
          <w:rFonts w:cs="Calibri"/>
          <w:szCs w:val="24"/>
          <w:rPrChange w:id="12221" w:author="Tre" w:date="2012-11-19T09:07:00Z">
            <w:rPr>
              <w:rFonts w:cs="Calibri"/>
              <w:color w:val="0000FF"/>
              <w:u w:val="single"/>
            </w:rPr>
          </w:rPrChange>
        </w:rPr>
        <w:t>- Detects a nearby object and measures the object’s proximity without touching it.</w:t>
      </w:r>
    </w:p>
    <w:p w:rsidR="009B1DE6" w:rsidRPr="000B0456" w:rsidRDefault="00EE27B1" w:rsidP="00490DD5">
      <w:pPr>
        <w:pStyle w:val="Matrix"/>
        <w:ind w:left="720" w:hanging="720"/>
        <w:rPr>
          <w:rFonts w:cs="Calibri"/>
          <w:b/>
          <w:szCs w:val="24"/>
        </w:rPr>
      </w:pPr>
      <w:r w:rsidRPr="00EE27B1">
        <w:rPr>
          <w:rFonts w:cs="Calibri"/>
          <w:b/>
          <w:szCs w:val="24"/>
          <w:rPrChange w:id="12222" w:author="Tre" w:date="2012-11-19T09:07:00Z">
            <w:rPr>
              <w:rFonts w:cs="Calibri"/>
              <w:b/>
              <w:color w:val="0000FF"/>
              <w:sz w:val="20"/>
              <w:u w:val="single"/>
            </w:rPr>
          </w:rPrChange>
        </w:rPr>
        <w:t>Ultrasonic Sensor</w:t>
      </w:r>
      <w:r w:rsidRPr="00EE27B1">
        <w:rPr>
          <w:rFonts w:cs="Calibri"/>
          <w:szCs w:val="24"/>
          <w:rPrChange w:id="12223" w:author="Tre" w:date="2012-11-19T09:07:00Z">
            <w:rPr>
              <w:rFonts w:cs="Calibri"/>
              <w:color w:val="0000FF"/>
              <w:u w:val="single"/>
            </w:rPr>
          </w:rPrChange>
        </w:rPr>
        <w:t>- Provides a picture of the objects in front of the sensor by using ultrasonic sound. The sound waves bounce back to the sensor, which then uses the sound waves like a bat would to create an image of those objects.</w:t>
      </w:r>
    </w:p>
    <w:p w:rsidR="009B1DE6" w:rsidRPr="000B0456" w:rsidRDefault="00EE27B1" w:rsidP="00490DD5">
      <w:pPr>
        <w:pStyle w:val="Matrix"/>
        <w:ind w:left="720" w:hanging="720"/>
        <w:rPr>
          <w:rFonts w:cs="Calibri"/>
          <w:b/>
          <w:szCs w:val="24"/>
        </w:rPr>
      </w:pPr>
      <w:r w:rsidRPr="00EE27B1">
        <w:rPr>
          <w:rFonts w:cs="Calibri"/>
          <w:b/>
          <w:szCs w:val="24"/>
          <w:rPrChange w:id="12224" w:author="Tre" w:date="2012-11-19T09:07:00Z">
            <w:rPr>
              <w:rFonts w:cs="Calibri"/>
              <w:b/>
              <w:color w:val="0000FF"/>
              <w:sz w:val="20"/>
              <w:u w:val="single"/>
            </w:rPr>
          </w:rPrChange>
        </w:rPr>
        <w:t>Wireless Sensors</w:t>
      </w:r>
      <w:r w:rsidRPr="00EE27B1">
        <w:rPr>
          <w:rFonts w:cs="Calibri"/>
          <w:szCs w:val="24"/>
          <w:rPrChange w:id="12225" w:author="Tre" w:date="2012-11-19T09:07:00Z">
            <w:rPr>
              <w:rFonts w:cs="Calibri"/>
              <w:color w:val="0000FF"/>
              <w:u w:val="single"/>
            </w:rPr>
          </w:rPrChange>
        </w:rPr>
        <w:t>- Used to detect wireless signals and networks.</w:t>
      </w:r>
    </w:p>
    <w:p w:rsidR="00496C84" w:rsidRPr="000B0456" w:rsidRDefault="00EE27B1" w:rsidP="00490DD5">
      <w:pPr>
        <w:pStyle w:val="NoSpacing"/>
        <w:rPr>
          <w:b/>
          <w:sz w:val="24"/>
          <w:szCs w:val="24"/>
          <w:rPrChange w:id="12226" w:author="Tre" w:date="2012-11-19T09:07:00Z">
            <w:rPr>
              <w:b/>
            </w:rPr>
          </w:rPrChange>
        </w:rPr>
      </w:pPr>
      <w:r w:rsidRPr="00EE27B1">
        <w:rPr>
          <w:b/>
          <w:sz w:val="24"/>
          <w:szCs w:val="24"/>
          <w:rPrChange w:id="12227" w:author="Tre" w:date="2012-11-19T09:07:00Z">
            <w:rPr>
              <w:b/>
              <w:color w:val="0000FF"/>
              <w:u w:val="single"/>
            </w:rPr>
          </w:rPrChange>
        </w:rPr>
        <w:t>Video Sensor</w:t>
      </w:r>
      <w:r w:rsidRPr="00EE27B1">
        <w:rPr>
          <w:sz w:val="24"/>
          <w:szCs w:val="24"/>
          <w:rPrChange w:id="12228" w:author="Tre" w:date="2012-11-19T09:07:00Z">
            <w:rPr>
              <w:color w:val="0000FF"/>
              <w:u w:val="single"/>
            </w:rPr>
          </w:rPrChange>
        </w:rPr>
        <w:t>- Displays what a character would see with human eyes.</w:t>
      </w:r>
    </w:p>
    <w:p w:rsidR="009B1DE6" w:rsidRPr="001C3322" w:rsidRDefault="009B1DE6" w:rsidP="009B1DE6">
      <w:pPr>
        <w:pStyle w:val="Matrix"/>
        <w:spacing w:line="360" w:lineRule="auto"/>
        <w:ind w:left="720" w:hanging="720"/>
        <w:rPr>
          <w:rFonts w:cs="Calibri"/>
          <w:b/>
        </w:rPr>
      </w:pPr>
    </w:p>
    <w:p w:rsidR="009B1DE6" w:rsidRPr="00067C15" w:rsidRDefault="00C55D6C" w:rsidP="00874E62">
      <w:pPr>
        <w:pStyle w:val="Matrixsubtitle"/>
      </w:pPr>
      <w:r w:rsidRPr="00C55D6C">
        <w:t>Real World Vehicle List</w:t>
      </w:r>
    </w:p>
    <w:p w:rsidR="009B1DE6" w:rsidRDefault="009B1DE6" w:rsidP="00874E62">
      <w:pPr>
        <w:pStyle w:val="MatrixIntrotext"/>
      </w:pPr>
      <w:r w:rsidRPr="005A0AC4">
        <w:t xml:space="preserve">Hovercrafts </w:t>
      </w:r>
      <w:r w:rsidRPr="00E70935">
        <w:t>are the most common form of transportation, because of the terrain one encounters when travelling in the real world.</w:t>
      </w:r>
      <w:r>
        <w:t xml:space="preserve"> H</w:t>
      </w:r>
      <w:r w:rsidRPr="00E70935">
        <w:t>overcrafts use anti</w:t>
      </w:r>
      <w:r w:rsidR="00A0014E">
        <w:t>-</w:t>
      </w:r>
      <w:r w:rsidRPr="00E70935">
        <w:t>gravity engines, which allow them to be suspend</w:t>
      </w:r>
      <w:r>
        <w:t>ed in the air. Propulsion is provided by those same anti</w:t>
      </w:r>
      <w:r w:rsidR="00A0014E">
        <w:t>-</w:t>
      </w:r>
      <w:r>
        <w:t>gravity engines.</w:t>
      </w:r>
    </w:p>
    <w:p w:rsidR="00874E62" w:rsidRDefault="00874E62" w:rsidP="00874E62">
      <w:pPr>
        <w:pStyle w:val="MatrixIntrotext"/>
        <w:rPr>
          <w:b/>
        </w:rPr>
      </w:pPr>
    </w:p>
    <w:p w:rsidR="005F6D7D" w:rsidRPr="000B0456" w:rsidDel="009864F5" w:rsidRDefault="00EE27B1" w:rsidP="005F6D7D">
      <w:pPr>
        <w:jc w:val="both"/>
        <w:rPr>
          <w:del w:id="12229" w:author="frontdesk" w:date="2012-11-16T12:53:00Z"/>
          <w:rFonts w:ascii="Calibri" w:hAnsi="Calibri"/>
          <w:b/>
          <w:rPrChange w:id="12230" w:author="Tre" w:date="2012-11-19T09:07:00Z">
            <w:rPr>
              <w:del w:id="12231" w:author="frontdesk" w:date="2012-11-16T12:53:00Z"/>
              <w:rFonts w:ascii="Calibri" w:hAnsi="Calibri"/>
              <w:b/>
              <w:sz w:val="20"/>
              <w:szCs w:val="20"/>
            </w:rPr>
          </w:rPrChange>
        </w:rPr>
      </w:pPr>
      <w:del w:id="12232" w:author="frontdesk" w:date="2012-11-16T12:53:00Z">
        <w:r w:rsidRPr="00EE27B1" w:rsidDel="009864F5">
          <w:rPr>
            <w:rFonts w:ascii="Calibri" w:hAnsi="Calibri"/>
            <w:b/>
            <w:rPrChange w:id="12233" w:author="Tre" w:date="2012-11-19T09:07:00Z">
              <w:rPr>
                <w:rFonts w:ascii="Calibri" w:hAnsi="Calibri"/>
                <w:b/>
                <w:color w:val="0000FF"/>
                <w:sz w:val="20"/>
                <w:szCs w:val="20"/>
                <w:u w:val="single"/>
              </w:rPr>
            </w:rPrChange>
          </w:rPr>
          <w:fldChar w:fldCharType="begin"/>
        </w:r>
        <w:r w:rsidRPr="00EE27B1">
          <w:rPr>
            <w:rFonts w:ascii="Calibri" w:hAnsi="Calibri"/>
            <w:b/>
            <w:rPrChange w:id="12234" w:author="Tre" w:date="2012-11-19T09:07:00Z">
              <w:rPr>
                <w:rFonts w:ascii="Calibri" w:hAnsi="Calibri"/>
                <w:b/>
                <w:color w:val="0000FF"/>
                <w:sz w:val="20"/>
                <w:szCs w:val="20"/>
                <w:u w:val="single"/>
              </w:rPr>
            </w:rPrChange>
          </w:rPr>
          <w:delInstrText xml:space="preserve"> MERGEFIELD Name </w:delInstrText>
        </w:r>
        <w:r w:rsidRPr="00EE27B1" w:rsidDel="009864F5">
          <w:rPr>
            <w:rFonts w:ascii="Calibri" w:hAnsi="Calibri"/>
            <w:b/>
            <w:rPrChange w:id="12235" w:author="Tre" w:date="2012-11-19T09:07:00Z">
              <w:rPr>
                <w:rFonts w:ascii="Calibri" w:hAnsi="Calibri"/>
                <w:b/>
                <w:color w:val="0000FF"/>
                <w:sz w:val="20"/>
                <w:szCs w:val="20"/>
                <w:u w:val="single"/>
              </w:rPr>
            </w:rPrChange>
          </w:rPr>
          <w:fldChar w:fldCharType="separate"/>
        </w:r>
        <w:r w:rsidRPr="00EE27B1">
          <w:rPr>
            <w:rFonts w:ascii="Calibri" w:hAnsi="Calibri"/>
            <w:b/>
            <w:noProof/>
            <w:rPrChange w:id="12236" w:author="Tre" w:date="2012-11-19T09:07:00Z">
              <w:rPr>
                <w:rFonts w:ascii="Calibri" w:hAnsi="Calibri"/>
                <w:b/>
                <w:noProof/>
                <w:color w:val="0000FF"/>
                <w:sz w:val="20"/>
                <w:szCs w:val="20"/>
                <w:u w:val="single"/>
              </w:rPr>
            </w:rPrChange>
          </w:rPr>
          <w:delText>Speeder Hovercraft</w:delText>
        </w:r>
        <w:r w:rsidRPr="00EE27B1" w:rsidDel="009864F5">
          <w:rPr>
            <w:rFonts w:ascii="Calibri" w:hAnsi="Calibri"/>
            <w:b/>
            <w:rPrChange w:id="12237" w:author="Tre" w:date="2012-11-19T09:07:00Z">
              <w:rPr>
                <w:rFonts w:ascii="Calibri" w:hAnsi="Calibri"/>
                <w:b/>
                <w:color w:val="0000FF"/>
                <w:sz w:val="20"/>
                <w:szCs w:val="20"/>
                <w:u w:val="single"/>
              </w:rPr>
            </w:rPrChange>
          </w:rPr>
          <w:fldChar w:fldCharType="end"/>
        </w:r>
      </w:del>
    </w:p>
    <w:p w:rsidR="005F6D7D" w:rsidRPr="000B0456" w:rsidDel="009864F5" w:rsidRDefault="00EE27B1" w:rsidP="005F6D7D">
      <w:pPr>
        <w:jc w:val="both"/>
        <w:rPr>
          <w:del w:id="12238" w:author="frontdesk" w:date="2012-11-16T12:53:00Z"/>
          <w:rFonts w:ascii="Calibri" w:hAnsi="Calibri"/>
          <w:i/>
          <w:rPrChange w:id="12239" w:author="Tre" w:date="2012-11-19T09:07:00Z">
            <w:rPr>
              <w:del w:id="12240" w:author="frontdesk" w:date="2012-11-16T12:53:00Z"/>
              <w:rFonts w:ascii="Calibri" w:hAnsi="Calibri"/>
              <w:i/>
              <w:sz w:val="20"/>
              <w:szCs w:val="20"/>
            </w:rPr>
          </w:rPrChange>
        </w:rPr>
      </w:pPr>
      <w:del w:id="12241" w:author="frontdesk" w:date="2012-11-16T12:53:00Z">
        <w:r w:rsidRPr="00EE27B1">
          <w:rPr>
            <w:rFonts w:ascii="Calibri" w:hAnsi="Calibri"/>
            <w:i/>
            <w:rPrChange w:id="12242" w:author="Tre" w:date="2012-11-19T09:07:00Z">
              <w:rPr>
                <w:rFonts w:ascii="Calibri" w:hAnsi="Calibri"/>
                <w:i/>
                <w:color w:val="0000FF"/>
                <w:sz w:val="20"/>
                <w:szCs w:val="20"/>
                <w:u w:val="single"/>
              </w:rPr>
            </w:rPrChange>
          </w:rPr>
          <w:delText>[Speed (</w:delText>
        </w:r>
        <w:r w:rsidRPr="00EE27B1" w:rsidDel="009864F5">
          <w:rPr>
            <w:rFonts w:ascii="Calibri" w:hAnsi="Calibri"/>
            <w:i/>
            <w:rPrChange w:id="12243" w:author="Tre" w:date="2012-11-19T09:07:00Z">
              <w:rPr>
                <w:rFonts w:ascii="Calibri" w:hAnsi="Calibri"/>
                <w:i/>
                <w:color w:val="0000FF"/>
                <w:sz w:val="20"/>
                <w:szCs w:val="20"/>
                <w:u w:val="single"/>
              </w:rPr>
            </w:rPrChange>
          </w:rPr>
          <w:fldChar w:fldCharType="begin"/>
        </w:r>
        <w:r w:rsidRPr="00EE27B1">
          <w:rPr>
            <w:rFonts w:ascii="Calibri" w:hAnsi="Calibri"/>
            <w:i/>
            <w:rPrChange w:id="12244" w:author="Tre" w:date="2012-11-19T09:07:00Z">
              <w:rPr>
                <w:rFonts w:ascii="Calibri" w:hAnsi="Calibri"/>
                <w:i/>
                <w:color w:val="0000FF"/>
                <w:sz w:val="20"/>
                <w:szCs w:val="20"/>
                <w:u w:val="single"/>
              </w:rPr>
            </w:rPrChange>
          </w:rPr>
          <w:delInstrText xml:space="preserve"> MERGEFIELD Speed </w:delInstrText>
        </w:r>
        <w:r w:rsidRPr="00EE27B1" w:rsidDel="009864F5">
          <w:rPr>
            <w:rFonts w:ascii="Calibri" w:hAnsi="Calibri"/>
            <w:i/>
            <w:rPrChange w:id="12245" w:author="Tre" w:date="2012-11-19T09:07:00Z">
              <w:rPr>
                <w:rFonts w:ascii="Calibri" w:hAnsi="Calibri"/>
                <w:i/>
                <w:color w:val="0000FF"/>
                <w:sz w:val="20"/>
                <w:szCs w:val="20"/>
                <w:u w:val="single"/>
              </w:rPr>
            </w:rPrChange>
          </w:rPr>
          <w:fldChar w:fldCharType="separate"/>
        </w:r>
        <w:r w:rsidRPr="00EE27B1">
          <w:rPr>
            <w:rFonts w:ascii="Calibri" w:hAnsi="Calibri"/>
            <w:i/>
            <w:noProof/>
            <w:rPrChange w:id="12246" w:author="Tre" w:date="2012-11-19T09:07:00Z">
              <w:rPr>
                <w:rFonts w:ascii="Calibri" w:hAnsi="Calibri"/>
                <w:i/>
                <w:noProof/>
                <w:color w:val="0000FF"/>
                <w:sz w:val="20"/>
                <w:szCs w:val="20"/>
                <w:u w:val="single"/>
              </w:rPr>
            </w:rPrChange>
          </w:rPr>
          <w:delText>4</w:delText>
        </w:r>
        <w:r w:rsidRPr="00EE27B1" w:rsidDel="009864F5">
          <w:rPr>
            <w:rFonts w:ascii="Calibri" w:hAnsi="Calibri"/>
            <w:i/>
            <w:rPrChange w:id="12247" w:author="Tre" w:date="2012-11-19T09:07:00Z">
              <w:rPr>
                <w:rFonts w:ascii="Calibri" w:hAnsi="Calibri"/>
                <w:i/>
                <w:color w:val="0000FF"/>
                <w:sz w:val="20"/>
                <w:szCs w:val="20"/>
                <w:u w:val="single"/>
              </w:rPr>
            </w:rPrChange>
          </w:rPr>
          <w:fldChar w:fldCharType="end"/>
        </w:r>
        <w:r w:rsidRPr="00EE27B1">
          <w:rPr>
            <w:rFonts w:ascii="Calibri" w:hAnsi="Calibri"/>
            <w:i/>
            <w:rPrChange w:id="12248" w:author="Tre" w:date="2012-11-19T09:07:00Z">
              <w:rPr>
                <w:rFonts w:ascii="Calibri" w:hAnsi="Calibri"/>
                <w:i/>
                <w:color w:val="0000FF"/>
                <w:sz w:val="20"/>
                <w:szCs w:val="20"/>
                <w:u w:val="single"/>
              </w:rPr>
            </w:rPrChange>
          </w:rPr>
          <w:delText>), Agility (</w:delText>
        </w:r>
        <w:r w:rsidRPr="00EE27B1" w:rsidDel="009864F5">
          <w:rPr>
            <w:rFonts w:ascii="Calibri" w:hAnsi="Calibri"/>
            <w:i/>
            <w:rPrChange w:id="12249" w:author="Tre" w:date="2012-11-19T09:07:00Z">
              <w:rPr>
                <w:rFonts w:ascii="Calibri" w:hAnsi="Calibri"/>
                <w:i/>
                <w:color w:val="0000FF"/>
                <w:sz w:val="20"/>
                <w:szCs w:val="20"/>
                <w:u w:val="single"/>
              </w:rPr>
            </w:rPrChange>
          </w:rPr>
          <w:fldChar w:fldCharType="begin"/>
        </w:r>
        <w:r w:rsidRPr="00EE27B1">
          <w:rPr>
            <w:rFonts w:ascii="Calibri" w:hAnsi="Calibri"/>
            <w:i/>
            <w:rPrChange w:id="12250" w:author="Tre" w:date="2012-11-19T09:07:00Z">
              <w:rPr>
                <w:rFonts w:ascii="Calibri" w:hAnsi="Calibri"/>
                <w:i/>
                <w:color w:val="0000FF"/>
                <w:sz w:val="20"/>
                <w:szCs w:val="20"/>
                <w:u w:val="single"/>
              </w:rPr>
            </w:rPrChange>
          </w:rPr>
          <w:delInstrText xml:space="preserve"> MERGEFIELD Agility </w:delInstrText>
        </w:r>
        <w:r w:rsidRPr="00EE27B1" w:rsidDel="009864F5">
          <w:rPr>
            <w:rFonts w:ascii="Calibri" w:hAnsi="Calibri"/>
            <w:i/>
            <w:rPrChange w:id="12251" w:author="Tre" w:date="2012-11-19T09:07:00Z">
              <w:rPr>
                <w:rFonts w:ascii="Calibri" w:hAnsi="Calibri"/>
                <w:i/>
                <w:color w:val="0000FF"/>
                <w:sz w:val="20"/>
                <w:szCs w:val="20"/>
                <w:u w:val="single"/>
              </w:rPr>
            </w:rPrChange>
          </w:rPr>
          <w:fldChar w:fldCharType="separate"/>
        </w:r>
        <w:r w:rsidRPr="00EE27B1">
          <w:rPr>
            <w:rFonts w:ascii="Calibri" w:hAnsi="Calibri"/>
            <w:i/>
            <w:noProof/>
            <w:rPrChange w:id="12252" w:author="Tre" w:date="2012-11-19T09:07:00Z">
              <w:rPr>
                <w:rFonts w:ascii="Calibri" w:hAnsi="Calibri"/>
                <w:i/>
                <w:noProof/>
                <w:color w:val="0000FF"/>
                <w:sz w:val="20"/>
                <w:szCs w:val="20"/>
                <w:u w:val="single"/>
              </w:rPr>
            </w:rPrChange>
          </w:rPr>
          <w:delText>2</w:delText>
        </w:r>
        <w:r w:rsidRPr="00EE27B1" w:rsidDel="009864F5">
          <w:rPr>
            <w:rFonts w:ascii="Calibri" w:hAnsi="Calibri"/>
            <w:i/>
            <w:rPrChange w:id="12253" w:author="Tre" w:date="2012-11-19T09:07:00Z">
              <w:rPr>
                <w:rFonts w:ascii="Calibri" w:hAnsi="Calibri"/>
                <w:i/>
                <w:color w:val="0000FF"/>
                <w:sz w:val="20"/>
                <w:szCs w:val="20"/>
                <w:u w:val="single"/>
              </w:rPr>
            </w:rPrChange>
          </w:rPr>
          <w:fldChar w:fldCharType="end"/>
        </w:r>
        <w:r w:rsidRPr="00EE27B1">
          <w:rPr>
            <w:rFonts w:ascii="Calibri" w:hAnsi="Calibri"/>
            <w:i/>
            <w:rPrChange w:id="12254" w:author="Tre" w:date="2012-11-19T09:07:00Z">
              <w:rPr>
                <w:rFonts w:ascii="Calibri" w:hAnsi="Calibri"/>
                <w:i/>
                <w:color w:val="0000FF"/>
                <w:sz w:val="20"/>
                <w:szCs w:val="20"/>
                <w:u w:val="single"/>
              </w:rPr>
            </w:rPrChange>
          </w:rPr>
          <w:delText>), Fuel (</w:delText>
        </w:r>
        <w:r w:rsidRPr="00EE27B1" w:rsidDel="009864F5">
          <w:rPr>
            <w:rFonts w:ascii="Calibri" w:hAnsi="Calibri"/>
            <w:i/>
            <w:rPrChange w:id="12255" w:author="Tre" w:date="2012-11-19T09:07:00Z">
              <w:rPr>
                <w:rFonts w:ascii="Calibri" w:hAnsi="Calibri"/>
                <w:i/>
                <w:color w:val="0000FF"/>
                <w:sz w:val="20"/>
                <w:szCs w:val="20"/>
                <w:u w:val="single"/>
              </w:rPr>
            </w:rPrChange>
          </w:rPr>
          <w:fldChar w:fldCharType="begin"/>
        </w:r>
        <w:r w:rsidRPr="00EE27B1">
          <w:rPr>
            <w:rFonts w:ascii="Calibri" w:hAnsi="Calibri"/>
            <w:i/>
            <w:rPrChange w:id="12256" w:author="Tre" w:date="2012-11-19T09:07:00Z">
              <w:rPr>
                <w:rFonts w:ascii="Calibri" w:hAnsi="Calibri"/>
                <w:i/>
                <w:color w:val="0000FF"/>
                <w:sz w:val="20"/>
                <w:szCs w:val="20"/>
                <w:u w:val="single"/>
              </w:rPr>
            </w:rPrChange>
          </w:rPr>
          <w:delInstrText xml:space="preserve"> MERGEFIELD Fuel </w:delInstrText>
        </w:r>
        <w:r w:rsidRPr="00EE27B1" w:rsidDel="009864F5">
          <w:rPr>
            <w:rFonts w:ascii="Calibri" w:hAnsi="Calibri"/>
            <w:i/>
            <w:rPrChange w:id="12257" w:author="Tre" w:date="2012-11-19T09:07:00Z">
              <w:rPr>
                <w:rFonts w:ascii="Calibri" w:hAnsi="Calibri"/>
                <w:i/>
                <w:color w:val="0000FF"/>
                <w:sz w:val="20"/>
                <w:szCs w:val="20"/>
                <w:u w:val="single"/>
              </w:rPr>
            </w:rPrChange>
          </w:rPr>
          <w:fldChar w:fldCharType="separate"/>
        </w:r>
        <w:r w:rsidRPr="00EE27B1">
          <w:rPr>
            <w:rFonts w:ascii="Calibri" w:hAnsi="Calibri"/>
            <w:i/>
            <w:noProof/>
            <w:rPrChange w:id="12258" w:author="Tre" w:date="2012-11-19T09:07:00Z">
              <w:rPr>
                <w:rFonts w:ascii="Calibri" w:hAnsi="Calibri"/>
                <w:i/>
                <w:noProof/>
                <w:color w:val="0000FF"/>
                <w:sz w:val="20"/>
                <w:szCs w:val="20"/>
                <w:u w:val="single"/>
              </w:rPr>
            </w:rPrChange>
          </w:rPr>
          <w:delText>3</w:delText>
        </w:r>
        <w:r w:rsidRPr="00EE27B1" w:rsidDel="009864F5">
          <w:rPr>
            <w:rFonts w:ascii="Calibri" w:hAnsi="Calibri"/>
            <w:i/>
            <w:rPrChange w:id="12259" w:author="Tre" w:date="2012-11-19T09:07:00Z">
              <w:rPr>
                <w:rFonts w:ascii="Calibri" w:hAnsi="Calibri"/>
                <w:i/>
                <w:color w:val="0000FF"/>
                <w:sz w:val="20"/>
                <w:szCs w:val="20"/>
                <w:u w:val="single"/>
              </w:rPr>
            </w:rPrChange>
          </w:rPr>
          <w:fldChar w:fldCharType="end"/>
        </w:r>
        <w:r w:rsidRPr="00EE27B1">
          <w:rPr>
            <w:rFonts w:ascii="Calibri" w:hAnsi="Calibri"/>
            <w:i/>
            <w:rPrChange w:id="12260" w:author="Tre" w:date="2012-11-19T09:07:00Z">
              <w:rPr>
                <w:rFonts w:ascii="Calibri" w:hAnsi="Calibri"/>
                <w:i/>
                <w:color w:val="0000FF"/>
                <w:sz w:val="20"/>
                <w:szCs w:val="20"/>
                <w:u w:val="single"/>
              </w:rPr>
            </w:rPrChange>
          </w:rPr>
          <w:delText>), Skill (</w:delText>
        </w:r>
        <w:r w:rsidRPr="00EE27B1" w:rsidDel="009864F5">
          <w:rPr>
            <w:rFonts w:ascii="Calibri" w:hAnsi="Calibri"/>
            <w:rPrChange w:id="12261" w:author="Tre" w:date="2012-11-19T09:07:00Z">
              <w:rPr>
                <w:rFonts w:ascii="Calibri" w:hAnsi="Calibri"/>
                <w:color w:val="0000FF"/>
                <w:sz w:val="20"/>
                <w:szCs w:val="20"/>
                <w:u w:val="single"/>
              </w:rPr>
            </w:rPrChange>
          </w:rPr>
          <w:fldChar w:fldCharType="begin"/>
        </w:r>
        <w:r w:rsidRPr="00EE27B1">
          <w:rPr>
            <w:rFonts w:ascii="Calibri" w:hAnsi="Calibri"/>
            <w:rPrChange w:id="12262" w:author="Tre" w:date="2012-11-19T09:07:00Z">
              <w:rPr>
                <w:rFonts w:ascii="Calibri" w:hAnsi="Calibri"/>
                <w:color w:val="0000FF"/>
                <w:sz w:val="20"/>
                <w:szCs w:val="20"/>
                <w:u w:val="single"/>
              </w:rPr>
            </w:rPrChange>
          </w:rPr>
          <w:delInstrText xml:space="preserve"> MERGEFIELD Vehicle_Type </w:delInstrText>
        </w:r>
        <w:r w:rsidRPr="00EE27B1" w:rsidDel="009864F5">
          <w:rPr>
            <w:rFonts w:ascii="Calibri" w:hAnsi="Calibri"/>
            <w:rPrChange w:id="12263" w:author="Tre" w:date="2012-11-19T09:07:00Z">
              <w:rPr>
                <w:rFonts w:ascii="Calibri" w:hAnsi="Calibri"/>
                <w:color w:val="0000FF"/>
                <w:sz w:val="20"/>
                <w:szCs w:val="20"/>
                <w:u w:val="single"/>
              </w:rPr>
            </w:rPrChange>
          </w:rPr>
          <w:fldChar w:fldCharType="separate"/>
        </w:r>
        <w:r w:rsidRPr="00EE27B1">
          <w:rPr>
            <w:rFonts w:ascii="Calibri" w:hAnsi="Calibri"/>
            <w:noProof/>
            <w:rPrChange w:id="12264" w:author="Tre" w:date="2012-11-19T09:07:00Z">
              <w:rPr>
                <w:rFonts w:ascii="Calibri" w:hAnsi="Calibri"/>
                <w:noProof/>
                <w:color w:val="0000FF"/>
                <w:sz w:val="20"/>
                <w:szCs w:val="20"/>
                <w:u w:val="single"/>
              </w:rPr>
            </w:rPrChange>
          </w:rPr>
          <w:delText>Aircraft</w:delText>
        </w:r>
        <w:r w:rsidRPr="00EE27B1" w:rsidDel="009864F5">
          <w:rPr>
            <w:rFonts w:ascii="Calibri" w:hAnsi="Calibri"/>
            <w:rPrChange w:id="12265" w:author="Tre" w:date="2012-11-19T09:07:00Z">
              <w:rPr>
                <w:rFonts w:ascii="Calibri" w:hAnsi="Calibri"/>
                <w:color w:val="0000FF"/>
                <w:sz w:val="20"/>
                <w:szCs w:val="20"/>
                <w:u w:val="single"/>
              </w:rPr>
            </w:rPrChange>
          </w:rPr>
          <w:fldChar w:fldCharType="end"/>
        </w:r>
        <w:r w:rsidRPr="00EE27B1">
          <w:rPr>
            <w:rFonts w:ascii="Calibri" w:hAnsi="Calibri"/>
            <w:i/>
            <w:rPrChange w:id="12266" w:author="Tre" w:date="2012-11-19T09:07:00Z">
              <w:rPr>
                <w:rFonts w:ascii="Calibri" w:hAnsi="Calibri"/>
                <w:i/>
                <w:color w:val="0000FF"/>
                <w:sz w:val="20"/>
                <w:szCs w:val="20"/>
                <w:u w:val="single"/>
              </w:rPr>
            </w:rPrChange>
          </w:rPr>
          <w:delText>)]</w:delText>
        </w:r>
      </w:del>
    </w:p>
    <w:p w:rsidR="005F6D7D" w:rsidRPr="000B0456" w:rsidDel="009864F5" w:rsidRDefault="00EE27B1" w:rsidP="005F6D7D">
      <w:pPr>
        <w:jc w:val="both"/>
        <w:rPr>
          <w:del w:id="12267" w:author="frontdesk" w:date="2012-11-16T12:53:00Z"/>
          <w:rFonts w:ascii="Calibri" w:hAnsi="Calibri"/>
          <w:rPrChange w:id="12268" w:author="Tre" w:date="2012-11-19T09:07:00Z">
            <w:rPr>
              <w:del w:id="12269" w:author="frontdesk" w:date="2012-11-16T12:53:00Z"/>
              <w:rFonts w:ascii="Calibri" w:hAnsi="Calibri"/>
              <w:sz w:val="20"/>
              <w:szCs w:val="20"/>
            </w:rPr>
          </w:rPrChange>
        </w:rPr>
      </w:pPr>
      <w:del w:id="12270" w:author="frontdesk" w:date="2012-11-16T12:53:00Z">
        <w:r w:rsidRPr="00EE27B1" w:rsidDel="009864F5">
          <w:rPr>
            <w:rFonts w:ascii="Calibri" w:hAnsi="Calibri"/>
            <w:rPrChange w:id="12271" w:author="Tre" w:date="2012-11-19T09:07:00Z">
              <w:rPr>
                <w:rFonts w:ascii="Calibri" w:hAnsi="Calibri"/>
                <w:color w:val="0000FF"/>
                <w:sz w:val="20"/>
                <w:szCs w:val="20"/>
                <w:u w:val="single"/>
              </w:rPr>
            </w:rPrChange>
          </w:rPr>
          <w:fldChar w:fldCharType="begin"/>
        </w:r>
        <w:r w:rsidRPr="00EE27B1">
          <w:rPr>
            <w:rFonts w:ascii="Calibri" w:hAnsi="Calibri"/>
            <w:rPrChange w:id="12272" w:author="Tre" w:date="2012-11-19T09:07:00Z">
              <w:rPr>
                <w:rFonts w:ascii="Calibri" w:hAnsi="Calibri"/>
                <w:color w:val="0000FF"/>
                <w:sz w:val="20"/>
                <w:szCs w:val="20"/>
                <w:u w:val="single"/>
              </w:rPr>
            </w:rPrChange>
          </w:rPr>
          <w:delInstrText xml:space="preserve"> MERGEFIELD Description </w:delInstrText>
        </w:r>
        <w:r w:rsidRPr="00EE27B1" w:rsidDel="009864F5">
          <w:rPr>
            <w:rFonts w:ascii="Calibri" w:hAnsi="Calibri"/>
            <w:rPrChange w:id="12273" w:author="Tre" w:date="2012-11-19T09:07:00Z">
              <w:rPr>
                <w:rFonts w:ascii="Calibri" w:hAnsi="Calibri"/>
                <w:color w:val="0000FF"/>
                <w:sz w:val="20"/>
                <w:szCs w:val="20"/>
                <w:u w:val="single"/>
              </w:rPr>
            </w:rPrChange>
          </w:rPr>
          <w:fldChar w:fldCharType="separate"/>
        </w:r>
        <w:r w:rsidRPr="00EE27B1">
          <w:rPr>
            <w:rFonts w:ascii="Calibri" w:hAnsi="Calibri"/>
            <w:noProof/>
            <w:rPrChange w:id="12274" w:author="Tre" w:date="2012-11-19T09:07:00Z">
              <w:rPr>
                <w:rFonts w:ascii="Calibri" w:hAnsi="Calibri"/>
                <w:noProof/>
                <w:color w:val="0000FF"/>
                <w:sz w:val="20"/>
                <w:szCs w:val="20"/>
                <w:u w:val="single"/>
              </w:rPr>
            </w:rPrChange>
          </w:rPr>
          <w:delText>A single-person hovercraft designed for speed and agility. Speeders usually look like the motorcycles and choppers of the 20th century, but without any wheels. These hovercraft are sometimes modified to hold a passenger, but don’t count on it.</w:delText>
        </w:r>
        <w:r w:rsidRPr="00EE27B1" w:rsidDel="009864F5">
          <w:rPr>
            <w:rFonts w:ascii="Calibri" w:hAnsi="Calibri"/>
            <w:rPrChange w:id="12275" w:author="Tre" w:date="2012-11-19T09:07:00Z">
              <w:rPr>
                <w:rFonts w:ascii="Calibri" w:hAnsi="Calibri"/>
                <w:color w:val="0000FF"/>
                <w:sz w:val="20"/>
                <w:szCs w:val="20"/>
                <w:u w:val="single"/>
              </w:rPr>
            </w:rPrChange>
          </w:rPr>
          <w:fldChar w:fldCharType="end"/>
        </w:r>
        <w:r w:rsidRPr="00EE27B1" w:rsidDel="009864F5">
          <w:rPr>
            <w:rFonts w:ascii="Calibri" w:hAnsi="Calibri"/>
            <w:rPrChange w:id="12276" w:author="Tre" w:date="2012-11-19T09:07:00Z">
              <w:rPr>
                <w:rFonts w:ascii="Calibri" w:hAnsi="Calibri"/>
                <w:color w:val="0000FF"/>
                <w:sz w:val="20"/>
                <w:szCs w:val="20"/>
                <w:u w:val="single"/>
              </w:rPr>
            </w:rPrChange>
          </w:rPr>
          <w:fldChar w:fldCharType="begin"/>
        </w:r>
        <w:r w:rsidRPr="00EE27B1">
          <w:rPr>
            <w:rFonts w:ascii="Calibri" w:hAnsi="Calibri"/>
            <w:rPrChange w:id="12277" w:author="Tre" w:date="2012-11-19T09:07:00Z">
              <w:rPr>
                <w:rFonts w:ascii="Calibri" w:hAnsi="Calibri"/>
                <w:color w:val="0000FF"/>
                <w:sz w:val="20"/>
                <w:szCs w:val="20"/>
                <w:u w:val="single"/>
              </w:rPr>
            </w:rPrChange>
          </w:rPr>
          <w:delInstrText xml:space="preserve"> NEXT  \* MERGEFORMAT </w:delInstrText>
        </w:r>
        <w:r w:rsidRPr="00EE27B1" w:rsidDel="009864F5">
          <w:rPr>
            <w:rFonts w:ascii="Calibri" w:hAnsi="Calibri"/>
            <w:rPrChange w:id="12278" w:author="Tre" w:date="2012-11-19T09:07:00Z">
              <w:rPr>
                <w:rFonts w:ascii="Calibri" w:hAnsi="Calibri"/>
                <w:color w:val="0000FF"/>
                <w:sz w:val="20"/>
                <w:szCs w:val="20"/>
                <w:u w:val="single"/>
              </w:rPr>
            </w:rPrChange>
          </w:rPr>
          <w:fldChar w:fldCharType="end"/>
        </w:r>
      </w:del>
    </w:p>
    <w:p w:rsidR="005F6D7D" w:rsidRPr="000B0456" w:rsidDel="009864F5" w:rsidRDefault="00EE27B1" w:rsidP="005F6D7D">
      <w:pPr>
        <w:jc w:val="both"/>
        <w:rPr>
          <w:del w:id="12279" w:author="frontdesk" w:date="2012-11-16T12:53:00Z"/>
          <w:rFonts w:ascii="Calibri" w:hAnsi="Calibri"/>
          <w:b/>
          <w:rPrChange w:id="12280" w:author="Tre" w:date="2012-11-19T09:07:00Z">
            <w:rPr>
              <w:del w:id="12281" w:author="frontdesk" w:date="2012-11-16T12:53:00Z"/>
              <w:rFonts w:ascii="Calibri" w:hAnsi="Calibri"/>
              <w:b/>
              <w:sz w:val="20"/>
              <w:szCs w:val="20"/>
            </w:rPr>
          </w:rPrChange>
        </w:rPr>
      </w:pPr>
      <w:del w:id="12282" w:author="frontdesk" w:date="2012-11-16T12:53:00Z">
        <w:r w:rsidRPr="00EE27B1" w:rsidDel="009864F5">
          <w:rPr>
            <w:rFonts w:ascii="Calibri" w:hAnsi="Calibri"/>
            <w:b/>
            <w:rPrChange w:id="12283" w:author="Tre" w:date="2012-11-19T09:07:00Z">
              <w:rPr>
                <w:rFonts w:ascii="Calibri" w:hAnsi="Calibri"/>
                <w:b/>
                <w:color w:val="0000FF"/>
                <w:sz w:val="20"/>
                <w:szCs w:val="20"/>
                <w:u w:val="single"/>
              </w:rPr>
            </w:rPrChange>
          </w:rPr>
          <w:fldChar w:fldCharType="begin"/>
        </w:r>
        <w:r w:rsidRPr="00EE27B1">
          <w:rPr>
            <w:rFonts w:ascii="Calibri" w:hAnsi="Calibri"/>
            <w:b/>
            <w:rPrChange w:id="12284" w:author="Tre" w:date="2012-11-19T09:07:00Z">
              <w:rPr>
                <w:rFonts w:ascii="Calibri" w:hAnsi="Calibri"/>
                <w:b/>
                <w:color w:val="0000FF"/>
                <w:sz w:val="20"/>
                <w:szCs w:val="20"/>
                <w:u w:val="single"/>
              </w:rPr>
            </w:rPrChange>
          </w:rPr>
          <w:delInstrText xml:space="preserve"> MERGEFIELD Name </w:delInstrText>
        </w:r>
        <w:r w:rsidRPr="00EE27B1" w:rsidDel="009864F5">
          <w:rPr>
            <w:rFonts w:ascii="Calibri" w:hAnsi="Calibri"/>
            <w:b/>
            <w:rPrChange w:id="12285" w:author="Tre" w:date="2012-11-19T09:07:00Z">
              <w:rPr>
                <w:rFonts w:ascii="Calibri" w:hAnsi="Calibri"/>
                <w:b/>
                <w:color w:val="0000FF"/>
                <w:sz w:val="20"/>
                <w:szCs w:val="20"/>
                <w:u w:val="single"/>
              </w:rPr>
            </w:rPrChange>
          </w:rPr>
          <w:fldChar w:fldCharType="separate"/>
        </w:r>
        <w:r w:rsidRPr="00EE27B1">
          <w:rPr>
            <w:rFonts w:ascii="Calibri" w:hAnsi="Calibri"/>
            <w:b/>
            <w:noProof/>
            <w:rPrChange w:id="12286" w:author="Tre" w:date="2012-11-19T09:07:00Z">
              <w:rPr>
                <w:rFonts w:ascii="Calibri" w:hAnsi="Calibri"/>
                <w:b/>
                <w:noProof/>
                <w:color w:val="0000FF"/>
                <w:sz w:val="20"/>
                <w:szCs w:val="20"/>
                <w:u w:val="single"/>
              </w:rPr>
            </w:rPrChange>
          </w:rPr>
          <w:delText>Zion Military Hovercraft</w:delText>
        </w:r>
        <w:r w:rsidRPr="00EE27B1" w:rsidDel="009864F5">
          <w:rPr>
            <w:rFonts w:ascii="Calibri" w:hAnsi="Calibri"/>
            <w:b/>
            <w:rPrChange w:id="12287" w:author="Tre" w:date="2012-11-19T09:07:00Z">
              <w:rPr>
                <w:rFonts w:ascii="Calibri" w:hAnsi="Calibri"/>
                <w:b/>
                <w:color w:val="0000FF"/>
                <w:sz w:val="20"/>
                <w:szCs w:val="20"/>
                <w:u w:val="single"/>
              </w:rPr>
            </w:rPrChange>
          </w:rPr>
          <w:fldChar w:fldCharType="end"/>
        </w:r>
      </w:del>
    </w:p>
    <w:p w:rsidR="005F6D7D" w:rsidRPr="000B0456" w:rsidDel="009864F5" w:rsidRDefault="00EE27B1" w:rsidP="005F6D7D">
      <w:pPr>
        <w:jc w:val="both"/>
        <w:rPr>
          <w:del w:id="12288" w:author="frontdesk" w:date="2012-11-16T12:53:00Z"/>
          <w:rFonts w:ascii="Calibri" w:hAnsi="Calibri"/>
          <w:i/>
          <w:rPrChange w:id="12289" w:author="Tre" w:date="2012-11-19T09:07:00Z">
            <w:rPr>
              <w:del w:id="12290" w:author="frontdesk" w:date="2012-11-16T12:53:00Z"/>
              <w:rFonts w:ascii="Calibri" w:hAnsi="Calibri"/>
              <w:i/>
              <w:sz w:val="20"/>
              <w:szCs w:val="20"/>
            </w:rPr>
          </w:rPrChange>
        </w:rPr>
      </w:pPr>
      <w:del w:id="12291" w:author="frontdesk" w:date="2012-11-16T12:53:00Z">
        <w:r w:rsidRPr="00EE27B1">
          <w:rPr>
            <w:rFonts w:ascii="Calibri" w:hAnsi="Calibri"/>
            <w:i/>
            <w:rPrChange w:id="12292" w:author="Tre" w:date="2012-11-19T09:07:00Z">
              <w:rPr>
                <w:rFonts w:ascii="Calibri" w:hAnsi="Calibri"/>
                <w:i/>
                <w:color w:val="0000FF"/>
                <w:sz w:val="20"/>
                <w:szCs w:val="20"/>
                <w:u w:val="single"/>
              </w:rPr>
            </w:rPrChange>
          </w:rPr>
          <w:delText>[Speed (</w:delText>
        </w:r>
        <w:r w:rsidRPr="00EE27B1" w:rsidDel="009864F5">
          <w:rPr>
            <w:rFonts w:ascii="Calibri" w:hAnsi="Calibri"/>
            <w:i/>
            <w:rPrChange w:id="12293" w:author="Tre" w:date="2012-11-19T09:07:00Z">
              <w:rPr>
                <w:rFonts w:ascii="Calibri" w:hAnsi="Calibri"/>
                <w:i/>
                <w:color w:val="0000FF"/>
                <w:sz w:val="20"/>
                <w:szCs w:val="20"/>
                <w:u w:val="single"/>
              </w:rPr>
            </w:rPrChange>
          </w:rPr>
          <w:fldChar w:fldCharType="begin"/>
        </w:r>
        <w:r w:rsidRPr="00EE27B1">
          <w:rPr>
            <w:rFonts w:ascii="Calibri" w:hAnsi="Calibri"/>
            <w:i/>
            <w:rPrChange w:id="12294" w:author="Tre" w:date="2012-11-19T09:07:00Z">
              <w:rPr>
                <w:rFonts w:ascii="Calibri" w:hAnsi="Calibri"/>
                <w:i/>
                <w:color w:val="0000FF"/>
                <w:sz w:val="20"/>
                <w:szCs w:val="20"/>
                <w:u w:val="single"/>
              </w:rPr>
            </w:rPrChange>
          </w:rPr>
          <w:delInstrText xml:space="preserve"> MERGEFIELD Speed </w:delInstrText>
        </w:r>
        <w:r w:rsidRPr="00EE27B1" w:rsidDel="009864F5">
          <w:rPr>
            <w:rFonts w:ascii="Calibri" w:hAnsi="Calibri"/>
            <w:i/>
            <w:rPrChange w:id="12295" w:author="Tre" w:date="2012-11-19T09:07:00Z">
              <w:rPr>
                <w:rFonts w:ascii="Calibri" w:hAnsi="Calibri"/>
                <w:i/>
                <w:color w:val="0000FF"/>
                <w:sz w:val="20"/>
                <w:szCs w:val="20"/>
                <w:u w:val="single"/>
              </w:rPr>
            </w:rPrChange>
          </w:rPr>
          <w:fldChar w:fldCharType="separate"/>
        </w:r>
        <w:r w:rsidRPr="00EE27B1">
          <w:rPr>
            <w:rFonts w:ascii="Calibri" w:hAnsi="Calibri"/>
            <w:i/>
            <w:noProof/>
            <w:rPrChange w:id="12296" w:author="Tre" w:date="2012-11-19T09:07:00Z">
              <w:rPr>
                <w:rFonts w:ascii="Calibri" w:hAnsi="Calibri"/>
                <w:i/>
                <w:noProof/>
                <w:color w:val="0000FF"/>
                <w:sz w:val="20"/>
                <w:szCs w:val="20"/>
                <w:u w:val="single"/>
              </w:rPr>
            </w:rPrChange>
          </w:rPr>
          <w:delText>3</w:delText>
        </w:r>
        <w:r w:rsidRPr="00EE27B1" w:rsidDel="009864F5">
          <w:rPr>
            <w:rFonts w:ascii="Calibri" w:hAnsi="Calibri"/>
            <w:i/>
            <w:rPrChange w:id="12297" w:author="Tre" w:date="2012-11-19T09:07:00Z">
              <w:rPr>
                <w:rFonts w:ascii="Calibri" w:hAnsi="Calibri"/>
                <w:i/>
                <w:color w:val="0000FF"/>
                <w:sz w:val="20"/>
                <w:szCs w:val="20"/>
                <w:u w:val="single"/>
              </w:rPr>
            </w:rPrChange>
          </w:rPr>
          <w:fldChar w:fldCharType="end"/>
        </w:r>
        <w:r w:rsidRPr="00EE27B1">
          <w:rPr>
            <w:rFonts w:ascii="Calibri" w:hAnsi="Calibri"/>
            <w:i/>
            <w:rPrChange w:id="12298" w:author="Tre" w:date="2012-11-19T09:07:00Z">
              <w:rPr>
                <w:rFonts w:ascii="Calibri" w:hAnsi="Calibri"/>
                <w:i/>
                <w:color w:val="0000FF"/>
                <w:sz w:val="20"/>
                <w:szCs w:val="20"/>
                <w:u w:val="single"/>
              </w:rPr>
            </w:rPrChange>
          </w:rPr>
          <w:delText>), Agility (</w:delText>
        </w:r>
        <w:r w:rsidRPr="00EE27B1" w:rsidDel="009864F5">
          <w:rPr>
            <w:rFonts w:ascii="Calibri" w:hAnsi="Calibri"/>
            <w:i/>
            <w:rPrChange w:id="12299" w:author="Tre" w:date="2012-11-19T09:07:00Z">
              <w:rPr>
                <w:rFonts w:ascii="Calibri" w:hAnsi="Calibri"/>
                <w:i/>
                <w:color w:val="0000FF"/>
                <w:sz w:val="20"/>
                <w:szCs w:val="20"/>
                <w:u w:val="single"/>
              </w:rPr>
            </w:rPrChange>
          </w:rPr>
          <w:fldChar w:fldCharType="begin"/>
        </w:r>
        <w:r w:rsidRPr="00EE27B1">
          <w:rPr>
            <w:rFonts w:ascii="Calibri" w:hAnsi="Calibri"/>
            <w:i/>
            <w:rPrChange w:id="12300" w:author="Tre" w:date="2012-11-19T09:07:00Z">
              <w:rPr>
                <w:rFonts w:ascii="Calibri" w:hAnsi="Calibri"/>
                <w:i/>
                <w:color w:val="0000FF"/>
                <w:sz w:val="20"/>
                <w:szCs w:val="20"/>
                <w:u w:val="single"/>
              </w:rPr>
            </w:rPrChange>
          </w:rPr>
          <w:delInstrText xml:space="preserve"> MERGEFIELD Agility </w:delInstrText>
        </w:r>
        <w:r w:rsidRPr="00EE27B1" w:rsidDel="009864F5">
          <w:rPr>
            <w:rFonts w:ascii="Calibri" w:hAnsi="Calibri"/>
            <w:i/>
            <w:rPrChange w:id="12301" w:author="Tre" w:date="2012-11-19T09:07:00Z">
              <w:rPr>
                <w:rFonts w:ascii="Calibri" w:hAnsi="Calibri"/>
                <w:i/>
                <w:color w:val="0000FF"/>
                <w:sz w:val="20"/>
                <w:szCs w:val="20"/>
                <w:u w:val="single"/>
              </w:rPr>
            </w:rPrChange>
          </w:rPr>
          <w:fldChar w:fldCharType="separate"/>
        </w:r>
        <w:r w:rsidRPr="00EE27B1">
          <w:rPr>
            <w:rFonts w:ascii="Calibri" w:hAnsi="Calibri"/>
            <w:i/>
            <w:noProof/>
            <w:rPrChange w:id="12302" w:author="Tre" w:date="2012-11-19T09:07:00Z">
              <w:rPr>
                <w:rFonts w:ascii="Calibri" w:hAnsi="Calibri"/>
                <w:i/>
                <w:noProof/>
                <w:color w:val="0000FF"/>
                <w:sz w:val="20"/>
                <w:szCs w:val="20"/>
                <w:u w:val="single"/>
              </w:rPr>
            </w:rPrChange>
          </w:rPr>
          <w:delText>2</w:delText>
        </w:r>
        <w:r w:rsidRPr="00EE27B1" w:rsidDel="009864F5">
          <w:rPr>
            <w:rFonts w:ascii="Calibri" w:hAnsi="Calibri"/>
            <w:i/>
            <w:rPrChange w:id="12303" w:author="Tre" w:date="2012-11-19T09:07:00Z">
              <w:rPr>
                <w:rFonts w:ascii="Calibri" w:hAnsi="Calibri"/>
                <w:i/>
                <w:color w:val="0000FF"/>
                <w:sz w:val="20"/>
                <w:szCs w:val="20"/>
                <w:u w:val="single"/>
              </w:rPr>
            </w:rPrChange>
          </w:rPr>
          <w:fldChar w:fldCharType="end"/>
        </w:r>
        <w:r w:rsidRPr="00EE27B1">
          <w:rPr>
            <w:rFonts w:ascii="Calibri" w:hAnsi="Calibri"/>
            <w:i/>
            <w:rPrChange w:id="12304" w:author="Tre" w:date="2012-11-19T09:07:00Z">
              <w:rPr>
                <w:rFonts w:ascii="Calibri" w:hAnsi="Calibri"/>
                <w:i/>
                <w:color w:val="0000FF"/>
                <w:sz w:val="20"/>
                <w:szCs w:val="20"/>
                <w:u w:val="single"/>
              </w:rPr>
            </w:rPrChange>
          </w:rPr>
          <w:delText>), Fuel (</w:delText>
        </w:r>
        <w:r w:rsidRPr="00EE27B1" w:rsidDel="009864F5">
          <w:rPr>
            <w:rFonts w:ascii="Calibri" w:hAnsi="Calibri"/>
            <w:i/>
            <w:rPrChange w:id="12305" w:author="Tre" w:date="2012-11-19T09:07:00Z">
              <w:rPr>
                <w:rFonts w:ascii="Calibri" w:hAnsi="Calibri"/>
                <w:i/>
                <w:color w:val="0000FF"/>
                <w:sz w:val="20"/>
                <w:szCs w:val="20"/>
                <w:u w:val="single"/>
              </w:rPr>
            </w:rPrChange>
          </w:rPr>
          <w:fldChar w:fldCharType="begin"/>
        </w:r>
        <w:r w:rsidRPr="00EE27B1">
          <w:rPr>
            <w:rFonts w:ascii="Calibri" w:hAnsi="Calibri"/>
            <w:i/>
            <w:rPrChange w:id="12306" w:author="Tre" w:date="2012-11-19T09:07:00Z">
              <w:rPr>
                <w:rFonts w:ascii="Calibri" w:hAnsi="Calibri"/>
                <w:i/>
                <w:color w:val="0000FF"/>
                <w:sz w:val="20"/>
                <w:szCs w:val="20"/>
                <w:u w:val="single"/>
              </w:rPr>
            </w:rPrChange>
          </w:rPr>
          <w:delInstrText xml:space="preserve"> MERGEFIELD Fuel </w:delInstrText>
        </w:r>
        <w:r w:rsidRPr="00EE27B1" w:rsidDel="009864F5">
          <w:rPr>
            <w:rFonts w:ascii="Calibri" w:hAnsi="Calibri"/>
            <w:i/>
            <w:rPrChange w:id="12307" w:author="Tre" w:date="2012-11-19T09:07:00Z">
              <w:rPr>
                <w:rFonts w:ascii="Calibri" w:hAnsi="Calibri"/>
                <w:i/>
                <w:color w:val="0000FF"/>
                <w:sz w:val="20"/>
                <w:szCs w:val="20"/>
                <w:u w:val="single"/>
              </w:rPr>
            </w:rPrChange>
          </w:rPr>
          <w:fldChar w:fldCharType="separate"/>
        </w:r>
        <w:r w:rsidRPr="00EE27B1">
          <w:rPr>
            <w:rFonts w:ascii="Calibri" w:hAnsi="Calibri"/>
            <w:i/>
            <w:noProof/>
            <w:rPrChange w:id="12308" w:author="Tre" w:date="2012-11-19T09:07:00Z">
              <w:rPr>
                <w:rFonts w:ascii="Calibri" w:hAnsi="Calibri"/>
                <w:i/>
                <w:noProof/>
                <w:color w:val="0000FF"/>
                <w:sz w:val="20"/>
                <w:szCs w:val="20"/>
                <w:u w:val="single"/>
              </w:rPr>
            </w:rPrChange>
          </w:rPr>
          <w:delText>14</w:delText>
        </w:r>
        <w:r w:rsidRPr="00EE27B1" w:rsidDel="009864F5">
          <w:rPr>
            <w:rFonts w:ascii="Calibri" w:hAnsi="Calibri"/>
            <w:i/>
            <w:rPrChange w:id="12309" w:author="Tre" w:date="2012-11-19T09:07:00Z">
              <w:rPr>
                <w:rFonts w:ascii="Calibri" w:hAnsi="Calibri"/>
                <w:i/>
                <w:color w:val="0000FF"/>
                <w:sz w:val="20"/>
                <w:szCs w:val="20"/>
                <w:u w:val="single"/>
              </w:rPr>
            </w:rPrChange>
          </w:rPr>
          <w:fldChar w:fldCharType="end"/>
        </w:r>
        <w:r w:rsidRPr="00EE27B1">
          <w:rPr>
            <w:rFonts w:ascii="Calibri" w:hAnsi="Calibri"/>
            <w:i/>
            <w:rPrChange w:id="12310" w:author="Tre" w:date="2012-11-19T09:07:00Z">
              <w:rPr>
                <w:rFonts w:ascii="Calibri" w:hAnsi="Calibri"/>
                <w:i/>
                <w:color w:val="0000FF"/>
                <w:sz w:val="20"/>
                <w:szCs w:val="20"/>
                <w:u w:val="single"/>
              </w:rPr>
            </w:rPrChange>
          </w:rPr>
          <w:delText>), Skill (</w:delText>
        </w:r>
        <w:r w:rsidRPr="00EE27B1" w:rsidDel="009864F5">
          <w:rPr>
            <w:rFonts w:ascii="Calibri" w:hAnsi="Calibri"/>
            <w:rPrChange w:id="12311" w:author="Tre" w:date="2012-11-19T09:07:00Z">
              <w:rPr>
                <w:rFonts w:ascii="Calibri" w:hAnsi="Calibri"/>
                <w:color w:val="0000FF"/>
                <w:sz w:val="20"/>
                <w:szCs w:val="20"/>
                <w:u w:val="single"/>
              </w:rPr>
            </w:rPrChange>
          </w:rPr>
          <w:fldChar w:fldCharType="begin"/>
        </w:r>
        <w:r w:rsidRPr="00EE27B1">
          <w:rPr>
            <w:rFonts w:ascii="Calibri" w:hAnsi="Calibri"/>
            <w:rPrChange w:id="12312" w:author="Tre" w:date="2012-11-19T09:07:00Z">
              <w:rPr>
                <w:rFonts w:ascii="Calibri" w:hAnsi="Calibri"/>
                <w:color w:val="0000FF"/>
                <w:sz w:val="20"/>
                <w:szCs w:val="20"/>
                <w:u w:val="single"/>
              </w:rPr>
            </w:rPrChange>
          </w:rPr>
          <w:delInstrText xml:space="preserve"> MERGEFIELD Vehicle_Type </w:delInstrText>
        </w:r>
        <w:r w:rsidRPr="00EE27B1" w:rsidDel="009864F5">
          <w:rPr>
            <w:rFonts w:ascii="Calibri" w:hAnsi="Calibri"/>
            <w:rPrChange w:id="12313" w:author="Tre" w:date="2012-11-19T09:07:00Z">
              <w:rPr>
                <w:rFonts w:ascii="Calibri" w:hAnsi="Calibri"/>
                <w:color w:val="0000FF"/>
                <w:sz w:val="20"/>
                <w:szCs w:val="20"/>
                <w:u w:val="single"/>
              </w:rPr>
            </w:rPrChange>
          </w:rPr>
          <w:fldChar w:fldCharType="separate"/>
        </w:r>
        <w:r w:rsidRPr="00EE27B1">
          <w:rPr>
            <w:rFonts w:ascii="Calibri" w:hAnsi="Calibri"/>
            <w:noProof/>
            <w:rPrChange w:id="12314" w:author="Tre" w:date="2012-11-19T09:07:00Z">
              <w:rPr>
                <w:rFonts w:ascii="Calibri" w:hAnsi="Calibri"/>
                <w:noProof/>
                <w:color w:val="0000FF"/>
                <w:sz w:val="20"/>
                <w:szCs w:val="20"/>
                <w:u w:val="single"/>
              </w:rPr>
            </w:rPrChange>
          </w:rPr>
          <w:delText>Aircraft</w:delText>
        </w:r>
        <w:r w:rsidRPr="00EE27B1" w:rsidDel="009864F5">
          <w:rPr>
            <w:rFonts w:ascii="Calibri" w:hAnsi="Calibri"/>
            <w:rPrChange w:id="12315" w:author="Tre" w:date="2012-11-19T09:07:00Z">
              <w:rPr>
                <w:rFonts w:ascii="Calibri" w:hAnsi="Calibri"/>
                <w:color w:val="0000FF"/>
                <w:sz w:val="20"/>
                <w:szCs w:val="20"/>
                <w:u w:val="single"/>
              </w:rPr>
            </w:rPrChange>
          </w:rPr>
          <w:fldChar w:fldCharType="end"/>
        </w:r>
        <w:r w:rsidRPr="00EE27B1">
          <w:rPr>
            <w:rFonts w:ascii="Calibri" w:hAnsi="Calibri"/>
            <w:i/>
            <w:rPrChange w:id="12316" w:author="Tre" w:date="2012-11-19T09:07:00Z">
              <w:rPr>
                <w:rFonts w:ascii="Calibri" w:hAnsi="Calibri"/>
                <w:i/>
                <w:color w:val="0000FF"/>
                <w:sz w:val="20"/>
                <w:szCs w:val="20"/>
                <w:u w:val="single"/>
              </w:rPr>
            </w:rPrChange>
          </w:rPr>
          <w:delText>)]</w:delText>
        </w:r>
      </w:del>
    </w:p>
    <w:p w:rsidR="005F6D7D" w:rsidRPr="000B0456" w:rsidDel="009864F5" w:rsidRDefault="00EE27B1" w:rsidP="005F6D7D">
      <w:pPr>
        <w:jc w:val="both"/>
        <w:rPr>
          <w:del w:id="12317" w:author="frontdesk" w:date="2012-11-16T12:53:00Z"/>
          <w:rFonts w:ascii="Calibri" w:hAnsi="Calibri"/>
          <w:rPrChange w:id="12318" w:author="Tre" w:date="2012-11-19T09:07:00Z">
            <w:rPr>
              <w:del w:id="12319" w:author="frontdesk" w:date="2012-11-16T12:53:00Z"/>
              <w:rFonts w:ascii="Calibri" w:hAnsi="Calibri"/>
              <w:sz w:val="20"/>
              <w:szCs w:val="20"/>
            </w:rPr>
          </w:rPrChange>
        </w:rPr>
      </w:pPr>
      <w:del w:id="12320" w:author="frontdesk" w:date="2012-11-16T12:53:00Z">
        <w:r w:rsidRPr="00EE27B1" w:rsidDel="009864F5">
          <w:rPr>
            <w:rFonts w:ascii="Calibri" w:hAnsi="Calibri"/>
            <w:rPrChange w:id="12321" w:author="Tre" w:date="2012-11-19T09:07:00Z">
              <w:rPr>
                <w:rFonts w:ascii="Calibri" w:hAnsi="Calibri"/>
                <w:color w:val="0000FF"/>
                <w:sz w:val="20"/>
                <w:szCs w:val="20"/>
                <w:u w:val="single"/>
              </w:rPr>
            </w:rPrChange>
          </w:rPr>
          <w:fldChar w:fldCharType="begin"/>
        </w:r>
        <w:r w:rsidRPr="00EE27B1">
          <w:rPr>
            <w:rFonts w:ascii="Calibri" w:hAnsi="Calibri"/>
            <w:rPrChange w:id="12322" w:author="Tre" w:date="2012-11-19T09:07:00Z">
              <w:rPr>
                <w:rFonts w:ascii="Calibri" w:hAnsi="Calibri"/>
                <w:color w:val="0000FF"/>
                <w:sz w:val="20"/>
                <w:szCs w:val="20"/>
                <w:u w:val="single"/>
              </w:rPr>
            </w:rPrChange>
          </w:rPr>
          <w:delInstrText xml:space="preserve"> MERGEFIELD Description </w:delInstrText>
        </w:r>
        <w:r w:rsidRPr="00EE27B1" w:rsidDel="009864F5">
          <w:rPr>
            <w:rFonts w:ascii="Calibri" w:hAnsi="Calibri"/>
            <w:rPrChange w:id="12323" w:author="Tre" w:date="2012-11-19T09:07:00Z">
              <w:rPr>
                <w:rFonts w:ascii="Calibri" w:hAnsi="Calibri"/>
                <w:color w:val="0000FF"/>
                <w:sz w:val="20"/>
                <w:szCs w:val="20"/>
                <w:u w:val="single"/>
              </w:rPr>
            </w:rPrChange>
          </w:rPr>
          <w:fldChar w:fldCharType="separate"/>
        </w:r>
        <w:r w:rsidRPr="00EE27B1">
          <w:rPr>
            <w:rFonts w:ascii="Calibri" w:hAnsi="Calibri"/>
            <w:noProof/>
            <w:rPrChange w:id="12324" w:author="Tre" w:date="2012-11-19T09:07:00Z">
              <w:rPr>
                <w:rFonts w:ascii="Calibri" w:hAnsi="Calibri"/>
                <w:noProof/>
                <w:color w:val="0000FF"/>
                <w:sz w:val="20"/>
                <w:szCs w:val="20"/>
                <w:u w:val="single"/>
              </w:rPr>
            </w:rPrChange>
          </w:rPr>
          <w:delText>Typically carries up to 15 people. It has a mess hall, Operator's broadcast station, sleep chambers, and infirmary for two (comfortably).</w:delText>
        </w:r>
        <w:r w:rsidRPr="00EE27B1" w:rsidDel="009864F5">
          <w:rPr>
            <w:rFonts w:ascii="Calibri" w:hAnsi="Calibri"/>
            <w:rPrChange w:id="12325" w:author="Tre" w:date="2012-11-19T09:07:00Z">
              <w:rPr>
                <w:rFonts w:ascii="Calibri" w:hAnsi="Calibri"/>
                <w:color w:val="0000FF"/>
                <w:sz w:val="20"/>
                <w:szCs w:val="20"/>
                <w:u w:val="single"/>
              </w:rPr>
            </w:rPrChange>
          </w:rPr>
          <w:fldChar w:fldCharType="end"/>
        </w:r>
        <w:r w:rsidRPr="00EE27B1" w:rsidDel="009864F5">
          <w:rPr>
            <w:rFonts w:ascii="Calibri" w:hAnsi="Calibri"/>
            <w:rPrChange w:id="12326" w:author="Tre" w:date="2012-11-19T09:07:00Z">
              <w:rPr>
                <w:rFonts w:ascii="Calibri" w:hAnsi="Calibri"/>
                <w:color w:val="0000FF"/>
                <w:sz w:val="20"/>
                <w:szCs w:val="20"/>
                <w:u w:val="single"/>
              </w:rPr>
            </w:rPrChange>
          </w:rPr>
          <w:fldChar w:fldCharType="begin"/>
        </w:r>
        <w:r w:rsidRPr="00EE27B1">
          <w:rPr>
            <w:rFonts w:ascii="Calibri" w:hAnsi="Calibri"/>
            <w:rPrChange w:id="12327" w:author="Tre" w:date="2012-11-19T09:07:00Z">
              <w:rPr>
                <w:rFonts w:ascii="Calibri" w:hAnsi="Calibri"/>
                <w:color w:val="0000FF"/>
                <w:sz w:val="20"/>
                <w:szCs w:val="20"/>
                <w:u w:val="single"/>
              </w:rPr>
            </w:rPrChange>
          </w:rPr>
          <w:delInstrText xml:space="preserve"> NEXT  \* MERGEFORMAT </w:delInstrText>
        </w:r>
        <w:r w:rsidRPr="00EE27B1" w:rsidDel="009864F5">
          <w:rPr>
            <w:rFonts w:ascii="Calibri" w:hAnsi="Calibri"/>
            <w:rPrChange w:id="12328" w:author="Tre" w:date="2012-11-19T09:07:00Z">
              <w:rPr>
                <w:rFonts w:ascii="Calibri" w:hAnsi="Calibri"/>
                <w:color w:val="0000FF"/>
                <w:sz w:val="20"/>
                <w:szCs w:val="20"/>
                <w:u w:val="single"/>
              </w:rPr>
            </w:rPrChange>
          </w:rPr>
          <w:fldChar w:fldCharType="end"/>
        </w:r>
      </w:del>
    </w:p>
    <w:p w:rsidR="005F6D7D" w:rsidRPr="000B0456" w:rsidDel="009864F5" w:rsidRDefault="00EE27B1" w:rsidP="005F6D7D">
      <w:pPr>
        <w:jc w:val="both"/>
        <w:rPr>
          <w:del w:id="12329" w:author="frontdesk" w:date="2012-11-16T12:53:00Z"/>
          <w:rFonts w:ascii="Calibri" w:hAnsi="Calibri"/>
          <w:b/>
          <w:rPrChange w:id="12330" w:author="Tre" w:date="2012-11-19T09:07:00Z">
            <w:rPr>
              <w:del w:id="12331" w:author="frontdesk" w:date="2012-11-16T12:53:00Z"/>
              <w:rFonts w:ascii="Calibri" w:hAnsi="Calibri"/>
              <w:b/>
              <w:sz w:val="20"/>
              <w:szCs w:val="20"/>
            </w:rPr>
          </w:rPrChange>
        </w:rPr>
      </w:pPr>
      <w:del w:id="12332" w:author="frontdesk" w:date="2012-11-16T12:53:00Z">
        <w:r w:rsidRPr="00EE27B1" w:rsidDel="009864F5">
          <w:rPr>
            <w:rFonts w:ascii="Calibri" w:hAnsi="Calibri"/>
            <w:b/>
            <w:rPrChange w:id="12333" w:author="Tre" w:date="2012-11-19T09:07:00Z">
              <w:rPr>
                <w:rFonts w:ascii="Calibri" w:hAnsi="Calibri"/>
                <w:b/>
                <w:color w:val="0000FF"/>
                <w:sz w:val="20"/>
                <w:szCs w:val="20"/>
                <w:u w:val="single"/>
              </w:rPr>
            </w:rPrChange>
          </w:rPr>
          <w:fldChar w:fldCharType="begin"/>
        </w:r>
        <w:r w:rsidRPr="00EE27B1">
          <w:rPr>
            <w:rFonts w:ascii="Calibri" w:hAnsi="Calibri"/>
            <w:b/>
            <w:rPrChange w:id="12334" w:author="Tre" w:date="2012-11-19T09:07:00Z">
              <w:rPr>
                <w:rFonts w:ascii="Calibri" w:hAnsi="Calibri"/>
                <w:b/>
                <w:color w:val="0000FF"/>
                <w:sz w:val="20"/>
                <w:szCs w:val="20"/>
                <w:u w:val="single"/>
              </w:rPr>
            </w:rPrChange>
          </w:rPr>
          <w:delInstrText xml:space="preserve"> MERGEFIELD Name </w:delInstrText>
        </w:r>
        <w:r w:rsidRPr="00EE27B1" w:rsidDel="009864F5">
          <w:rPr>
            <w:rFonts w:ascii="Calibri" w:hAnsi="Calibri"/>
            <w:b/>
            <w:rPrChange w:id="12335" w:author="Tre" w:date="2012-11-19T09:07:00Z">
              <w:rPr>
                <w:rFonts w:ascii="Calibri" w:hAnsi="Calibri"/>
                <w:b/>
                <w:color w:val="0000FF"/>
                <w:sz w:val="20"/>
                <w:szCs w:val="20"/>
                <w:u w:val="single"/>
              </w:rPr>
            </w:rPrChange>
          </w:rPr>
          <w:fldChar w:fldCharType="separate"/>
        </w:r>
        <w:r w:rsidRPr="00EE27B1">
          <w:rPr>
            <w:rFonts w:ascii="Calibri" w:hAnsi="Calibri"/>
            <w:b/>
            <w:noProof/>
            <w:rPrChange w:id="12336" w:author="Tre" w:date="2012-11-19T09:07:00Z">
              <w:rPr>
                <w:rFonts w:ascii="Calibri" w:hAnsi="Calibri"/>
                <w:b/>
                <w:noProof/>
                <w:color w:val="0000FF"/>
                <w:sz w:val="20"/>
                <w:szCs w:val="20"/>
                <w:u w:val="single"/>
              </w:rPr>
            </w:rPrChange>
          </w:rPr>
          <w:delText>Nomad Hovercraft</w:delText>
        </w:r>
        <w:r w:rsidRPr="00EE27B1" w:rsidDel="009864F5">
          <w:rPr>
            <w:rFonts w:ascii="Calibri" w:hAnsi="Calibri"/>
            <w:b/>
            <w:rPrChange w:id="12337" w:author="Tre" w:date="2012-11-19T09:07:00Z">
              <w:rPr>
                <w:rFonts w:ascii="Calibri" w:hAnsi="Calibri"/>
                <w:b/>
                <w:color w:val="0000FF"/>
                <w:sz w:val="20"/>
                <w:szCs w:val="20"/>
                <w:u w:val="single"/>
              </w:rPr>
            </w:rPrChange>
          </w:rPr>
          <w:fldChar w:fldCharType="end"/>
        </w:r>
      </w:del>
    </w:p>
    <w:p w:rsidR="005F6D7D" w:rsidRPr="000B0456" w:rsidDel="009864F5" w:rsidRDefault="00EE27B1" w:rsidP="005F6D7D">
      <w:pPr>
        <w:jc w:val="both"/>
        <w:rPr>
          <w:del w:id="12338" w:author="frontdesk" w:date="2012-11-16T12:53:00Z"/>
          <w:rFonts w:ascii="Calibri" w:hAnsi="Calibri"/>
          <w:i/>
          <w:rPrChange w:id="12339" w:author="Tre" w:date="2012-11-19T09:07:00Z">
            <w:rPr>
              <w:del w:id="12340" w:author="frontdesk" w:date="2012-11-16T12:53:00Z"/>
              <w:rFonts w:ascii="Calibri" w:hAnsi="Calibri"/>
              <w:i/>
              <w:sz w:val="20"/>
              <w:szCs w:val="20"/>
            </w:rPr>
          </w:rPrChange>
        </w:rPr>
      </w:pPr>
      <w:del w:id="12341" w:author="frontdesk" w:date="2012-11-16T12:53:00Z">
        <w:r w:rsidRPr="00EE27B1">
          <w:rPr>
            <w:rFonts w:ascii="Calibri" w:hAnsi="Calibri"/>
            <w:i/>
            <w:rPrChange w:id="12342" w:author="Tre" w:date="2012-11-19T09:07:00Z">
              <w:rPr>
                <w:rFonts w:ascii="Calibri" w:hAnsi="Calibri"/>
                <w:i/>
                <w:color w:val="0000FF"/>
                <w:sz w:val="20"/>
                <w:szCs w:val="20"/>
                <w:u w:val="single"/>
              </w:rPr>
            </w:rPrChange>
          </w:rPr>
          <w:delText>[Speed (</w:delText>
        </w:r>
        <w:r w:rsidRPr="00EE27B1" w:rsidDel="009864F5">
          <w:rPr>
            <w:rFonts w:ascii="Calibri" w:hAnsi="Calibri"/>
            <w:i/>
            <w:rPrChange w:id="12343" w:author="Tre" w:date="2012-11-19T09:07:00Z">
              <w:rPr>
                <w:rFonts w:ascii="Calibri" w:hAnsi="Calibri"/>
                <w:i/>
                <w:color w:val="0000FF"/>
                <w:sz w:val="20"/>
                <w:szCs w:val="20"/>
                <w:u w:val="single"/>
              </w:rPr>
            </w:rPrChange>
          </w:rPr>
          <w:fldChar w:fldCharType="begin"/>
        </w:r>
        <w:r w:rsidRPr="00EE27B1">
          <w:rPr>
            <w:rFonts w:ascii="Calibri" w:hAnsi="Calibri"/>
            <w:i/>
            <w:rPrChange w:id="12344" w:author="Tre" w:date="2012-11-19T09:07:00Z">
              <w:rPr>
                <w:rFonts w:ascii="Calibri" w:hAnsi="Calibri"/>
                <w:i/>
                <w:color w:val="0000FF"/>
                <w:sz w:val="20"/>
                <w:szCs w:val="20"/>
                <w:u w:val="single"/>
              </w:rPr>
            </w:rPrChange>
          </w:rPr>
          <w:delInstrText xml:space="preserve"> MERGEFIELD Speed </w:delInstrText>
        </w:r>
        <w:r w:rsidRPr="00EE27B1" w:rsidDel="009864F5">
          <w:rPr>
            <w:rFonts w:ascii="Calibri" w:hAnsi="Calibri"/>
            <w:i/>
            <w:rPrChange w:id="12345" w:author="Tre" w:date="2012-11-19T09:07:00Z">
              <w:rPr>
                <w:rFonts w:ascii="Calibri" w:hAnsi="Calibri"/>
                <w:i/>
                <w:color w:val="0000FF"/>
                <w:sz w:val="20"/>
                <w:szCs w:val="20"/>
                <w:u w:val="single"/>
              </w:rPr>
            </w:rPrChange>
          </w:rPr>
          <w:fldChar w:fldCharType="separate"/>
        </w:r>
        <w:r w:rsidRPr="00EE27B1">
          <w:rPr>
            <w:rFonts w:ascii="Calibri" w:hAnsi="Calibri"/>
            <w:i/>
            <w:noProof/>
            <w:rPrChange w:id="12346" w:author="Tre" w:date="2012-11-19T09:07:00Z">
              <w:rPr>
                <w:rFonts w:ascii="Calibri" w:hAnsi="Calibri"/>
                <w:i/>
                <w:noProof/>
                <w:color w:val="0000FF"/>
                <w:sz w:val="20"/>
                <w:szCs w:val="20"/>
                <w:u w:val="single"/>
              </w:rPr>
            </w:rPrChange>
          </w:rPr>
          <w:delText>3</w:delText>
        </w:r>
        <w:r w:rsidRPr="00EE27B1" w:rsidDel="009864F5">
          <w:rPr>
            <w:rFonts w:ascii="Calibri" w:hAnsi="Calibri"/>
            <w:i/>
            <w:rPrChange w:id="12347" w:author="Tre" w:date="2012-11-19T09:07:00Z">
              <w:rPr>
                <w:rFonts w:ascii="Calibri" w:hAnsi="Calibri"/>
                <w:i/>
                <w:color w:val="0000FF"/>
                <w:sz w:val="20"/>
                <w:szCs w:val="20"/>
                <w:u w:val="single"/>
              </w:rPr>
            </w:rPrChange>
          </w:rPr>
          <w:fldChar w:fldCharType="end"/>
        </w:r>
        <w:r w:rsidRPr="00EE27B1">
          <w:rPr>
            <w:rFonts w:ascii="Calibri" w:hAnsi="Calibri"/>
            <w:i/>
            <w:rPrChange w:id="12348" w:author="Tre" w:date="2012-11-19T09:07:00Z">
              <w:rPr>
                <w:rFonts w:ascii="Calibri" w:hAnsi="Calibri"/>
                <w:i/>
                <w:color w:val="0000FF"/>
                <w:sz w:val="20"/>
                <w:szCs w:val="20"/>
                <w:u w:val="single"/>
              </w:rPr>
            </w:rPrChange>
          </w:rPr>
          <w:delText>), Agility (</w:delText>
        </w:r>
        <w:r w:rsidRPr="00EE27B1" w:rsidDel="009864F5">
          <w:rPr>
            <w:rFonts w:ascii="Calibri" w:hAnsi="Calibri"/>
            <w:i/>
            <w:rPrChange w:id="12349" w:author="Tre" w:date="2012-11-19T09:07:00Z">
              <w:rPr>
                <w:rFonts w:ascii="Calibri" w:hAnsi="Calibri"/>
                <w:i/>
                <w:color w:val="0000FF"/>
                <w:sz w:val="20"/>
                <w:szCs w:val="20"/>
                <w:u w:val="single"/>
              </w:rPr>
            </w:rPrChange>
          </w:rPr>
          <w:fldChar w:fldCharType="begin"/>
        </w:r>
        <w:r w:rsidRPr="00EE27B1">
          <w:rPr>
            <w:rFonts w:ascii="Calibri" w:hAnsi="Calibri"/>
            <w:i/>
            <w:rPrChange w:id="12350" w:author="Tre" w:date="2012-11-19T09:07:00Z">
              <w:rPr>
                <w:rFonts w:ascii="Calibri" w:hAnsi="Calibri"/>
                <w:i/>
                <w:color w:val="0000FF"/>
                <w:sz w:val="20"/>
                <w:szCs w:val="20"/>
                <w:u w:val="single"/>
              </w:rPr>
            </w:rPrChange>
          </w:rPr>
          <w:delInstrText xml:space="preserve"> MERGEFIELD Agility </w:delInstrText>
        </w:r>
        <w:r w:rsidRPr="00EE27B1" w:rsidDel="009864F5">
          <w:rPr>
            <w:rFonts w:ascii="Calibri" w:hAnsi="Calibri"/>
            <w:i/>
            <w:rPrChange w:id="12351" w:author="Tre" w:date="2012-11-19T09:07:00Z">
              <w:rPr>
                <w:rFonts w:ascii="Calibri" w:hAnsi="Calibri"/>
                <w:i/>
                <w:color w:val="0000FF"/>
                <w:sz w:val="20"/>
                <w:szCs w:val="20"/>
                <w:u w:val="single"/>
              </w:rPr>
            </w:rPrChange>
          </w:rPr>
          <w:fldChar w:fldCharType="separate"/>
        </w:r>
        <w:r w:rsidRPr="00EE27B1">
          <w:rPr>
            <w:rFonts w:ascii="Calibri" w:hAnsi="Calibri"/>
            <w:i/>
            <w:noProof/>
            <w:rPrChange w:id="12352" w:author="Tre" w:date="2012-11-19T09:07:00Z">
              <w:rPr>
                <w:rFonts w:ascii="Calibri" w:hAnsi="Calibri"/>
                <w:i/>
                <w:noProof/>
                <w:color w:val="0000FF"/>
                <w:sz w:val="20"/>
                <w:szCs w:val="20"/>
                <w:u w:val="single"/>
              </w:rPr>
            </w:rPrChange>
          </w:rPr>
          <w:delText>3</w:delText>
        </w:r>
        <w:r w:rsidRPr="00EE27B1" w:rsidDel="009864F5">
          <w:rPr>
            <w:rFonts w:ascii="Calibri" w:hAnsi="Calibri"/>
            <w:i/>
            <w:rPrChange w:id="12353" w:author="Tre" w:date="2012-11-19T09:07:00Z">
              <w:rPr>
                <w:rFonts w:ascii="Calibri" w:hAnsi="Calibri"/>
                <w:i/>
                <w:color w:val="0000FF"/>
                <w:sz w:val="20"/>
                <w:szCs w:val="20"/>
                <w:u w:val="single"/>
              </w:rPr>
            </w:rPrChange>
          </w:rPr>
          <w:fldChar w:fldCharType="end"/>
        </w:r>
        <w:r w:rsidRPr="00EE27B1">
          <w:rPr>
            <w:rFonts w:ascii="Calibri" w:hAnsi="Calibri"/>
            <w:i/>
            <w:rPrChange w:id="12354" w:author="Tre" w:date="2012-11-19T09:07:00Z">
              <w:rPr>
                <w:rFonts w:ascii="Calibri" w:hAnsi="Calibri"/>
                <w:i/>
                <w:color w:val="0000FF"/>
                <w:sz w:val="20"/>
                <w:szCs w:val="20"/>
                <w:u w:val="single"/>
              </w:rPr>
            </w:rPrChange>
          </w:rPr>
          <w:delText>), Fuel (</w:delText>
        </w:r>
        <w:r w:rsidRPr="00EE27B1" w:rsidDel="009864F5">
          <w:rPr>
            <w:rFonts w:ascii="Calibri" w:hAnsi="Calibri"/>
            <w:i/>
            <w:rPrChange w:id="12355" w:author="Tre" w:date="2012-11-19T09:07:00Z">
              <w:rPr>
                <w:rFonts w:ascii="Calibri" w:hAnsi="Calibri"/>
                <w:i/>
                <w:color w:val="0000FF"/>
                <w:sz w:val="20"/>
                <w:szCs w:val="20"/>
                <w:u w:val="single"/>
              </w:rPr>
            </w:rPrChange>
          </w:rPr>
          <w:fldChar w:fldCharType="begin"/>
        </w:r>
        <w:r w:rsidRPr="00EE27B1">
          <w:rPr>
            <w:rFonts w:ascii="Calibri" w:hAnsi="Calibri"/>
            <w:i/>
            <w:rPrChange w:id="12356" w:author="Tre" w:date="2012-11-19T09:07:00Z">
              <w:rPr>
                <w:rFonts w:ascii="Calibri" w:hAnsi="Calibri"/>
                <w:i/>
                <w:color w:val="0000FF"/>
                <w:sz w:val="20"/>
                <w:szCs w:val="20"/>
                <w:u w:val="single"/>
              </w:rPr>
            </w:rPrChange>
          </w:rPr>
          <w:delInstrText xml:space="preserve"> MERGEFIELD Fuel </w:delInstrText>
        </w:r>
        <w:r w:rsidRPr="00EE27B1" w:rsidDel="009864F5">
          <w:rPr>
            <w:rFonts w:ascii="Calibri" w:hAnsi="Calibri"/>
            <w:i/>
            <w:rPrChange w:id="12357" w:author="Tre" w:date="2012-11-19T09:07:00Z">
              <w:rPr>
                <w:rFonts w:ascii="Calibri" w:hAnsi="Calibri"/>
                <w:i/>
                <w:color w:val="0000FF"/>
                <w:sz w:val="20"/>
                <w:szCs w:val="20"/>
                <w:u w:val="single"/>
              </w:rPr>
            </w:rPrChange>
          </w:rPr>
          <w:fldChar w:fldCharType="separate"/>
        </w:r>
        <w:r w:rsidRPr="00EE27B1">
          <w:rPr>
            <w:rFonts w:ascii="Calibri" w:hAnsi="Calibri"/>
            <w:i/>
            <w:noProof/>
            <w:rPrChange w:id="12358" w:author="Tre" w:date="2012-11-19T09:07:00Z">
              <w:rPr>
                <w:rFonts w:ascii="Calibri" w:hAnsi="Calibri"/>
                <w:i/>
                <w:noProof/>
                <w:color w:val="0000FF"/>
                <w:sz w:val="20"/>
                <w:szCs w:val="20"/>
                <w:u w:val="single"/>
              </w:rPr>
            </w:rPrChange>
          </w:rPr>
          <w:delText>7</w:delText>
        </w:r>
        <w:r w:rsidRPr="00EE27B1" w:rsidDel="009864F5">
          <w:rPr>
            <w:rFonts w:ascii="Calibri" w:hAnsi="Calibri"/>
            <w:i/>
            <w:rPrChange w:id="12359" w:author="Tre" w:date="2012-11-19T09:07:00Z">
              <w:rPr>
                <w:rFonts w:ascii="Calibri" w:hAnsi="Calibri"/>
                <w:i/>
                <w:color w:val="0000FF"/>
                <w:sz w:val="20"/>
                <w:szCs w:val="20"/>
                <w:u w:val="single"/>
              </w:rPr>
            </w:rPrChange>
          </w:rPr>
          <w:fldChar w:fldCharType="end"/>
        </w:r>
        <w:r w:rsidRPr="00EE27B1">
          <w:rPr>
            <w:rFonts w:ascii="Calibri" w:hAnsi="Calibri"/>
            <w:i/>
            <w:rPrChange w:id="12360" w:author="Tre" w:date="2012-11-19T09:07:00Z">
              <w:rPr>
                <w:rFonts w:ascii="Calibri" w:hAnsi="Calibri"/>
                <w:i/>
                <w:color w:val="0000FF"/>
                <w:sz w:val="20"/>
                <w:szCs w:val="20"/>
                <w:u w:val="single"/>
              </w:rPr>
            </w:rPrChange>
          </w:rPr>
          <w:delText>), Skill (</w:delText>
        </w:r>
        <w:r w:rsidRPr="00EE27B1" w:rsidDel="009864F5">
          <w:rPr>
            <w:rFonts w:ascii="Calibri" w:hAnsi="Calibri"/>
            <w:rPrChange w:id="12361" w:author="Tre" w:date="2012-11-19T09:07:00Z">
              <w:rPr>
                <w:rFonts w:ascii="Calibri" w:hAnsi="Calibri"/>
                <w:color w:val="0000FF"/>
                <w:sz w:val="20"/>
                <w:szCs w:val="20"/>
                <w:u w:val="single"/>
              </w:rPr>
            </w:rPrChange>
          </w:rPr>
          <w:fldChar w:fldCharType="begin"/>
        </w:r>
        <w:r w:rsidRPr="00EE27B1">
          <w:rPr>
            <w:rFonts w:ascii="Calibri" w:hAnsi="Calibri"/>
            <w:rPrChange w:id="12362" w:author="Tre" w:date="2012-11-19T09:07:00Z">
              <w:rPr>
                <w:rFonts w:ascii="Calibri" w:hAnsi="Calibri"/>
                <w:color w:val="0000FF"/>
                <w:sz w:val="20"/>
                <w:szCs w:val="20"/>
                <w:u w:val="single"/>
              </w:rPr>
            </w:rPrChange>
          </w:rPr>
          <w:delInstrText xml:space="preserve"> MERGEFIELD Vehicle_Type </w:delInstrText>
        </w:r>
        <w:r w:rsidRPr="00EE27B1" w:rsidDel="009864F5">
          <w:rPr>
            <w:rFonts w:ascii="Calibri" w:hAnsi="Calibri"/>
            <w:rPrChange w:id="12363" w:author="Tre" w:date="2012-11-19T09:07:00Z">
              <w:rPr>
                <w:rFonts w:ascii="Calibri" w:hAnsi="Calibri"/>
                <w:color w:val="0000FF"/>
                <w:sz w:val="20"/>
                <w:szCs w:val="20"/>
                <w:u w:val="single"/>
              </w:rPr>
            </w:rPrChange>
          </w:rPr>
          <w:fldChar w:fldCharType="separate"/>
        </w:r>
        <w:r w:rsidRPr="00EE27B1">
          <w:rPr>
            <w:rFonts w:ascii="Calibri" w:hAnsi="Calibri"/>
            <w:noProof/>
            <w:rPrChange w:id="12364" w:author="Tre" w:date="2012-11-19T09:07:00Z">
              <w:rPr>
                <w:rFonts w:ascii="Calibri" w:hAnsi="Calibri"/>
                <w:noProof/>
                <w:color w:val="0000FF"/>
                <w:sz w:val="20"/>
                <w:szCs w:val="20"/>
                <w:u w:val="single"/>
              </w:rPr>
            </w:rPrChange>
          </w:rPr>
          <w:delText>Aircraft</w:delText>
        </w:r>
        <w:r w:rsidRPr="00EE27B1" w:rsidDel="009864F5">
          <w:rPr>
            <w:rFonts w:ascii="Calibri" w:hAnsi="Calibri"/>
            <w:rPrChange w:id="12365" w:author="Tre" w:date="2012-11-19T09:07:00Z">
              <w:rPr>
                <w:rFonts w:ascii="Calibri" w:hAnsi="Calibri"/>
                <w:color w:val="0000FF"/>
                <w:sz w:val="20"/>
                <w:szCs w:val="20"/>
                <w:u w:val="single"/>
              </w:rPr>
            </w:rPrChange>
          </w:rPr>
          <w:fldChar w:fldCharType="end"/>
        </w:r>
        <w:r w:rsidRPr="00EE27B1">
          <w:rPr>
            <w:rFonts w:ascii="Calibri" w:hAnsi="Calibri"/>
            <w:i/>
            <w:rPrChange w:id="12366" w:author="Tre" w:date="2012-11-19T09:07:00Z">
              <w:rPr>
                <w:rFonts w:ascii="Calibri" w:hAnsi="Calibri"/>
                <w:i/>
                <w:color w:val="0000FF"/>
                <w:sz w:val="20"/>
                <w:szCs w:val="20"/>
                <w:u w:val="single"/>
              </w:rPr>
            </w:rPrChange>
          </w:rPr>
          <w:delText>)]</w:delText>
        </w:r>
      </w:del>
    </w:p>
    <w:p w:rsidR="005F6D7D" w:rsidRPr="000B0456" w:rsidDel="009864F5" w:rsidRDefault="00EE27B1" w:rsidP="005F6D7D">
      <w:pPr>
        <w:jc w:val="both"/>
        <w:rPr>
          <w:del w:id="12367" w:author="frontdesk" w:date="2012-11-16T12:53:00Z"/>
          <w:rFonts w:ascii="Calibri" w:hAnsi="Calibri"/>
          <w:rPrChange w:id="12368" w:author="Tre" w:date="2012-11-19T09:07:00Z">
            <w:rPr>
              <w:del w:id="12369" w:author="frontdesk" w:date="2012-11-16T12:53:00Z"/>
              <w:rFonts w:ascii="Calibri" w:hAnsi="Calibri"/>
              <w:sz w:val="20"/>
              <w:szCs w:val="20"/>
            </w:rPr>
          </w:rPrChange>
        </w:rPr>
      </w:pPr>
      <w:del w:id="12370" w:author="frontdesk" w:date="2012-11-16T12:53:00Z">
        <w:r w:rsidRPr="00EE27B1" w:rsidDel="009864F5">
          <w:rPr>
            <w:rFonts w:ascii="Calibri" w:hAnsi="Calibri"/>
            <w:rPrChange w:id="12371" w:author="Tre" w:date="2012-11-19T09:07:00Z">
              <w:rPr>
                <w:rFonts w:ascii="Calibri" w:hAnsi="Calibri"/>
                <w:color w:val="0000FF"/>
                <w:sz w:val="20"/>
                <w:szCs w:val="20"/>
                <w:u w:val="single"/>
              </w:rPr>
            </w:rPrChange>
          </w:rPr>
          <w:fldChar w:fldCharType="begin"/>
        </w:r>
        <w:r w:rsidRPr="00EE27B1">
          <w:rPr>
            <w:rFonts w:ascii="Calibri" w:hAnsi="Calibri"/>
            <w:rPrChange w:id="12372" w:author="Tre" w:date="2012-11-19T09:07:00Z">
              <w:rPr>
                <w:rFonts w:ascii="Calibri" w:hAnsi="Calibri"/>
                <w:color w:val="0000FF"/>
                <w:sz w:val="20"/>
                <w:szCs w:val="20"/>
                <w:u w:val="single"/>
              </w:rPr>
            </w:rPrChange>
          </w:rPr>
          <w:delInstrText xml:space="preserve"> MERGEFIELD Description </w:delInstrText>
        </w:r>
        <w:r w:rsidRPr="00EE27B1" w:rsidDel="009864F5">
          <w:rPr>
            <w:rFonts w:ascii="Calibri" w:hAnsi="Calibri"/>
            <w:rPrChange w:id="12373" w:author="Tre" w:date="2012-11-19T09:07:00Z">
              <w:rPr>
                <w:rFonts w:ascii="Calibri" w:hAnsi="Calibri"/>
                <w:color w:val="0000FF"/>
                <w:sz w:val="20"/>
                <w:szCs w:val="20"/>
                <w:u w:val="single"/>
              </w:rPr>
            </w:rPrChange>
          </w:rPr>
          <w:fldChar w:fldCharType="separate"/>
        </w:r>
        <w:r w:rsidRPr="00EE27B1">
          <w:rPr>
            <w:rFonts w:ascii="Calibri" w:hAnsi="Calibri"/>
            <w:noProof/>
            <w:rPrChange w:id="12374" w:author="Tre" w:date="2012-11-19T09:07:00Z">
              <w:rPr>
                <w:rFonts w:ascii="Calibri" w:hAnsi="Calibri"/>
                <w:noProof/>
                <w:color w:val="0000FF"/>
                <w:sz w:val="20"/>
                <w:szCs w:val="20"/>
                <w:u w:val="single"/>
              </w:rPr>
            </w:rPrChange>
          </w:rPr>
          <w:delText>Hovercrafts most commonly used by Nomads to transport their immediate family of clansmen. Carries six passengers comfortably. This hovercraft has sleeping quarters, bathroom, and mess hall. Not very roomy, but it has all the amenities that travelers need.</w:delText>
        </w:r>
        <w:r w:rsidRPr="00EE27B1" w:rsidDel="009864F5">
          <w:rPr>
            <w:rFonts w:ascii="Calibri" w:hAnsi="Calibri"/>
            <w:rPrChange w:id="12375" w:author="Tre" w:date="2012-11-19T09:07:00Z">
              <w:rPr>
                <w:rFonts w:ascii="Calibri" w:hAnsi="Calibri"/>
                <w:color w:val="0000FF"/>
                <w:sz w:val="20"/>
                <w:szCs w:val="20"/>
                <w:u w:val="single"/>
              </w:rPr>
            </w:rPrChange>
          </w:rPr>
          <w:fldChar w:fldCharType="end"/>
        </w:r>
        <w:r w:rsidRPr="00EE27B1" w:rsidDel="009864F5">
          <w:rPr>
            <w:rFonts w:ascii="Calibri" w:hAnsi="Calibri"/>
            <w:rPrChange w:id="12376" w:author="Tre" w:date="2012-11-19T09:07:00Z">
              <w:rPr>
                <w:rFonts w:ascii="Calibri" w:hAnsi="Calibri"/>
                <w:color w:val="0000FF"/>
                <w:sz w:val="20"/>
                <w:szCs w:val="20"/>
                <w:u w:val="single"/>
              </w:rPr>
            </w:rPrChange>
          </w:rPr>
          <w:fldChar w:fldCharType="begin"/>
        </w:r>
        <w:r w:rsidRPr="00EE27B1">
          <w:rPr>
            <w:rFonts w:ascii="Calibri" w:hAnsi="Calibri"/>
            <w:rPrChange w:id="12377" w:author="Tre" w:date="2012-11-19T09:07:00Z">
              <w:rPr>
                <w:rFonts w:ascii="Calibri" w:hAnsi="Calibri"/>
                <w:color w:val="0000FF"/>
                <w:sz w:val="20"/>
                <w:szCs w:val="20"/>
                <w:u w:val="single"/>
              </w:rPr>
            </w:rPrChange>
          </w:rPr>
          <w:delInstrText xml:space="preserve"> NEXT  \* MERGEFORMAT </w:delInstrText>
        </w:r>
        <w:r w:rsidRPr="00EE27B1" w:rsidDel="009864F5">
          <w:rPr>
            <w:rFonts w:ascii="Calibri" w:hAnsi="Calibri"/>
            <w:rPrChange w:id="12378" w:author="Tre" w:date="2012-11-19T09:07:00Z">
              <w:rPr>
                <w:rFonts w:ascii="Calibri" w:hAnsi="Calibri"/>
                <w:color w:val="0000FF"/>
                <w:sz w:val="20"/>
                <w:szCs w:val="20"/>
                <w:u w:val="single"/>
              </w:rPr>
            </w:rPrChange>
          </w:rPr>
          <w:fldChar w:fldCharType="end"/>
        </w:r>
      </w:del>
    </w:p>
    <w:p w:rsidR="005F6D7D" w:rsidRPr="000B0456" w:rsidDel="009864F5" w:rsidRDefault="00EE27B1" w:rsidP="005F6D7D">
      <w:pPr>
        <w:jc w:val="both"/>
        <w:rPr>
          <w:del w:id="12379" w:author="frontdesk" w:date="2012-11-16T12:53:00Z"/>
          <w:rFonts w:ascii="Calibri" w:hAnsi="Calibri"/>
          <w:b/>
          <w:rPrChange w:id="12380" w:author="Tre" w:date="2012-11-19T09:07:00Z">
            <w:rPr>
              <w:del w:id="12381" w:author="frontdesk" w:date="2012-11-16T12:53:00Z"/>
              <w:rFonts w:ascii="Calibri" w:hAnsi="Calibri"/>
              <w:b/>
              <w:sz w:val="20"/>
              <w:szCs w:val="20"/>
            </w:rPr>
          </w:rPrChange>
        </w:rPr>
      </w:pPr>
      <w:del w:id="12382" w:author="frontdesk" w:date="2012-11-16T12:53:00Z">
        <w:r w:rsidRPr="00EE27B1" w:rsidDel="009864F5">
          <w:rPr>
            <w:rFonts w:ascii="Calibri" w:hAnsi="Calibri"/>
            <w:b/>
            <w:rPrChange w:id="12383" w:author="Tre" w:date="2012-11-19T09:07:00Z">
              <w:rPr>
                <w:rFonts w:ascii="Calibri" w:hAnsi="Calibri"/>
                <w:b/>
                <w:color w:val="0000FF"/>
                <w:sz w:val="20"/>
                <w:szCs w:val="20"/>
                <w:u w:val="single"/>
              </w:rPr>
            </w:rPrChange>
          </w:rPr>
          <w:fldChar w:fldCharType="begin"/>
        </w:r>
        <w:r w:rsidRPr="00EE27B1">
          <w:rPr>
            <w:rFonts w:ascii="Calibri" w:hAnsi="Calibri"/>
            <w:b/>
            <w:rPrChange w:id="12384" w:author="Tre" w:date="2012-11-19T09:07:00Z">
              <w:rPr>
                <w:rFonts w:ascii="Calibri" w:hAnsi="Calibri"/>
                <w:b/>
                <w:color w:val="0000FF"/>
                <w:sz w:val="20"/>
                <w:szCs w:val="20"/>
                <w:u w:val="single"/>
              </w:rPr>
            </w:rPrChange>
          </w:rPr>
          <w:delInstrText xml:space="preserve"> MERGEFIELD Name </w:delInstrText>
        </w:r>
        <w:r w:rsidRPr="00EE27B1" w:rsidDel="009864F5">
          <w:rPr>
            <w:rFonts w:ascii="Calibri" w:hAnsi="Calibri"/>
            <w:b/>
            <w:rPrChange w:id="12385" w:author="Tre" w:date="2012-11-19T09:07:00Z">
              <w:rPr>
                <w:rFonts w:ascii="Calibri" w:hAnsi="Calibri"/>
                <w:b/>
                <w:color w:val="0000FF"/>
                <w:sz w:val="20"/>
                <w:szCs w:val="20"/>
                <w:u w:val="single"/>
              </w:rPr>
            </w:rPrChange>
          </w:rPr>
          <w:fldChar w:fldCharType="separate"/>
        </w:r>
        <w:r w:rsidRPr="00EE27B1">
          <w:rPr>
            <w:rFonts w:ascii="Calibri" w:hAnsi="Calibri"/>
            <w:b/>
            <w:noProof/>
            <w:rPrChange w:id="12386" w:author="Tre" w:date="2012-11-19T09:07:00Z">
              <w:rPr>
                <w:rFonts w:ascii="Calibri" w:hAnsi="Calibri"/>
                <w:b/>
                <w:noProof/>
                <w:color w:val="0000FF"/>
                <w:sz w:val="20"/>
                <w:szCs w:val="20"/>
                <w:u w:val="single"/>
              </w:rPr>
            </w:rPrChange>
          </w:rPr>
          <w:delText>Torpedo Hovercraft</w:delText>
        </w:r>
        <w:r w:rsidRPr="00EE27B1" w:rsidDel="009864F5">
          <w:rPr>
            <w:rFonts w:ascii="Calibri" w:hAnsi="Calibri"/>
            <w:b/>
            <w:rPrChange w:id="12387" w:author="Tre" w:date="2012-11-19T09:07:00Z">
              <w:rPr>
                <w:rFonts w:ascii="Calibri" w:hAnsi="Calibri"/>
                <w:b/>
                <w:color w:val="0000FF"/>
                <w:sz w:val="20"/>
                <w:szCs w:val="20"/>
                <w:u w:val="single"/>
              </w:rPr>
            </w:rPrChange>
          </w:rPr>
          <w:fldChar w:fldCharType="end"/>
        </w:r>
      </w:del>
    </w:p>
    <w:p w:rsidR="005F6D7D" w:rsidRPr="000B0456" w:rsidDel="009864F5" w:rsidRDefault="00EE27B1" w:rsidP="005F6D7D">
      <w:pPr>
        <w:jc w:val="both"/>
        <w:rPr>
          <w:del w:id="12388" w:author="frontdesk" w:date="2012-11-16T12:53:00Z"/>
          <w:rFonts w:ascii="Calibri" w:hAnsi="Calibri"/>
          <w:i/>
          <w:rPrChange w:id="12389" w:author="Tre" w:date="2012-11-19T09:07:00Z">
            <w:rPr>
              <w:del w:id="12390" w:author="frontdesk" w:date="2012-11-16T12:53:00Z"/>
              <w:rFonts w:ascii="Calibri" w:hAnsi="Calibri"/>
              <w:i/>
              <w:sz w:val="20"/>
              <w:szCs w:val="20"/>
            </w:rPr>
          </w:rPrChange>
        </w:rPr>
      </w:pPr>
      <w:del w:id="12391" w:author="frontdesk" w:date="2012-11-16T12:53:00Z">
        <w:r w:rsidRPr="00EE27B1">
          <w:rPr>
            <w:rFonts w:ascii="Calibri" w:hAnsi="Calibri"/>
            <w:i/>
            <w:rPrChange w:id="12392" w:author="Tre" w:date="2012-11-19T09:07:00Z">
              <w:rPr>
                <w:rFonts w:ascii="Calibri" w:hAnsi="Calibri"/>
                <w:i/>
                <w:color w:val="0000FF"/>
                <w:sz w:val="20"/>
                <w:szCs w:val="20"/>
                <w:u w:val="single"/>
              </w:rPr>
            </w:rPrChange>
          </w:rPr>
          <w:delText>[Speed (</w:delText>
        </w:r>
        <w:r w:rsidRPr="00EE27B1" w:rsidDel="009864F5">
          <w:rPr>
            <w:rFonts w:ascii="Calibri" w:hAnsi="Calibri"/>
            <w:i/>
            <w:rPrChange w:id="12393" w:author="Tre" w:date="2012-11-19T09:07:00Z">
              <w:rPr>
                <w:rFonts w:ascii="Calibri" w:hAnsi="Calibri"/>
                <w:i/>
                <w:color w:val="0000FF"/>
                <w:sz w:val="20"/>
                <w:szCs w:val="20"/>
                <w:u w:val="single"/>
              </w:rPr>
            </w:rPrChange>
          </w:rPr>
          <w:fldChar w:fldCharType="begin"/>
        </w:r>
        <w:r w:rsidRPr="00EE27B1">
          <w:rPr>
            <w:rFonts w:ascii="Calibri" w:hAnsi="Calibri"/>
            <w:i/>
            <w:rPrChange w:id="12394" w:author="Tre" w:date="2012-11-19T09:07:00Z">
              <w:rPr>
                <w:rFonts w:ascii="Calibri" w:hAnsi="Calibri"/>
                <w:i/>
                <w:color w:val="0000FF"/>
                <w:sz w:val="20"/>
                <w:szCs w:val="20"/>
                <w:u w:val="single"/>
              </w:rPr>
            </w:rPrChange>
          </w:rPr>
          <w:delInstrText xml:space="preserve"> MERGEFIELD Speed </w:delInstrText>
        </w:r>
        <w:r w:rsidRPr="00EE27B1" w:rsidDel="009864F5">
          <w:rPr>
            <w:rFonts w:ascii="Calibri" w:hAnsi="Calibri"/>
            <w:i/>
            <w:rPrChange w:id="12395" w:author="Tre" w:date="2012-11-19T09:07:00Z">
              <w:rPr>
                <w:rFonts w:ascii="Calibri" w:hAnsi="Calibri"/>
                <w:i/>
                <w:color w:val="0000FF"/>
                <w:sz w:val="20"/>
                <w:szCs w:val="20"/>
                <w:u w:val="single"/>
              </w:rPr>
            </w:rPrChange>
          </w:rPr>
          <w:fldChar w:fldCharType="separate"/>
        </w:r>
        <w:r w:rsidRPr="00EE27B1">
          <w:rPr>
            <w:rFonts w:ascii="Calibri" w:hAnsi="Calibri"/>
            <w:i/>
            <w:noProof/>
            <w:rPrChange w:id="12396" w:author="Tre" w:date="2012-11-19T09:07:00Z">
              <w:rPr>
                <w:rFonts w:ascii="Calibri" w:hAnsi="Calibri"/>
                <w:i/>
                <w:noProof/>
                <w:color w:val="0000FF"/>
                <w:sz w:val="20"/>
                <w:szCs w:val="20"/>
                <w:u w:val="single"/>
              </w:rPr>
            </w:rPrChange>
          </w:rPr>
          <w:delText>5</w:delText>
        </w:r>
        <w:r w:rsidRPr="00EE27B1" w:rsidDel="009864F5">
          <w:rPr>
            <w:rFonts w:ascii="Calibri" w:hAnsi="Calibri"/>
            <w:i/>
            <w:rPrChange w:id="12397" w:author="Tre" w:date="2012-11-19T09:07:00Z">
              <w:rPr>
                <w:rFonts w:ascii="Calibri" w:hAnsi="Calibri"/>
                <w:i/>
                <w:color w:val="0000FF"/>
                <w:sz w:val="20"/>
                <w:szCs w:val="20"/>
                <w:u w:val="single"/>
              </w:rPr>
            </w:rPrChange>
          </w:rPr>
          <w:fldChar w:fldCharType="end"/>
        </w:r>
        <w:r w:rsidRPr="00EE27B1">
          <w:rPr>
            <w:rFonts w:ascii="Calibri" w:hAnsi="Calibri"/>
            <w:i/>
            <w:rPrChange w:id="12398" w:author="Tre" w:date="2012-11-19T09:07:00Z">
              <w:rPr>
                <w:rFonts w:ascii="Calibri" w:hAnsi="Calibri"/>
                <w:i/>
                <w:color w:val="0000FF"/>
                <w:sz w:val="20"/>
                <w:szCs w:val="20"/>
                <w:u w:val="single"/>
              </w:rPr>
            </w:rPrChange>
          </w:rPr>
          <w:delText>), Agility (</w:delText>
        </w:r>
        <w:r w:rsidRPr="00EE27B1" w:rsidDel="009864F5">
          <w:rPr>
            <w:rFonts w:ascii="Calibri" w:hAnsi="Calibri"/>
            <w:i/>
            <w:rPrChange w:id="12399" w:author="Tre" w:date="2012-11-19T09:07:00Z">
              <w:rPr>
                <w:rFonts w:ascii="Calibri" w:hAnsi="Calibri"/>
                <w:i/>
                <w:color w:val="0000FF"/>
                <w:sz w:val="20"/>
                <w:szCs w:val="20"/>
                <w:u w:val="single"/>
              </w:rPr>
            </w:rPrChange>
          </w:rPr>
          <w:fldChar w:fldCharType="begin"/>
        </w:r>
        <w:r w:rsidRPr="00EE27B1">
          <w:rPr>
            <w:rFonts w:ascii="Calibri" w:hAnsi="Calibri"/>
            <w:i/>
            <w:rPrChange w:id="12400" w:author="Tre" w:date="2012-11-19T09:07:00Z">
              <w:rPr>
                <w:rFonts w:ascii="Calibri" w:hAnsi="Calibri"/>
                <w:i/>
                <w:color w:val="0000FF"/>
                <w:sz w:val="20"/>
                <w:szCs w:val="20"/>
                <w:u w:val="single"/>
              </w:rPr>
            </w:rPrChange>
          </w:rPr>
          <w:delInstrText xml:space="preserve"> MERGEFIELD Agility </w:delInstrText>
        </w:r>
        <w:r w:rsidRPr="00EE27B1" w:rsidDel="009864F5">
          <w:rPr>
            <w:rFonts w:ascii="Calibri" w:hAnsi="Calibri"/>
            <w:i/>
            <w:rPrChange w:id="12401" w:author="Tre" w:date="2012-11-19T09:07:00Z">
              <w:rPr>
                <w:rFonts w:ascii="Calibri" w:hAnsi="Calibri"/>
                <w:i/>
                <w:color w:val="0000FF"/>
                <w:sz w:val="20"/>
                <w:szCs w:val="20"/>
                <w:u w:val="single"/>
              </w:rPr>
            </w:rPrChange>
          </w:rPr>
          <w:fldChar w:fldCharType="separate"/>
        </w:r>
        <w:r w:rsidRPr="00EE27B1">
          <w:rPr>
            <w:rFonts w:ascii="Calibri" w:hAnsi="Calibri"/>
            <w:i/>
            <w:noProof/>
            <w:rPrChange w:id="12402" w:author="Tre" w:date="2012-11-19T09:07:00Z">
              <w:rPr>
                <w:rFonts w:ascii="Calibri" w:hAnsi="Calibri"/>
                <w:i/>
                <w:noProof/>
                <w:color w:val="0000FF"/>
                <w:sz w:val="20"/>
                <w:szCs w:val="20"/>
                <w:u w:val="single"/>
              </w:rPr>
            </w:rPrChange>
          </w:rPr>
          <w:delText>1</w:delText>
        </w:r>
        <w:r w:rsidRPr="00EE27B1" w:rsidDel="009864F5">
          <w:rPr>
            <w:rFonts w:ascii="Calibri" w:hAnsi="Calibri"/>
            <w:i/>
            <w:rPrChange w:id="12403" w:author="Tre" w:date="2012-11-19T09:07:00Z">
              <w:rPr>
                <w:rFonts w:ascii="Calibri" w:hAnsi="Calibri"/>
                <w:i/>
                <w:color w:val="0000FF"/>
                <w:sz w:val="20"/>
                <w:szCs w:val="20"/>
                <w:u w:val="single"/>
              </w:rPr>
            </w:rPrChange>
          </w:rPr>
          <w:fldChar w:fldCharType="end"/>
        </w:r>
        <w:r w:rsidRPr="00EE27B1">
          <w:rPr>
            <w:rFonts w:ascii="Calibri" w:hAnsi="Calibri"/>
            <w:i/>
            <w:rPrChange w:id="12404" w:author="Tre" w:date="2012-11-19T09:07:00Z">
              <w:rPr>
                <w:rFonts w:ascii="Calibri" w:hAnsi="Calibri"/>
                <w:i/>
                <w:color w:val="0000FF"/>
                <w:sz w:val="20"/>
                <w:szCs w:val="20"/>
                <w:u w:val="single"/>
              </w:rPr>
            </w:rPrChange>
          </w:rPr>
          <w:delText>), Fuel (</w:delText>
        </w:r>
        <w:r w:rsidRPr="00EE27B1" w:rsidDel="009864F5">
          <w:rPr>
            <w:rFonts w:ascii="Calibri" w:hAnsi="Calibri"/>
            <w:i/>
            <w:rPrChange w:id="12405" w:author="Tre" w:date="2012-11-19T09:07:00Z">
              <w:rPr>
                <w:rFonts w:ascii="Calibri" w:hAnsi="Calibri"/>
                <w:i/>
                <w:color w:val="0000FF"/>
                <w:sz w:val="20"/>
                <w:szCs w:val="20"/>
                <w:u w:val="single"/>
              </w:rPr>
            </w:rPrChange>
          </w:rPr>
          <w:fldChar w:fldCharType="begin"/>
        </w:r>
        <w:r w:rsidRPr="00EE27B1">
          <w:rPr>
            <w:rFonts w:ascii="Calibri" w:hAnsi="Calibri"/>
            <w:i/>
            <w:rPrChange w:id="12406" w:author="Tre" w:date="2012-11-19T09:07:00Z">
              <w:rPr>
                <w:rFonts w:ascii="Calibri" w:hAnsi="Calibri"/>
                <w:i/>
                <w:color w:val="0000FF"/>
                <w:sz w:val="20"/>
                <w:szCs w:val="20"/>
                <w:u w:val="single"/>
              </w:rPr>
            </w:rPrChange>
          </w:rPr>
          <w:delInstrText xml:space="preserve"> MERGEFIELD Fuel </w:delInstrText>
        </w:r>
        <w:r w:rsidRPr="00EE27B1" w:rsidDel="009864F5">
          <w:rPr>
            <w:rFonts w:ascii="Calibri" w:hAnsi="Calibri"/>
            <w:i/>
            <w:rPrChange w:id="12407" w:author="Tre" w:date="2012-11-19T09:07:00Z">
              <w:rPr>
                <w:rFonts w:ascii="Calibri" w:hAnsi="Calibri"/>
                <w:i/>
                <w:color w:val="0000FF"/>
                <w:sz w:val="20"/>
                <w:szCs w:val="20"/>
                <w:u w:val="single"/>
              </w:rPr>
            </w:rPrChange>
          </w:rPr>
          <w:fldChar w:fldCharType="separate"/>
        </w:r>
        <w:r w:rsidRPr="00EE27B1">
          <w:rPr>
            <w:rFonts w:ascii="Calibri" w:hAnsi="Calibri"/>
            <w:i/>
            <w:noProof/>
            <w:rPrChange w:id="12408" w:author="Tre" w:date="2012-11-19T09:07:00Z">
              <w:rPr>
                <w:rFonts w:ascii="Calibri" w:hAnsi="Calibri"/>
                <w:i/>
                <w:noProof/>
                <w:color w:val="0000FF"/>
                <w:sz w:val="20"/>
                <w:szCs w:val="20"/>
                <w:u w:val="single"/>
              </w:rPr>
            </w:rPrChange>
          </w:rPr>
          <w:delText>1</w:delText>
        </w:r>
        <w:r w:rsidRPr="00EE27B1" w:rsidDel="009864F5">
          <w:rPr>
            <w:rFonts w:ascii="Calibri" w:hAnsi="Calibri"/>
            <w:i/>
            <w:rPrChange w:id="12409" w:author="Tre" w:date="2012-11-19T09:07:00Z">
              <w:rPr>
                <w:rFonts w:ascii="Calibri" w:hAnsi="Calibri"/>
                <w:i/>
                <w:color w:val="0000FF"/>
                <w:sz w:val="20"/>
                <w:szCs w:val="20"/>
                <w:u w:val="single"/>
              </w:rPr>
            </w:rPrChange>
          </w:rPr>
          <w:fldChar w:fldCharType="end"/>
        </w:r>
        <w:r w:rsidRPr="00EE27B1">
          <w:rPr>
            <w:rFonts w:ascii="Calibri" w:hAnsi="Calibri"/>
            <w:i/>
            <w:rPrChange w:id="12410" w:author="Tre" w:date="2012-11-19T09:07:00Z">
              <w:rPr>
                <w:rFonts w:ascii="Calibri" w:hAnsi="Calibri"/>
                <w:i/>
                <w:color w:val="0000FF"/>
                <w:sz w:val="20"/>
                <w:szCs w:val="20"/>
                <w:u w:val="single"/>
              </w:rPr>
            </w:rPrChange>
          </w:rPr>
          <w:delText>), Skill (</w:delText>
        </w:r>
        <w:r w:rsidRPr="00EE27B1" w:rsidDel="009864F5">
          <w:rPr>
            <w:rFonts w:ascii="Calibri" w:hAnsi="Calibri"/>
            <w:rPrChange w:id="12411" w:author="Tre" w:date="2012-11-19T09:07:00Z">
              <w:rPr>
                <w:rFonts w:ascii="Calibri" w:hAnsi="Calibri"/>
                <w:color w:val="0000FF"/>
                <w:sz w:val="20"/>
                <w:szCs w:val="20"/>
                <w:u w:val="single"/>
              </w:rPr>
            </w:rPrChange>
          </w:rPr>
          <w:fldChar w:fldCharType="begin"/>
        </w:r>
        <w:r w:rsidRPr="00EE27B1">
          <w:rPr>
            <w:rFonts w:ascii="Calibri" w:hAnsi="Calibri"/>
            <w:rPrChange w:id="12412" w:author="Tre" w:date="2012-11-19T09:07:00Z">
              <w:rPr>
                <w:rFonts w:ascii="Calibri" w:hAnsi="Calibri"/>
                <w:color w:val="0000FF"/>
                <w:sz w:val="20"/>
                <w:szCs w:val="20"/>
                <w:u w:val="single"/>
              </w:rPr>
            </w:rPrChange>
          </w:rPr>
          <w:delInstrText xml:space="preserve"> MERGEFIELD Vehicle_Type </w:delInstrText>
        </w:r>
        <w:r w:rsidRPr="00EE27B1" w:rsidDel="009864F5">
          <w:rPr>
            <w:rFonts w:ascii="Calibri" w:hAnsi="Calibri"/>
            <w:rPrChange w:id="12413" w:author="Tre" w:date="2012-11-19T09:07:00Z">
              <w:rPr>
                <w:rFonts w:ascii="Calibri" w:hAnsi="Calibri"/>
                <w:color w:val="0000FF"/>
                <w:sz w:val="20"/>
                <w:szCs w:val="20"/>
                <w:u w:val="single"/>
              </w:rPr>
            </w:rPrChange>
          </w:rPr>
          <w:fldChar w:fldCharType="separate"/>
        </w:r>
        <w:r w:rsidRPr="00EE27B1">
          <w:rPr>
            <w:rFonts w:ascii="Calibri" w:hAnsi="Calibri"/>
            <w:noProof/>
            <w:rPrChange w:id="12414" w:author="Tre" w:date="2012-11-19T09:07:00Z">
              <w:rPr>
                <w:rFonts w:ascii="Calibri" w:hAnsi="Calibri"/>
                <w:noProof/>
                <w:color w:val="0000FF"/>
                <w:sz w:val="20"/>
                <w:szCs w:val="20"/>
                <w:u w:val="single"/>
              </w:rPr>
            </w:rPrChange>
          </w:rPr>
          <w:delText>Aircraft</w:delText>
        </w:r>
        <w:r w:rsidRPr="00EE27B1" w:rsidDel="009864F5">
          <w:rPr>
            <w:rFonts w:ascii="Calibri" w:hAnsi="Calibri"/>
            <w:rPrChange w:id="12415" w:author="Tre" w:date="2012-11-19T09:07:00Z">
              <w:rPr>
                <w:rFonts w:ascii="Calibri" w:hAnsi="Calibri"/>
                <w:color w:val="0000FF"/>
                <w:sz w:val="20"/>
                <w:szCs w:val="20"/>
                <w:u w:val="single"/>
              </w:rPr>
            </w:rPrChange>
          </w:rPr>
          <w:fldChar w:fldCharType="end"/>
        </w:r>
        <w:r w:rsidRPr="00EE27B1">
          <w:rPr>
            <w:rFonts w:ascii="Calibri" w:hAnsi="Calibri"/>
            <w:i/>
            <w:rPrChange w:id="12416" w:author="Tre" w:date="2012-11-19T09:07:00Z">
              <w:rPr>
                <w:rFonts w:ascii="Calibri" w:hAnsi="Calibri"/>
                <w:i/>
                <w:color w:val="0000FF"/>
                <w:sz w:val="20"/>
                <w:szCs w:val="20"/>
                <w:u w:val="single"/>
              </w:rPr>
            </w:rPrChange>
          </w:rPr>
          <w:delText>)]</w:delText>
        </w:r>
      </w:del>
    </w:p>
    <w:p w:rsidR="005F6D7D" w:rsidRPr="000B0456" w:rsidDel="009864F5" w:rsidRDefault="00EE27B1" w:rsidP="005F6D7D">
      <w:pPr>
        <w:jc w:val="both"/>
        <w:rPr>
          <w:del w:id="12417" w:author="frontdesk" w:date="2012-11-16T12:53:00Z"/>
          <w:rFonts w:ascii="Calibri" w:hAnsi="Calibri"/>
          <w:rPrChange w:id="12418" w:author="Tre" w:date="2012-11-19T09:07:00Z">
            <w:rPr>
              <w:del w:id="12419" w:author="frontdesk" w:date="2012-11-16T12:53:00Z"/>
              <w:rFonts w:ascii="Calibri" w:hAnsi="Calibri"/>
              <w:sz w:val="20"/>
              <w:szCs w:val="20"/>
            </w:rPr>
          </w:rPrChange>
        </w:rPr>
      </w:pPr>
      <w:del w:id="12420" w:author="frontdesk" w:date="2012-11-16T12:53:00Z">
        <w:r w:rsidRPr="00EE27B1" w:rsidDel="009864F5">
          <w:rPr>
            <w:rFonts w:ascii="Calibri" w:hAnsi="Calibri"/>
            <w:rPrChange w:id="12421" w:author="Tre" w:date="2012-11-19T09:07:00Z">
              <w:rPr>
                <w:rFonts w:ascii="Calibri" w:hAnsi="Calibri"/>
                <w:color w:val="0000FF"/>
                <w:sz w:val="20"/>
                <w:szCs w:val="20"/>
                <w:u w:val="single"/>
              </w:rPr>
            </w:rPrChange>
          </w:rPr>
          <w:fldChar w:fldCharType="begin"/>
        </w:r>
        <w:r w:rsidRPr="00EE27B1">
          <w:rPr>
            <w:rFonts w:ascii="Calibri" w:hAnsi="Calibri"/>
            <w:rPrChange w:id="12422" w:author="Tre" w:date="2012-11-19T09:07:00Z">
              <w:rPr>
                <w:rFonts w:ascii="Calibri" w:hAnsi="Calibri"/>
                <w:color w:val="0000FF"/>
                <w:sz w:val="20"/>
                <w:szCs w:val="20"/>
                <w:u w:val="single"/>
              </w:rPr>
            </w:rPrChange>
          </w:rPr>
          <w:delInstrText xml:space="preserve"> MERGEFIELD Description </w:delInstrText>
        </w:r>
        <w:r w:rsidRPr="00EE27B1" w:rsidDel="009864F5">
          <w:rPr>
            <w:rFonts w:ascii="Calibri" w:hAnsi="Calibri"/>
            <w:rPrChange w:id="12423" w:author="Tre" w:date="2012-11-19T09:07:00Z">
              <w:rPr>
                <w:rFonts w:ascii="Calibri" w:hAnsi="Calibri"/>
                <w:color w:val="0000FF"/>
                <w:sz w:val="20"/>
                <w:szCs w:val="20"/>
                <w:u w:val="single"/>
              </w:rPr>
            </w:rPrChange>
          </w:rPr>
          <w:fldChar w:fldCharType="separate"/>
        </w:r>
        <w:r w:rsidRPr="00EE27B1">
          <w:rPr>
            <w:rFonts w:ascii="Calibri" w:hAnsi="Calibri"/>
            <w:noProof/>
            <w:rPrChange w:id="12424" w:author="Tre" w:date="2012-11-19T09:07:00Z">
              <w:rPr>
                <w:rFonts w:ascii="Calibri" w:hAnsi="Calibri"/>
                <w:noProof/>
                <w:color w:val="0000FF"/>
                <w:sz w:val="20"/>
                <w:szCs w:val="20"/>
                <w:u w:val="single"/>
              </w:rPr>
            </w:rPrChange>
          </w:rPr>
          <w:delText>Small, slim, and fast. This is a rocket-shaped ship that seats only one person. Designed only for speed, these hovercrafts are dangerous to pilot.</w:delText>
        </w:r>
        <w:r w:rsidRPr="00EE27B1" w:rsidDel="009864F5">
          <w:rPr>
            <w:rFonts w:ascii="Calibri" w:hAnsi="Calibri"/>
            <w:rPrChange w:id="12425" w:author="Tre" w:date="2012-11-19T09:07:00Z">
              <w:rPr>
                <w:rFonts w:ascii="Calibri" w:hAnsi="Calibri"/>
                <w:color w:val="0000FF"/>
                <w:sz w:val="20"/>
                <w:szCs w:val="20"/>
                <w:u w:val="single"/>
              </w:rPr>
            </w:rPrChange>
          </w:rPr>
          <w:fldChar w:fldCharType="end"/>
        </w:r>
        <w:r w:rsidRPr="00EE27B1" w:rsidDel="009864F5">
          <w:rPr>
            <w:rFonts w:ascii="Calibri" w:hAnsi="Calibri"/>
            <w:rPrChange w:id="12426" w:author="Tre" w:date="2012-11-19T09:07:00Z">
              <w:rPr>
                <w:rFonts w:ascii="Calibri" w:hAnsi="Calibri"/>
                <w:color w:val="0000FF"/>
                <w:sz w:val="20"/>
                <w:szCs w:val="20"/>
                <w:u w:val="single"/>
              </w:rPr>
            </w:rPrChange>
          </w:rPr>
          <w:fldChar w:fldCharType="begin"/>
        </w:r>
        <w:r w:rsidRPr="00EE27B1">
          <w:rPr>
            <w:rFonts w:ascii="Calibri" w:hAnsi="Calibri"/>
            <w:rPrChange w:id="12427" w:author="Tre" w:date="2012-11-19T09:07:00Z">
              <w:rPr>
                <w:rFonts w:ascii="Calibri" w:hAnsi="Calibri"/>
                <w:color w:val="0000FF"/>
                <w:sz w:val="20"/>
                <w:szCs w:val="20"/>
                <w:u w:val="single"/>
              </w:rPr>
            </w:rPrChange>
          </w:rPr>
          <w:delInstrText xml:space="preserve"> NEXT  \* MERGEFORMAT </w:delInstrText>
        </w:r>
        <w:r w:rsidRPr="00EE27B1" w:rsidDel="009864F5">
          <w:rPr>
            <w:rFonts w:ascii="Calibri" w:hAnsi="Calibri"/>
            <w:rPrChange w:id="12428" w:author="Tre" w:date="2012-11-19T09:07:00Z">
              <w:rPr>
                <w:rFonts w:ascii="Calibri" w:hAnsi="Calibri"/>
                <w:color w:val="0000FF"/>
                <w:sz w:val="20"/>
                <w:szCs w:val="20"/>
                <w:u w:val="single"/>
              </w:rPr>
            </w:rPrChange>
          </w:rPr>
          <w:fldChar w:fldCharType="end"/>
        </w:r>
      </w:del>
    </w:p>
    <w:p w:rsidR="005F6D7D" w:rsidRPr="000B0456" w:rsidDel="009864F5" w:rsidRDefault="00EE27B1" w:rsidP="005F6D7D">
      <w:pPr>
        <w:jc w:val="both"/>
        <w:rPr>
          <w:del w:id="12429" w:author="frontdesk" w:date="2012-11-16T12:53:00Z"/>
          <w:rFonts w:ascii="Calibri" w:hAnsi="Calibri"/>
          <w:b/>
          <w:rPrChange w:id="12430" w:author="Tre" w:date="2012-11-19T09:07:00Z">
            <w:rPr>
              <w:del w:id="12431" w:author="frontdesk" w:date="2012-11-16T12:53:00Z"/>
              <w:rFonts w:ascii="Calibri" w:hAnsi="Calibri"/>
              <w:b/>
              <w:sz w:val="20"/>
              <w:szCs w:val="20"/>
            </w:rPr>
          </w:rPrChange>
        </w:rPr>
      </w:pPr>
      <w:del w:id="12432" w:author="frontdesk" w:date="2012-11-16T12:53:00Z">
        <w:r w:rsidRPr="00EE27B1" w:rsidDel="009864F5">
          <w:rPr>
            <w:rFonts w:ascii="Calibri" w:hAnsi="Calibri"/>
            <w:b/>
            <w:rPrChange w:id="12433" w:author="Tre" w:date="2012-11-19T09:07:00Z">
              <w:rPr>
                <w:rFonts w:ascii="Calibri" w:hAnsi="Calibri"/>
                <w:b/>
                <w:color w:val="0000FF"/>
                <w:sz w:val="20"/>
                <w:szCs w:val="20"/>
                <w:u w:val="single"/>
              </w:rPr>
            </w:rPrChange>
          </w:rPr>
          <w:fldChar w:fldCharType="begin"/>
        </w:r>
        <w:r w:rsidRPr="00EE27B1">
          <w:rPr>
            <w:rFonts w:ascii="Calibri" w:hAnsi="Calibri"/>
            <w:b/>
            <w:rPrChange w:id="12434" w:author="Tre" w:date="2012-11-19T09:07:00Z">
              <w:rPr>
                <w:rFonts w:ascii="Calibri" w:hAnsi="Calibri"/>
                <w:b/>
                <w:color w:val="0000FF"/>
                <w:sz w:val="20"/>
                <w:szCs w:val="20"/>
                <w:u w:val="single"/>
              </w:rPr>
            </w:rPrChange>
          </w:rPr>
          <w:delInstrText xml:space="preserve"> MERGEFIELD Name </w:delInstrText>
        </w:r>
        <w:r w:rsidRPr="00EE27B1" w:rsidDel="009864F5">
          <w:rPr>
            <w:rFonts w:ascii="Calibri" w:hAnsi="Calibri"/>
            <w:b/>
            <w:rPrChange w:id="12435" w:author="Tre" w:date="2012-11-19T09:07:00Z">
              <w:rPr>
                <w:rFonts w:ascii="Calibri" w:hAnsi="Calibri"/>
                <w:b/>
                <w:color w:val="0000FF"/>
                <w:sz w:val="20"/>
                <w:szCs w:val="20"/>
                <w:u w:val="single"/>
              </w:rPr>
            </w:rPrChange>
          </w:rPr>
          <w:fldChar w:fldCharType="separate"/>
        </w:r>
        <w:r w:rsidRPr="00EE27B1">
          <w:rPr>
            <w:rFonts w:ascii="Calibri" w:hAnsi="Calibri"/>
            <w:b/>
            <w:noProof/>
            <w:rPrChange w:id="12436" w:author="Tre" w:date="2012-11-19T09:07:00Z">
              <w:rPr>
                <w:rFonts w:ascii="Calibri" w:hAnsi="Calibri"/>
                <w:b/>
                <w:noProof/>
                <w:color w:val="0000FF"/>
                <w:sz w:val="20"/>
                <w:szCs w:val="20"/>
                <w:u w:val="single"/>
              </w:rPr>
            </w:rPrChange>
          </w:rPr>
          <w:delText>Squidi</w:delText>
        </w:r>
        <w:r w:rsidRPr="00EE27B1" w:rsidDel="009864F5">
          <w:rPr>
            <w:rFonts w:ascii="Calibri" w:hAnsi="Calibri"/>
            <w:b/>
            <w:rPrChange w:id="12437" w:author="Tre" w:date="2012-11-19T09:07:00Z">
              <w:rPr>
                <w:rFonts w:ascii="Calibri" w:hAnsi="Calibri"/>
                <w:b/>
                <w:color w:val="0000FF"/>
                <w:sz w:val="20"/>
                <w:szCs w:val="20"/>
                <w:u w:val="single"/>
              </w:rPr>
            </w:rPrChange>
          </w:rPr>
          <w:fldChar w:fldCharType="end"/>
        </w:r>
      </w:del>
    </w:p>
    <w:p w:rsidR="005F6D7D" w:rsidRPr="000B0456" w:rsidDel="009864F5" w:rsidRDefault="00EE27B1" w:rsidP="005F6D7D">
      <w:pPr>
        <w:jc w:val="both"/>
        <w:rPr>
          <w:del w:id="12438" w:author="frontdesk" w:date="2012-11-16T12:53:00Z"/>
          <w:rFonts w:ascii="Calibri" w:hAnsi="Calibri"/>
          <w:i/>
          <w:rPrChange w:id="12439" w:author="Tre" w:date="2012-11-19T09:07:00Z">
            <w:rPr>
              <w:del w:id="12440" w:author="frontdesk" w:date="2012-11-16T12:53:00Z"/>
              <w:rFonts w:ascii="Calibri" w:hAnsi="Calibri"/>
              <w:i/>
              <w:sz w:val="20"/>
              <w:szCs w:val="20"/>
            </w:rPr>
          </w:rPrChange>
        </w:rPr>
      </w:pPr>
      <w:del w:id="12441" w:author="frontdesk" w:date="2012-11-16T12:53:00Z">
        <w:r w:rsidRPr="00EE27B1">
          <w:rPr>
            <w:rFonts w:ascii="Calibri" w:hAnsi="Calibri"/>
            <w:i/>
            <w:rPrChange w:id="12442" w:author="Tre" w:date="2012-11-19T09:07:00Z">
              <w:rPr>
                <w:rFonts w:ascii="Calibri" w:hAnsi="Calibri"/>
                <w:i/>
                <w:color w:val="0000FF"/>
                <w:sz w:val="20"/>
                <w:szCs w:val="20"/>
                <w:u w:val="single"/>
              </w:rPr>
            </w:rPrChange>
          </w:rPr>
          <w:delText>[Speed (</w:delText>
        </w:r>
        <w:r w:rsidRPr="00EE27B1" w:rsidDel="009864F5">
          <w:rPr>
            <w:rFonts w:ascii="Calibri" w:hAnsi="Calibri"/>
            <w:i/>
            <w:rPrChange w:id="12443" w:author="Tre" w:date="2012-11-19T09:07:00Z">
              <w:rPr>
                <w:rFonts w:ascii="Calibri" w:hAnsi="Calibri"/>
                <w:i/>
                <w:color w:val="0000FF"/>
                <w:sz w:val="20"/>
                <w:szCs w:val="20"/>
                <w:u w:val="single"/>
              </w:rPr>
            </w:rPrChange>
          </w:rPr>
          <w:fldChar w:fldCharType="begin"/>
        </w:r>
        <w:r w:rsidRPr="00EE27B1">
          <w:rPr>
            <w:rFonts w:ascii="Calibri" w:hAnsi="Calibri"/>
            <w:i/>
            <w:rPrChange w:id="12444" w:author="Tre" w:date="2012-11-19T09:07:00Z">
              <w:rPr>
                <w:rFonts w:ascii="Calibri" w:hAnsi="Calibri"/>
                <w:i/>
                <w:color w:val="0000FF"/>
                <w:sz w:val="20"/>
                <w:szCs w:val="20"/>
                <w:u w:val="single"/>
              </w:rPr>
            </w:rPrChange>
          </w:rPr>
          <w:delInstrText xml:space="preserve"> MERGEFIELD Speed </w:delInstrText>
        </w:r>
        <w:r w:rsidRPr="00EE27B1" w:rsidDel="009864F5">
          <w:rPr>
            <w:rFonts w:ascii="Calibri" w:hAnsi="Calibri"/>
            <w:i/>
            <w:rPrChange w:id="12445" w:author="Tre" w:date="2012-11-19T09:07:00Z">
              <w:rPr>
                <w:rFonts w:ascii="Calibri" w:hAnsi="Calibri"/>
                <w:i/>
                <w:color w:val="0000FF"/>
                <w:sz w:val="20"/>
                <w:szCs w:val="20"/>
                <w:u w:val="single"/>
              </w:rPr>
            </w:rPrChange>
          </w:rPr>
          <w:fldChar w:fldCharType="separate"/>
        </w:r>
        <w:r w:rsidRPr="00EE27B1">
          <w:rPr>
            <w:rFonts w:ascii="Calibri" w:hAnsi="Calibri"/>
            <w:i/>
            <w:noProof/>
            <w:rPrChange w:id="12446" w:author="Tre" w:date="2012-11-19T09:07:00Z">
              <w:rPr>
                <w:rFonts w:ascii="Calibri" w:hAnsi="Calibri"/>
                <w:i/>
                <w:noProof/>
                <w:color w:val="0000FF"/>
                <w:sz w:val="20"/>
                <w:szCs w:val="20"/>
                <w:u w:val="single"/>
              </w:rPr>
            </w:rPrChange>
          </w:rPr>
          <w:delText>3</w:delText>
        </w:r>
        <w:r w:rsidRPr="00EE27B1" w:rsidDel="009864F5">
          <w:rPr>
            <w:rFonts w:ascii="Calibri" w:hAnsi="Calibri"/>
            <w:i/>
            <w:rPrChange w:id="12447" w:author="Tre" w:date="2012-11-19T09:07:00Z">
              <w:rPr>
                <w:rFonts w:ascii="Calibri" w:hAnsi="Calibri"/>
                <w:i/>
                <w:color w:val="0000FF"/>
                <w:sz w:val="20"/>
                <w:szCs w:val="20"/>
                <w:u w:val="single"/>
              </w:rPr>
            </w:rPrChange>
          </w:rPr>
          <w:fldChar w:fldCharType="end"/>
        </w:r>
        <w:r w:rsidRPr="00EE27B1">
          <w:rPr>
            <w:rFonts w:ascii="Calibri" w:hAnsi="Calibri"/>
            <w:i/>
            <w:rPrChange w:id="12448" w:author="Tre" w:date="2012-11-19T09:07:00Z">
              <w:rPr>
                <w:rFonts w:ascii="Calibri" w:hAnsi="Calibri"/>
                <w:i/>
                <w:color w:val="0000FF"/>
                <w:sz w:val="20"/>
                <w:szCs w:val="20"/>
                <w:u w:val="single"/>
              </w:rPr>
            </w:rPrChange>
          </w:rPr>
          <w:delText>), Agility (</w:delText>
        </w:r>
        <w:r w:rsidRPr="00EE27B1" w:rsidDel="009864F5">
          <w:rPr>
            <w:rFonts w:ascii="Calibri" w:hAnsi="Calibri"/>
            <w:i/>
            <w:rPrChange w:id="12449" w:author="Tre" w:date="2012-11-19T09:07:00Z">
              <w:rPr>
                <w:rFonts w:ascii="Calibri" w:hAnsi="Calibri"/>
                <w:i/>
                <w:color w:val="0000FF"/>
                <w:sz w:val="20"/>
                <w:szCs w:val="20"/>
                <w:u w:val="single"/>
              </w:rPr>
            </w:rPrChange>
          </w:rPr>
          <w:fldChar w:fldCharType="begin"/>
        </w:r>
        <w:r w:rsidRPr="00EE27B1">
          <w:rPr>
            <w:rFonts w:ascii="Calibri" w:hAnsi="Calibri"/>
            <w:i/>
            <w:rPrChange w:id="12450" w:author="Tre" w:date="2012-11-19T09:07:00Z">
              <w:rPr>
                <w:rFonts w:ascii="Calibri" w:hAnsi="Calibri"/>
                <w:i/>
                <w:color w:val="0000FF"/>
                <w:sz w:val="20"/>
                <w:szCs w:val="20"/>
                <w:u w:val="single"/>
              </w:rPr>
            </w:rPrChange>
          </w:rPr>
          <w:delInstrText xml:space="preserve"> MERGEFIELD Agility </w:delInstrText>
        </w:r>
        <w:r w:rsidRPr="00EE27B1" w:rsidDel="009864F5">
          <w:rPr>
            <w:rFonts w:ascii="Calibri" w:hAnsi="Calibri"/>
            <w:i/>
            <w:rPrChange w:id="12451" w:author="Tre" w:date="2012-11-19T09:07:00Z">
              <w:rPr>
                <w:rFonts w:ascii="Calibri" w:hAnsi="Calibri"/>
                <w:i/>
                <w:color w:val="0000FF"/>
                <w:sz w:val="20"/>
                <w:szCs w:val="20"/>
                <w:u w:val="single"/>
              </w:rPr>
            </w:rPrChange>
          </w:rPr>
          <w:fldChar w:fldCharType="separate"/>
        </w:r>
        <w:r w:rsidRPr="00EE27B1">
          <w:rPr>
            <w:rFonts w:ascii="Calibri" w:hAnsi="Calibri"/>
            <w:i/>
            <w:noProof/>
            <w:rPrChange w:id="12452" w:author="Tre" w:date="2012-11-19T09:07:00Z">
              <w:rPr>
                <w:rFonts w:ascii="Calibri" w:hAnsi="Calibri"/>
                <w:i/>
                <w:noProof/>
                <w:color w:val="0000FF"/>
                <w:sz w:val="20"/>
                <w:szCs w:val="20"/>
                <w:u w:val="single"/>
              </w:rPr>
            </w:rPrChange>
          </w:rPr>
          <w:delText>4</w:delText>
        </w:r>
        <w:r w:rsidRPr="00EE27B1" w:rsidDel="009864F5">
          <w:rPr>
            <w:rFonts w:ascii="Calibri" w:hAnsi="Calibri"/>
            <w:i/>
            <w:rPrChange w:id="12453" w:author="Tre" w:date="2012-11-19T09:07:00Z">
              <w:rPr>
                <w:rFonts w:ascii="Calibri" w:hAnsi="Calibri"/>
                <w:i/>
                <w:color w:val="0000FF"/>
                <w:sz w:val="20"/>
                <w:szCs w:val="20"/>
                <w:u w:val="single"/>
              </w:rPr>
            </w:rPrChange>
          </w:rPr>
          <w:fldChar w:fldCharType="end"/>
        </w:r>
        <w:r w:rsidRPr="00EE27B1">
          <w:rPr>
            <w:rFonts w:ascii="Calibri" w:hAnsi="Calibri"/>
            <w:i/>
            <w:rPrChange w:id="12454" w:author="Tre" w:date="2012-11-19T09:07:00Z">
              <w:rPr>
                <w:rFonts w:ascii="Calibri" w:hAnsi="Calibri"/>
                <w:i/>
                <w:color w:val="0000FF"/>
                <w:sz w:val="20"/>
                <w:szCs w:val="20"/>
                <w:u w:val="single"/>
              </w:rPr>
            </w:rPrChange>
          </w:rPr>
          <w:delText>), Fuel (</w:delText>
        </w:r>
        <w:r w:rsidRPr="00EE27B1" w:rsidDel="009864F5">
          <w:rPr>
            <w:rFonts w:ascii="Calibri" w:hAnsi="Calibri"/>
            <w:i/>
            <w:rPrChange w:id="12455" w:author="Tre" w:date="2012-11-19T09:07:00Z">
              <w:rPr>
                <w:rFonts w:ascii="Calibri" w:hAnsi="Calibri"/>
                <w:i/>
                <w:color w:val="0000FF"/>
                <w:sz w:val="20"/>
                <w:szCs w:val="20"/>
                <w:u w:val="single"/>
              </w:rPr>
            </w:rPrChange>
          </w:rPr>
          <w:fldChar w:fldCharType="begin"/>
        </w:r>
        <w:r w:rsidRPr="00EE27B1">
          <w:rPr>
            <w:rFonts w:ascii="Calibri" w:hAnsi="Calibri"/>
            <w:i/>
            <w:rPrChange w:id="12456" w:author="Tre" w:date="2012-11-19T09:07:00Z">
              <w:rPr>
                <w:rFonts w:ascii="Calibri" w:hAnsi="Calibri"/>
                <w:i/>
                <w:color w:val="0000FF"/>
                <w:sz w:val="20"/>
                <w:szCs w:val="20"/>
                <w:u w:val="single"/>
              </w:rPr>
            </w:rPrChange>
          </w:rPr>
          <w:delInstrText xml:space="preserve"> MERGEFIELD Fuel </w:delInstrText>
        </w:r>
        <w:r w:rsidRPr="00EE27B1" w:rsidDel="009864F5">
          <w:rPr>
            <w:rFonts w:ascii="Calibri" w:hAnsi="Calibri"/>
            <w:i/>
            <w:rPrChange w:id="12457" w:author="Tre" w:date="2012-11-19T09:07:00Z">
              <w:rPr>
                <w:rFonts w:ascii="Calibri" w:hAnsi="Calibri"/>
                <w:i/>
                <w:color w:val="0000FF"/>
                <w:sz w:val="20"/>
                <w:szCs w:val="20"/>
                <w:u w:val="single"/>
              </w:rPr>
            </w:rPrChange>
          </w:rPr>
          <w:fldChar w:fldCharType="separate"/>
        </w:r>
        <w:r w:rsidRPr="00EE27B1">
          <w:rPr>
            <w:rFonts w:ascii="Calibri" w:hAnsi="Calibri"/>
            <w:i/>
            <w:noProof/>
            <w:rPrChange w:id="12458" w:author="Tre" w:date="2012-11-19T09:07:00Z">
              <w:rPr>
                <w:rFonts w:ascii="Calibri" w:hAnsi="Calibri"/>
                <w:i/>
                <w:noProof/>
                <w:color w:val="0000FF"/>
                <w:sz w:val="20"/>
                <w:szCs w:val="20"/>
                <w:u w:val="single"/>
              </w:rPr>
            </w:rPrChange>
          </w:rPr>
          <w:delText>2</w:delText>
        </w:r>
        <w:r w:rsidRPr="00EE27B1" w:rsidDel="009864F5">
          <w:rPr>
            <w:rFonts w:ascii="Calibri" w:hAnsi="Calibri"/>
            <w:i/>
            <w:rPrChange w:id="12459" w:author="Tre" w:date="2012-11-19T09:07:00Z">
              <w:rPr>
                <w:rFonts w:ascii="Calibri" w:hAnsi="Calibri"/>
                <w:i/>
                <w:color w:val="0000FF"/>
                <w:sz w:val="20"/>
                <w:szCs w:val="20"/>
                <w:u w:val="single"/>
              </w:rPr>
            </w:rPrChange>
          </w:rPr>
          <w:fldChar w:fldCharType="end"/>
        </w:r>
        <w:r w:rsidRPr="00EE27B1">
          <w:rPr>
            <w:rFonts w:ascii="Calibri" w:hAnsi="Calibri"/>
            <w:i/>
            <w:rPrChange w:id="12460" w:author="Tre" w:date="2012-11-19T09:07:00Z">
              <w:rPr>
                <w:rFonts w:ascii="Calibri" w:hAnsi="Calibri"/>
                <w:i/>
                <w:color w:val="0000FF"/>
                <w:sz w:val="20"/>
                <w:szCs w:val="20"/>
                <w:u w:val="single"/>
              </w:rPr>
            </w:rPrChange>
          </w:rPr>
          <w:delText>), Skill (</w:delText>
        </w:r>
        <w:r w:rsidRPr="00EE27B1" w:rsidDel="009864F5">
          <w:rPr>
            <w:rFonts w:ascii="Calibri" w:hAnsi="Calibri"/>
            <w:rPrChange w:id="12461" w:author="Tre" w:date="2012-11-19T09:07:00Z">
              <w:rPr>
                <w:rFonts w:ascii="Calibri" w:hAnsi="Calibri"/>
                <w:color w:val="0000FF"/>
                <w:sz w:val="20"/>
                <w:szCs w:val="20"/>
                <w:u w:val="single"/>
              </w:rPr>
            </w:rPrChange>
          </w:rPr>
          <w:fldChar w:fldCharType="begin"/>
        </w:r>
        <w:r w:rsidRPr="00EE27B1">
          <w:rPr>
            <w:rFonts w:ascii="Calibri" w:hAnsi="Calibri"/>
            <w:rPrChange w:id="12462" w:author="Tre" w:date="2012-11-19T09:07:00Z">
              <w:rPr>
                <w:rFonts w:ascii="Calibri" w:hAnsi="Calibri"/>
                <w:color w:val="0000FF"/>
                <w:sz w:val="20"/>
                <w:szCs w:val="20"/>
                <w:u w:val="single"/>
              </w:rPr>
            </w:rPrChange>
          </w:rPr>
          <w:delInstrText xml:space="preserve"> MERGEFIELD Vehicle_Type </w:delInstrText>
        </w:r>
        <w:r w:rsidRPr="00EE27B1" w:rsidDel="009864F5">
          <w:rPr>
            <w:rFonts w:ascii="Calibri" w:hAnsi="Calibri"/>
            <w:rPrChange w:id="12463" w:author="Tre" w:date="2012-11-19T09:07:00Z">
              <w:rPr>
                <w:rFonts w:ascii="Calibri" w:hAnsi="Calibri"/>
                <w:color w:val="0000FF"/>
                <w:sz w:val="20"/>
                <w:szCs w:val="20"/>
                <w:u w:val="single"/>
              </w:rPr>
            </w:rPrChange>
          </w:rPr>
          <w:fldChar w:fldCharType="separate"/>
        </w:r>
        <w:r w:rsidRPr="00EE27B1">
          <w:rPr>
            <w:rFonts w:ascii="Calibri" w:hAnsi="Calibri"/>
            <w:noProof/>
            <w:rPrChange w:id="12464" w:author="Tre" w:date="2012-11-19T09:07:00Z">
              <w:rPr>
                <w:rFonts w:ascii="Calibri" w:hAnsi="Calibri"/>
                <w:noProof/>
                <w:color w:val="0000FF"/>
                <w:sz w:val="20"/>
                <w:szCs w:val="20"/>
                <w:u w:val="single"/>
              </w:rPr>
            </w:rPrChange>
          </w:rPr>
          <w:delText>Frame (Sentinel)</w:delText>
        </w:r>
        <w:r w:rsidRPr="00EE27B1" w:rsidDel="009864F5">
          <w:rPr>
            <w:rFonts w:ascii="Calibri" w:hAnsi="Calibri"/>
            <w:rPrChange w:id="12465" w:author="Tre" w:date="2012-11-19T09:07:00Z">
              <w:rPr>
                <w:rFonts w:ascii="Calibri" w:hAnsi="Calibri"/>
                <w:color w:val="0000FF"/>
                <w:sz w:val="20"/>
                <w:szCs w:val="20"/>
                <w:u w:val="single"/>
              </w:rPr>
            </w:rPrChange>
          </w:rPr>
          <w:fldChar w:fldCharType="end"/>
        </w:r>
        <w:r w:rsidRPr="00EE27B1">
          <w:rPr>
            <w:rFonts w:ascii="Calibri" w:hAnsi="Calibri"/>
            <w:i/>
            <w:rPrChange w:id="12466" w:author="Tre" w:date="2012-11-19T09:07:00Z">
              <w:rPr>
                <w:rFonts w:ascii="Calibri" w:hAnsi="Calibri"/>
                <w:i/>
                <w:color w:val="0000FF"/>
                <w:sz w:val="20"/>
                <w:szCs w:val="20"/>
                <w:u w:val="single"/>
              </w:rPr>
            </w:rPrChange>
          </w:rPr>
          <w:delText>)]</w:delText>
        </w:r>
      </w:del>
    </w:p>
    <w:p w:rsidR="005F6D7D" w:rsidRPr="000B0456" w:rsidDel="009864F5" w:rsidRDefault="00EE27B1" w:rsidP="005F6D7D">
      <w:pPr>
        <w:jc w:val="both"/>
        <w:rPr>
          <w:del w:id="12467" w:author="frontdesk" w:date="2012-11-16T12:53:00Z"/>
          <w:rFonts w:ascii="Calibri" w:hAnsi="Calibri"/>
          <w:rPrChange w:id="12468" w:author="Tre" w:date="2012-11-19T09:07:00Z">
            <w:rPr>
              <w:del w:id="12469" w:author="frontdesk" w:date="2012-11-16T12:53:00Z"/>
              <w:rFonts w:ascii="Calibri" w:hAnsi="Calibri"/>
              <w:sz w:val="20"/>
              <w:szCs w:val="20"/>
            </w:rPr>
          </w:rPrChange>
        </w:rPr>
      </w:pPr>
      <w:del w:id="12470" w:author="frontdesk" w:date="2012-11-16T12:53:00Z">
        <w:r w:rsidRPr="00EE27B1" w:rsidDel="009864F5">
          <w:rPr>
            <w:rFonts w:ascii="Calibri" w:hAnsi="Calibri"/>
            <w:rPrChange w:id="12471" w:author="Tre" w:date="2012-11-19T09:07:00Z">
              <w:rPr>
                <w:rFonts w:ascii="Calibri" w:hAnsi="Calibri"/>
                <w:color w:val="0000FF"/>
                <w:sz w:val="20"/>
                <w:szCs w:val="20"/>
                <w:u w:val="single"/>
              </w:rPr>
            </w:rPrChange>
          </w:rPr>
          <w:fldChar w:fldCharType="begin"/>
        </w:r>
        <w:r w:rsidRPr="00EE27B1">
          <w:rPr>
            <w:rFonts w:ascii="Calibri" w:hAnsi="Calibri"/>
            <w:rPrChange w:id="12472" w:author="Tre" w:date="2012-11-19T09:07:00Z">
              <w:rPr>
                <w:rFonts w:ascii="Calibri" w:hAnsi="Calibri"/>
                <w:color w:val="0000FF"/>
                <w:sz w:val="20"/>
                <w:szCs w:val="20"/>
                <w:u w:val="single"/>
              </w:rPr>
            </w:rPrChange>
          </w:rPr>
          <w:delInstrText xml:space="preserve"> MERGEFIELD Description </w:delInstrText>
        </w:r>
        <w:r w:rsidRPr="00EE27B1" w:rsidDel="009864F5">
          <w:rPr>
            <w:rFonts w:ascii="Calibri" w:hAnsi="Calibri"/>
            <w:rPrChange w:id="12473" w:author="Tre" w:date="2012-11-19T09:07:00Z">
              <w:rPr>
                <w:rFonts w:ascii="Calibri" w:hAnsi="Calibri"/>
                <w:color w:val="0000FF"/>
                <w:sz w:val="20"/>
                <w:szCs w:val="20"/>
                <w:u w:val="single"/>
              </w:rPr>
            </w:rPrChange>
          </w:rPr>
          <w:fldChar w:fldCharType="separate"/>
        </w:r>
        <w:r w:rsidRPr="00EE27B1">
          <w:rPr>
            <w:rFonts w:ascii="Calibri" w:hAnsi="Calibri"/>
            <w:noProof/>
            <w:rPrChange w:id="12474" w:author="Tre" w:date="2012-11-19T09:07:00Z">
              <w:rPr>
                <w:rFonts w:ascii="Calibri" w:hAnsi="Calibri"/>
                <w:noProof/>
                <w:color w:val="0000FF"/>
                <w:sz w:val="20"/>
                <w:szCs w:val="20"/>
                <w:u w:val="single"/>
              </w:rPr>
            </w:rPrChange>
          </w:rPr>
          <w:delText>Squidies use anti gravity technology to move around. They also have decibel and seismic sensors to help them better detect humans.</w:delText>
        </w:r>
        <w:r w:rsidRPr="00EE27B1" w:rsidDel="009864F5">
          <w:rPr>
            <w:rFonts w:ascii="Calibri" w:hAnsi="Calibri"/>
            <w:rPrChange w:id="12475" w:author="Tre" w:date="2012-11-19T09:07:00Z">
              <w:rPr>
                <w:rFonts w:ascii="Calibri" w:hAnsi="Calibri"/>
                <w:color w:val="0000FF"/>
                <w:sz w:val="20"/>
                <w:szCs w:val="20"/>
                <w:u w:val="single"/>
              </w:rPr>
            </w:rPrChange>
          </w:rPr>
          <w:fldChar w:fldCharType="end"/>
        </w:r>
        <w:r w:rsidRPr="00EE27B1" w:rsidDel="009864F5">
          <w:rPr>
            <w:rFonts w:ascii="Calibri" w:hAnsi="Calibri"/>
            <w:rPrChange w:id="12476" w:author="Tre" w:date="2012-11-19T09:07:00Z">
              <w:rPr>
                <w:rFonts w:ascii="Calibri" w:hAnsi="Calibri"/>
                <w:color w:val="0000FF"/>
                <w:sz w:val="20"/>
                <w:szCs w:val="20"/>
                <w:u w:val="single"/>
              </w:rPr>
            </w:rPrChange>
          </w:rPr>
          <w:fldChar w:fldCharType="begin"/>
        </w:r>
        <w:r w:rsidRPr="00EE27B1">
          <w:rPr>
            <w:rFonts w:ascii="Calibri" w:hAnsi="Calibri"/>
            <w:rPrChange w:id="12477" w:author="Tre" w:date="2012-11-19T09:07:00Z">
              <w:rPr>
                <w:rFonts w:ascii="Calibri" w:hAnsi="Calibri"/>
                <w:color w:val="0000FF"/>
                <w:sz w:val="20"/>
                <w:szCs w:val="20"/>
                <w:u w:val="single"/>
              </w:rPr>
            </w:rPrChange>
          </w:rPr>
          <w:delInstrText xml:space="preserve"> NEXT  \* MERGEFORMAT </w:delInstrText>
        </w:r>
        <w:r w:rsidRPr="00EE27B1" w:rsidDel="009864F5">
          <w:rPr>
            <w:rFonts w:ascii="Calibri" w:hAnsi="Calibri"/>
            <w:rPrChange w:id="12478" w:author="Tre" w:date="2012-11-19T09:07:00Z">
              <w:rPr>
                <w:rFonts w:ascii="Calibri" w:hAnsi="Calibri"/>
                <w:color w:val="0000FF"/>
                <w:sz w:val="20"/>
                <w:szCs w:val="20"/>
                <w:u w:val="single"/>
              </w:rPr>
            </w:rPrChange>
          </w:rPr>
          <w:fldChar w:fldCharType="end"/>
        </w:r>
      </w:del>
    </w:p>
    <w:p w:rsidR="009864F5" w:rsidRPr="000B0456" w:rsidRDefault="00EE27B1" w:rsidP="009864F5">
      <w:pPr>
        <w:jc w:val="both"/>
        <w:rPr>
          <w:ins w:id="12479" w:author="frontdesk" w:date="2012-11-16T12:53:00Z"/>
          <w:rFonts w:ascii="Calibri" w:hAnsi="Calibri"/>
          <w:b/>
          <w:rPrChange w:id="12480" w:author="Tre" w:date="2012-11-19T09:07:00Z">
            <w:rPr>
              <w:ins w:id="12481" w:author="frontdesk" w:date="2012-11-16T12:53:00Z"/>
              <w:rFonts w:ascii="Calibri" w:hAnsi="Calibri"/>
              <w:b/>
              <w:sz w:val="20"/>
              <w:szCs w:val="20"/>
            </w:rPr>
          </w:rPrChange>
        </w:rPr>
      </w:pPr>
      <w:ins w:id="12482" w:author="frontdesk" w:date="2012-11-16T12:53:00Z">
        <w:r w:rsidRPr="00EE27B1">
          <w:rPr>
            <w:rFonts w:ascii="Calibri" w:hAnsi="Calibri"/>
            <w:b/>
            <w:rPrChange w:id="12483" w:author="Tre" w:date="2012-11-19T09:07:00Z">
              <w:rPr>
                <w:rFonts w:ascii="Calibri" w:hAnsi="Calibri"/>
                <w:b/>
                <w:color w:val="0000FF"/>
                <w:sz w:val="20"/>
                <w:szCs w:val="20"/>
                <w:u w:val="single"/>
              </w:rPr>
            </w:rPrChange>
          </w:rPr>
          <w:fldChar w:fldCharType="begin"/>
        </w:r>
        <w:r w:rsidRPr="00EE27B1">
          <w:rPr>
            <w:rFonts w:ascii="Calibri" w:hAnsi="Calibri"/>
            <w:b/>
            <w:rPrChange w:id="12484"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2485" w:author="Tre" w:date="2012-11-19T09:07:00Z">
              <w:rPr>
                <w:rFonts w:ascii="Calibri" w:hAnsi="Calibri"/>
                <w:b/>
                <w:color w:val="0000FF"/>
                <w:sz w:val="20"/>
                <w:szCs w:val="20"/>
                <w:u w:val="single"/>
              </w:rPr>
            </w:rPrChange>
          </w:rPr>
          <w:fldChar w:fldCharType="separate"/>
        </w:r>
        <w:r w:rsidRPr="00EE27B1">
          <w:rPr>
            <w:rFonts w:ascii="Calibri" w:hAnsi="Calibri"/>
            <w:b/>
            <w:noProof/>
            <w:rPrChange w:id="12486" w:author="Tre" w:date="2012-11-19T09:07:00Z">
              <w:rPr>
                <w:rFonts w:ascii="Calibri" w:hAnsi="Calibri"/>
                <w:b/>
                <w:noProof/>
                <w:color w:val="0000FF"/>
                <w:sz w:val="20"/>
                <w:szCs w:val="20"/>
                <w:u w:val="single"/>
              </w:rPr>
            </w:rPrChange>
          </w:rPr>
          <w:t>Speeder Hovercraft</w:t>
        </w:r>
        <w:r w:rsidRPr="00EE27B1">
          <w:rPr>
            <w:rFonts w:ascii="Calibri" w:hAnsi="Calibri"/>
            <w:b/>
            <w:rPrChange w:id="12487" w:author="Tre" w:date="2012-11-19T09:07:00Z">
              <w:rPr>
                <w:rFonts w:ascii="Calibri" w:hAnsi="Calibri"/>
                <w:b/>
                <w:color w:val="0000FF"/>
                <w:sz w:val="20"/>
                <w:szCs w:val="20"/>
                <w:u w:val="single"/>
              </w:rPr>
            </w:rPrChange>
          </w:rPr>
          <w:fldChar w:fldCharType="end"/>
        </w:r>
      </w:ins>
    </w:p>
    <w:p w:rsidR="009864F5" w:rsidRPr="000B0456" w:rsidRDefault="00EE27B1" w:rsidP="009864F5">
      <w:pPr>
        <w:jc w:val="both"/>
        <w:rPr>
          <w:ins w:id="12488" w:author="frontdesk" w:date="2012-11-16T12:53:00Z"/>
          <w:rFonts w:ascii="Calibri" w:hAnsi="Calibri"/>
          <w:i/>
          <w:rPrChange w:id="12489" w:author="Tre" w:date="2012-11-19T09:07:00Z">
            <w:rPr>
              <w:ins w:id="12490" w:author="frontdesk" w:date="2012-11-16T12:53:00Z"/>
              <w:rFonts w:ascii="Calibri" w:hAnsi="Calibri"/>
              <w:i/>
              <w:sz w:val="20"/>
              <w:szCs w:val="20"/>
            </w:rPr>
          </w:rPrChange>
        </w:rPr>
      </w:pPr>
      <w:ins w:id="12491" w:author="frontdesk" w:date="2012-11-16T12:53:00Z">
        <w:r w:rsidRPr="00EE27B1">
          <w:rPr>
            <w:rFonts w:ascii="Calibri" w:hAnsi="Calibri"/>
            <w:i/>
            <w:rPrChange w:id="12492" w:author="Tre" w:date="2012-11-19T09:07:00Z">
              <w:rPr>
                <w:rFonts w:ascii="Calibri" w:hAnsi="Calibri"/>
                <w:i/>
                <w:color w:val="0000FF"/>
                <w:sz w:val="20"/>
                <w:szCs w:val="20"/>
                <w:u w:val="single"/>
              </w:rPr>
            </w:rPrChange>
          </w:rPr>
          <w:t>[Speed (</w:t>
        </w:r>
        <w:r w:rsidRPr="00EE27B1">
          <w:rPr>
            <w:rFonts w:ascii="Calibri" w:hAnsi="Calibri"/>
            <w:i/>
            <w:rPrChange w:id="12493" w:author="Tre" w:date="2012-11-19T09:07:00Z">
              <w:rPr>
                <w:rFonts w:ascii="Calibri" w:hAnsi="Calibri"/>
                <w:i/>
                <w:color w:val="0000FF"/>
                <w:sz w:val="20"/>
                <w:szCs w:val="20"/>
                <w:u w:val="single"/>
              </w:rPr>
            </w:rPrChange>
          </w:rPr>
          <w:fldChar w:fldCharType="begin"/>
        </w:r>
        <w:r w:rsidRPr="00EE27B1">
          <w:rPr>
            <w:rFonts w:ascii="Calibri" w:hAnsi="Calibri"/>
            <w:i/>
            <w:rPrChange w:id="12494"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2495" w:author="Tre" w:date="2012-11-19T09:07:00Z">
              <w:rPr>
                <w:rFonts w:ascii="Calibri" w:hAnsi="Calibri"/>
                <w:i/>
                <w:color w:val="0000FF"/>
                <w:sz w:val="20"/>
                <w:szCs w:val="20"/>
                <w:u w:val="single"/>
              </w:rPr>
            </w:rPrChange>
          </w:rPr>
          <w:fldChar w:fldCharType="separate"/>
        </w:r>
        <w:r w:rsidRPr="00EE27B1">
          <w:rPr>
            <w:rFonts w:ascii="Calibri" w:hAnsi="Calibri"/>
            <w:i/>
            <w:noProof/>
            <w:rPrChange w:id="12496" w:author="Tre" w:date="2012-11-19T09:07:00Z">
              <w:rPr>
                <w:rFonts w:ascii="Calibri" w:hAnsi="Calibri"/>
                <w:i/>
                <w:noProof/>
                <w:color w:val="0000FF"/>
                <w:sz w:val="20"/>
                <w:szCs w:val="20"/>
                <w:u w:val="single"/>
              </w:rPr>
            </w:rPrChange>
          </w:rPr>
          <w:t>4</w:t>
        </w:r>
        <w:r w:rsidRPr="00EE27B1">
          <w:rPr>
            <w:rFonts w:ascii="Calibri" w:hAnsi="Calibri"/>
            <w:i/>
            <w:rPrChange w:id="12497" w:author="Tre" w:date="2012-11-19T09:07:00Z">
              <w:rPr>
                <w:rFonts w:ascii="Calibri" w:hAnsi="Calibri"/>
                <w:i/>
                <w:color w:val="0000FF"/>
                <w:sz w:val="20"/>
                <w:szCs w:val="20"/>
                <w:u w:val="single"/>
              </w:rPr>
            </w:rPrChange>
          </w:rPr>
          <w:fldChar w:fldCharType="end"/>
        </w:r>
        <w:r w:rsidRPr="00EE27B1">
          <w:rPr>
            <w:rFonts w:ascii="Calibri" w:hAnsi="Calibri"/>
            <w:i/>
            <w:rPrChange w:id="12498" w:author="Tre" w:date="2012-11-19T09:07:00Z">
              <w:rPr>
                <w:rFonts w:ascii="Calibri" w:hAnsi="Calibri"/>
                <w:i/>
                <w:color w:val="0000FF"/>
                <w:sz w:val="20"/>
                <w:szCs w:val="20"/>
                <w:u w:val="single"/>
              </w:rPr>
            </w:rPrChange>
          </w:rPr>
          <w:t>), Agility (</w:t>
        </w:r>
        <w:r w:rsidRPr="00EE27B1">
          <w:rPr>
            <w:rFonts w:ascii="Calibri" w:hAnsi="Calibri"/>
            <w:i/>
            <w:rPrChange w:id="12499" w:author="Tre" w:date="2012-11-19T09:07:00Z">
              <w:rPr>
                <w:rFonts w:ascii="Calibri" w:hAnsi="Calibri"/>
                <w:i/>
                <w:color w:val="0000FF"/>
                <w:sz w:val="20"/>
                <w:szCs w:val="20"/>
                <w:u w:val="single"/>
              </w:rPr>
            </w:rPrChange>
          </w:rPr>
          <w:fldChar w:fldCharType="begin"/>
        </w:r>
        <w:r w:rsidRPr="00EE27B1">
          <w:rPr>
            <w:rFonts w:ascii="Calibri" w:hAnsi="Calibri"/>
            <w:i/>
            <w:rPrChange w:id="12500"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2501" w:author="Tre" w:date="2012-11-19T09:07:00Z">
              <w:rPr>
                <w:rFonts w:ascii="Calibri" w:hAnsi="Calibri"/>
                <w:i/>
                <w:color w:val="0000FF"/>
                <w:sz w:val="20"/>
                <w:szCs w:val="20"/>
                <w:u w:val="single"/>
              </w:rPr>
            </w:rPrChange>
          </w:rPr>
          <w:fldChar w:fldCharType="separate"/>
        </w:r>
        <w:r w:rsidRPr="00EE27B1">
          <w:rPr>
            <w:rFonts w:ascii="Calibri" w:hAnsi="Calibri"/>
            <w:i/>
            <w:noProof/>
            <w:rPrChange w:id="12502" w:author="Tre" w:date="2012-11-19T09:07:00Z">
              <w:rPr>
                <w:rFonts w:ascii="Calibri" w:hAnsi="Calibri"/>
                <w:i/>
                <w:noProof/>
                <w:color w:val="0000FF"/>
                <w:sz w:val="20"/>
                <w:szCs w:val="20"/>
                <w:u w:val="single"/>
              </w:rPr>
            </w:rPrChange>
          </w:rPr>
          <w:t>2</w:t>
        </w:r>
        <w:r w:rsidRPr="00EE27B1">
          <w:rPr>
            <w:rFonts w:ascii="Calibri" w:hAnsi="Calibri"/>
            <w:i/>
            <w:rPrChange w:id="12503" w:author="Tre" w:date="2012-11-19T09:07:00Z">
              <w:rPr>
                <w:rFonts w:ascii="Calibri" w:hAnsi="Calibri"/>
                <w:i/>
                <w:color w:val="0000FF"/>
                <w:sz w:val="20"/>
                <w:szCs w:val="20"/>
                <w:u w:val="single"/>
              </w:rPr>
            </w:rPrChange>
          </w:rPr>
          <w:fldChar w:fldCharType="end"/>
        </w:r>
        <w:r w:rsidRPr="00EE27B1">
          <w:rPr>
            <w:rFonts w:ascii="Calibri" w:hAnsi="Calibri"/>
            <w:i/>
            <w:rPrChange w:id="12504" w:author="Tre" w:date="2012-11-19T09:07:00Z">
              <w:rPr>
                <w:rFonts w:ascii="Calibri" w:hAnsi="Calibri"/>
                <w:i/>
                <w:color w:val="0000FF"/>
                <w:sz w:val="20"/>
                <w:szCs w:val="20"/>
                <w:u w:val="single"/>
              </w:rPr>
            </w:rPrChange>
          </w:rPr>
          <w:t>), Fuel (</w:t>
        </w:r>
        <w:r w:rsidRPr="00EE27B1">
          <w:rPr>
            <w:rFonts w:ascii="Calibri" w:hAnsi="Calibri"/>
            <w:i/>
            <w:rPrChange w:id="12505" w:author="Tre" w:date="2012-11-19T09:07:00Z">
              <w:rPr>
                <w:rFonts w:ascii="Calibri" w:hAnsi="Calibri"/>
                <w:i/>
                <w:color w:val="0000FF"/>
                <w:sz w:val="20"/>
                <w:szCs w:val="20"/>
                <w:u w:val="single"/>
              </w:rPr>
            </w:rPrChange>
          </w:rPr>
          <w:fldChar w:fldCharType="begin"/>
        </w:r>
        <w:r w:rsidRPr="00EE27B1">
          <w:rPr>
            <w:rFonts w:ascii="Calibri" w:hAnsi="Calibri"/>
            <w:i/>
            <w:rPrChange w:id="12506"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2507" w:author="Tre" w:date="2012-11-19T09:07:00Z">
              <w:rPr>
                <w:rFonts w:ascii="Calibri" w:hAnsi="Calibri"/>
                <w:i/>
                <w:color w:val="0000FF"/>
                <w:sz w:val="20"/>
                <w:szCs w:val="20"/>
                <w:u w:val="single"/>
              </w:rPr>
            </w:rPrChange>
          </w:rPr>
          <w:fldChar w:fldCharType="separate"/>
        </w:r>
        <w:r w:rsidRPr="00EE27B1">
          <w:rPr>
            <w:rFonts w:ascii="Calibri" w:hAnsi="Calibri"/>
            <w:i/>
            <w:noProof/>
            <w:rPrChange w:id="12508" w:author="Tre" w:date="2012-11-19T09:07:00Z">
              <w:rPr>
                <w:rFonts w:ascii="Calibri" w:hAnsi="Calibri"/>
                <w:i/>
                <w:noProof/>
                <w:color w:val="0000FF"/>
                <w:sz w:val="20"/>
                <w:szCs w:val="20"/>
                <w:u w:val="single"/>
              </w:rPr>
            </w:rPrChange>
          </w:rPr>
          <w:t>3</w:t>
        </w:r>
        <w:r w:rsidRPr="00EE27B1">
          <w:rPr>
            <w:rFonts w:ascii="Calibri" w:hAnsi="Calibri"/>
            <w:i/>
            <w:rPrChange w:id="12509" w:author="Tre" w:date="2012-11-19T09:07:00Z">
              <w:rPr>
                <w:rFonts w:ascii="Calibri" w:hAnsi="Calibri"/>
                <w:i/>
                <w:color w:val="0000FF"/>
                <w:sz w:val="20"/>
                <w:szCs w:val="20"/>
                <w:u w:val="single"/>
              </w:rPr>
            </w:rPrChange>
          </w:rPr>
          <w:fldChar w:fldCharType="end"/>
        </w:r>
        <w:r w:rsidRPr="00EE27B1">
          <w:rPr>
            <w:rFonts w:ascii="Calibri" w:hAnsi="Calibri"/>
            <w:i/>
            <w:rPrChange w:id="12510" w:author="Tre" w:date="2012-11-19T09:07:00Z">
              <w:rPr>
                <w:rFonts w:ascii="Calibri" w:hAnsi="Calibri"/>
                <w:i/>
                <w:color w:val="0000FF"/>
                <w:sz w:val="20"/>
                <w:szCs w:val="20"/>
                <w:u w:val="single"/>
              </w:rPr>
            </w:rPrChange>
          </w:rPr>
          <w:t xml:space="preserve">), Skill - </w:t>
        </w:r>
        <w:r w:rsidRPr="00EE27B1">
          <w:rPr>
            <w:rFonts w:ascii="Calibri" w:hAnsi="Calibri"/>
            <w:rPrChange w:id="12511" w:author="Tre" w:date="2012-11-19T09:07:00Z">
              <w:rPr>
                <w:rFonts w:ascii="Calibri" w:hAnsi="Calibri"/>
                <w:color w:val="0000FF"/>
                <w:sz w:val="20"/>
                <w:szCs w:val="20"/>
                <w:u w:val="single"/>
              </w:rPr>
            </w:rPrChange>
          </w:rPr>
          <w:fldChar w:fldCharType="begin"/>
        </w:r>
        <w:r w:rsidRPr="00EE27B1">
          <w:rPr>
            <w:rFonts w:ascii="Calibri" w:hAnsi="Calibri"/>
            <w:rPrChange w:id="12512" w:author="Tre" w:date="2012-11-19T09:07:00Z">
              <w:rPr>
                <w:rFonts w:ascii="Calibri" w:hAnsi="Calibri"/>
                <w:color w:val="0000FF"/>
                <w:sz w:val="20"/>
                <w:szCs w:val="20"/>
                <w:u w:val="single"/>
              </w:rPr>
            </w:rPrChange>
          </w:rPr>
          <w:instrText xml:space="preserve"> MERGEFIELD Vehicle_Type </w:instrText>
        </w:r>
        <w:r w:rsidRPr="00EE27B1">
          <w:rPr>
            <w:rFonts w:ascii="Calibri" w:hAnsi="Calibri"/>
            <w:rPrChange w:id="12513" w:author="Tre" w:date="2012-11-19T09:07:00Z">
              <w:rPr>
                <w:rFonts w:ascii="Calibri" w:hAnsi="Calibri"/>
                <w:color w:val="0000FF"/>
                <w:sz w:val="20"/>
                <w:szCs w:val="20"/>
                <w:u w:val="single"/>
              </w:rPr>
            </w:rPrChange>
          </w:rPr>
          <w:fldChar w:fldCharType="separate"/>
        </w:r>
        <w:r w:rsidRPr="00EE27B1">
          <w:rPr>
            <w:rFonts w:ascii="Calibri" w:hAnsi="Calibri"/>
            <w:noProof/>
            <w:rPrChange w:id="12514" w:author="Tre" w:date="2012-11-19T09:07:00Z">
              <w:rPr>
                <w:rFonts w:ascii="Calibri" w:hAnsi="Calibri"/>
                <w:noProof/>
                <w:color w:val="0000FF"/>
                <w:sz w:val="20"/>
                <w:szCs w:val="20"/>
                <w:u w:val="single"/>
              </w:rPr>
            </w:rPrChange>
          </w:rPr>
          <w:t>Aircraft</w:t>
        </w:r>
        <w:r w:rsidRPr="00EE27B1">
          <w:rPr>
            <w:rFonts w:ascii="Calibri" w:hAnsi="Calibri"/>
            <w:rPrChange w:id="12515" w:author="Tre" w:date="2012-11-19T09:07:00Z">
              <w:rPr>
                <w:rFonts w:ascii="Calibri" w:hAnsi="Calibri"/>
                <w:color w:val="0000FF"/>
                <w:sz w:val="20"/>
                <w:szCs w:val="20"/>
                <w:u w:val="single"/>
              </w:rPr>
            </w:rPrChange>
          </w:rPr>
          <w:fldChar w:fldCharType="end"/>
        </w:r>
        <w:r w:rsidRPr="00EE27B1">
          <w:rPr>
            <w:rFonts w:ascii="Calibri" w:hAnsi="Calibri"/>
            <w:i/>
            <w:rPrChange w:id="12516" w:author="Tre" w:date="2012-11-19T09:07:00Z">
              <w:rPr>
                <w:rFonts w:ascii="Calibri" w:hAnsi="Calibri"/>
                <w:i/>
                <w:color w:val="0000FF"/>
                <w:sz w:val="20"/>
                <w:szCs w:val="20"/>
                <w:u w:val="single"/>
              </w:rPr>
            </w:rPrChange>
          </w:rPr>
          <w:t>]</w:t>
        </w:r>
      </w:ins>
    </w:p>
    <w:p w:rsidR="009864F5" w:rsidRPr="000B0456" w:rsidRDefault="00EE27B1" w:rsidP="009864F5">
      <w:pPr>
        <w:jc w:val="both"/>
        <w:rPr>
          <w:ins w:id="12517" w:author="frontdesk" w:date="2012-11-16T12:53:00Z"/>
          <w:rFonts w:ascii="Calibri" w:hAnsi="Calibri"/>
          <w:rPrChange w:id="12518" w:author="Tre" w:date="2012-11-19T09:07:00Z">
            <w:rPr>
              <w:ins w:id="12519" w:author="frontdesk" w:date="2012-11-16T12:53:00Z"/>
              <w:rFonts w:ascii="Calibri" w:hAnsi="Calibri"/>
              <w:sz w:val="20"/>
              <w:szCs w:val="20"/>
            </w:rPr>
          </w:rPrChange>
        </w:rPr>
      </w:pPr>
      <w:ins w:id="12520" w:author="frontdesk" w:date="2012-11-16T12:53:00Z">
        <w:r w:rsidRPr="00EE27B1">
          <w:rPr>
            <w:rFonts w:ascii="Calibri" w:hAnsi="Calibri"/>
            <w:rPrChange w:id="12521" w:author="Tre" w:date="2012-11-19T09:07:00Z">
              <w:rPr>
                <w:rFonts w:ascii="Calibri" w:hAnsi="Calibri"/>
                <w:color w:val="0000FF"/>
                <w:sz w:val="20"/>
                <w:szCs w:val="20"/>
                <w:u w:val="single"/>
              </w:rPr>
            </w:rPrChange>
          </w:rPr>
          <w:fldChar w:fldCharType="begin"/>
        </w:r>
        <w:r w:rsidRPr="00EE27B1">
          <w:rPr>
            <w:rFonts w:ascii="Calibri" w:hAnsi="Calibri"/>
            <w:rPrChange w:id="12522"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2523" w:author="Tre" w:date="2012-11-19T09:07:00Z">
              <w:rPr>
                <w:rFonts w:ascii="Calibri" w:hAnsi="Calibri"/>
                <w:color w:val="0000FF"/>
                <w:sz w:val="20"/>
                <w:szCs w:val="20"/>
                <w:u w:val="single"/>
              </w:rPr>
            </w:rPrChange>
          </w:rPr>
          <w:fldChar w:fldCharType="separate"/>
        </w:r>
        <w:r w:rsidRPr="00EE27B1">
          <w:rPr>
            <w:rFonts w:ascii="Calibri" w:hAnsi="Calibri"/>
            <w:noProof/>
            <w:rPrChange w:id="12524" w:author="Tre" w:date="2012-11-19T09:07:00Z">
              <w:rPr>
                <w:rFonts w:ascii="Calibri" w:hAnsi="Calibri"/>
                <w:noProof/>
                <w:color w:val="0000FF"/>
                <w:sz w:val="20"/>
                <w:szCs w:val="20"/>
                <w:u w:val="single"/>
              </w:rPr>
            </w:rPrChange>
          </w:rPr>
          <w:t>A single-person hovercraft designed for speed and agility. Speeders usually look like the motorcycles and choppers of the 20th century, but without any wheels. These hovercraft are sometimes modified to hold a passenger, but don’t count on it.</w:t>
        </w:r>
        <w:r w:rsidRPr="00EE27B1">
          <w:rPr>
            <w:rFonts w:ascii="Calibri" w:hAnsi="Calibri"/>
            <w:rPrChange w:id="12525" w:author="Tre" w:date="2012-11-19T09:07:00Z">
              <w:rPr>
                <w:rFonts w:ascii="Calibri" w:hAnsi="Calibri"/>
                <w:color w:val="0000FF"/>
                <w:sz w:val="20"/>
                <w:szCs w:val="20"/>
                <w:u w:val="single"/>
              </w:rPr>
            </w:rPrChange>
          </w:rPr>
          <w:fldChar w:fldCharType="end"/>
        </w:r>
        <w:r w:rsidRPr="00EE27B1">
          <w:rPr>
            <w:rFonts w:ascii="Calibri" w:hAnsi="Calibri"/>
            <w:rPrChange w:id="12526" w:author="Tre" w:date="2012-11-19T09:07:00Z">
              <w:rPr>
                <w:rFonts w:ascii="Calibri" w:hAnsi="Calibri"/>
                <w:color w:val="0000FF"/>
                <w:sz w:val="20"/>
                <w:szCs w:val="20"/>
                <w:u w:val="single"/>
              </w:rPr>
            </w:rPrChange>
          </w:rPr>
          <w:fldChar w:fldCharType="begin"/>
        </w:r>
        <w:r w:rsidRPr="00EE27B1">
          <w:rPr>
            <w:rFonts w:ascii="Calibri" w:hAnsi="Calibri"/>
            <w:rPrChange w:id="12527"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2528" w:author="Tre" w:date="2012-11-19T09:07:00Z">
              <w:rPr>
                <w:rFonts w:ascii="Calibri" w:hAnsi="Calibri"/>
                <w:color w:val="0000FF"/>
                <w:sz w:val="20"/>
                <w:szCs w:val="20"/>
                <w:u w:val="single"/>
              </w:rPr>
            </w:rPrChange>
          </w:rPr>
          <w:fldChar w:fldCharType="end"/>
        </w:r>
      </w:ins>
    </w:p>
    <w:p w:rsidR="009864F5" w:rsidRPr="000B0456" w:rsidRDefault="009864F5" w:rsidP="009864F5">
      <w:pPr>
        <w:rPr>
          <w:ins w:id="12529" w:author="frontdesk" w:date="2012-11-16T12:53:00Z"/>
        </w:rPr>
      </w:pPr>
    </w:p>
    <w:p w:rsidR="009864F5" w:rsidRPr="000B0456" w:rsidRDefault="00EE27B1" w:rsidP="009864F5">
      <w:pPr>
        <w:jc w:val="both"/>
        <w:rPr>
          <w:ins w:id="12530" w:author="frontdesk" w:date="2012-11-16T12:53:00Z"/>
          <w:rFonts w:ascii="Calibri" w:hAnsi="Calibri"/>
          <w:b/>
          <w:rPrChange w:id="12531" w:author="Tre" w:date="2012-11-19T09:07:00Z">
            <w:rPr>
              <w:ins w:id="12532" w:author="frontdesk" w:date="2012-11-16T12:53:00Z"/>
              <w:rFonts w:ascii="Calibri" w:hAnsi="Calibri"/>
              <w:b/>
              <w:sz w:val="20"/>
              <w:szCs w:val="20"/>
            </w:rPr>
          </w:rPrChange>
        </w:rPr>
      </w:pPr>
      <w:ins w:id="12533" w:author="frontdesk" w:date="2012-11-16T12:53:00Z">
        <w:r w:rsidRPr="00EE27B1">
          <w:rPr>
            <w:rFonts w:ascii="Calibri" w:hAnsi="Calibri"/>
            <w:b/>
            <w:rPrChange w:id="12534" w:author="Tre" w:date="2012-11-19T09:07:00Z">
              <w:rPr>
                <w:rFonts w:ascii="Calibri" w:hAnsi="Calibri"/>
                <w:b/>
                <w:color w:val="0000FF"/>
                <w:sz w:val="20"/>
                <w:szCs w:val="20"/>
                <w:u w:val="single"/>
              </w:rPr>
            </w:rPrChange>
          </w:rPr>
          <w:fldChar w:fldCharType="begin"/>
        </w:r>
        <w:r w:rsidRPr="00EE27B1">
          <w:rPr>
            <w:rFonts w:ascii="Calibri" w:hAnsi="Calibri"/>
            <w:b/>
            <w:rPrChange w:id="12535"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2536" w:author="Tre" w:date="2012-11-19T09:07:00Z">
              <w:rPr>
                <w:rFonts w:ascii="Calibri" w:hAnsi="Calibri"/>
                <w:b/>
                <w:color w:val="0000FF"/>
                <w:sz w:val="20"/>
                <w:szCs w:val="20"/>
                <w:u w:val="single"/>
              </w:rPr>
            </w:rPrChange>
          </w:rPr>
          <w:fldChar w:fldCharType="separate"/>
        </w:r>
        <w:r w:rsidRPr="00EE27B1">
          <w:rPr>
            <w:rFonts w:ascii="Calibri" w:hAnsi="Calibri"/>
            <w:b/>
            <w:noProof/>
            <w:rPrChange w:id="12537" w:author="Tre" w:date="2012-11-19T09:07:00Z">
              <w:rPr>
                <w:rFonts w:ascii="Calibri" w:hAnsi="Calibri"/>
                <w:b/>
                <w:noProof/>
                <w:color w:val="0000FF"/>
                <w:sz w:val="20"/>
                <w:szCs w:val="20"/>
                <w:u w:val="single"/>
              </w:rPr>
            </w:rPrChange>
          </w:rPr>
          <w:t>Zion Military Hovercraft</w:t>
        </w:r>
        <w:r w:rsidRPr="00EE27B1">
          <w:rPr>
            <w:rFonts w:ascii="Calibri" w:hAnsi="Calibri"/>
            <w:b/>
            <w:rPrChange w:id="12538" w:author="Tre" w:date="2012-11-19T09:07:00Z">
              <w:rPr>
                <w:rFonts w:ascii="Calibri" w:hAnsi="Calibri"/>
                <w:b/>
                <w:color w:val="0000FF"/>
                <w:sz w:val="20"/>
                <w:szCs w:val="20"/>
                <w:u w:val="single"/>
              </w:rPr>
            </w:rPrChange>
          </w:rPr>
          <w:fldChar w:fldCharType="end"/>
        </w:r>
      </w:ins>
    </w:p>
    <w:p w:rsidR="009864F5" w:rsidRPr="000B0456" w:rsidRDefault="00EE27B1" w:rsidP="009864F5">
      <w:pPr>
        <w:jc w:val="both"/>
        <w:rPr>
          <w:ins w:id="12539" w:author="frontdesk" w:date="2012-11-16T12:53:00Z"/>
          <w:rFonts w:ascii="Calibri" w:hAnsi="Calibri"/>
          <w:i/>
          <w:rPrChange w:id="12540" w:author="Tre" w:date="2012-11-19T09:07:00Z">
            <w:rPr>
              <w:ins w:id="12541" w:author="frontdesk" w:date="2012-11-16T12:53:00Z"/>
              <w:rFonts w:ascii="Calibri" w:hAnsi="Calibri"/>
              <w:i/>
              <w:sz w:val="20"/>
              <w:szCs w:val="20"/>
            </w:rPr>
          </w:rPrChange>
        </w:rPr>
      </w:pPr>
      <w:ins w:id="12542" w:author="frontdesk" w:date="2012-11-16T12:53:00Z">
        <w:r w:rsidRPr="00EE27B1">
          <w:rPr>
            <w:rFonts w:ascii="Calibri" w:hAnsi="Calibri"/>
            <w:i/>
            <w:rPrChange w:id="12543" w:author="Tre" w:date="2012-11-19T09:07:00Z">
              <w:rPr>
                <w:rFonts w:ascii="Calibri" w:hAnsi="Calibri"/>
                <w:i/>
                <w:color w:val="0000FF"/>
                <w:sz w:val="20"/>
                <w:szCs w:val="20"/>
                <w:u w:val="single"/>
              </w:rPr>
            </w:rPrChange>
          </w:rPr>
          <w:t>[Speed (</w:t>
        </w:r>
        <w:r w:rsidRPr="00EE27B1">
          <w:rPr>
            <w:rFonts w:ascii="Calibri" w:hAnsi="Calibri"/>
            <w:i/>
            <w:rPrChange w:id="12544" w:author="Tre" w:date="2012-11-19T09:07:00Z">
              <w:rPr>
                <w:rFonts w:ascii="Calibri" w:hAnsi="Calibri"/>
                <w:i/>
                <w:color w:val="0000FF"/>
                <w:sz w:val="20"/>
                <w:szCs w:val="20"/>
                <w:u w:val="single"/>
              </w:rPr>
            </w:rPrChange>
          </w:rPr>
          <w:fldChar w:fldCharType="begin"/>
        </w:r>
        <w:r w:rsidRPr="00EE27B1">
          <w:rPr>
            <w:rFonts w:ascii="Calibri" w:hAnsi="Calibri"/>
            <w:i/>
            <w:rPrChange w:id="12545"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2546" w:author="Tre" w:date="2012-11-19T09:07:00Z">
              <w:rPr>
                <w:rFonts w:ascii="Calibri" w:hAnsi="Calibri"/>
                <w:i/>
                <w:color w:val="0000FF"/>
                <w:sz w:val="20"/>
                <w:szCs w:val="20"/>
                <w:u w:val="single"/>
              </w:rPr>
            </w:rPrChange>
          </w:rPr>
          <w:fldChar w:fldCharType="separate"/>
        </w:r>
        <w:r w:rsidRPr="00EE27B1">
          <w:rPr>
            <w:rFonts w:ascii="Calibri" w:hAnsi="Calibri"/>
            <w:i/>
            <w:noProof/>
            <w:rPrChange w:id="12547" w:author="Tre" w:date="2012-11-19T09:07:00Z">
              <w:rPr>
                <w:rFonts w:ascii="Calibri" w:hAnsi="Calibri"/>
                <w:i/>
                <w:noProof/>
                <w:color w:val="0000FF"/>
                <w:sz w:val="20"/>
                <w:szCs w:val="20"/>
                <w:u w:val="single"/>
              </w:rPr>
            </w:rPrChange>
          </w:rPr>
          <w:t>3</w:t>
        </w:r>
        <w:r w:rsidRPr="00EE27B1">
          <w:rPr>
            <w:rFonts w:ascii="Calibri" w:hAnsi="Calibri"/>
            <w:i/>
            <w:rPrChange w:id="12548" w:author="Tre" w:date="2012-11-19T09:07:00Z">
              <w:rPr>
                <w:rFonts w:ascii="Calibri" w:hAnsi="Calibri"/>
                <w:i/>
                <w:color w:val="0000FF"/>
                <w:sz w:val="20"/>
                <w:szCs w:val="20"/>
                <w:u w:val="single"/>
              </w:rPr>
            </w:rPrChange>
          </w:rPr>
          <w:fldChar w:fldCharType="end"/>
        </w:r>
        <w:r w:rsidRPr="00EE27B1">
          <w:rPr>
            <w:rFonts w:ascii="Calibri" w:hAnsi="Calibri"/>
            <w:i/>
            <w:rPrChange w:id="12549" w:author="Tre" w:date="2012-11-19T09:07:00Z">
              <w:rPr>
                <w:rFonts w:ascii="Calibri" w:hAnsi="Calibri"/>
                <w:i/>
                <w:color w:val="0000FF"/>
                <w:sz w:val="20"/>
                <w:szCs w:val="20"/>
                <w:u w:val="single"/>
              </w:rPr>
            </w:rPrChange>
          </w:rPr>
          <w:t>), Agility (</w:t>
        </w:r>
        <w:r w:rsidRPr="00EE27B1">
          <w:rPr>
            <w:rFonts w:ascii="Calibri" w:hAnsi="Calibri"/>
            <w:i/>
            <w:rPrChange w:id="12550" w:author="Tre" w:date="2012-11-19T09:07:00Z">
              <w:rPr>
                <w:rFonts w:ascii="Calibri" w:hAnsi="Calibri"/>
                <w:i/>
                <w:color w:val="0000FF"/>
                <w:sz w:val="20"/>
                <w:szCs w:val="20"/>
                <w:u w:val="single"/>
              </w:rPr>
            </w:rPrChange>
          </w:rPr>
          <w:fldChar w:fldCharType="begin"/>
        </w:r>
        <w:r w:rsidRPr="00EE27B1">
          <w:rPr>
            <w:rFonts w:ascii="Calibri" w:hAnsi="Calibri"/>
            <w:i/>
            <w:rPrChange w:id="12551"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2552" w:author="Tre" w:date="2012-11-19T09:07:00Z">
              <w:rPr>
                <w:rFonts w:ascii="Calibri" w:hAnsi="Calibri"/>
                <w:i/>
                <w:color w:val="0000FF"/>
                <w:sz w:val="20"/>
                <w:szCs w:val="20"/>
                <w:u w:val="single"/>
              </w:rPr>
            </w:rPrChange>
          </w:rPr>
          <w:fldChar w:fldCharType="separate"/>
        </w:r>
        <w:r w:rsidRPr="00EE27B1">
          <w:rPr>
            <w:rFonts w:ascii="Calibri" w:hAnsi="Calibri"/>
            <w:i/>
            <w:noProof/>
            <w:rPrChange w:id="12553" w:author="Tre" w:date="2012-11-19T09:07:00Z">
              <w:rPr>
                <w:rFonts w:ascii="Calibri" w:hAnsi="Calibri"/>
                <w:i/>
                <w:noProof/>
                <w:color w:val="0000FF"/>
                <w:sz w:val="20"/>
                <w:szCs w:val="20"/>
                <w:u w:val="single"/>
              </w:rPr>
            </w:rPrChange>
          </w:rPr>
          <w:t>2</w:t>
        </w:r>
        <w:r w:rsidRPr="00EE27B1">
          <w:rPr>
            <w:rFonts w:ascii="Calibri" w:hAnsi="Calibri"/>
            <w:i/>
            <w:rPrChange w:id="12554" w:author="Tre" w:date="2012-11-19T09:07:00Z">
              <w:rPr>
                <w:rFonts w:ascii="Calibri" w:hAnsi="Calibri"/>
                <w:i/>
                <w:color w:val="0000FF"/>
                <w:sz w:val="20"/>
                <w:szCs w:val="20"/>
                <w:u w:val="single"/>
              </w:rPr>
            </w:rPrChange>
          </w:rPr>
          <w:fldChar w:fldCharType="end"/>
        </w:r>
        <w:r w:rsidRPr="00EE27B1">
          <w:rPr>
            <w:rFonts w:ascii="Calibri" w:hAnsi="Calibri"/>
            <w:i/>
            <w:rPrChange w:id="12555" w:author="Tre" w:date="2012-11-19T09:07:00Z">
              <w:rPr>
                <w:rFonts w:ascii="Calibri" w:hAnsi="Calibri"/>
                <w:i/>
                <w:color w:val="0000FF"/>
                <w:sz w:val="20"/>
                <w:szCs w:val="20"/>
                <w:u w:val="single"/>
              </w:rPr>
            </w:rPrChange>
          </w:rPr>
          <w:t>), Fuel (</w:t>
        </w:r>
        <w:r w:rsidRPr="00EE27B1">
          <w:rPr>
            <w:rFonts w:ascii="Calibri" w:hAnsi="Calibri"/>
            <w:i/>
            <w:rPrChange w:id="12556" w:author="Tre" w:date="2012-11-19T09:07:00Z">
              <w:rPr>
                <w:rFonts w:ascii="Calibri" w:hAnsi="Calibri"/>
                <w:i/>
                <w:color w:val="0000FF"/>
                <w:sz w:val="20"/>
                <w:szCs w:val="20"/>
                <w:u w:val="single"/>
              </w:rPr>
            </w:rPrChange>
          </w:rPr>
          <w:fldChar w:fldCharType="begin"/>
        </w:r>
        <w:r w:rsidRPr="00EE27B1">
          <w:rPr>
            <w:rFonts w:ascii="Calibri" w:hAnsi="Calibri"/>
            <w:i/>
            <w:rPrChange w:id="12557"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2558" w:author="Tre" w:date="2012-11-19T09:07:00Z">
              <w:rPr>
                <w:rFonts w:ascii="Calibri" w:hAnsi="Calibri"/>
                <w:i/>
                <w:color w:val="0000FF"/>
                <w:sz w:val="20"/>
                <w:szCs w:val="20"/>
                <w:u w:val="single"/>
              </w:rPr>
            </w:rPrChange>
          </w:rPr>
          <w:fldChar w:fldCharType="separate"/>
        </w:r>
        <w:r w:rsidRPr="00EE27B1">
          <w:rPr>
            <w:rFonts w:ascii="Calibri" w:hAnsi="Calibri"/>
            <w:i/>
            <w:noProof/>
            <w:rPrChange w:id="12559" w:author="Tre" w:date="2012-11-19T09:07:00Z">
              <w:rPr>
                <w:rFonts w:ascii="Calibri" w:hAnsi="Calibri"/>
                <w:i/>
                <w:noProof/>
                <w:color w:val="0000FF"/>
                <w:sz w:val="20"/>
                <w:szCs w:val="20"/>
                <w:u w:val="single"/>
              </w:rPr>
            </w:rPrChange>
          </w:rPr>
          <w:t>14</w:t>
        </w:r>
        <w:r w:rsidRPr="00EE27B1">
          <w:rPr>
            <w:rFonts w:ascii="Calibri" w:hAnsi="Calibri"/>
            <w:i/>
            <w:rPrChange w:id="12560" w:author="Tre" w:date="2012-11-19T09:07:00Z">
              <w:rPr>
                <w:rFonts w:ascii="Calibri" w:hAnsi="Calibri"/>
                <w:i/>
                <w:color w:val="0000FF"/>
                <w:sz w:val="20"/>
                <w:szCs w:val="20"/>
                <w:u w:val="single"/>
              </w:rPr>
            </w:rPrChange>
          </w:rPr>
          <w:fldChar w:fldCharType="end"/>
        </w:r>
        <w:r w:rsidRPr="00EE27B1">
          <w:rPr>
            <w:rFonts w:ascii="Calibri" w:hAnsi="Calibri"/>
            <w:i/>
            <w:rPrChange w:id="12561" w:author="Tre" w:date="2012-11-19T09:07:00Z">
              <w:rPr>
                <w:rFonts w:ascii="Calibri" w:hAnsi="Calibri"/>
                <w:i/>
                <w:color w:val="0000FF"/>
                <w:sz w:val="20"/>
                <w:szCs w:val="20"/>
                <w:u w:val="single"/>
              </w:rPr>
            </w:rPrChange>
          </w:rPr>
          <w:t xml:space="preserve">), Skill - </w:t>
        </w:r>
        <w:r w:rsidRPr="00EE27B1">
          <w:rPr>
            <w:rFonts w:ascii="Calibri" w:hAnsi="Calibri"/>
            <w:rPrChange w:id="12562" w:author="Tre" w:date="2012-11-19T09:07:00Z">
              <w:rPr>
                <w:rFonts w:ascii="Calibri" w:hAnsi="Calibri"/>
                <w:color w:val="0000FF"/>
                <w:sz w:val="20"/>
                <w:szCs w:val="20"/>
                <w:u w:val="single"/>
              </w:rPr>
            </w:rPrChange>
          </w:rPr>
          <w:fldChar w:fldCharType="begin"/>
        </w:r>
        <w:r w:rsidRPr="00EE27B1">
          <w:rPr>
            <w:rFonts w:ascii="Calibri" w:hAnsi="Calibri"/>
            <w:rPrChange w:id="12563" w:author="Tre" w:date="2012-11-19T09:07:00Z">
              <w:rPr>
                <w:rFonts w:ascii="Calibri" w:hAnsi="Calibri"/>
                <w:color w:val="0000FF"/>
                <w:sz w:val="20"/>
                <w:szCs w:val="20"/>
                <w:u w:val="single"/>
              </w:rPr>
            </w:rPrChange>
          </w:rPr>
          <w:instrText xml:space="preserve"> MERGEFIELD Vehicle_Type </w:instrText>
        </w:r>
        <w:r w:rsidRPr="00EE27B1">
          <w:rPr>
            <w:rFonts w:ascii="Calibri" w:hAnsi="Calibri"/>
            <w:rPrChange w:id="12564" w:author="Tre" w:date="2012-11-19T09:07:00Z">
              <w:rPr>
                <w:rFonts w:ascii="Calibri" w:hAnsi="Calibri"/>
                <w:color w:val="0000FF"/>
                <w:sz w:val="20"/>
                <w:szCs w:val="20"/>
                <w:u w:val="single"/>
              </w:rPr>
            </w:rPrChange>
          </w:rPr>
          <w:fldChar w:fldCharType="separate"/>
        </w:r>
        <w:r w:rsidRPr="00EE27B1">
          <w:rPr>
            <w:rFonts w:ascii="Calibri" w:hAnsi="Calibri"/>
            <w:noProof/>
            <w:rPrChange w:id="12565" w:author="Tre" w:date="2012-11-19T09:07:00Z">
              <w:rPr>
                <w:rFonts w:ascii="Calibri" w:hAnsi="Calibri"/>
                <w:noProof/>
                <w:color w:val="0000FF"/>
                <w:sz w:val="20"/>
                <w:szCs w:val="20"/>
                <w:u w:val="single"/>
              </w:rPr>
            </w:rPrChange>
          </w:rPr>
          <w:t>Aircraft</w:t>
        </w:r>
        <w:r w:rsidRPr="00EE27B1">
          <w:rPr>
            <w:rFonts w:ascii="Calibri" w:hAnsi="Calibri"/>
            <w:rPrChange w:id="12566" w:author="Tre" w:date="2012-11-19T09:07:00Z">
              <w:rPr>
                <w:rFonts w:ascii="Calibri" w:hAnsi="Calibri"/>
                <w:color w:val="0000FF"/>
                <w:sz w:val="20"/>
                <w:szCs w:val="20"/>
                <w:u w:val="single"/>
              </w:rPr>
            </w:rPrChange>
          </w:rPr>
          <w:fldChar w:fldCharType="end"/>
        </w:r>
        <w:r w:rsidRPr="00EE27B1">
          <w:rPr>
            <w:rFonts w:ascii="Calibri" w:hAnsi="Calibri"/>
            <w:i/>
            <w:rPrChange w:id="12567" w:author="Tre" w:date="2012-11-19T09:07:00Z">
              <w:rPr>
                <w:rFonts w:ascii="Calibri" w:hAnsi="Calibri"/>
                <w:i/>
                <w:color w:val="0000FF"/>
                <w:sz w:val="20"/>
                <w:szCs w:val="20"/>
                <w:u w:val="single"/>
              </w:rPr>
            </w:rPrChange>
          </w:rPr>
          <w:t>]</w:t>
        </w:r>
      </w:ins>
    </w:p>
    <w:p w:rsidR="009864F5" w:rsidRPr="000B0456" w:rsidRDefault="00EE27B1" w:rsidP="009864F5">
      <w:pPr>
        <w:jc w:val="both"/>
        <w:rPr>
          <w:ins w:id="12568" w:author="frontdesk" w:date="2012-11-16T12:53:00Z"/>
          <w:rFonts w:ascii="Calibri" w:hAnsi="Calibri"/>
          <w:rPrChange w:id="12569" w:author="Tre" w:date="2012-11-19T09:07:00Z">
            <w:rPr>
              <w:ins w:id="12570" w:author="frontdesk" w:date="2012-11-16T12:53:00Z"/>
              <w:rFonts w:ascii="Calibri" w:hAnsi="Calibri"/>
              <w:sz w:val="20"/>
              <w:szCs w:val="20"/>
            </w:rPr>
          </w:rPrChange>
        </w:rPr>
      </w:pPr>
      <w:ins w:id="12571" w:author="frontdesk" w:date="2012-11-16T12:53:00Z">
        <w:r w:rsidRPr="00EE27B1">
          <w:rPr>
            <w:rFonts w:ascii="Calibri" w:hAnsi="Calibri"/>
            <w:rPrChange w:id="12572" w:author="Tre" w:date="2012-11-19T09:07:00Z">
              <w:rPr>
                <w:rFonts w:ascii="Calibri" w:hAnsi="Calibri"/>
                <w:color w:val="0000FF"/>
                <w:sz w:val="20"/>
                <w:szCs w:val="20"/>
                <w:u w:val="single"/>
              </w:rPr>
            </w:rPrChange>
          </w:rPr>
          <w:fldChar w:fldCharType="begin"/>
        </w:r>
        <w:r w:rsidRPr="00EE27B1">
          <w:rPr>
            <w:rFonts w:ascii="Calibri" w:hAnsi="Calibri"/>
            <w:rPrChange w:id="12573"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2574" w:author="Tre" w:date="2012-11-19T09:07:00Z">
              <w:rPr>
                <w:rFonts w:ascii="Calibri" w:hAnsi="Calibri"/>
                <w:color w:val="0000FF"/>
                <w:sz w:val="20"/>
                <w:szCs w:val="20"/>
                <w:u w:val="single"/>
              </w:rPr>
            </w:rPrChange>
          </w:rPr>
          <w:fldChar w:fldCharType="separate"/>
        </w:r>
        <w:r w:rsidRPr="00EE27B1">
          <w:rPr>
            <w:rFonts w:ascii="Calibri" w:hAnsi="Calibri"/>
            <w:noProof/>
            <w:rPrChange w:id="12575" w:author="Tre" w:date="2012-11-19T09:07:00Z">
              <w:rPr>
                <w:rFonts w:ascii="Calibri" w:hAnsi="Calibri"/>
                <w:noProof/>
                <w:color w:val="0000FF"/>
                <w:sz w:val="20"/>
                <w:szCs w:val="20"/>
                <w:u w:val="single"/>
              </w:rPr>
            </w:rPrChange>
          </w:rPr>
          <w:t>Typically carries up to 15 people. It has a mess hall, Operator's broadcast station, sleep chambers, and infirmary for two (comfortably).</w:t>
        </w:r>
        <w:r w:rsidRPr="00EE27B1">
          <w:rPr>
            <w:rFonts w:ascii="Calibri" w:hAnsi="Calibri"/>
            <w:rPrChange w:id="12576" w:author="Tre" w:date="2012-11-19T09:07:00Z">
              <w:rPr>
                <w:rFonts w:ascii="Calibri" w:hAnsi="Calibri"/>
                <w:color w:val="0000FF"/>
                <w:sz w:val="20"/>
                <w:szCs w:val="20"/>
                <w:u w:val="single"/>
              </w:rPr>
            </w:rPrChange>
          </w:rPr>
          <w:fldChar w:fldCharType="end"/>
        </w:r>
        <w:r w:rsidRPr="00EE27B1">
          <w:rPr>
            <w:rFonts w:ascii="Calibri" w:hAnsi="Calibri"/>
            <w:rPrChange w:id="12577" w:author="Tre" w:date="2012-11-19T09:07:00Z">
              <w:rPr>
                <w:rFonts w:ascii="Calibri" w:hAnsi="Calibri"/>
                <w:color w:val="0000FF"/>
                <w:sz w:val="20"/>
                <w:szCs w:val="20"/>
                <w:u w:val="single"/>
              </w:rPr>
            </w:rPrChange>
          </w:rPr>
          <w:fldChar w:fldCharType="begin"/>
        </w:r>
        <w:r w:rsidRPr="00EE27B1">
          <w:rPr>
            <w:rFonts w:ascii="Calibri" w:hAnsi="Calibri"/>
            <w:rPrChange w:id="12578"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2579" w:author="Tre" w:date="2012-11-19T09:07:00Z">
              <w:rPr>
                <w:rFonts w:ascii="Calibri" w:hAnsi="Calibri"/>
                <w:color w:val="0000FF"/>
                <w:sz w:val="20"/>
                <w:szCs w:val="20"/>
                <w:u w:val="single"/>
              </w:rPr>
            </w:rPrChange>
          </w:rPr>
          <w:fldChar w:fldCharType="end"/>
        </w:r>
      </w:ins>
    </w:p>
    <w:p w:rsidR="009864F5" w:rsidRPr="000B0456" w:rsidRDefault="009864F5" w:rsidP="009864F5">
      <w:pPr>
        <w:rPr>
          <w:ins w:id="12580" w:author="frontdesk" w:date="2012-11-16T12:53:00Z"/>
        </w:rPr>
      </w:pPr>
    </w:p>
    <w:p w:rsidR="009864F5" w:rsidRPr="000B0456" w:rsidRDefault="00EE27B1" w:rsidP="009864F5">
      <w:pPr>
        <w:jc w:val="both"/>
        <w:rPr>
          <w:ins w:id="12581" w:author="frontdesk" w:date="2012-11-16T12:53:00Z"/>
          <w:rFonts w:ascii="Calibri" w:hAnsi="Calibri"/>
          <w:b/>
          <w:rPrChange w:id="12582" w:author="Tre" w:date="2012-11-19T09:07:00Z">
            <w:rPr>
              <w:ins w:id="12583" w:author="frontdesk" w:date="2012-11-16T12:53:00Z"/>
              <w:rFonts w:ascii="Calibri" w:hAnsi="Calibri"/>
              <w:b/>
              <w:sz w:val="20"/>
              <w:szCs w:val="20"/>
            </w:rPr>
          </w:rPrChange>
        </w:rPr>
      </w:pPr>
      <w:ins w:id="12584" w:author="frontdesk" w:date="2012-11-16T12:53:00Z">
        <w:r w:rsidRPr="00EE27B1">
          <w:rPr>
            <w:rFonts w:ascii="Calibri" w:hAnsi="Calibri"/>
            <w:b/>
            <w:rPrChange w:id="12585" w:author="Tre" w:date="2012-11-19T09:07:00Z">
              <w:rPr>
                <w:rFonts w:ascii="Calibri" w:hAnsi="Calibri"/>
                <w:b/>
                <w:color w:val="0000FF"/>
                <w:sz w:val="20"/>
                <w:szCs w:val="20"/>
                <w:u w:val="single"/>
              </w:rPr>
            </w:rPrChange>
          </w:rPr>
          <w:fldChar w:fldCharType="begin"/>
        </w:r>
        <w:r w:rsidRPr="00EE27B1">
          <w:rPr>
            <w:rFonts w:ascii="Calibri" w:hAnsi="Calibri"/>
            <w:b/>
            <w:rPrChange w:id="12586"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2587" w:author="Tre" w:date="2012-11-19T09:07:00Z">
              <w:rPr>
                <w:rFonts w:ascii="Calibri" w:hAnsi="Calibri"/>
                <w:b/>
                <w:color w:val="0000FF"/>
                <w:sz w:val="20"/>
                <w:szCs w:val="20"/>
                <w:u w:val="single"/>
              </w:rPr>
            </w:rPrChange>
          </w:rPr>
          <w:fldChar w:fldCharType="separate"/>
        </w:r>
        <w:r w:rsidRPr="00EE27B1">
          <w:rPr>
            <w:rFonts w:ascii="Calibri" w:hAnsi="Calibri"/>
            <w:b/>
            <w:noProof/>
            <w:rPrChange w:id="12588" w:author="Tre" w:date="2012-11-19T09:07:00Z">
              <w:rPr>
                <w:rFonts w:ascii="Calibri" w:hAnsi="Calibri"/>
                <w:b/>
                <w:noProof/>
                <w:color w:val="0000FF"/>
                <w:sz w:val="20"/>
                <w:szCs w:val="20"/>
                <w:u w:val="single"/>
              </w:rPr>
            </w:rPrChange>
          </w:rPr>
          <w:t>Nomad Hovercraft</w:t>
        </w:r>
        <w:r w:rsidRPr="00EE27B1">
          <w:rPr>
            <w:rFonts w:ascii="Calibri" w:hAnsi="Calibri"/>
            <w:b/>
            <w:rPrChange w:id="12589" w:author="Tre" w:date="2012-11-19T09:07:00Z">
              <w:rPr>
                <w:rFonts w:ascii="Calibri" w:hAnsi="Calibri"/>
                <w:b/>
                <w:color w:val="0000FF"/>
                <w:sz w:val="20"/>
                <w:szCs w:val="20"/>
                <w:u w:val="single"/>
              </w:rPr>
            </w:rPrChange>
          </w:rPr>
          <w:fldChar w:fldCharType="end"/>
        </w:r>
      </w:ins>
    </w:p>
    <w:p w:rsidR="009864F5" w:rsidRPr="000B0456" w:rsidRDefault="00EE27B1" w:rsidP="009864F5">
      <w:pPr>
        <w:jc w:val="both"/>
        <w:rPr>
          <w:ins w:id="12590" w:author="frontdesk" w:date="2012-11-16T12:53:00Z"/>
          <w:rFonts w:ascii="Calibri" w:hAnsi="Calibri"/>
          <w:i/>
          <w:rPrChange w:id="12591" w:author="Tre" w:date="2012-11-19T09:07:00Z">
            <w:rPr>
              <w:ins w:id="12592" w:author="frontdesk" w:date="2012-11-16T12:53:00Z"/>
              <w:rFonts w:ascii="Calibri" w:hAnsi="Calibri"/>
              <w:i/>
              <w:sz w:val="20"/>
              <w:szCs w:val="20"/>
            </w:rPr>
          </w:rPrChange>
        </w:rPr>
      </w:pPr>
      <w:ins w:id="12593" w:author="frontdesk" w:date="2012-11-16T12:53:00Z">
        <w:r w:rsidRPr="00EE27B1">
          <w:rPr>
            <w:rFonts w:ascii="Calibri" w:hAnsi="Calibri"/>
            <w:i/>
            <w:rPrChange w:id="12594" w:author="Tre" w:date="2012-11-19T09:07:00Z">
              <w:rPr>
                <w:rFonts w:ascii="Calibri" w:hAnsi="Calibri"/>
                <w:i/>
                <w:color w:val="0000FF"/>
                <w:sz w:val="20"/>
                <w:szCs w:val="20"/>
                <w:u w:val="single"/>
              </w:rPr>
            </w:rPrChange>
          </w:rPr>
          <w:t>[Speed (</w:t>
        </w:r>
        <w:r w:rsidRPr="00EE27B1">
          <w:rPr>
            <w:rFonts w:ascii="Calibri" w:hAnsi="Calibri"/>
            <w:i/>
            <w:rPrChange w:id="12595" w:author="Tre" w:date="2012-11-19T09:07:00Z">
              <w:rPr>
                <w:rFonts w:ascii="Calibri" w:hAnsi="Calibri"/>
                <w:i/>
                <w:color w:val="0000FF"/>
                <w:sz w:val="20"/>
                <w:szCs w:val="20"/>
                <w:u w:val="single"/>
              </w:rPr>
            </w:rPrChange>
          </w:rPr>
          <w:fldChar w:fldCharType="begin"/>
        </w:r>
        <w:r w:rsidRPr="00EE27B1">
          <w:rPr>
            <w:rFonts w:ascii="Calibri" w:hAnsi="Calibri"/>
            <w:i/>
            <w:rPrChange w:id="12596"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2597" w:author="Tre" w:date="2012-11-19T09:07:00Z">
              <w:rPr>
                <w:rFonts w:ascii="Calibri" w:hAnsi="Calibri"/>
                <w:i/>
                <w:color w:val="0000FF"/>
                <w:sz w:val="20"/>
                <w:szCs w:val="20"/>
                <w:u w:val="single"/>
              </w:rPr>
            </w:rPrChange>
          </w:rPr>
          <w:fldChar w:fldCharType="separate"/>
        </w:r>
        <w:r w:rsidRPr="00EE27B1">
          <w:rPr>
            <w:rFonts w:ascii="Calibri" w:hAnsi="Calibri"/>
            <w:i/>
            <w:noProof/>
            <w:rPrChange w:id="12598" w:author="Tre" w:date="2012-11-19T09:07:00Z">
              <w:rPr>
                <w:rFonts w:ascii="Calibri" w:hAnsi="Calibri"/>
                <w:i/>
                <w:noProof/>
                <w:color w:val="0000FF"/>
                <w:sz w:val="20"/>
                <w:szCs w:val="20"/>
                <w:u w:val="single"/>
              </w:rPr>
            </w:rPrChange>
          </w:rPr>
          <w:t>3</w:t>
        </w:r>
        <w:r w:rsidRPr="00EE27B1">
          <w:rPr>
            <w:rFonts w:ascii="Calibri" w:hAnsi="Calibri"/>
            <w:i/>
            <w:rPrChange w:id="12599" w:author="Tre" w:date="2012-11-19T09:07:00Z">
              <w:rPr>
                <w:rFonts w:ascii="Calibri" w:hAnsi="Calibri"/>
                <w:i/>
                <w:color w:val="0000FF"/>
                <w:sz w:val="20"/>
                <w:szCs w:val="20"/>
                <w:u w:val="single"/>
              </w:rPr>
            </w:rPrChange>
          </w:rPr>
          <w:fldChar w:fldCharType="end"/>
        </w:r>
        <w:r w:rsidRPr="00EE27B1">
          <w:rPr>
            <w:rFonts w:ascii="Calibri" w:hAnsi="Calibri"/>
            <w:i/>
            <w:rPrChange w:id="12600" w:author="Tre" w:date="2012-11-19T09:07:00Z">
              <w:rPr>
                <w:rFonts w:ascii="Calibri" w:hAnsi="Calibri"/>
                <w:i/>
                <w:color w:val="0000FF"/>
                <w:sz w:val="20"/>
                <w:szCs w:val="20"/>
                <w:u w:val="single"/>
              </w:rPr>
            </w:rPrChange>
          </w:rPr>
          <w:t>), Agility (</w:t>
        </w:r>
        <w:r w:rsidRPr="00EE27B1">
          <w:rPr>
            <w:rFonts w:ascii="Calibri" w:hAnsi="Calibri"/>
            <w:i/>
            <w:rPrChange w:id="12601" w:author="Tre" w:date="2012-11-19T09:07:00Z">
              <w:rPr>
                <w:rFonts w:ascii="Calibri" w:hAnsi="Calibri"/>
                <w:i/>
                <w:color w:val="0000FF"/>
                <w:sz w:val="20"/>
                <w:szCs w:val="20"/>
                <w:u w:val="single"/>
              </w:rPr>
            </w:rPrChange>
          </w:rPr>
          <w:fldChar w:fldCharType="begin"/>
        </w:r>
        <w:r w:rsidRPr="00EE27B1">
          <w:rPr>
            <w:rFonts w:ascii="Calibri" w:hAnsi="Calibri"/>
            <w:i/>
            <w:rPrChange w:id="12602"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2603" w:author="Tre" w:date="2012-11-19T09:07:00Z">
              <w:rPr>
                <w:rFonts w:ascii="Calibri" w:hAnsi="Calibri"/>
                <w:i/>
                <w:color w:val="0000FF"/>
                <w:sz w:val="20"/>
                <w:szCs w:val="20"/>
                <w:u w:val="single"/>
              </w:rPr>
            </w:rPrChange>
          </w:rPr>
          <w:fldChar w:fldCharType="separate"/>
        </w:r>
        <w:r w:rsidRPr="00EE27B1">
          <w:rPr>
            <w:rFonts w:ascii="Calibri" w:hAnsi="Calibri"/>
            <w:i/>
            <w:noProof/>
            <w:rPrChange w:id="12604" w:author="Tre" w:date="2012-11-19T09:07:00Z">
              <w:rPr>
                <w:rFonts w:ascii="Calibri" w:hAnsi="Calibri"/>
                <w:i/>
                <w:noProof/>
                <w:color w:val="0000FF"/>
                <w:sz w:val="20"/>
                <w:szCs w:val="20"/>
                <w:u w:val="single"/>
              </w:rPr>
            </w:rPrChange>
          </w:rPr>
          <w:t>3</w:t>
        </w:r>
        <w:r w:rsidRPr="00EE27B1">
          <w:rPr>
            <w:rFonts w:ascii="Calibri" w:hAnsi="Calibri"/>
            <w:i/>
            <w:rPrChange w:id="12605" w:author="Tre" w:date="2012-11-19T09:07:00Z">
              <w:rPr>
                <w:rFonts w:ascii="Calibri" w:hAnsi="Calibri"/>
                <w:i/>
                <w:color w:val="0000FF"/>
                <w:sz w:val="20"/>
                <w:szCs w:val="20"/>
                <w:u w:val="single"/>
              </w:rPr>
            </w:rPrChange>
          </w:rPr>
          <w:fldChar w:fldCharType="end"/>
        </w:r>
        <w:r w:rsidRPr="00EE27B1">
          <w:rPr>
            <w:rFonts w:ascii="Calibri" w:hAnsi="Calibri"/>
            <w:i/>
            <w:rPrChange w:id="12606" w:author="Tre" w:date="2012-11-19T09:07:00Z">
              <w:rPr>
                <w:rFonts w:ascii="Calibri" w:hAnsi="Calibri"/>
                <w:i/>
                <w:color w:val="0000FF"/>
                <w:sz w:val="20"/>
                <w:szCs w:val="20"/>
                <w:u w:val="single"/>
              </w:rPr>
            </w:rPrChange>
          </w:rPr>
          <w:t>), Fuel (</w:t>
        </w:r>
        <w:r w:rsidRPr="00EE27B1">
          <w:rPr>
            <w:rFonts w:ascii="Calibri" w:hAnsi="Calibri"/>
            <w:i/>
            <w:rPrChange w:id="12607" w:author="Tre" w:date="2012-11-19T09:07:00Z">
              <w:rPr>
                <w:rFonts w:ascii="Calibri" w:hAnsi="Calibri"/>
                <w:i/>
                <w:color w:val="0000FF"/>
                <w:sz w:val="20"/>
                <w:szCs w:val="20"/>
                <w:u w:val="single"/>
              </w:rPr>
            </w:rPrChange>
          </w:rPr>
          <w:fldChar w:fldCharType="begin"/>
        </w:r>
        <w:r w:rsidRPr="00EE27B1">
          <w:rPr>
            <w:rFonts w:ascii="Calibri" w:hAnsi="Calibri"/>
            <w:i/>
            <w:rPrChange w:id="12608"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2609" w:author="Tre" w:date="2012-11-19T09:07:00Z">
              <w:rPr>
                <w:rFonts w:ascii="Calibri" w:hAnsi="Calibri"/>
                <w:i/>
                <w:color w:val="0000FF"/>
                <w:sz w:val="20"/>
                <w:szCs w:val="20"/>
                <w:u w:val="single"/>
              </w:rPr>
            </w:rPrChange>
          </w:rPr>
          <w:fldChar w:fldCharType="separate"/>
        </w:r>
        <w:r w:rsidRPr="00EE27B1">
          <w:rPr>
            <w:rFonts w:ascii="Calibri" w:hAnsi="Calibri"/>
            <w:i/>
            <w:noProof/>
            <w:rPrChange w:id="12610" w:author="Tre" w:date="2012-11-19T09:07:00Z">
              <w:rPr>
                <w:rFonts w:ascii="Calibri" w:hAnsi="Calibri"/>
                <w:i/>
                <w:noProof/>
                <w:color w:val="0000FF"/>
                <w:sz w:val="20"/>
                <w:szCs w:val="20"/>
                <w:u w:val="single"/>
              </w:rPr>
            </w:rPrChange>
          </w:rPr>
          <w:t>7</w:t>
        </w:r>
        <w:r w:rsidRPr="00EE27B1">
          <w:rPr>
            <w:rFonts w:ascii="Calibri" w:hAnsi="Calibri"/>
            <w:i/>
            <w:rPrChange w:id="12611" w:author="Tre" w:date="2012-11-19T09:07:00Z">
              <w:rPr>
                <w:rFonts w:ascii="Calibri" w:hAnsi="Calibri"/>
                <w:i/>
                <w:color w:val="0000FF"/>
                <w:sz w:val="20"/>
                <w:szCs w:val="20"/>
                <w:u w:val="single"/>
              </w:rPr>
            </w:rPrChange>
          </w:rPr>
          <w:fldChar w:fldCharType="end"/>
        </w:r>
        <w:r w:rsidRPr="00EE27B1">
          <w:rPr>
            <w:rFonts w:ascii="Calibri" w:hAnsi="Calibri"/>
            <w:i/>
            <w:rPrChange w:id="12612" w:author="Tre" w:date="2012-11-19T09:07:00Z">
              <w:rPr>
                <w:rFonts w:ascii="Calibri" w:hAnsi="Calibri"/>
                <w:i/>
                <w:color w:val="0000FF"/>
                <w:sz w:val="20"/>
                <w:szCs w:val="20"/>
                <w:u w:val="single"/>
              </w:rPr>
            </w:rPrChange>
          </w:rPr>
          <w:t xml:space="preserve">), Skill - </w:t>
        </w:r>
        <w:r w:rsidRPr="00EE27B1">
          <w:rPr>
            <w:rFonts w:ascii="Calibri" w:hAnsi="Calibri"/>
            <w:rPrChange w:id="12613" w:author="Tre" w:date="2012-11-19T09:07:00Z">
              <w:rPr>
                <w:rFonts w:ascii="Calibri" w:hAnsi="Calibri"/>
                <w:color w:val="0000FF"/>
                <w:sz w:val="20"/>
                <w:szCs w:val="20"/>
                <w:u w:val="single"/>
              </w:rPr>
            </w:rPrChange>
          </w:rPr>
          <w:fldChar w:fldCharType="begin"/>
        </w:r>
        <w:r w:rsidRPr="00EE27B1">
          <w:rPr>
            <w:rFonts w:ascii="Calibri" w:hAnsi="Calibri"/>
            <w:rPrChange w:id="12614" w:author="Tre" w:date="2012-11-19T09:07:00Z">
              <w:rPr>
                <w:rFonts w:ascii="Calibri" w:hAnsi="Calibri"/>
                <w:color w:val="0000FF"/>
                <w:sz w:val="20"/>
                <w:szCs w:val="20"/>
                <w:u w:val="single"/>
              </w:rPr>
            </w:rPrChange>
          </w:rPr>
          <w:instrText xml:space="preserve"> MERGEFIELD Vehicle_Type </w:instrText>
        </w:r>
        <w:r w:rsidRPr="00EE27B1">
          <w:rPr>
            <w:rFonts w:ascii="Calibri" w:hAnsi="Calibri"/>
            <w:rPrChange w:id="12615" w:author="Tre" w:date="2012-11-19T09:07:00Z">
              <w:rPr>
                <w:rFonts w:ascii="Calibri" w:hAnsi="Calibri"/>
                <w:color w:val="0000FF"/>
                <w:sz w:val="20"/>
                <w:szCs w:val="20"/>
                <w:u w:val="single"/>
              </w:rPr>
            </w:rPrChange>
          </w:rPr>
          <w:fldChar w:fldCharType="separate"/>
        </w:r>
        <w:r w:rsidRPr="00EE27B1">
          <w:rPr>
            <w:rFonts w:ascii="Calibri" w:hAnsi="Calibri"/>
            <w:noProof/>
            <w:rPrChange w:id="12616" w:author="Tre" w:date="2012-11-19T09:07:00Z">
              <w:rPr>
                <w:rFonts w:ascii="Calibri" w:hAnsi="Calibri"/>
                <w:noProof/>
                <w:color w:val="0000FF"/>
                <w:sz w:val="20"/>
                <w:szCs w:val="20"/>
                <w:u w:val="single"/>
              </w:rPr>
            </w:rPrChange>
          </w:rPr>
          <w:t>Aircraft</w:t>
        </w:r>
        <w:r w:rsidRPr="00EE27B1">
          <w:rPr>
            <w:rFonts w:ascii="Calibri" w:hAnsi="Calibri"/>
            <w:rPrChange w:id="12617" w:author="Tre" w:date="2012-11-19T09:07:00Z">
              <w:rPr>
                <w:rFonts w:ascii="Calibri" w:hAnsi="Calibri"/>
                <w:color w:val="0000FF"/>
                <w:sz w:val="20"/>
                <w:szCs w:val="20"/>
                <w:u w:val="single"/>
              </w:rPr>
            </w:rPrChange>
          </w:rPr>
          <w:fldChar w:fldCharType="end"/>
        </w:r>
        <w:r w:rsidRPr="00EE27B1">
          <w:rPr>
            <w:rFonts w:ascii="Calibri" w:hAnsi="Calibri"/>
            <w:i/>
            <w:rPrChange w:id="12618" w:author="Tre" w:date="2012-11-19T09:07:00Z">
              <w:rPr>
                <w:rFonts w:ascii="Calibri" w:hAnsi="Calibri"/>
                <w:i/>
                <w:color w:val="0000FF"/>
                <w:sz w:val="20"/>
                <w:szCs w:val="20"/>
                <w:u w:val="single"/>
              </w:rPr>
            </w:rPrChange>
          </w:rPr>
          <w:t>]</w:t>
        </w:r>
      </w:ins>
    </w:p>
    <w:p w:rsidR="009864F5" w:rsidRPr="000B0456" w:rsidRDefault="00EE27B1" w:rsidP="009864F5">
      <w:pPr>
        <w:jc w:val="both"/>
        <w:rPr>
          <w:ins w:id="12619" w:author="frontdesk" w:date="2012-11-16T12:53:00Z"/>
          <w:rFonts w:ascii="Calibri" w:hAnsi="Calibri"/>
          <w:rPrChange w:id="12620" w:author="Tre" w:date="2012-11-19T09:07:00Z">
            <w:rPr>
              <w:ins w:id="12621" w:author="frontdesk" w:date="2012-11-16T12:53:00Z"/>
              <w:rFonts w:ascii="Calibri" w:hAnsi="Calibri"/>
              <w:sz w:val="20"/>
              <w:szCs w:val="20"/>
            </w:rPr>
          </w:rPrChange>
        </w:rPr>
      </w:pPr>
      <w:ins w:id="12622" w:author="frontdesk" w:date="2012-11-16T12:53:00Z">
        <w:r w:rsidRPr="00EE27B1">
          <w:rPr>
            <w:rFonts w:ascii="Calibri" w:hAnsi="Calibri"/>
            <w:rPrChange w:id="12623" w:author="Tre" w:date="2012-11-19T09:07:00Z">
              <w:rPr>
                <w:rFonts w:ascii="Calibri" w:hAnsi="Calibri"/>
                <w:color w:val="0000FF"/>
                <w:sz w:val="20"/>
                <w:szCs w:val="20"/>
                <w:u w:val="single"/>
              </w:rPr>
            </w:rPrChange>
          </w:rPr>
          <w:fldChar w:fldCharType="begin"/>
        </w:r>
        <w:r w:rsidRPr="00EE27B1">
          <w:rPr>
            <w:rFonts w:ascii="Calibri" w:hAnsi="Calibri"/>
            <w:rPrChange w:id="1262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2625" w:author="Tre" w:date="2012-11-19T09:07:00Z">
              <w:rPr>
                <w:rFonts w:ascii="Calibri" w:hAnsi="Calibri"/>
                <w:color w:val="0000FF"/>
                <w:sz w:val="20"/>
                <w:szCs w:val="20"/>
                <w:u w:val="single"/>
              </w:rPr>
            </w:rPrChange>
          </w:rPr>
          <w:fldChar w:fldCharType="separate"/>
        </w:r>
        <w:r w:rsidRPr="00EE27B1">
          <w:rPr>
            <w:rFonts w:ascii="Calibri" w:hAnsi="Calibri"/>
            <w:noProof/>
            <w:rPrChange w:id="12626" w:author="Tre" w:date="2012-11-19T09:07:00Z">
              <w:rPr>
                <w:rFonts w:ascii="Calibri" w:hAnsi="Calibri"/>
                <w:noProof/>
                <w:color w:val="0000FF"/>
                <w:sz w:val="20"/>
                <w:szCs w:val="20"/>
                <w:u w:val="single"/>
              </w:rPr>
            </w:rPrChange>
          </w:rPr>
          <w:t>Hovercrafts most commonly used by Nomads to transport their immediate family of clansmen. Carries six passengers comfortably. This hovercraft has sleeping quarters, bathroom, and mess hall. Not very roomy, but it has all the amenities that travelers need.</w:t>
        </w:r>
        <w:r w:rsidRPr="00EE27B1">
          <w:rPr>
            <w:rFonts w:ascii="Calibri" w:hAnsi="Calibri"/>
            <w:rPrChange w:id="12627" w:author="Tre" w:date="2012-11-19T09:07:00Z">
              <w:rPr>
                <w:rFonts w:ascii="Calibri" w:hAnsi="Calibri"/>
                <w:color w:val="0000FF"/>
                <w:sz w:val="20"/>
                <w:szCs w:val="20"/>
                <w:u w:val="single"/>
              </w:rPr>
            </w:rPrChange>
          </w:rPr>
          <w:fldChar w:fldCharType="end"/>
        </w:r>
        <w:r w:rsidRPr="00EE27B1">
          <w:rPr>
            <w:rFonts w:ascii="Calibri" w:hAnsi="Calibri"/>
            <w:rPrChange w:id="12628" w:author="Tre" w:date="2012-11-19T09:07:00Z">
              <w:rPr>
                <w:rFonts w:ascii="Calibri" w:hAnsi="Calibri"/>
                <w:color w:val="0000FF"/>
                <w:sz w:val="20"/>
                <w:szCs w:val="20"/>
                <w:u w:val="single"/>
              </w:rPr>
            </w:rPrChange>
          </w:rPr>
          <w:fldChar w:fldCharType="begin"/>
        </w:r>
        <w:r w:rsidRPr="00EE27B1">
          <w:rPr>
            <w:rFonts w:ascii="Calibri" w:hAnsi="Calibri"/>
            <w:rPrChange w:id="1262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2630" w:author="Tre" w:date="2012-11-19T09:07:00Z">
              <w:rPr>
                <w:rFonts w:ascii="Calibri" w:hAnsi="Calibri"/>
                <w:color w:val="0000FF"/>
                <w:sz w:val="20"/>
                <w:szCs w:val="20"/>
                <w:u w:val="single"/>
              </w:rPr>
            </w:rPrChange>
          </w:rPr>
          <w:fldChar w:fldCharType="end"/>
        </w:r>
      </w:ins>
    </w:p>
    <w:p w:rsidR="009864F5" w:rsidRPr="000B0456" w:rsidRDefault="009864F5" w:rsidP="009864F5">
      <w:pPr>
        <w:rPr>
          <w:ins w:id="12631" w:author="frontdesk" w:date="2012-11-16T12:53:00Z"/>
        </w:rPr>
      </w:pPr>
    </w:p>
    <w:p w:rsidR="009864F5" w:rsidRPr="000B0456" w:rsidRDefault="00EE27B1" w:rsidP="009864F5">
      <w:pPr>
        <w:jc w:val="both"/>
        <w:rPr>
          <w:ins w:id="12632" w:author="frontdesk" w:date="2012-11-16T12:53:00Z"/>
          <w:rFonts w:ascii="Calibri" w:hAnsi="Calibri"/>
          <w:b/>
          <w:rPrChange w:id="12633" w:author="Tre" w:date="2012-11-19T09:07:00Z">
            <w:rPr>
              <w:ins w:id="12634" w:author="frontdesk" w:date="2012-11-16T12:53:00Z"/>
              <w:rFonts w:ascii="Calibri" w:hAnsi="Calibri"/>
              <w:b/>
              <w:sz w:val="20"/>
              <w:szCs w:val="20"/>
            </w:rPr>
          </w:rPrChange>
        </w:rPr>
      </w:pPr>
      <w:ins w:id="12635" w:author="frontdesk" w:date="2012-11-16T12:53:00Z">
        <w:r w:rsidRPr="00EE27B1">
          <w:rPr>
            <w:rFonts w:ascii="Calibri" w:hAnsi="Calibri"/>
            <w:b/>
            <w:rPrChange w:id="12636" w:author="Tre" w:date="2012-11-19T09:07:00Z">
              <w:rPr>
                <w:rFonts w:ascii="Calibri" w:hAnsi="Calibri"/>
                <w:b/>
                <w:color w:val="0000FF"/>
                <w:sz w:val="20"/>
                <w:szCs w:val="20"/>
                <w:u w:val="single"/>
              </w:rPr>
            </w:rPrChange>
          </w:rPr>
          <w:fldChar w:fldCharType="begin"/>
        </w:r>
        <w:r w:rsidRPr="00EE27B1">
          <w:rPr>
            <w:rFonts w:ascii="Calibri" w:hAnsi="Calibri"/>
            <w:b/>
            <w:rPrChange w:id="1263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2638" w:author="Tre" w:date="2012-11-19T09:07:00Z">
              <w:rPr>
                <w:rFonts w:ascii="Calibri" w:hAnsi="Calibri"/>
                <w:b/>
                <w:color w:val="0000FF"/>
                <w:sz w:val="20"/>
                <w:szCs w:val="20"/>
                <w:u w:val="single"/>
              </w:rPr>
            </w:rPrChange>
          </w:rPr>
          <w:fldChar w:fldCharType="separate"/>
        </w:r>
        <w:r w:rsidRPr="00EE27B1">
          <w:rPr>
            <w:rFonts w:ascii="Calibri" w:hAnsi="Calibri"/>
            <w:b/>
            <w:noProof/>
            <w:rPrChange w:id="12639" w:author="Tre" w:date="2012-11-19T09:07:00Z">
              <w:rPr>
                <w:rFonts w:ascii="Calibri" w:hAnsi="Calibri"/>
                <w:b/>
                <w:noProof/>
                <w:color w:val="0000FF"/>
                <w:sz w:val="20"/>
                <w:szCs w:val="20"/>
                <w:u w:val="single"/>
              </w:rPr>
            </w:rPrChange>
          </w:rPr>
          <w:t>Torpedo Hovercraft</w:t>
        </w:r>
        <w:r w:rsidRPr="00EE27B1">
          <w:rPr>
            <w:rFonts w:ascii="Calibri" w:hAnsi="Calibri"/>
            <w:b/>
            <w:rPrChange w:id="12640" w:author="Tre" w:date="2012-11-19T09:07:00Z">
              <w:rPr>
                <w:rFonts w:ascii="Calibri" w:hAnsi="Calibri"/>
                <w:b/>
                <w:color w:val="0000FF"/>
                <w:sz w:val="20"/>
                <w:szCs w:val="20"/>
                <w:u w:val="single"/>
              </w:rPr>
            </w:rPrChange>
          </w:rPr>
          <w:fldChar w:fldCharType="end"/>
        </w:r>
      </w:ins>
    </w:p>
    <w:p w:rsidR="009864F5" w:rsidRPr="000B0456" w:rsidRDefault="00EE27B1" w:rsidP="009864F5">
      <w:pPr>
        <w:jc w:val="both"/>
        <w:rPr>
          <w:ins w:id="12641" w:author="frontdesk" w:date="2012-11-16T12:53:00Z"/>
          <w:rFonts w:ascii="Calibri" w:hAnsi="Calibri"/>
          <w:i/>
          <w:rPrChange w:id="12642" w:author="Tre" w:date="2012-11-19T09:07:00Z">
            <w:rPr>
              <w:ins w:id="12643" w:author="frontdesk" w:date="2012-11-16T12:53:00Z"/>
              <w:rFonts w:ascii="Calibri" w:hAnsi="Calibri"/>
              <w:i/>
              <w:sz w:val="20"/>
              <w:szCs w:val="20"/>
            </w:rPr>
          </w:rPrChange>
        </w:rPr>
      </w:pPr>
      <w:ins w:id="12644" w:author="frontdesk" w:date="2012-11-16T12:53:00Z">
        <w:r w:rsidRPr="00EE27B1">
          <w:rPr>
            <w:rFonts w:ascii="Calibri" w:hAnsi="Calibri"/>
            <w:i/>
            <w:rPrChange w:id="12645" w:author="Tre" w:date="2012-11-19T09:07:00Z">
              <w:rPr>
                <w:rFonts w:ascii="Calibri" w:hAnsi="Calibri"/>
                <w:i/>
                <w:color w:val="0000FF"/>
                <w:sz w:val="20"/>
                <w:szCs w:val="20"/>
                <w:u w:val="single"/>
              </w:rPr>
            </w:rPrChange>
          </w:rPr>
          <w:t>[Speed (</w:t>
        </w:r>
        <w:r w:rsidRPr="00EE27B1">
          <w:rPr>
            <w:rFonts w:ascii="Calibri" w:hAnsi="Calibri"/>
            <w:i/>
            <w:rPrChange w:id="12646" w:author="Tre" w:date="2012-11-19T09:07:00Z">
              <w:rPr>
                <w:rFonts w:ascii="Calibri" w:hAnsi="Calibri"/>
                <w:i/>
                <w:color w:val="0000FF"/>
                <w:sz w:val="20"/>
                <w:szCs w:val="20"/>
                <w:u w:val="single"/>
              </w:rPr>
            </w:rPrChange>
          </w:rPr>
          <w:fldChar w:fldCharType="begin"/>
        </w:r>
        <w:r w:rsidRPr="00EE27B1">
          <w:rPr>
            <w:rFonts w:ascii="Calibri" w:hAnsi="Calibri"/>
            <w:i/>
            <w:rPrChange w:id="1264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2648" w:author="Tre" w:date="2012-11-19T09:07:00Z">
              <w:rPr>
                <w:rFonts w:ascii="Calibri" w:hAnsi="Calibri"/>
                <w:i/>
                <w:color w:val="0000FF"/>
                <w:sz w:val="20"/>
                <w:szCs w:val="20"/>
                <w:u w:val="single"/>
              </w:rPr>
            </w:rPrChange>
          </w:rPr>
          <w:fldChar w:fldCharType="separate"/>
        </w:r>
        <w:r w:rsidRPr="00EE27B1">
          <w:rPr>
            <w:rFonts w:ascii="Calibri" w:hAnsi="Calibri"/>
            <w:i/>
            <w:noProof/>
            <w:rPrChange w:id="12649" w:author="Tre" w:date="2012-11-19T09:07:00Z">
              <w:rPr>
                <w:rFonts w:ascii="Calibri" w:hAnsi="Calibri"/>
                <w:i/>
                <w:noProof/>
                <w:color w:val="0000FF"/>
                <w:sz w:val="20"/>
                <w:szCs w:val="20"/>
                <w:u w:val="single"/>
              </w:rPr>
            </w:rPrChange>
          </w:rPr>
          <w:t>5</w:t>
        </w:r>
        <w:r w:rsidRPr="00EE27B1">
          <w:rPr>
            <w:rFonts w:ascii="Calibri" w:hAnsi="Calibri"/>
            <w:i/>
            <w:rPrChange w:id="12650" w:author="Tre" w:date="2012-11-19T09:07:00Z">
              <w:rPr>
                <w:rFonts w:ascii="Calibri" w:hAnsi="Calibri"/>
                <w:i/>
                <w:color w:val="0000FF"/>
                <w:sz w:val="20"/>
                <w:szCs w:val="20"/>
                <w:u w:val="single"/>
              </w:rPr>
            </w:rPrChange>
          </w:rPr>
          <w:fldChar w:fldCharType="end"/>
        </w:r>
        <w:r w:rsidRPr="00EE27B1">
          <w:rPr>
            <w:rFonts w:ascii="Calibri" w:hAnsi="Calibri"/>
            <w:i/>
            <w:rPrChange w:id="12651" w:author="Tre" w:date="2012-11-19T09:07:00Z">
              <w:rPr>
                <w:rFonts w:ascii="Calibri" w:hAnsi="Calibri"/>
                <w:i/>
                <w:color w:val="0000FF"/>
                <w:sz w:val="20"/>
                <w:szCs w:val="20"/>
                <w:u w:val="single"/>
              </w:rPr>
            </w:rPrChange>
          </w:rPr>
          <w:t>), Agility (</w:t>
        </w:r>
        <w:r w:rsidRPr="00EE27B1">
          <w:rPr>
            <w:rFonts w:ascii="Calibri" w:hAnsi="Calibri"/>
            <w:i/>
            <w:rPrChange w:id="12652" w:author="Tre" w:date="2012-11-19T09:07:00Z">
              <w:rPr>
                <w:rFonts w:ascii="Calibri" w:hAnsi="Calibri"/>
                <w:i/>
                <w:color w:val="0000FF"/>
                <w:sz w:val="20"/>
                <w:szCs w:val="20"/>
                <w:u w:val="single"/>
              </w:rPr>
            </w:rPrChange>
          </w:rPr>
          <w:fldChar w:fldCharType="begin"/>
        </w:r>
        <w:r w:rsidRPr="00EE27B1">
          <w:rPr>
            <w:rFonts w:ascii="Calibri" w:hAnsi="Calibri"/>
            <w:i/>
            <w:rPrChange w:id="1265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2654" w:author="Tre" w:date="2012-11-19T09:07:00Z">
              <w:rPr>
                <w:rFonts w:ascii="Calibri" w:hAnsi="Calibri"/>
                <w:i/>
                <w:color w:val="0000FF"/>
                <w:sz w:val="20"/>
                <w:szCs w:val="20"/>
                <w:u w:val="single"/>
              </w:rPr>
            </w:rPrChange>
          </w:rPr>
          <w:fldChar w:fldCharType="separate"/>
        </w:r>
        <w:r w:rsidRPr="00EE27B1">
          <w:rPr>
            <w:rFonts w:ascii="Calibri" w:hAnsi="Calibri"/>
            <w:i/>
            <w:noProof/>
            <w:rPrChange w:id="12655" w:author="Tre" w:date="2012-11-19T09:07:00Z">
              <w:rPr>
                <w:rFonts w:ascii="Calibri" w:hAnsi="Calibri"/>
                <w:i/>
                <w:noProof/>
                <w:color w:val="0000FF"/>
                <w:sz w:val="20"/>
                <w:szCs w:val="20"/>
                <w:u w:val="single"/>
              </w:rPr>
            </w:rPrChange>
          </w:rPr>
          <w:t>1</w:t>
        </w:r>
        <w:r w:rsidRPr="00EE27B1">
          <w:rPr>
            <w:rFonts w:ascii="Calibri" w:hAnsi="Calibri"/>
            <w:i/>
            <w:rPrChange w:id="12656" w:author="Tre" w:date="2012-11-19T09:07:00Z">
              <w:rPr>
                <w:rFonts w:ascii="Calibri" w:hAnsi="Calibri"/>
                <w:i/>
                <w:color w:val="0000FF"/>
                <w:sz w:val="20"/>
                <w:szCs w:val="20"/>
                <w:u w:val="single"/>
              </w:rPr>
            </w:rPrChange>
          </w:rPr>
          <w:fldChar w:fldCharType="end"/>
        </w:r>
        <w:r w:rsidRPr="00EE27B1">
          <w:rPr>
            <w:rFonts w:ascii="Calibri" w:hAnsi="Calibri"/>
            <w:i/>
            <w:rPrChange w:id="12657" w:author="Tre" w:date="2012-11-19T09:07:00Z">
              <w:rPr>
                <w:rFonts w:ascii="Calibri" w:hAnsi="Calibri"/>
                <w:i/>
                <w:color w:val="0000FF"/>
                <w:sz w:val="20"/>
                <w:szCs w:val="20"/>
                <w:u w:val="single"/>
              </w:rPr>
            </w:rPrChange>
          </w:rPr>
          <w:t>), Fuel (</w:t>
        </w:r>
        <w:r w:rsidRPr="00EE27B1">
          <w:rPr>
            <w:rFonts w:ascii="Calibri" w:hAnsi="Calibri"/>
            <w:i/>
            <w:rPrChange w:id="12658" w:author="Tre" w:date="2012-11-19T09:07:00Z">
              <w:rPr>
                <w:rFonts w:ascii="Calibri" w:hAnsi="Calibri"/>
                <w:i/>
                <w:color w:val="0000FF"/>
                <w:sz w:val="20"/>
                <w:szCs w:val="20"/>
                <w:u w:val="single"/>
              </w:rPr>
            </w:rPrChange>
          </w:rPr>
          <w:fldChar w:fldCharType="begin"/>
        </w:r>
        <w:r w:rsidRPr="00EE27B1">
          <w:rPr>
            <w:rFonts w:ascii="Calibri" w:hAnsi="Calibri"/>
            <w:i/>
            <w:rPrChange w:id="12659"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2660" w:author="Tre" w:date="2012-11-19T09:07:00Z">
              <w:rPr>
                <w:rFonts w:ascii="Calibri" w:hAnsi="Calibri"/>
                <w:i/>
                <w:color w:val="0000FF"/>
                <w:sz w:val="20"/>
                <w:szCs w:val="20"/>
                <w:u w:val="single"/>
              </w:rPr>
            </w:rPrChange>
          </w:rPr>
          <w:fldChar w:fldCharType="separate"/>
        </w:r>
        <w:r w:rsidRPr="00EE27B1">
          <w:rPr>
            <w:rFonts w:ascii="Calibri" w:hAnsi="Calibri"/>
            <w:i/>
            <w:noProof/>
            <w:rPrChange w:id="12661" w:author="Tre" w:date="2012-11-19T09:07:00Z">
              <w:rPr>
                <w:rFonts w:ascii="Calibri" w:hAnsi="Calibri"/>
                <w:i/>
                <w:noProof/>
                <w:color w:val="0000FF"/>
                <w:sz w:val="20"/>
                <w:szCs w:val="20"/>
                <w:u w:val="single"/>
              </w:rPr>
            </w:rPrChange>
          </w:rPr>
          <w:t>1</w:t>
        </w:r>
        <w:r w:rsidRPr="00EE27B1">
          <w:rPr>
            <w:rFonts w:ascii="Calibri" w:hAnsi="Calibri"/>
            <w:i/>
            <w:rPrChange w:id="12662" w:author="Tre" w:date="2012-11-19T09:07:00Z">
              <w:rPr>
                <w:rFonts w:ascii="Calibri" w:hAnsi="Calibri"/>
                <w:i/>
                <w:color w:val="0000FF"/>
                <w:sz w:val="20"/>
                <w:szCs w:val="20"/>
                <w:u w:val="single"/>
              </w:rPr>
            </w:rPrChange>
          </w:rPr>
          <w:fldChar w:fldCharType="end"/>
        </w:r>
        <w:r w:rsidRPr="00EE27B1">
          <w:rPr>
            <w:rFonts w:ascii="Calibri" w:hAnsi="Calibri"/>
            <w:i/>
            <w:rPrChange w:id="12663" w:author="Tre" w:date="2012-11-19T09:07:00Z">
              <w:rPr>
                <w:rFonts w:ascii="Calibri" w:hAnsi="Calibri"/>
                <w:i/>
                <w:color w:val="0000FF"/>
                <w:sz w:val="20"/>
                <w:szCs w:val="20"/>
                <w:u w:val="single"/>
              </w:rPr>
            </w:rPrChange>
          </w:rPr>
          <w:t xml:space="preserve">), Skill - </w:t>
        </w:r>
        <w:r w:rsidRPr="00EE27B1">
          <w:rPr>
            <w:rFonts w:ascii="Calibri" w:hAnsi="Calibri"/>
            <w:rPrChange w:id="12664" w:author="Tre" w:date="2012-11-19T09:07:00Z">
              <w:rPr>
                <w:rFonts w:ascii="Calibri" w:hAnsi="Calibri"/>
                <w:color w:val="0000FF"/>
                <w:sz w:val="20"/>
                <w:szCs w:val="20"/>
                <w:u w:val="single"/>
              </w:rPr>
            </w:rPrChange>
          </w:rPr>
          <w:fldChar w:fldCharType="begin"/>
        </w:r>
        <w:r w:rsidRPr="00EE27B1">
          <w:rPr>
            <w:rFonts w:ascii="Calibri" w:hAnsi="Calibri"/>
            <w:rPrChange w:id="12665" w:author="Tre" w:date="2012-11-19T09:07:00Z">
              <w:rPr>
                <w:rFonts w:ascii="Calibri" w:hAnsi="Calibri"/>
                <w:color w:val="0000FF"/>
                <w:sz w:val="20"/>
                <w:szCs w:val="20"/>
                <w:u w:val="single"/>
              </w:rPr>
            </w:rPrChange>
          </w:rPr>
          <w:instrText xml:space="preserve"> MERGEFIELD Vehicle_Type </w:instrText>
        </w:r>
        <w:r w:rsidRPr="00EE27B1">
          <w:rPr>
            <w:rFonts w:ascii="Calibri" w:hAnsi="Calibri"/>
            <w:rPrChange w:id="12666" w:author="Tre" w:date="2012-11-19T09:07:00Z">
              <w:rPr>
                <w:rFonts w:ascii="Calibri" w:hAnsi="Calibri"/>
                <w:color w:val="0000FF"/>
                <w:sz w:val="20"/>
                <w:szCs w:val="20"/>
                <w:u w:val="single"/>
              </w:rPr>
            </w:rPrChange>
          </w:rPr>
          <w:fldChar w:fldCharType="separate"/>
        </w:r>
        <w:r w:rsidRPr="00EE27B1">
          <w:rPr>
            <w:rFonts w:ascii="Calibri" w:hAnsi="Calibri"/>
            <w:noProof/>
            <w:rPrChange w:id="12667" w:author="Tre" w:date="2012-11-19T09:07:00Z">
              <w:rPr>
                <w:rFonts w:ascii="Calibri" w:hAnsi="Calibri"/>
                <w:noProof/>
                <w:color w:val="0000FF"/>
                <w:sz w:val="20"/>
                <w:szCs w:val="20"/>
                <w:u w:val="single"/>
              </w:rPr>
            </w:rPrChange>
          </w:rPr>
          <w:t>Aircraft</w:t>
        </w:r>
        <w:r w:rsidRPr="00EE27B1">
          <w:rPr>
            <w:rFonts w:ascii="Calibri" w:hAnsi="Calibri"/>
            <w:rPrChange w:id="12668" w:author="Tre" w:date="2012-11-19T09:07:00Z">
              <w:rPr>
                <w:rFonts w:ascii="Calibri" w:hAnsi="Calibri"/>
                <w:color w:val="0000FF"/>
                <w:sz w:val="20"/>
                <w:szCs w:val="20"/>
                <w:u w:val="single"/>
              </w:rPr>
            </w:rPrChange>
          </w:rPr>
          <w:fldChar w:fldCharType="end"/>
        </w:r>
        <w:r w:rsidRPr="00EE27B1">
          <w:rPr>
            <w:rFonts w:ascii="Calibri" w:hAnsi="Calibri"/>
            <w:i/>
            <w:rPrChange w:id="12669" w:author="Tre" w:date="2012-11-19T09:07:00Z">
              <w:rPr>
                <w:rFonts w:ascii="Calibri" w:hAnsi="Calibri"/>
                <w:i/>
                <w:color w:val="0000FF"/>
                <w:sz w:val="20"/>
                <w:szCs w:val="20"/>
                <w:u w:val="single"/>
              </w:rPr>
            </w:rPrChange>
          </w:rPr>
          <w:t>]</w:t>
        </w:r>
      </w:ins>
    </w:p>
    <w:p w:rsidR="009864F5" w:rsidRPr="000B0456" w:rsidRDefault="00EE27B1" w:rsidP="009864F5">
      <w:pPr>
        <w:jc w:val="both"/>
        <w:rPr>
          <w:ins w:id="12670" w:author="frontdesk" w:date="2012-11-16T12:53:00Z"/>
          <w:rFonts w:ascii="Calibri" w:hAnsi="Calibri"/>
          <w:rPrChange w:id="12671" w:author="Tre" w:date="2012-11-19T09:07:00Z">
            <w:rPr>
              <w:ins w:id="12672" w:author="frontdesk" w:date="2012-11-16T12:53:00Z"/>
              <w:rFonts w:ascii="Calibri" w:hAnsi="Calibri"/>
              <w:sz w:val="20"/>
              <w:szCs w:val="20"/>
            </w:rPr>
          </w:rPrChange>
        </w:rPr>
      </w:pPr>
      <w:ins w:id="12673" w:author="frontdesk" w:date="2012-11-16T12:53:00Z">
        <w:r w:rsidRPr="00EE27B1">
          <w:rPr>
            <w:rFonts w:ascii="Calibri" w:hAnsi="Calibri"/>
            <w:rPrChange w:id="12674" w:author="Tre" w:date="2012-11-19T09:07:00Z">
              <w:rPr>
                <w:rFonts w:ascii="Calibri" w:hAnsi="Calibri"/>
                <w:color w:val="0000FF"/>
                <w:sz w:val="20"/>
                <w:szCs w:val="20"/>
                <w:u w:val="single"/>
              </w:rPr>
            </w:rPrChange>
          </w:rPr>
          <w:fldChar w:fldCharType="begin"/>
        </w:r>
        <w:r w:rsidRPr="00EE27B1">
          <w:rPr>
            <w:rFonts w:ascii="Calibri" w:hAnsi="Calibri"/>
            <w:rPrChange w:id="1267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2676" w:author="Tre" w:date="2012-11-19T09:07:00Z">
              <w:rPr>
                <w:rFonts w:ascii="Calibri" w:hAnsi="Calibri"/>
                <w:color w:val="0000FF"/>
                <w:sz w:val="20"/>
                <w:szCs w:val="20"/>
                <w:u w:val="single"/>
              </w:rPr>
            </w:rPrChange>
          </w:rPr>
          <w:fldChar w:fldCharType="separate"/>
        </w:r>
        <w:r w:rsidRPr="00EE27B1">
          <w:rPr>
            <w:rFonts w:ascii="Calibri" w:hAnsi="Calibri"/>
            <w:noProof/>
            <w:rPrChange w:id="12677" w:author="Tre" w:date="2012-11-19T09:07:00Z">
              <w:rPr>
                <w:rFonts w:ascii="Calibri" w:hAnsi="Calibri"/>
                <w:noProof/>
                <w:color w:val="0000FF"/>
                <w:sz w:val="20"/>
                <w:szCs w:val="20"/>
                <w:u w:val="single"/>
              </w:rPr>
            </w:rPrChange>
          </w:rPr>
          <w:t>Small, slim, and fast. This is a rocket-shaped ship that seats only one person. Designed only for speed, these hovercrafts are dangerous to pilot.</w:t>
        </w:r>
        <w:r w:rsidRPr="00EE27B1">
          <w:rPr>
            <w:rFonts w:ascii="Calibri" w:hAnsi="Calibri"/>
            <w:rPrChange w:id="12678" w:author="Tre" w:date="2012-11-19T09:07:00Z">
              <w:rPr>
                <w:rFonts w:ascii="Calibri" w:hAnsi="Calibri"/>
                <w:color w:val="0000FF"/>
                <w:sz w:val="20"/>
                <w:szCs w:val="20"/>
                <w:u w:val="single"/>
              </w:rPr>
            </w:rPrChange>
          </w:rPr>
          <w:fldChar w:fldCharType="end"/>
        </w:r>
        <w:r w:rsidRPr="00EE27B1">
          <w:rPr>
            <w:rFonts w:ascii="Calibri" w:hAnsi="Calibri"/>
            <w:rPrChange w:id="12679" w:author="Tre" w:date="2012-11-19T09:07:00Z">
              <w:rPr>
                <w:rFonts w:ascii="Calibri" w:hAnsi="Calibri"/>
                <w:color w:val="0000FF"/>
                <w:sz w:val="20"/>
                <w:szCs w:val="20"/>
                <w:u w:val="single"/>
              </w:rPr>
            </w:rPrChange>
          </w:rPr>
          <w:fldChar w:fldCharType="begin"/>
        </w:r>
        <w:r w:rsidRPr="00EE27B1">
          <w:rPr>
            <w:rFonts w:ascii="Calibri" w:hAnsi="Calibri"/>
            <w:rPrChange w:id="1268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2681" w:author="Tre" w:date="2012-11-19T09:07:00Z">
              <w:rPr>
                <w:rFonts w:ascii="Calibri" w:hAnsi="Calibri"/>
                <w:color w:val="0000FF"/>
                <w:sz w:val="20"/>
                <w:szCs w:val="20"/>
                <w:u w:val="single"/>
              </w:rPr>
            </w:rPrChange>
          </w:rPr>
          <w:fldChar w:fldCharType="end"/>
        </w:r>
      </w:ins>
    </w:p>
    <w:p w:rsidR="009864F5" w:rsidRPr="000B0456" w:rsidRDefault="009864F5" w:rsidP="009864F5">
      <w:pPr>
        <w:rPr>
          <w:ins w:id="12682" w:author="frontdesk" w:date="2012-11-16T12:53:00Z"/>
        </w:rPr>
      </w:pPr>
    </w:p>
    <w:p w:rsidR="009864F5" w:rsidRPr="000B0456" w:rsidRDefault="00EE27B1" w:rsidP="009864F5">
      <w:pPr>
        <w:jc w:val="both"/>
        <w:rPr>
          <w:ins w:id="12683" w:author="frontdesk" w:date="2012-11-16T12:53:00Z"/>
          <w:rFonts w:ascii="Calibri" w:hAnsi="Calibri"/>
          <w:b/>
          <w:rPrChange w:id="12684" w:author="Tre" w:date="2012-11-19T09:07:00Z">
            <w:rPr>
              <w:ins w:id="12685" w:author="frontdesk" w:date="2012-11-16T12:53:00Z"/>
              <w:rFonts w:ascii="Calibri" w:hAnsi="Calibri"/>
              <w:b/>
              <w:sz w:val="20"/>
              <w:szCs w:val="20"/>
            </w:rPr>
          </w:rPrChange>
        </w:rPr>
      </w:pPr>
      <w:ins w:id="12686" w:author="frontdesk" w:date="2012-11-16T12:53:00Z">
        <w:r w:rsidRPr="00EE27B1">
          <w:rPr>
            <w:rFonts w:ascii="Calibri" w:hAnsi="Calibri"/>
            <w:b/>
            <w:rPrChange w:id="12687" w:author="Tre" w:date="2012-11-19T09:07:00Z">
              <w:rPr>
                <w:rFonts w:ascii="Calibri" w:hAnsi="Calibri"/>
                <w:b/>
                <w:color w:val="0000FF"/>
                <w:sz w:val="20"/>
                <w:szCs w:val="20"/>
                <w:u w:val="single"/>
              </w:rPr>
            </w:rPrChange>
          </w:rPr>
          <w:fldChar w:fldCharType="begin"/>
        </w:r>
        <w:r w:rsidRPr="00EE27B1">
          <w:rPr>
            <w:rFonts w:ascii="Calibri" w:hAnsi="Calibri"/>
            <w:b/>
            <w:rPrChange w:id="1268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2689" w:author="Tre" w:date="2012-11-19T09:07:00Z">
              <w:rPr>
                <w:rFonts w:ascii="Calibri" w:hAnsi="Calibri"/>
                <w:b/>
                <w:color w:val="0000FF"/>
                <w:sz w:val="20"/>
                <w:szCs w:val="20"/>
                <w:u w:val="single"/>
              </w:rPr>
            </w:rPrChange>
          </w:rPr>
          <w:fldChar w:fldCharType="separate"/>
        </w:r>
        <w:r w:rsidRPr="00EE27B1">
          <w:rPr>
            <w:rFonts w:ascii="Calibri" w:hAnsi="Calibri"/>
            <w:b/>
            <w:noProof/>
            <w:rPrChange w:id="12690" w:author="Tre" w:date="2012-11-19T09:07:00Z">
              <w:rPr>
                <w:rFonts w:ascii="Calibri" w:hAnsi="Calibri"/>
                <w:b/>
                <w:noProof/>
                <w:color w:val="0000FF"/>
                <w:sz w:val="20"/>
                <w:szCs w:val="20"/>
                <w:u w:val="single"/>
              </w:rPr>
            </w:rPrChange>
          </w:rPr>
          <w:t>Squidi</w:t>
        </w:r>
        <w:r w:rsidRPr="00EE27B1">
          <w:rPr>
            <w:rFonts w:ascii="Calibri" w:hAnsi="Calibri"/>
            <w:b/>
            <w:rPrChange w:id="12691" w:author="Tre" w:date="2012-11-19T09:07:00Z">
              <w:rPr>
                <w:rFonts w:ascii="Calibri" w:hAnsi="Calibri"/>
                <w:b/>
                <w:color w:val="0000FF"/>
                <w:sz w:val="20"/>
                <w:szCs w:val="20"/>
                <w:u w:val="single"/>
              </w:rPr>
            </w:rPrChange>
          </w:rPr>
          <w:fldChar w:fldCharType="end"/>
        </w:r>
      </w:ins>
    </w:p>
    <w:p w:rsidR="009864F5" w:rsidRPr="000B0456" w:rsidRDefault="00EE27B1" w:rsidP="009864F5">
      <w:pPr>
        <w:jc w:val="both"/>
        <w:rPr>
          <w:ins w:id="12692" w:author="frontdesk" w:date="2012-11-16T12:53:00Z"/>
          <w:rFonts w:ascii="Calibri" w:hAnsi="Calibri"/>
          <w:i/>
          <w:rPrChange w:id="12693" w:author="Tre" w:date="2012-11-19T09:07:00Z">
            <w:rPr>
              <w:ins w:id="12694" w:author="frontdesk" w:date="2012-11-16T12:53:00Z"/>
              <w:rFonts w:ascii="Calibri" w:hAnsi="Calibri"/>
              <w:i/>
              <w:sz w:val="20"/>
              <w:szCs w:val="20"/>
            </w:rPr>
          </w:rPrChange>
        </w:rPr>
      </w:pPr>
      <w:ins w:id="12695" w:author="frontdesk" w:date="2012-11-16T12:53:00Z">
        <w:r w:rsidRPr="00EE27B1">
          <w:rPr>
            <w:rFonts w:ascii="Calibri" w:hAnsi="Calibri"/>
            <w:i/>
            <w:rPrChange w:id="12696" w:author="Tre" w:date="2012-11-19T09:07:00Z">
              <w:rPr>
                <w:rFonts w:ascii="Calibri" w:hAnsi="Calibri"/>
                <w:i/>
                <w:color w:val="0000FF"/>
                <w:sz w:val="20"/>
                <w:szCs w:val="20"/>
                <w:u w:val="single"/>
              </w:rPr>
            </w:rPrChange>
          </w:rPr>
          <w:t>[Speed (</w:t>
        </w:r>
        <w:r w:rsidRPr="00EE27B1">
          <w:rPr>
            <w:rFonts w:ascii="Calibri" w:hAnsi="Calibri"/>
            <w:i/>
            <w:rPrChange w:id="12697" w:author="Tre" w:date="2012-11-19T09:07:00Z">
              <w:rPr>
                <w:rFonts w:ascii="Calibri" w:hAnsi="Calibri"/>
                <w:i/>
                <w:color w:val="0000FF"/>
                <w:sz w:val="20"/>
                <w:szCs w:val="20"/>
                <w:u w:val="single"/>
              </w:rPr>
            </w:rPrChange>
          </w:rPr>
          <w:fldChar w:fldCharType="begin"/>
        </w:r>
        <w:r w:rsidRPr="00EE27B1">
          <w:rPr>
            <w:rFonts w:ascii="Calibri" w:hAnsi="Calibri"/>
            <w:i/>
            <w:rPrChange w:id="12698"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2699" w:author="Tre" w:date="2012-11-19T09:07:00Z">
              <w:rPr>
                <w:rFonts w:ascii="Calibri" w:hAnsi="Calibri"/>
                <w:i/>
                <w:color w:val="0000FF"/>
                <w:sz w:val="20"/>
                <w:szCs w:val="20"/>
                <w:u w:val="single"/>
              </w:rPr>
            </w:rPrChange>
          </w:rPr>
          <w:fldChar w:fldCharType="separate"/>
        </w:r>
        <w:r w:rsidRPr="00EE27B1">
          <w:rPr>
            <w:rFonts w:ascii="Calibri" w:hAnsi="Calibri"/>
            <w:i/>
            <w:noProof/>
            <w:rPrChange w:id="12700" w:author="Tre" w:date="2012-11-19T09:07:00Z">
              <w:rPr>
                <w:rFonts w:ascii="Calibri" w:hAnsi="Calibri"/>
                <w:i/>
                <w:noProof/>
                <w:color w:val="0000FF"/>
                <w:sz w:val="20"/>
                <w:szCs w:val="20"/>
                <w:u w:val="single"/>
              </w:rPr>
            </w:rPrChange>
          </w:rPr>
          <w:t>3</w:t>
        </w:r>
        <w:r w:rsidRPr="00EE27B1">
          <w:rPr>
            <w:rFonts w:ascii="Calibri" w:hAnsi="Calibri"/>
            <w:i/>
            <w:rPrChange w:id="12701" w:author="Tre" w:date="2012-11-19T09:07:00Z">
              <w:rPr>
                <w:rFonts w:ascii="Calibri" w:hAnsi="Calibri"/>
                <w:i/>
                <w:color w:val="0000FF"/>
                <w:sz w:val="20"/>
                <w:szCs w:val="20"/>
                <w:u w:val="single"/>
              </w:rPr>
            </w:rPrChange>
          </w:rPr>
          <w:fldChar w:fldCharType="end"/>
        </w:r>
        <w:r w:rsidRPr="00EE27B1">
          <w:rPr>
            <w:rFonts w:ascii="Calibri" w:hAnsi="Calibri"/>
            <w:i/>
            <w:rPrChange w:id="12702" w:author="Tre" w:date="2012-11-19T09:07:00Z">
              <w:rPr>
                <w:rFonts w:ascii="Calibri" w:hAnsi="Calibri"/>
                <w:i/>
                <w:color w:val="0000FF"/>
                <w:sz w:val="20"/>
                <w:szCs w:val="20"/>
                <w:u w:val="single"/>
              </w:rPr>
            </w:rPrChange>
          </w:rPr>
          <w:t>), Agility (</w:t>
        </w:r>
        <w:r w:rsidRPr="00EE27B1">
          <w:rPr>
            <w:rFonts w:ascii="Calibri" w:hAnsi="Calibri"/>
            <w:i/>
            <w:rPrChange w:id="12703" w:author="Tre" w:date="2012-11-19T09:07:00Z">
              <w:rPr>
                <w:rFonts w:ascii="Calibri" w:hAnsi="Calibri"/>
                <w:i/>
                <w:color w:val="0000FF"/>
                <w:sz w:val="20"/>
                <w:szCs w:val="20"/>
                <w:u w:val="single"/>
              </w:rPr>
            </w:rPrChange>
          </w:rPr>
          <w:fldChar w:fldCharType="begin"/>
        </w:r>
        <w:r w:rsidRPr="00EE27B1">
          <w:rPr>
            <w:rFonts w:ascii="Calibri" w:hAnsi="Calibri"/>
            <w:i/>
            <w:rPrChange w:id="12704"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2705" w:author="Tre" w:date="2012-11-19T09:07:00Z">
              <w:rPr>
                <w:rFonts w:ascii="Calibri" w:hAnsi="Calibri"/>
                <w:i/>
                <w:color w:val="0000FF"/>
                <w:sz w:val="20"/>
                <w:szCs w:val="20"/>
                <w:u w:val="single"/>
              </w:rPr>
            </w:rPrChange>
          </w:rPr>
          <w:fldChar w:fldCharType="separate"/>
        </w:r>
        <w:r w:rsidRPr="00EE27B1">
          <w:rPr>
            <w:rFonts w:ascii="Calibri" w:hAnsi="Calibri"/>
            <w:i/>
            <w:noProof/>
            <w:rPrChange w:id="12706" w:author="Tre" w:date="2012-11-19T09:07:00Z">
              <w:rPr>
                <w:rFonts w:ascii="Calibri" w:hAnsi="Calibri"/>
                <w:i/>
                <w:noProof/>
                <w:color w:val="0000FF"/>
                <w:sz w:val="20"/>
                <w:szCs w:val="20"/>
                <w:u w:val="single"/>
              </w:rPr>
            </w:rPrChange>
          </w:rPr>
          <w:t>4</w:t>
        </w:r>
        <w:r w:rsidRPr="00EE27B1">
          <w:rPr>
            <w:rFonts w:ascii="Calibri" w:hAnsi="Calibri"/>
            <w:i/>
            <w:rPrChange w:id="12707" w:author="Tre" w:date="2012-11-19T09:07:00Z">
              <w:rPr>
                <w:rFonts w:ascii="Calibri" w:hAnsi="Calibri"/>
                <w:i/>
                <w:color w:val="0000FF"/>
                <w:sz w:val="20"/>
                <w:szCs w:val="20"/>
                <w:u w:val="single"/>
              </w:rPr>
            </w:rPrChange>
          </w:rPr>
          <w:fldChar w:fldCharType="end"/>
        </w:r>
        <w:r w:rsidRPr="00EE27B1">
          <w:rPr>
            <w:rFonts w:ascii="Calibri" w:hAnsi="Calibri"/>
            <w:i/>
            <w:rPrChange w:id="12708" w:author="Tre" w:date="2012-11-19T09:07:00Z">
              <w:rPr>
                <w:rFonts w:ascii="Calibri" w:hAnsi="Calibri"/>
                <w:i/>
                <w:color w:val="0000FF"/>
                <w:sz w:val="20"/>
                <w:szCs w:val="20"/>
                <w:u w:val="single"/>
              </w:rPr>
            </w:rPrChange>
          </w:rPr>
          <w:t>), Fuel (</w:t>
        </w:r>
        <w:r w:rsidRPr="00EE27B1">
          <w:rPr>
            <w:rFonts w:ascii="Calibri" w:hAnsi="Calibri"/>
            <w:i/>
            <w:rPrChange w:id="12709" w:author="Tre" w:date="2012-11-19T09:07:00Z">
              <w:rPr>
                <w:rFonts w:ascii="Calibri" w:hAnsi="Calibri"/>
                <w:i/>
                <w:color w:val="0000FF"/>
                <w:sz w:val="20"/>
                <w:szCs w:val="20"/>
                <w:u w:val="single"/>
              </w:rPr>
            </w:rPrChange>
          </w:rPr>
          <w:fldChar w:fldCharType="begin"/>
        </w:r>
        <w:r w:rsidRPr="00EE27B1">
          <w:rPr>
            <w:rFonts w:ascii="Calibri" w:hAnsi="Calibri"/>
            <w:i/>
            <w:rPrChange w:id="12710"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2711" w:author="Tre" w:date="2012-11-19T09:07:00Z">
              <w:rPr>
                <w:rFonts w:ascii="Calibri" w:hAnsi="Calibri"/>
                <w:i/>
                <w:color w:val="0000FF"/>
                <w:sz w:val="20"/>
                <w:szCs w:val="20"/>
                <w:u w:val="single"/>
              </w:rPr>
            </w:rPrChange>
          </w:rPr>
          <w:fldChar w:fldCharType="separate"/>
        </w:r>
        <w:r w:rsidRPr="00EE27B1">
          <w:rPr>
            <w:rFonts w:ascii="Calibri" w:hAnsi="Calibri"/>
            <w:i/>
            <w:noProof/>
            <w:rPrChange w:id="12712" w:author="Tre" w:date="2012-11-19T09:07:00Z">
              <w:rPr>
                <w:rFonts w:ascii="Calibri" w:hAnsi="Calibri"/>
                <w:i/>
                <w:noProof/>
                <w:color w:val="0000FF"/>
                <w:sz w:val="20"/>
                <w:szCs w:val="20"/>
                <w:u w:val="single"/>
              </w:rPr>
            </w:rPrChange>
          </w:rPr>
          <w:t>2</w:t>
        </w:r>
        <w:r w:rsidRPr="00EE27B1">
          <w:rPr>
            <w:rFonts w:ascii="Calibri" w:hAnsi="Calibri"/>
            <w:i/>
            <w:rPrChange w:id="12713" w:author="Tre" w:date="2012-11-19T09:07:00Z">
              <w:rPr>
                <w:rFonts w:ascii="Calibri" w:hAnsi="Calibri"/>
                <w:i/>
                <w:color w:val="0000FF"/>
                <w:sz w:val="20"/>
                <w:szCs w:val="20"/>
                <w:u w:val="single"/>
              </w:rPr>
            </w:rPrChange>
          </w:rPr>
          <w:fldChar w:fldCharType="end"/>
        </w:r>
        <w:r w:rsidRPr="00EE27B1">
          <w:rPr>
            <w:rFonts w:ascii="Calibri" w:hAnsi="Calibri"/>
            <w:i/>
            <w:rPrChange w:id="12714" w:author="Tre" w:date="2012-11-19T09:07:00Z">
              <w:rPr>
                <w:rFonts w:ascii="Calibri" w:hAnsi="Calibri"/>
                <w:i/>
                <w:color w:val="0000FF"/>
                <w:sz w:val="20"/>
                <w:szCs w:val="20"/>
                <w:u w:val="single"/>
              </w:rPr>
            </w:rPrChange>
          </w:rPr>
          <w:t xml:space="preserve">), Skill - </w:t>
        </w:r>
        <w:r w:rsidRPr="00EE27B1">
          <w:rPr>
            <w:rFonts w:ascii="Calibri" w:hAnsi="Calibri"/>
            <w:rPrChange w:id="12715" w:author="Tre" w:date="2012-11-19T09:07:00Z">
              <w:rPr>
                <w:rFonts w:ascii="Calibri" w:hAnsi="Calibri"/>
                <w:color w:val="0000FF"/>
                <w:sz w:val="20"/>
                <w:szCs w:val="20"/>
                <w:u w:val="single"/>
              </w:rPr>
            </w:rPrChange>
          </w:rPr>
          <w:fldChar w:fldCharType="begin"/>
        </w:r>
        <w:r w:rsidRPr="00EE27B1">
          <w:rPr>
            <w:rFonts w:ascii="Calibri" w:hAnsi="Calibri"/>
            <w:rPrChange w:id="12716" w:author="Tre" w:date="2012-11-19T09:07:00Z">
              <w:rPr>
                <w:rFonts w:ascii="Calibri" w:hAnsi="Calibri"/>
                <w:color w:val="0000FF"/>
                <w:sz w:val="20"/>
                <w:szCs w:val="20"/>
                <w:u w:val="single"/>
              </w:rPr>
            </w:rPrChange>
          </w:rPr>
          <w:instrText xml:space="preserve"> MERGEFIELD Vehicle_Type </w:instrText>
        </w:r>
        <w:r w:rsidRPr="00EE27B1">
          <w:rPr>
            <w:rFonts w:ascii="Calibri" w:hAnsi="Calibri"/>
            <w:rPrChange w:id="12717" w:author="Tre" w:date="2012-11-19T09:07:00Z">
              <w:rPr>
                <w:rFonts w:ascii="Calibri" w:hAnsi="Calibri"/>
                <w:color w:val="0000FF"/>
                <w:sz w:val="20"/>
                <w:szCs w:val="20"/>
                <w:u w:val="single"/>
              </w:rPr>
            </w:rPrChange>
          </w:rPr>
          <w:fldChar w:fldCharType="separate"/>
        </w:r>
        <w:r w:rsidRPr="00EE27B1">
          <w:rPr>
            <w:rFonts w:ascii="Calibri" w:hAnsi="Calibri"/>
            <w:noProof/>
            <w:rPrChange w:id="12718" w:author="Tre" w:date="2012-11-19T09:07:00Z">
              <w:rPr>
                <w:rFonts w:ascii="Calibri" w:hAnsi="Calibri"/>
                <w:noProof/>
                <w:color w:val="0000FF"/>
                <w:sz w:val="20"/>
                <w:szCs w:val="20"/>
                <w:u w:val="single"/>
              </w:rPr>
            </w:rPrChange>
          </w:rPr>
          <w:t>Frame (Sentinel)</w:t>
        </w:r>
        <w:r w:rsidRPr="00EE27B1">
          <w:rPr>
            <w:rFonts w:ascii="Calibri" w:hAnsi="Calibri"/>
            <w:rPrChange w:id="12719" w:author="Tre" w:date="2012-11-19T09:07:00Z">
              <w:rPr>
                <w:rFonts w:ascii="Calibri" w:hAnsi="Calibri"/>
                <w:color w:val="0000FF"/>
                <w:sz w:val="20"/>
                <w:szCs w:val="20"/>
                <w:u w:val="single"/>
              </w:rPr>
            </w:rPrChange>
          </w:rPr>
          <w:fldChar w:fldCharType="end"/>
        </w:r>
        <w:r w:rsidRPr="00EE27B1">
          <w:rPr>
            <w:rFonts w:ascii="Calibri" w:hAnsi="Calibri"/>
            <w:i/>
            <w:rPrChange w:id="12720" w:author="Tre" w:date="2012-11-19T09:07:00Z">
              <w:rPr>
                <w:rFonts w:ascii="Calibri" w:hAnsi="Calibri"/>
                <w:i/>
                <w:color w:val="0000FF"/>
                <w:sz w:val="20"/>
                <w:szCs w:val="20"/>
                <w:u w:val="single"/>
              </w:rPr>
            </w:rPrChange>
          </w:rPr>
          <w:t>]</w:t>
        </w:r>
      </w:ins>
    </w:p>
    <w:p w:rsidR="009864F5" w:rsidRPr="000B0456" w:rsidRDefault="00EE27B1" w:rsidP="009864F5">
      <w:pPr>
        <w:jc w:val="both"/>
        <w:rPr>
          <w:ins w:id="12721" w:author="frontdesk" w:date="2012-11-16T12:53:00Z"/>
          <w:rFonts w:ascii="Calibri" w:hAnsi="Calibri"/>
          <w:rPrChange w:id="12722" w:author="Tre" w:date="2012-11-19T09:07:00Z">
            <w:rPr>
              <w:ins w:id="12723" w:author="frontdesk" w:date="2012-11-16T12:53:00Z"/>
              <w:rFonts w:ascii="Calibri" w:hAnsi="Calibri"/>
              <w:sz w:val="20"/>
              <w:szCs w:val="20"/>
            </w:rPr>
          </w:rPrChange>
        </w:rPr>
      </w:pPr>
      <w:ins w:id="12724" w:author="frontdesk" w:date="2012-11-16T12:53:00Z">
        <w:r w:rsidRPr="00EE27B1">
          <w:rPr>
            <w:rFonts w:ascii="Calibri" w:hAnsi="Calibri"/>
            <w:rPrChange w:id="12725" w:author="Tre" w:date="2012-11-19T09:07:00Z">
              <w:rPr>
                <w:rFonts w:ascii="Calibri" w:hAnsi="Calibri"/>
                <w:color w:val="0000FF"/>
                <w:sz w:val="20"/>
                <w:szCs w:val="20"/>
                <w:u w:val="single"/>
              </w:rPr>
            </w:rPrChange>
          </w:rPr>
          <w:fldChar w:fldCharType="begin"/>
        </w:r>
        <w:r w:rsidRPr="00EE27B1">
          <w:rPr>
            <w:rFonts w:ascii="Calibri" w:hAnsi="Calibri"/>
            <w:rPrChange w:id="12726"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2727" w:author="Tre" w:date="2012-11-19T09:07:00Z">
              <w:rPr>
                <w:rFonts w:ascii="Calibri" w:hAnsi="Calibri"/>
                <w:color w:val="0000FF"/>
                <w:sz w:val="20"/>
                <w:szCs w:val="20"/>
                <w:u w:val="single"/>
              </w:rPr>
            </w:rPrChange>
          </w:rPr>
          <w:fldChar w:fldCharType="separate"/>
        </w:r>
        <w:r w:rsidRPr="00EE27B1">
          <w:rPr>
            <w:rFonts w:ascii="Calibri" w:hAnsi="Calibri"/>
            <w:noProof/>
            <w:rPrChange w:id="12728" w:author="Tre" w:date="2012-11-19T09:07:00Z">
              <w:rPr>
                <w:rFonts w:ascii="Calibri" w:hAnsi="Calibri"/>
                <w:noProof/>
                <w:color w:val="0000FF"/>
                <w:sz w:val="20"/>
                <w:szCs w:val="20"/>
                <w:u w:val="single"/>
              </w:rPr>
            </w:rPrChange>
          </w:rPr>
          <w:t>Squidies use anti gravity technology to move around. They also have decibel and seismic sensors to help them better detect humans.</w:t>
        </w:r>
        <w:r w:rsidRPr="00EE27B1">
          <w:rPr>
            <w:rFonts w:ascii="Calibri" w:hAnsi="Calibri"/>
            <w:rPrChange w:id="12729" w:author="Tre" w:date="2012-11-19T09:07:00Z">
              <w:rPr>
                <w:rFonts w:ascii="Calibri" w:hAnsi="Calibri"/>
                <w:color w:val="0000FF"/>
                <w:sz w:val="20"/>
                <w:szCs w:val="20"/>
                <w:u w:val="single"/>
              </w:rPr>
            </w:rPrChange>
          </w:rPr>
          <w:fldChar w:fldCharType="end"/>
        </w:r>
        <w:r w:rsidRPr="00EE27B1">
          <w:rPr>
            <w:rFonts w:ascii="Calibri" w:hAnsi="Calibri"/>
            <w:rPrChange w:id="12730" w:author="Tre" w:date="2012-11-19T09:07:00Z">
              <w:rPr>
                <w:rFonts w:ascii="Calibri" w:hAnsi="Calibri"/>
                <w:color w:val="0000FF"/>
                <w:sz w:val="20"/>
                <w:szCs w:val="20"/>
                <w:u w:val="single"/>
              </w:rPr>
            </w:rPrChange>
          </w:rPr>
          <w:fldChar w:fldCharType="begin"/>
        </w:r>
        <w:r w:rsidRPr="00EE27B1">
          <w:rPr>
            <w:rFonts w:ascii="Calibri" w:hAnsi="Calibri"/>
            <w:rPrChange w:id="12731"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2732" w:author="Tre" w:date="2012-11-19T09:07:00Z">
              <w:rPr>
                <w:rFonts w:ascii="Calibri" w:hAnsi="Calibri"/>
                <w:color w:val="0000FF"/>
                <w:sz w:val="20"/>
                <w:szCs w:val="20"/>
                <w:u w:val="single"/>
              </w:rPr>
            </w:rPrChange>
          </w:rPr>
          <w:fldChar w:fldCharType="end"/>
        </w:r>
      </w:ins>
    </w:p>
    <w:p w:rsidR="005F6D7D" w:rsidRPr="005F6D7D" w:rsidRDefault="005F6D7D" w:rsidP="005F6D7D">
      <w:pPr>
        <w:jc w:val="both"/>
        <w:rPr>
          <w:rFonts w:ascii="Calibri" w:hAnsi="Calibri"/>
          <w:sz w:val="20"/>
          <w:szCs w:val="20"/>
        </w:rPr>
      </w:pPr>
    </w:p>
    <w:p w:rsidR="009B1DE6" w:rsidRPr="0026641B" w:rsidRDefault="009B1DE6" w:rsidP="009B1DE6">
      <w:pPr>
        <w:pStyle w:val="Matrix"/>
        <w:spacing w:line="360" w:lineRule="auto"/>
        <w:ind w:left="720" w:hanging="720"/>
        <w:rPr>
          <w:rFonts w:cs="Calibri"/>
          <w:b/>
        </w:rPr>
      </w:pPr>
    </w:p>
    <w:p w:rsidR="009B1DE6" w:rsidRDefault="009B1DE6" w:rsidP="00874E62"/>
    <w:p w:rsidR="00874E62" w:rsidRDefault="00874E62" w:rsidP="00874E62">
      <w:pPr>
        <w:pStyle w:val="MatrixTitle"/>
      </w:pPr>
      <w:r>
        <w:t>Simulacra Equipment</w:t>
      </w:r>
    </w:p>
    <w:p w:rsidR="009B1DE6" w:rsidRDefault="009B1DE6" w:rsidP="00874E62">
      <w:pPr>
        <w:pStyle w:val="Matrix"/>
        <w:tabs>
          <w:tab w:val="left" w:pos="8595"/>
        </w:tabs>
      </w:pPr>
      <w:r>
        <w:t>Compilation of basic simulacr</w:t>
      </w:r>
      <w:r w:rsidR="00874E62">
        <w:t>a,</w:t>
      </w:r>
      <w:r w:rsidR="00874E62" w:rsidRPr="00874E62">
        <w:t xml:space="preserve"> </w:t>
      </w:r>
      <w:r w:rsidR="00874E62">
        <w:t>Matrix-programmed objects, equipment used in the Matrix.</w:t>
      </w:r>
    </w:p>
    <w:p w:rsidR="00503AB2" w:rsidRDefault="00503AB2" w:rsidP="009B1DE6">
      <w:pPr>
        <w:pStyle w:val="Matrix"/>
      </w:pPr>
    </w:p>
    <w:p w:rsidR="00503AB2" w:rsidRDefault="00503AB2" w:rsidP="00056D0C">
      <w:pPr>
        <w:pStyle w:val="Matrixsubtitle"/>
      </w:pPr>
      <w:r w:rsidRPr="00D56CA6">
        <w:t>Simulacra Equipment</w:t>
      </w:r>
    </w:p>
    <w:p w:rsidR="00503AB2" w:rsidRDefault="00503AB2" w:rsidP="00056D0C">
      <w:pPr>
        <w:pStyle w:val="MatrixIntrotext"/>
      </w:pPr>
      <w:r>
        <w:t>All simulacra equipment is from the 90’s. All technology is set to circa 1999.</w:t>
      </w:r>
    </w:p>
    <w:p w:rsidR="00056D0C" w:rsidRPr="00D56CA6" w:rsidRDefault="00056D0C" w:rsidP="00056D0C">
      <w:pPr>
        <w:pStyle w:val="MatrixIntrotext"/>
      </w:pPr>
    </w:p>
    <w:p w:rsidR="00540D53" w:rsidRPr="000B0456" w:rsidDel="005D0A9E" w:rsidRDefault="00EE27B1" w:rsidP="00540D53">
      <w:pPr>
        <w:jc w:val="both"/>
        <w:rPr>
          <w:del w:id="12733" w:author="frontdesk" w:date="2012-11-16T12:55:00Z"/>
          <w:rFonts w:ascii="Calibri" w:hAnsi="Calibri"/>
          <w:b/>
          <w:rPrChange w:id="12734" w:author="Tre" w:date="2012-11-19T09:07:00Z">
            <w:rPr>
              <w:del w:id="12735" w:author="frontdesk" w:date="2012-11-16T12:55:00Z"/>
              <w:rFonts w:ascii="Calibri" w:hAnsi="Calibri"/>
              <w:b/>
              <w:sz w:val="20"/>
              <w:szCs w:val="20"/>
            </w:rPr>
          </w:rPrChange>
        </w:rPr>
      </w:pPr>
      <w:del w:id="12736" w:author="frontdesk" w:date="2012-11-16T12:55:00Z">
        <w:r w:rsidRPr="00EE27B1" w:rsidDel="005D0A9E">
          <w:rPr>
            <w:rFonts w:ascii="Calibri" w:hAnsi="Calibri"/>
            <w:b/>
            <w:rPrChange w:id="12737" w:author="Tre" w:date="2012-11-19T09:07:00Z">
              <w:rPr>
                <w:rFonts w:ascii="Calibri" w:hAnsi="Calibri"/>
                <w:b/>
                <w:color w:val="0000FF"/>
                <w:sz w:val="20"/>
                <w:szCs w:val="20"/>
                <w:u w:val="single"/>
              </w:rPr>
            </w:rPrChange>
          </w:rPr>
          <w:fldChar w:fldCharType="begin"/>
        </w:r>
        <w:r w:rsidRPr="00EE27B1">
          <w:rPr>
            <w:rFonts w:ascii="Calibri" w:hAnsi="Calibri"/>
            <w:b/>
            <w:rPrChange w:id="12738" w:author="Tre" w:date="2012-11-19T09:07:00Z">
              <w:rPr>
                <w:rFonts w:ascii="Calibri" w:hAnsi="Calibri"/>
                <w:b/>
                <w:color w:val="0000FF"/>
                <w:sz w:val="20"/>
                <w:szCs w:val="20"/>
                <w:u w:val="single"/>
              </w:rPr>
            </w:rPrChange>
          </w:rPr>
          <w:delInstrText xml:space="preserve"> MERGEFIELD Name </w:delInstrText>
        </w:r>
        <w:r w:rsidRPr="00EE27B1" w:rsidDel="005D0A9E">
          <w:rPr>
            <w:rFonts w:ascii="Calibri" w:hAnsi="Calibri"/>
            <w:b/>
            <w:rPrChange w:id="12739" w:author="Tre" w:date="2012-11-19T09:07:00Z">
              <w:rPr>
                <w:rFonts w:ascii="Calibri" w:hAnsi="Calibri"/>
                <w:b/>
                <w:color w:val="0000FF"/>
                <w:sz w:val="20"/>
                <w:szCs w:val="20"/>
                <w:u w:val="single"/>
              </w:rPr>
            </w:rPrChange>
          </w:rPr>
          <w:fldChar w:fldCharType="separate"/>
        </w:r>
        <w:r w:rsidRPr="00EE27B1">
          <w:rPr>
            <w:rFonts w:ascii="Calibri" w:hAnsi="Calibri"/>
            <w:b/>
            <w:noProof/>
            <w:rPrChange w:id="12740" w:author="Tre" w:date="2012-11-19T09:07:00Z">
              <w:rPr>
                <w:rFonts w:ascii="Calibri" w:hAnsi="Calibri"/>
                <w:b/>
                <w:noProof/>
                <w:color w:val="0000FF"/>
                <w:sz w:val="20"/>
                <w:szCs w:val="20"/>
                <w:u w:val="single"/>
              </w:rPr>
            </w:rPrChange>
          </w:rPr>
          <w:delText>Cash &amp; Credit Cards</w:delText>
        </w:r>
        <w:r w:rsidRPr="00EE27B1" w:rsidDel="005D0A9E">
          <w:rPr>
            <w:rFonts w:ascii="Calibri" w:hAnsi="Calibri"/>
            <w:b/>
            <w:rPrChange w:id="12741" w:author="Tre" w:date="2012-11-19T09:07:00Z">
              <w:rPr>
                <w:rFonts w:ascii="Calibri" w:hAnsi="Calibri"/>
                <w:b/>
                <w:color w:val="0000FF"/>
                <w:sz w:val="20"/>
                <w:szCs w:val="20"/>
                <w:u w:val="single"/>
              </w:rPr>
            </w:rPrChange>
          </w:rPr>
          <w:fldChar w:fldCharType="end"/>
        </w:r>
      </w:del>
    </w:p>
    <w:p w:rsidR="00540D53" w:rsidRPr="000B0456" w:rsidDel="005D0A9E" w:rsidRDefault="00EE27B1" w:rsidP="00540D53">
      <w:pPr>
        <w:jc w:val="both"/>
        <w:rPr>
          <w:del w:id="12742" w:author="frontdesk" w:date="2012-11-16T12:55:00Z"/>
          <w:rFonts w:ascii="Calibri" w:hAnsi="Calibri"/>
          <w:i/>
          <w:rPrChange w:id="12743" w:author="Tre" w:date="2012-11-19T09:07:00Z">
            <w:rPr>
              <w:del w:id="12744" w:author="frontdesk" w:date="2012-11-16T12:55:00Z"/>
              <w:rFonts w:ascii="Calibri" w:hAnsi="Calibri"/>
              <w:i/>
              <w:sz w:val="20"/>
              <w:szCs w:val="20"/>
            </w:rPr>
          </w:rPrChange>
        </w:rPr>
      </w:pPr>
      <w:del w:id="12745" w:author="frontdesk" w:date="2012-11-16T12:55:00Z">
        <w:r w:rsidRPr="00EE27B1">
          <w:rPr>
            <w:rFonts w:ascii="Calibri" w:hAnsi="Calibri"/>
            <w:i/>
            <w:rPrChange w:id="12746" w:author="Tre" w:date="2012-11-19T09:07:00Z">
              <w:rPr>
                <w:rFonts w:ascii="Calibri" w:hAnsi="Calibri"/>
                <w:i/>
                <w:color w:val="0000FF"/>
                <w:sz w:val="20"/>
                <w:szCs w:val="20"/>
                <w:u w:val="single"/>
              </w:rPr>
            </w:rPrChange>
          </w:rPr>
          <w:delText>[Damage (</w:delText>
        </w:r>
        <w:r w:rsidRPr="00EE27B1" w:rsidDel="005D0A9E">
          <w:rPr>
            <w:rFonts w:ascii="Calibri" w:hAnsi="Calibri"/>
            <w:i/>
            <w:rPrChange w:id="12747" w:author="Tre" w:date="2012-11-19T09:07:00Z">
              <w:rPr>
                <w:rFonts w:ascii="Calibri" w:hAnsi="Calibri"/>
                <w:i/>
                <w:color w:val="0000FF"/>
                <w:sz w:val="20"/>
                <w:szCs w:val="20"/>
                <w:u w:val="single"/>
              </w:rPr>
            </w:rPrChange>
          </w:rPr>
          <w:fldChar w:fldCharType="begin"/>
        </w:r>
        <w:r w:rsidRPr="00EE27B1">
          <w:rPr>
            <w:rFonts w:ascii="Calibri" w:hAnsi="Calibri"/>
            <w:i/>
            <w:rPrChange w:id="12748" w:author="Tre" w:date="2012-11-19T09:07:00Z">
              <w:rPr>
                <w:rFonts w:ascii="Calibri" w:hAnsi="Calibri"/>
                <w:i/>
                <w:color w:val="0000FF"/>
                <w:sz w:val="20"/>
                <w:szCs w:val="20"/>
                <w:u w:val="single"/>
              </w:rPr>
            </w:rPrChange>
          </w:rPr>
          <w:delInstrText xml:space="preserve"> MERGEFIELD Damage_Level </w:delInstrText>
        </w:r>
        <w:r w:rsidRPr="00EE27B1" w:rsidDel="005D0A9E">
          <w:rPr>
            <w:rFonts w:ascii="Calibri" w:hAnsi="Calibri"/>
            <w:i/>
            <w:rPrChange w:id="12749" w:author="Tre" w:date="2012-11-19T09:07:00Z">
              <w:rPr>
                <w:rFonts w:ascii="Calibri" w:hAnsi="Calibri"/>
                <w:i/>
                <w:color w:val="0000FF"/>
                <w:sz w:val="20"/>
                <w:szCs w:val="20"/>
                <w:u w:val="single"/>
              </w:rPr>
            </w:rPrChange>
          </w:rPr>
          <w:fldChar w:fldCharType="end"/>
        </w:r>
        <w:r w:rsidRPr="00EE27B1">
          <w:rPr>
            <w:rFonts w:ascii="Calibri" w:hAnsi="Calibri"/>
            <w:i/>
            <w:rPrChange w:id="12750" w:author="Tre" w:date="2012-11-19T09:07:00Z">
              <w:rPr>
                <w:rFonts w:ascii="Calibri" w:hAnsi="Calibri"/>
                <w:i/>
                <w:color w:val="0000FF"/>
                <w:sz w:val="20"/>
                <w:szCs w:val="20"/>
                <w:u w:val="single"/>
              </w:rPr>
            </w:rPrChange>
          </w:rPr>
          <w:delText>), Type (</w:delText>
        </w:r>
        <w:r w:rsidRPr="00EE27B1" w:rsidDel="005D0A9E">
          <w:rPr>
            <w:rFonts w:ascii="Calibri" w:hAnsi="Calibri"/>
            <w:i/>
            <w:rPrChange w:id="12751" w:author="Tre" w:date="2012-11-19T09:07:00Z">
              <w:rPr>
                <w:rFonts w:ascii="Calibri" w:hAnsi="Calibri"/>
                <w:i/>
                <w:color w:val="0000FF"/>
                <w:sz w:val="20"/>
                <w:szCs w:val="20"/>
                <w:u w:val="single"/>
              </w:rPr>
            </w:rPrChange>
          </w:rPr>
          <w:fldChar w:fldCharType="begin"/>
        </w:r>
        <w:r w:rsidRPr="00EE27B1">
          <w:rPr>
            <w:rFonts w:ascii="Calibri" w:hAnsi="Calibri"/>
            <w:i/>
            <w:rPrChange w:id="12752" w:author="Tre" w:date="2012-11-19T09:07:00Z">
              <w:rPr>
                <w:rFonts w:ascii="Calibri" w:hAnsi="Calibri"/>
                <w:i/>
                <w:color w:val="0000FF"/>
                <w:sz w:val="20"/>
                <w:szCs w:val="20"/>
                <w:u w:val="single"/>
              </w:rPr>
            </w:rPrChange>
          </w:rPr>
          <w:delInstrText xml:space="preserve"> MERGEFIELD Type </w:delInstrText>
        </w:r>
        <w:r w:rsidRPr="00EE27B1" w:rsidDel="005D0A9E">
          <w:rPr>
            <w:rFonts w:ascii="Calibri" w:hAnsi="Calibri"/>
            <w:i/>
            <w:rPrChange w:id="12753" w:author="Tre" w:date="2012-11-19T09:07:00Z">
              <w:rPr>
                <w:rFonts w:ascii="Calibri" w:hAnsi="Calibri"/>
                <w:i/>
                <w:color w:val="0000FF"/>
                <w:sz w:val="20"/>
                <w:szCs w:val="20"/>
                <w:u w:val="single"/>
              </w:rPr>
            </w:rPrChange>
          </w:rPr>
          <w:fldChar w:fldCharType="end"/>
        </w:r>
        <w:r w:rsidRPr="00EE27B1">
          <w:rPr>
            <w:rFonts w:ascii="Calibri" w:hAnsi="Calibri"/>
            <w:i/>
            <w:rPrChange w:id="12754" w:author="Tre" w:date="2012-11-19T09:07:00Z">
              <w:rPr>
                <w:rFonts w:ascii="Calibri" w:hAnsi="Calibri"/>
                <w:i/>
                <w:color w:val="0000FF"/>
                <w:sz w:val="20"/>
                <w:szCs w:val="20"/>
                <w:u w:val="single"/>
              </w:rPr>
            </w:rPrChange>
          </w:rPr>
          <w:delText>), Rate (</w:delText>
        </w:r>
        <w:r w:rsidRPr="00EE27B1" w:rsidDel="005D0A9E">
          <w:rPr>
            <w:rFonts w:ascii="Calibri" w:hAnsi="Calibri"/>
            <w:i/>
            <w:rPrChange w:id="12755" w:author="Tre" w:date="2012-11-19T09:07:00Z">
              <w:rPr>
                <w:rFonts w:ascii="Calibri" w:hAnsi="Calibri"/>
                <w:i/>
                <w:color w:val="0000FF"/>
                <w:sz w:val="20"/>
                <w:szCs w:val="20"/>
                <w:u w:val="single"/>
              </w:rPr>
            </w:rPrChange>
          </w:rPr>
          <w:fldChar w:fldCharType="begin"/>
        </w:r>
        <w:r w:rsidRPr="00EE27B1">
          <w:rPr>
            <w:rFonts w:ascii="Calibri" w:hAnsi="Calibri"/>
            <w:i/>
            <w:rPrChange w:id="12756" w:author="Tre" w:date="2012-11-19T09:07:00Z">
              <w:rPr>
                <w:rFonts w:ascii="Calibri" w:hAnsi="Calibri"/>
                <w:i/>
                <w:color w:val="0000FF"/>
                <w:sz w:val="20"/>
                <w:szCs w:val="20"/>
                <w:u w:val="single"/>
              </w:rPr>
            </w:rPrChange>
          </w:rPr>
          <w:delInstrText xml:space="preserve"> MERGEFIELD Rate_of_Fire </w:delInstrText>
        </w:r>
        <w:r w:rsidRPr="00EE27B1" w:rsidDel="005D0A9E">
          <w:rPr>
            <w:rFonts w:ascii="Calibri" w:hAnsi="Calibri"/>
            <w:i/>
            <w:rPrChange w:id="12757" w:author="Tre" w:date="2012-11-19T09:07:00Z">
              <w:rPr>
                <w:rFonts w:ascii="Calibri" w:hAnsi="Calibri"/>
                <w:i/>
                <w:color w:val="0000FF"/>
                <w:sz w:val="20"/>
                <w:szCs w:val="20"/>
                <w:u w:val="single"/>
              </w:rPr>
            </w:rPrChange>
          </w:rPr>
          <w:fldChar w:fldCharType="end"/>
        </w:r>
        <w:r w:rsidRPr="00EE27B1">
          <w:rPr>
            <w:rFonts w:ascii="Calibri" w:hAnsi="Calibri"/>
            <w:i/>
            <w:rPrChange w:id="12758" w:author="Tre" w:date="2012-11-19T09:07:00Z">
              <w:rPr>
                <w:rFonts w:ascii="Calibri" w:hAnsi="Calibri"/>
                <w:i/>
                <w:color w:val="0000FF"/>
                <w:sz w:val="20"/>
                <w:szCs w:val="20"/>
                <w:u w:val="single"/>
              </w:rPr>
            </w:rPrChange>
          </w:rPr>
          <w:delText>), Ammo (</w:delText>
        </w:r>
        <w:r w:rsidRPr="00EE27B1" w:rsidDel="005D0A9E">
          <w:rPr>
            <w:rFonts w:ascii="Calibri" w:hAnsi="Calibri"/>
            <w:i/>
            <w:rPrChange w:id="12759" w:author="Tre" w:date="2012-11-19T09:07:00Z">
              <w:rPr>
                <w:rFonts w:ascii="Calibri" w:hAnsi="Calibri"/>
                <w:i/>
                <w:color w:val="0000FF"/>
                <w:sz w:val="20"/>
                <w:szCs w:val="20"/>
                <w:u w:val="single"/>
              </w:rPr>
            </w:rPrChange>
          </w:rPr>
          <w:fldChar w:fldCharType="begin"/>
        </w:r>
        <w:r w:rsidRPr="00EE27B1">
          <w:rPr>
            <w:rFonts w:ascii="Calibri" w:hAnsi="Calibri"/>
            <w:i/>
            <w:rPrChange w:id="12760" w:author="Tre" w:date="2012-11-19T09:07:00Z">
              <w:rPr>
                <w:rFonts w:ascii="Calibri" w:hAnsi="Calibri"/>
                <w:i/>
                <w:color w:val="0000FF"/>
                <w:sz w:val="20"/>
                <w:szCs w:val="20"/>
                <w:u w:val="single"/>
              </w:rPr>
            </w:rPrChange>
          </w:rPr>
          <w:delInstrText xml:space="preserve"> MERGEFIELD Ammo </w:delInstrText>
        </w:r>
        <w:r w:rsidRPr="00EE27B1" w:rsidDel="005D0A9E">
          <w:rPr>
            <w:rFonts w:ascii="Calibri" w:hAnsi="Calibri"/>
            <w:i/>
            <w:rPrChange w:id="12761" w:author="Tre" w:date="2012-11-19T09:07:00Z">
              <w:rPr>
                <w:rFonts w:ascii="Calibri" w:hAnsi="Calibri"/>
                <w:i/>
                <w:color w:val="0000FF"/>
                <w:sz w:val="20"/>
                <w:szCs w:val="20"/>
                <w:u w:val="single"/>
              </w:rPr>
            </w:rPrChange>
          </w:rPr>
          <w:fldChar w:fldCharType="end"/>
        </w:r>
        <w:r w:rsidRPr="00EE27B1">
          <w:rPr>
            <w:rFonts w:ascii="Calibri" w:hAnsi="Calibri"/>
            <w:i/>
            <w:rPrChange w:id="12762" w:author="Tre" w:date="2012-11-19T09:07:00Z">
              <w:rPr>
                <w:rFonts w:ascii="Calibri" w:hAnsi="Calibri"/>
                <w:i/>
                <w:color w:val="0000FF"/>
                <w:sz w:val="20"/>
                <w:szCs w:val="20"/>
                <w:u w:val="single"/>
              </w:rPr>
            </w:rPrChange>
          </w:rPr>
          <w:delText>), Range (</w:delText>
        </w:r>
        <w:r w:rsidRPr="00EE27B1" w:rsidDel="005D0A9E">
          <w:rPr>
            <w:rFonts w:ascii="Calibri" w:hAnsi="Calibri"/>
            <w:i/>
            <w:rPrChange w:id="12763" w:author="Tre" w:date="2012-11-19T09:07:00Z">
              <w:rPr>
                <w:rFonts w:ascii="Calibri" w:hAnsi="Calibri"/>
                <w:i/>
                <w:color w:val="0000FF"/>
                <w:sz w:val="20"/>
                <w:szCs w:val="20"/>
                <w:u w:val="single"/>
              </w:rPr>
            </w:rPrChange>
          </w:rPr>
          <w:fldChar w:fldCharType="begin"/>
        </w:r>
        <w:r w:rsidRPr="00EE27B1">
          <w:rPr>
            <w:rFonts w:ascii="Calibri" w:hAnsi="Calibri"/>
            <w:i/>
            <w:rPrChange w:id="12764" w:author="Tre" w:date="2012-11-19T09:07:00Z">
              <w:rPr>
                <w:rFonts w:ascii="Calibri" w:hAnsi="Calibri"/>
                <w:i/>
                <w:color w:val="0000FF"/>
                <w:sz w:val="20"/>
                <w:szCs w:val="20"/>
                <w:u w:val="single"/>
              </w:rPr>
            </w:rPrChange>
          </w:rPr>
          <w:delInstrText xml:space="preserve"> MERGEFIELD Range </w:delInstrText>
        </w:r>
        <w:r w:rsidRPr="00EE27B1" w:rsidDel="005D0A9E">
          <w:rPr>
            <w:rFonts w:ascii="Calibri" w:hAnsi="Calibri"/>
            <w:i/>
            <w:rPrChange w:id="12765" w:author="Tre" w:date="2012-11-19T09:07:00Z">
              <w:rPr>
                <w:rFonts w:ascii="Calibri" w:hAnsi="Calibri"/>
                <w:i/>
                <w:color w:val="0000FF"/>
                <w:sz w:val="20"/>
                <w:szCs w:val="20"/>
                <w:u w:val="single"/>
              </w:rPr>
            </w:rPrChange>
          </w:rPr>
          <w:fldChar w:fldCharType="end"/>
        </w:r>
        <w:r w:rsidRPr="00EE27B1">
          <w:rPr>
            <w:rFonts w:ascii="Calibri" w:hAnsi="Calibri"/>
            <w:i/>
            <w:rPrChange w:id="12766" w:author="Tre" w:date="2012-11-19T09:07:00Z">
              <w:rPr>
                <w:rFonts w:ascii="Calibri" w:hAnsi="Calibri"/>
                <w:i/>
                <w:color w:val="0000FF"/>
                <w:sz w:val="20"/>
                <w:szCs w:val="20"/>
                <w:u w:val="single"/>
              </w:rPr>
            </w:rPrChange>
          </w:rPr>
          <w:delText>), Vehicle Type (</w:delText>
        </w:r>
        <w:r w:rsidRPr="00EE27B1" w:rsidDel="005D0A9E">
          <w:rPr>
            <w:rFonts w:ascii="Calibri" w:hAnsi="Calibri"/>
            <w:i/>
            <w:rPrChange w:id="12767" w:author="Tre" w:date="2012-11-19T09:07:00Z">
              <w:rPr>
                <w:rFonts w:ascii="Calibri" w:hAnsi="Calibri"/>
                <w:i/>
                <w:color w:val="0000FF"/>
                <w:sz w:val="20"/>
                <w:szCs w:val="20"/>
                <w:u w:val="single"/>
              </w:rPr>
            </w:rPrChange>
          </w:rPr>
          <w:fldChar w:fldCharType="begin"/>
        </w:r>
        <w:r w:rsidRPr="00EE27B1">
          <w:rPr>
            <w:rFonts w:ascii="Calibri" w:hAnsi="Calibri"/>
            <w:i/>
            <w:rPrChange w:id="12768" w:author="Tre" w:date="2012-11-19T09:07:00Z">
              <w:rPr>
                <w:rFonts w:ascii="Calibri" w:hAnsi="Calibri"/>
                <w:i/>
                <w:color w:val="0000FF"/>
                <w:sz w:val="20"/>
                <w:szCs w:val="20"/>
                <w:u w:val="single"/>
              </w:rPr>
            </w:rPrChange>
          </w:rPr>
          <w:delInstrText xml:space="preserve"> MERGEFIELD Vehicle_Type </w:delInstrText>
        </w:r>
        <w:r w:rsidRPr="00EE27B1" w:rsidDel="005D0A9E">
          <w:rPr>
            <w:rFonts w:ascii="Calibri" w:hAnsi="Calibri"/>
            <w:i/>
            <w:rPrChange w:id="12769" w:author="Tre" w:date="2012-11-19T09:07:00Z">
              <w:rPr>
                <w:rFonts w:ascii="Calibri" w:hAnsi="Calibri"/>
                <w:i/>
                <w:color w:val="0000FF"/>
                <w:sz w:val="20"/>
                <w:szCs w:val="20"/>
                <w:u w:val="single"/>
              </w:rPr>
            </w:rPrChange>
          </w:rPr>
          <w:fldChar w:fldCharType="end"/>
        </w:r>
        <w:r w:rsidRPr="00EE27B1">
          <w:rPr>
            <w:rFonts w:ascii="Calibri" w:hAnsi="Calibri"/>
            <w:i/>
            <w:rPrChange w:id="12770" w:author="Tre" w:date="2012-11-19T09:07:00Z">
              <w:rPr>
                <w:rFonts w:ascii="Calibri" w:hAnsi="Calibri"/>
                <w:i/>
                <w:color w:val="0000FF"/>
                <w:sz w:val="20"/>
                <w:szCs w:val="20"/>
                <w:u w:val="single"/>
              </w:rPr>
            </w:rPrChange>
          </w:rPr>
          <w:delText>), Speed (</w:delText>
        </w:r>
        <w:r w:rsidRPr="00EE27B1" w:rsidDel="005D0A9E">
          <w:rPr>
            <w:rFonts w:ascii="Calibri" w:hAnsi="Calibri"/>
            <w:i/>
            <w:rPrChange w:id="12771" w:author="Tre" w:date="2012-11-19T09:07:00Z">
              <w:rPr>
                <w:rFonts w:ascii="Calibri" w:hAnsi="Calibri"/>
                <w:i/>
                <w:color w:val="0000FF"/>
                <w:sz w:val="20"/>
                <w:szCs w:val="20"/>
                <w:u w:val="single"/>
              </w:rPr>
            </w:rPrChange>
          </w:rPr>
          <w:fldChar w:fldCharType="begin"/>
        </w:r>
        <w:r w:rsidRPr="00EE27B1">
          <w:rPr>
            <w:rFonts w:ascii="Calibri" w:hAnsi="Calibri"/>
            <w:i/>
            <w:rPrChange w:id="12772" w:author="Tre" w:date="2012-11-19T09:07:00Z">
              <w:rPr>
                <w:rFonts w:ascii="Calibri" w:hAnsi="Calibri"/>
                <w:i/>
                <w:color w:val="0000FF"/>
                <w:sz w:val="20"/>
                <w:szCs w:val="20"/>
                <w:u w:val="single"/>
              </w:rPr>
            </w:rPrChange>
          </w:rPr>
          <w:delInstrText xml:space="preserve"> MERGEFIELD Speed </w:delInstrText>
        </w:r>
        <w:r w:rsidRPr="00EE27B1" w:rsidDel="005D0A9E">
          <w:rPr>
            <w:rFonts w:ascii="Calibri" w:hAnsi="Calibri"/>
            <w:i/>
            <w:rPrChange w:id="12773" w:author="Tre" w:date="2012-11-19T09:07:00Z">
              <w:rPr>
                <w:rFonts w:ascii="Calibri" w:hAnsi="Calibri"/>
                <w:i/>
                <w:color w:val="0000FF"/>
                <w:sz w:val="20"/>
                <w:szCs w:val="20"/>
                <w:u w:val="single"/>
              </w:rPr>
            </w:rPrChange>
          </w:rPr>
          <w:fldChar w:fldCharType="end"/>
        </w:r>
        <w:r w:rsidRPr="00EE27B1">
          <w:rPr>
            <w:rFonts w:ascii="Calibri" w:hAnsi="Calibri"/>
            <w:i/>
            <w:rPrChange w:id="12774" w:author="Tre" w:date="2012-11-19T09:07:00Z">
              <w:rPr>
                <w:rFonts w:ascii="Calibri" w:hAnsi="Calibri"/>
                <w:i/>
                <w:color w:val="0000FF"/>
                <w:sz w:val="20"/>
                <w:szCs w:val="20"/>
                <w:u w:val="single"/>
              </w:rPr>
            </w:rPrChange>
          </w:rPr>
          <w:delText>), Agility (</w:delText>
        </w:r>
        <w:r w:rsidRPr="00EE27B1" w:rsidDel="005D0A9E">
          <w:rPr>
            <w:rFonts w:ascii="Calibri" w:hAnsi="Calibri"/>
            <w:i/>
            <w:rPrChange w:id="12775" w:author="Tre" w:date="2012-11-19T09:07:00Z">
              <w:rPr>
                <w:rFonts w:ascii="Calibri" w:hAnsi="Calibri"/>
                <w:i/>
                <w:color w:val="0000FF"/>
                <w:sz w:val="20"/>
                <w:szCs w:val="20"/>
                <w:u w:val="single"/>
              </w:rPr>
            </w:rPrChange>
          </w:rPr>
          <w:fldChar w:fldCharType="begin"/>
        </w:r>
        <w:r w:rsidRPr="00EE27B1">
          <w:rPr>
            <w:rFonts w:ascii="Calibri" w:hAnsi="Calibri"/>
            <w:i/>
            <w:rPrChange w:id="12776" w:author="Tre" w:date="2012-11-19T09:07:00Z">
              <w:rPr>
                <w:rFonts w:ascii="Calibri" w:hAnsi="Calibri"/>
                <w:i/>
                <w:color w:val="0000FF"/>
                <w:sz w:val="20"/>
                <w:szCs w:val="20"/>
                <w:u w:val="single"/>
              </w:rPr>
            </w:rPrChange>
          </w:rPr>
          <w:delInstrText xml:space="preserve"> MERGEFIELD Agility </w:delInstrText>
        </w:r>
        <w:r w:rsidRPr="00EE27B1" w:rsidDel="005D0A9E">
          <w:rPr>
            <w:rFonts w:ascii="Calibri" w:hAnsi="Calibri"/>
            <w:i/>
            <w:rPrChange w:id="12777" w:author="Tre" w:date="2012-11-19T09:07:00Z">
              <w:rPr>
                <w:rFonts w:ascii="Calibri" w:hAnsi="Calibri"/>
                <w:i/>
                <w:color w:val="0000FF"/>
                <w:sz w:val="20"/>
                <w:szCs w:val="20"/>
                <w:u w:val="single"/>
              </w:rPr>
            </w:rPrChange>
          </w:rPr>
          <w:fldChar w:fldCharType="end"/>
        </w:r>
        <w:r w:rsidRPr="00EE27B1">
          <w:rPr>
            <w:rFonts w:ascii="Calibri" w:hAnsi="Calibri"/>
            <w:i/>
            <w:rPrChange w:id="12778" w:author="Tre" w:date="2012-11-19T09:07:00Z">
              <w:rPr>
                <w:rFonts w:ascii="Calibri" w:hAnsi="Calibri"/>
                <w:i/>
                <w:color w:val="0000FF"/>
                <w:sz w:val="20"/>
                <w:szCs w:val="20"/>
                <w:u w:val="single"/>
              </w:rPr>
            </w:rPrChange>
          </w:rPr>
          <w:delText>), Fuel (</w:delText>
        </w:r>
        <w:r w:rsidRPr="00EE27B1" w:rsidDel="005D0A9E">
          <w:rPr>
            <w:rFonts w:ascii="Calibri" w:hAnsi="Calibri"/>
            <w:i/>
            <w:rPrChange w:id="12779" w:author="Tre" w:date="2012-11-19T09:07:00Z">
              <w:rPr>
                <w:rFonts w:ascii="Calibri" w:hAnsi="Calibri"/>
                <w:i/>
                <w:color w:val="0000FF"/>
                <w:sz w:val="20"/>
                <w:szCs w:val="20"/>
                <w:u w:val="single"/>
              </w:rPr>
            </w:rPrChange>
          </w:rPr>
          <w:fldChar w:fldCharType="begin"/>
        </w:r>
        <w:r w:rsidRPr="00EE27B1">
          <w:rPr>
            <w:rFonts w:ascii="Calibri" w:hAnsi="Calibri"/>
            <w:i/>
            <w:rPrChange w:id="12780" w:author="Tre" w:date="2012-11-19T09:07:00Z">
              <w:rPr>
                <w:rFonts w:ascii="Calibri" w:hAnsi="Calibri"/>
                <w:i/>
                <w:color w:val="0000FF"/>
                <w:sz w:val="20"/>
                <w:szCs w:val="20"/>
                <w:u w:val="single"/>
              </w:rPr>
            </w:rPrChange>
          </w:rPr>
          <w:delInstrText xml:space="preserve"> MERGEFIELD Fuel </w:delInstrText>
        </w:r>
        <w:r w:rsidRPr="00EE27B1" w:rsidDel="005D0A9E">
          <w:rPr>
            <w:rFonts w:ascii="Calibri" w:hAnsi="Calibri"/>
            <w:i/>
            <w:rPrChange w:id="12781" w:author="Tre" w:date="2012-11-19T09:07:00Z">
              <w:rPr>
                <w:rFonts w:ascii="Calibri" w:hAnsi="Calibri"/>
                <w:i/>
                <w:color w:val="0000FF"/>
                <w:sz w:val="20"/>
                <w:szCs w:val="20"/>
                <w:u w:val="single"/>
              </w:rPr>
            </w:rPrChange>
          </w:rPr>
          <w:fldChar w:fldCharType="end"/>
        </w:r>
        <w:r w:rsidRPr="00EE27B1">
          <w:rPr>
            <w:rFonts w:ascii="Calibri" w:hAnsi="Calibri"/>
            <w:i/>
            <w:rPrChange w:id="12782" w:author="Tre" w:date="2012-11-19T09:07:00Z">
              <w:rPr>
                <w:rFonts w:ascii="Calibri" w:hAnsi="Calibri"/>
                <w:i/>
                <w:color w:val="0000FF"/>
                <w:sz w:val="20"/>
                <w:szCs w:val="20"/>
                <w:u w:val="single"/>
              </w:rPr>
            </w:rPrChange>
          </w:rPr>
          <w:delText>)]</w:delText>
        </w:r>
      </w:del>
    </w:p>
    <w:p w:rsidR="00540D53" w:rsidRPr="000B0456" w:rsidDel="005D0A9E" w:rsidRDefault="00EE27B1" w:rsidP="00540D53">
      <w:pPr>
        <w:jc w:val="both"/>
        <w:rPr>
          <w:del w:id="12783" w:author="frontdesk" w:date="2012-11-16T12:55:00Z"/>
          <w:rFonts w:ascii="Calibri" w:hAnsi="Calibri"/>
          <w:rPrChange w:id="12784" w:author="Tre" w:date="2012-11-19T09:07:00Z">
            <w:rPr>
              <w:del w:id="12785" w:author="frontdesk" w:date="2012-11-16T12:55:00Z"/>
              <w:rFonts w:ascii="Calibri" w:hAnsi="Calibri"/>
              <w:sz w:val="20"/>
              <w:szCs w:val="20"/>
            </w:rPr>
          </w:rPrChange>
        </w:rPr>
      </w:pPr>
      <w:del w:id="12786" w:author="frontdesk" w:date="2012-11-16T12:55:00Z">
        <w:r w:rsidRPr="00EE27B1" w:rsidDel="005D0A9E">
          <w:rPr>
            <w:rFonts w:ascii="Calibri" w:hAnsi="Calibri"/>
            <w:rPrChange w:id="12787" w:author="Tre" w:date="2012-11-19T09:07:00Z">
              <w:rPr>
                <w:rFonts w:ascii="Calibri" w:hAnsi="Calibri"/>
                <w:color w:val="0000FF"/>
                <w:sz w:val="20"/>
                <w:szCs w:val="20"/>
                <w:u w:val="single"/>
              </w:rPr>
            </w:rPrChange>
          </w:rPr>
          <w:fldChar w:fldCharType="begin"/>
        </w:r>
        <w:r w:rsidRPr="00EE27B1">
          <w:rPr>
            <w:rFonts w:ascii="Calibri" w:hAnsi="Calibri"/>
            <w:rPrChange w:id="12788" w:author="Tre" w:date="2012-11-19T09:07:00Z">
              <w:rPr>
                <w:rFonts w:ascii="Calibri" w:hAnsi="Calibri"/>
                <w:color w:val="0000FF"/>
                <w:sz w:val="20"/>
                <w:szCs w:val="20"/>
                <w:u w:val="single"/>
              </w:rPr>
            </w:rPrChange>
          </w:rPr>
          <w:delInstrText xml:space="preserve"> MERGEFIELD Description </w:delInstrText>
        </w:r>
        <w:r w:rsidRPr="00EE27B1" w:rsidDel="005D0A9E">
          <w:rPr>
            <w:rFonts w:ascii="Calibri" w:hAnsi="Calibri"/>
            <w:rPrChange w:id="12789" w:author="Tre" w:date="2012-11-19T09:07:00Z">
              <w:rPr>
                <w:rFonts w:ascii="Calibri" w:hAnsi="Calibri"/>
                <w:color w:val="0000FF"/>
                <w:sz w:val="20"/>
                <w:szCs w:val="20"/>
                <w:u w:val="single"/>
              </w:rPr>
            </w:rPrChange>
          </w:rPr>
          <w:fldChar w:fldCharType="separate"/>
        </w:r>
        <w:r w:rsidRPr="00EE27B1">
          <w:rPr>
            <w:rFonts w:ascii="Calibri" w:hAnsi="Calibri"/>
            <w:noProof/>
            <w:rPrChange w:id="12790" w:author="Tre" w:date="2012-11-19T09:07:00Z">
              <w:rPr>
                <w:rFonts w:ascii="Calibri" w:hAnsi="Calibri"/>
                <w:noProof/>
                <w:color w:val="0000FF"/>
                <w:sz w:val="20"/>
                <w:szCs w:val="20"/>
                <w:u w:val="single"/>
              </w:rPr>
            </w:rPrChange>
          </w:rPr>
          <w:delText>Money, proper currency for the Matrix setting the RSI Hacker is entering.</w:delText>
        </w:r>
        <w:r w:rsidRPr="00EE27B1" w:rsidDel="005D0A9E">
          <w:rPr>
            <w:rFonts w:ascii="Calibri" w:hAnsi="Calibri"/>
            <w:rPrChange w:id="12791" w:author="Tre" w:date="2012-11-19T09:07:00Z">
              <w:rPr>
                <w:rFonts w:ascii="Calibri" w:hAnsi="Calibri"/>
                <w:color w:val="0000FF"/>
                <w:sz w:val="20"/>
                <w:szCs w:val="20"/>
                <w:u w:val="single"/>
              </w:rPr>
            </w:rPrChange>
          </w:rPr>
          <w:fldChar w:fldCharType="end"/>
        </w:r>
        <w:r w:rsidRPr="00EE27B1" w:rsidDel="005D0A9E">
          <w:rPr>
            <w:rFonts w:ascii="Calibri" w:hAnsi="Calibri"/>
            <w:rPrChange w:id="12792" w:author="Tre" w:date="2012-11-19T09:07:00Z">
              <w:rPr>
                <w:rFonts w:ascii="Calibri" w:hAnsi="Calibri"/>
                <w:color w:val="0000FF"/>
                <w:sz w:val="20"/>
                <w:szCs w:val="20"/>
                <w:u w:val="single"/>
              </w:rPr>
            </w:rPrChange>
          </w:rPr>
          <w:fldChar w:fldCharType="begin"/>
        </w:r>
        <w:r w:rsidRPr="00EE27B1">
          <w:rPr>
            <w:rFonts w:ascii="Calibri" w:hAnsi="Calibri"/>
            <w:rPrChange w:id="12793" w:author="Tre" w:date="2012-11-19T09:07:00Z">
              <w:rPr>
                <w:rFonts w:ascii="Calibri" w:hAnsi="Calibri"/>
                <w:color w:val="0000FF"/>
                <w:sz w:val="20"/>
                <w:szCs w:val="20"/>
                <w:u w:val="single"/>
              </w:rPr>
            </w:rPrChange>
          </w:rPr>
          <w:delInstrText xml:space="preserve"> NEXT  \* MERGEFORMAT </w:delInstrText>
        </w:r>
        <w:r w:rsidRPr="00EE27B1" w:rsidDel="005D0A9E">
          <w:rPr>
            <w:rFonts w:ascii="Calibri" w:hAnsi="Calibri"/>
            <w:rPrChange w:id="12794" w:author="Tre" w:date="2012-11-19T09:07:00Z">
              <w:rPr>
                <w:rFonts w:ascii="Calibri" w:hAnsi="Calibri"/>
                <w:color w:val="0000FF"/>
                <w:sz w:val="20"/>
                <w:szCs w:val="20"/>
                <w:u w:val="single"/>
              </w:rPr>
            </w:rPrChange>
          </w:rPr>
          <w:fldChar w:fldCharType="end"/>
        </w:r>
      </w:del>
    </w:p>
    <w:p w:rsidR="00540D53" w:rsidRPr="000B0456" w:rsidDel="005D0A9E" w:rsidRDefault="00EE27B1" w:rsidP="00540D53">
      <w:pPr>
        <w:jc w:val="both"/>
        <w:rPr>
          <w:del w:id="12795" w:author="frontdesk" w:date="2012-11-16T12:55:00Z"/>
          <w:rFonts w:ascii="Calibri" w:hAnsi="Calibri"/>
          <w:b/>
          <w:rPrChange w:id="12796" w:author="Tre" w:date="2012-11-19T09:07:00Z">
            <w:rPr>
              <w:del w:id="12797" w:author="frontdesk" w:date="2012-11-16T12:55:00Z"/>
              <w:rFonts w:ascii="Calibri" w:hAnsi="Calibri"/>
              <w:b/>
              <w:sz w:val="20"/>
              <w:szCs w:val="20"/>
            </w:rPr>
          </w:rPrChange>
        </w:rPr>
      </w:pPr>
      <w:del w:id="12798" w:author="frontdesk" w:date="2012-11-16T12:55:00Z">
        <w:r w:rsidRPr="00EE27B1" w:rsidDel="005D0A9E">
          <w:rPr>
            <w:rFonts w:ascii="Calibri" w:hAnsi="Calibri"/>
            <w:b/>
            <w:rPrChange w:id="12799" w:author="Tre" w:date="2012-11-19T09:07:00Z">
              <w:rPr>
                <w:rFonts w:ascii="Calibri" w:hAnsi="Calibri"/>
                <w:b/>
                <w:color w:val="0000FF"/>
                <w:sz w:val="20"/>
                <w:szCs w:val="20"/>
                <w:u w:val="single"/>
              </w:rPr>
            </w:rPrChange>
          </w:rPr>
          <w:fldChar w:fldCharType="begin"/>
        </w:r>
        <w:r w:rsidRPr="00EE27B1">
          <w:rPr>
            <w:rFonts w:ascii="Calibri" w:hAnsi="Calibri"/>
            <w:b/>
            <w:rPrChange w:id="12800" w:author="Tre" w:date="2012-11-19T09:07:00Z">
              <w:rPr>
                <w:rFonts w:ascii="Calibri" w:hAnsi="Calibri"/>
                <w:b/>
                <w:color w:val="0000FF"/>
                <w:sz w:val="20"/>
                <w:szCs w:val="20"/>
                <w:u w:val="single"/>
              </w:rPr>
            </w:rPrChange>
          </w:rPr>
          <w:delInstrText xml:space="preserve"> MERGEFIELD Name </w:delInstrText>
        </w:r>
        <w:r w:rsidRPr="00EE27B1" w:rsidDel="005D0A9E">
          <w:rPr>
            <w:rFonts w:ascii="Calibri" w:hAnsi="Calibri"/>
            <w:b/>
            <w:rPrChange w:id="12801" w:author="Tre" w:date="2012-11-19T09:07:00Z">
              <w:rPr>
                <w:rFonts w:ascii="Calibri" w:hAnsi="Calibri"/>
                <w:b/>
                <w:color w:val="0000FF"/>
                <w:sz w:val="20"/>
                <w:szCs w:val="20"/>
                <w:u w:val="single"/>
              </w:rPr>
            </w:rPrChange>
          </w:rPr>
          <w:fldChar w:fldCharType="separate"/>
        </w:r>
        <w:r w:rsidRPr="00EE27B1">
          <w:rPr>
            <w:rFonts w:ascii="Calibri" w:hAnsi="Calibri"/>
            <w:b/>
            <w:noProof/>
            <w:rPrChange w:id="12802" w:author="Tre" w:date="2012-11-19T09:07:00Z">
              <w:rPr>
                <w:rFonts w:ascii="Calibri" w:hAnsi="Calibri"/>
                <w:b/>
                <w:noProof/>
                <w:color w:val="0000FF"/>
                <w:sz w:val="20"/>
                <w:szCs w:val="20"/>
                <w:u w:val="single"/>
              </w:rPr>
            </w:rPrChange>
          </w:rPr>
          <w:delText>Clothes</w:delText>
        </w:r>
        <w:r w:rsidRPr="00EE27B1" w:rsidDel="005D0A9E">
          <w:rPr>
            <w:rFonts w:ascii="Calibri" w:hAnsi="Calibri"/>
            <w:b/>
            <w:rPrChange w:id="12803" w:author="Tre" w:date="2012-11-19T09:07:00Z">
              <w:rPr>
                <w:rFonts w:ascii="Calibri" w:hAnsi="Calibri"/>
                <w:b/>
                <w:color w:val="0000FF"/>
                <w:sz w:val="20"/>
                <w:szCs w:val="20"/>
                <w:u w:val="single"/>
              </w:rPr>
            </w:rPrChange>
          </w:rPr>
          <w:fldChar w:fldCharType="end"/>
        </w:r>
      </w:del>
    </w:p>
    <w:p w:rsidR="00540D53" w:rsidRPr="000B0456" w:rsidDel="005D0A9E" w:rsidRDefault="00EE27B1" w:rsidP="00540D53">
      <w:pPr>
        <w:jc w:val="both"/>
        <w:rPr>
          <w:del w:id="12804" w:author="frontdesk" w:date="2012-11-16T12:55:00Z"/>
          <w:rFonts w:ascii="Calibri" w:hAnsi="Calibri"/>
          <w:i/>
          <w:rPrChange w:id="12805" w:author="Tre" w:date="2012-11-19T09:07:00Z">
            <w:rPr>
              <w:del w:id="12806" w:author="frontdesk" w:date="2012-11-16T12:55:00Z"/>
              <w:rFonts w:ascii="Calibri" w:hAnsi="Calibri"/>
              <w:i/>
              <w:sz w:val="20"/>
              <w:szCs w:val="20"/>
            </w:rPr>
          </w:rPrChange>
        </w:rPr>
      </w:pPr>
      <w:del w:id="12807" w:author="frontdesk" w:date="2012-11-16T12:55:00Z">
        <w:r w:rsidRPr="00EE27B1">
          <w:rPr>
            <w:rFonts w:ascii="Calibri" w:hAnsi="Calibri"/>
            <w:i/>
            <w:rPrChange w:id="12808" w:author="Tre" w:date="2012-11-19T09:07:00Z">
              <w:rPr>
                <w:rFonts w:ascii="Calibri" w:hAnsi="Calibri"/>
                <w:i/>
                <w:color w:val="0000FF"/>
                <w:sz w:val="20"/>
                <w:szCs w:val="20"/>
                <w:u w:val="single"/>
              </w:rPr>
            </w:rPrChange>
          </w:rPr>
          <w:delText>[Damage (</w:delText>
        </w:r>
        <w:r w:rsidRPr="00EE27B1" w:rsidDel="005D0A9E">
          <w:rPr>
            <w:rFonts w:ascii="Calibri" w:hAnsi="Calibri"/>
            <w:i/>
            <w:rPrChange w:id="12809" w:author="Tre" w:date="2012-11-19T09:07:00Z">
              <w:rPr>
                <w:rFonts w:ascii="Calibri" w:hAnsi="Calibri"/>
                <w:i/>
                <w:color w:val="0000FF"/>
                <w:sz w:val="20"/>
                <w:szCs w:val="20"/>
                <w:u w:val="single"/>
              </w:rPr>
            </w:rPrChange>
          </w:rPr>
          <w:fldChar w:fldCharType="begin"/>
        </w:r>
        <w:r w:rsidRPr="00EE27B1">
          <w:rPr>
            <w:rFonts w:ascii="Calibri" w:hAnsi="Calibri"/>
            <w:i/>
            <w:rPrChange w:id="12810" w:author="Tre" w:date="2012-11-19T09:07:00Z">
              <w:rPr>
                <w:rFonts w:ascii="Calibri" w:hAnsi="Calibri"/>
                <w:i/>
                <w:color w:val="0000FF"/>
                <w:sz w:val="20"/>
                <w:szCs w:val="20"/>
                <w:u w:val="single"/>
              </w:rPr>
            </w:rPrChange>
          </w:rPr>
          <w:delInstrText xml:space="preserve"> MERGEFIELD Damage_Level </w:delInstrText>
        </w:r>
        <w:r w:rsidRPr="00EE27B1" w:rsidDel="005D0A9E">
          <w:rPr>
            <w:rFonts w:ascii="Calibri" w:hAnsi="Calibri"/>
            <w:i/>
            <w:rPrChange w:id="12811" w:author="Tre" w:date="2012-11-19T09:07:00Z">
              <w:rPr>
                <w:rFonts w:ascii="Calibri" w:hAnsi="Calibri"/>
                <w:i/>
                <w:color w:val="0000FF"/>
                <w:sz w:val="20"/>
                <w:szCs w:val="20"/>
                <w:u w:val="single"/>
              </w:rPr>
            </w:rPrChange>
          </w:rPr>
          <w:fldChar w:fldCharType="end"/>
        </w:r>
        <w:r w:rsidRPr="00EE27B1">
          <w:rPr>
            <w:rFonts w:ascii="Calibri" w:hAnsi="Calibri"/>
            <w:i/>
            <w:rPrChange w:id="12812" w:author="Tre" w:date="2012-11-19T09:07:00Z">
              <w:rPr>
                <w:rFonts w:ascii="Calibri" w:hAnsi="Calibri"/>
                <w:i/>
                <w:color w:val="0000FF"/>
                <w:sz w:val="20"/>
                <w:szCs w:val="20"/>
                <w:u w:val="single"/>
              </w:rPr>
            </w:rPrChange>
          </w:rPr>
          <w:delText>), Type (</w:delText>
        </w:r>
        <w:r w:rsidRPr="00EE27B1" w:rsidDel="005D0A9E">
          <w:rPr>
            <w:rFonts w:ascii="Calibri" w:hAnsi="Calibri"/>
            <w:i/>
            <w:rPrChange w:id="12813" w:author="Tre" w:date="2012-11-19T09:07:00Z">
              <w:rPr>
                <w:rFonts w:ascii="Calibri" w:hAnsi="Calibri"/>
                <w:i/>
                <w:color w:val="0000FF"/>
                <w:sz w:val="20"/>
                <w:szCs w:val="20"/>
                <w:u w:val="single"/>
              </w:rPr>
            </w:rPrChange>
          </w:rPr>
          <w:fldChar w:fldCharType="begin"/>
        </w:r>
        <w:r w:rsidRPr="00EE27B1">
          <w:rPr>
            <w:rFonts w:ascii="Calibri" w:hAnsi="Calibri"/>
            <w:i/>
            <w:rPrChange w:id="12814" w:author="Tre" w:date="2012-11-19T09:07:00Z">
              <w:rPr>
                <w:rFonts w:ascii="Calibri" w:hAnsi="Calibri"/>
                <w:i/>
                <w:color w:val="0000FF"/>
                <w:sz w:val="20"/>
                <w:szCs w:val="20"/>
                <w:u w:val="single"/>
              </w:rPr>
            </w:rPrChange>
          </w:rPr>
          <w:delInstrText xml:space="preserve"> MERGEFIELD Type </w:delInstrText>
        </w:r>
        <w:r w:rsidRPr="00EE27B1" w:rsidDel="005D0A9E">
          <w:rPr>
            <w:rFonts w:ascii="Calibri" w:hAnsi="Calibri"/>
            <w:i/>
            <w:rPrChange w:id="12815" w:author="Tre" w:date="2012-11-19T09:07:00Z">
              <w:rPr>
                <w:rFonts w:ascii="Calibri" w:hAnsi="Calibri"/>
                <w:i/>
                <w:color w:val="0000FF"/>
                <w:sz w:val="20"/>
                <w:szCs w:val="20"/>
                <w:u w:val="single"/>
              </w:rPr>
            </w:rPrChange>
          </w:rPr>
          <w:fldChar w:fldCharType="end"/>
        </w:r>
        <w:r w:rsidRPr="00EE27B1">
          <w:rPr>
            <w:rFonts w:ascii="Calibri" w:hAnsi="Calibri"/>
            <w:i/>
            <w:rPrChange w:id="12816" w:author="Tre" w:date="2012-11-19T09:07:00Z">
              <w:rPr>
                <w:rFonts w:ascii="Calibri" w:hAnsi="Calibri"/>
                <w:i/>
                <w:color w:val="0000FF"/>
                <w:sz w:val="20"/>
                <w:szCs w:val="20"/>
                <w:u w:val="single"/>
              </w:rPr>
            </w:rPrChange>
          </w:rPr>
          <w:delText>), Rate (</w:delText>
        </w:r>
        <w:r w:rsidRPr="00EE27B1" w:rsidDel="005D0A9E">
          <w:rPr>
            <w:rFonts w:ascii="Calibri" w:hAnsi="Calibri"/>
            <w:i/>
            <w:rPrChange w:id="12817" w:author="Tre" w:date="2012-11-19T09:07:00Z">
              <w:rPr>
                <w:rFonts w:ascii="Calibri" w:hAnsi="Calibri"/>
                <w:i/>
                <w:color w:val="0000FF"/>
                <w:sz w:val="20"/>
                <w:szCs w:val="20"/>
                <w:u w:val="single"/>
              </w:rPr>
            </w:rPrChange>
          </w:rPr>
          <w:fldChar w:fldCharType="begin"/>
        </w:r>
        <w:r w:rsidRPr="00EE27B1">
          <w:rPr>
            <w:rFonts w:ascii="Calibri" w:hAnsi="Calibri"/>
            <w:i/>
            <w:rPrChange w:id="12818" w:author="Tre" w:date="2012-11-19T09:07:00Z">
              <w:rPr>
                <w:rFonts w:ascii="Calibri" w:hAnsi="Calibri"/>
                <w:i/>
                <w:color w:val="0000FF"/>
                <w:sz w:val="20"/>
                <w:szCs w:val="20"/>
                <w:u w:val="single"/>
              </w:rPr>
            </w:rPrChange>
          </w:rPr>
          <w:delInstrText xml:space="preserve"> MERGEFIELD Rate_of_Fire </w:delInstrText>
        </w:r>
        <w:r w:rsidRPr="00EE27B1" w:rsidDel="005D0A9E">
          <w:rPr>
            <w:rFonts w:ascii="Calibri" w:hAnsi="Calibri"/>
            <w:i/>
            <w:rPrChange w:id="12819" w:author="Tre" w:date="2012-11-19T09:07:00Z">
              <w:rPr>
                <w:rFonts w:ascii="Calibri" w:hAnsi="Calibri"/>
                <w:i/>
                <w:color w:val="0000FF"/>
                <w:sz w:val="20"/>
                <w:szCs w:val="20"/>
                <w:u w:val="single"/>
              </w:rPr>
            </w:rPrChange>
          </w:rPr>
          <w:fldChar w:fldCharType="end"/>
        </w:r>
        <w:r w:rsidRPr="00EE27B1">
          <w:rPr>
            <w:rFonts w:ascii="Calibri" w:hAnsi="Calibri"/>
            <w:i/>
            <w:rPrChange w:id="12820" w:author="Tre" w:date="2012-11-19T09:07:00Z">
              <w:rPr>
                <w:rFonts w:ascii="Calibri" w:hAnsi="Calibri"/>
                <w:i/>
                <w:color w:val="0000FF"/>
                <w:sz w:val="20"/>
                <w:szCs w:val="20"/>
                <w:u w:val="single"/>
              </w:rPr>
            </w:rPrChange>
          </w:rPr>
          <w:delText>), Ammo (</w:delText>
        </w:r>
        <w:r w:rsidRPr="00EE27B1" w:rsidDel="005D0A9E">
          <w:rPr>
            <w:rFonts w:ascii="Calibri" w:hAnsi="Calibri"/>
            <w:i/>
            <w:rPrChange w:id="12821" w:author="Tre" w:date="2012-11-19T09:07:00Z">
              <w:rPr>
                <w:rFonts w:ascii="Calibri" w:hAnsi="Calibri"/>
                <w:i/>
                <w:color w:val="0000FF"/>
                <w:sz w:val="20"/>
                <w:szCs w:val="20"/>
                <w:u w:val="single"/>
              </w:rPr>
            </w:rPrChange>
          </w:rPr>
          <w:fldChar w:fldCharType="begin"/>
        </w:r>
        <w:r w:rsidRPr="00EE27B1">
          <w:rPr>
            <w:rFonts w:ascii="Calibri" w:hAnsi="Calibri"/>
            <w:i/>
            <w:rPrChange w:id="12822" w:author="Tre" w:date="2012-11-19T09:07:00Z">
              <w:rPr>
                <w:rFonts w:ascii="Calibri" w:hAnsi="Calibri"/>
                <w:i/>
                <w:color w:val="0000FF"/>
                <w:sz w:val="20"/>
                <w:szCs w:val="20"/>
                <w:u w:val="single"/>
              </w:rPr>
            </w:rPrChange>
          </w:rPr>
          <w:delInstrText xml:space="preserve"> MERGEFIELD Ammo </w:delInstrText>
        </w:r>
        <w:r w:rsidRPr="00EE27B1" w:rsidDel="005D0A9E">
          <w:rPr>
            <w:rFonts w:ascii="Calibri" w:hAnsi="Calibri"/>
            <w:i/>
            <w:rPrChange w:id="12823" w:author="Tre" w:date="2012-11-19T09:07:00Z">
              <w:rPr>
                <w:rFonts w:ascii="Calibri" w:hAnsi="Calibri"/>
                <w:i/>
                <w:color w:val="0000FF"/>
                <w:sz w:val="20"/>
                <w:szCs w:val="20"/>
                <w:u w:val="single"/>
              </w:rPr>
            </w:rPrChange>
          </w:rPr>
          <w:fldChar w:fldCharType="end"/>
        </w:r>
        <w:r w:rsidRPr="00EE27B1">
          <w:rPr>
            <w:rFonts w:ascii="Calibri" w:hAnsi="Calibri"/>
            <w:i/>
            <w:rPrChange w:id="12824" w:author="Tre" w:date="2012-11-19T09:07:00Z">
              <w:rPr>
                <w:rFonts w:ascii="Calibri" w:hAnsi="Calibri"/>
                <w:i/>
                <w:color w:val="0000FF"/>
                <w:sz w:val="20"/>
                <w:szCs w:val="20"/>
                <w:u w:val="single"/>
              </w:rPr>
            </w:rPrChange>
          </w:rPr>
          <w:delText>), Range (</w:delText>
        </w:r>
        <w:r w:rsidRPr="00EE27B1" w:rsidDel="005D0A9E">
          <w:rPr>
            <w:rFonts w:ascii="Calibri" w:hAnsi="Calibri"/>
            <w:i/>
            <w:rPrChange w:id="12825" w:author="Tre" w:date="2012-11-19T09:07:00Z">
              <w:rPr>
                <w:rFonts w:ascii="Calibri" w:hAnsi="Calibri"/>
                <w:i/>
                <w:color w:val="0000FF"/>
                <w:sz w:val="20"/>
                <w:szCs w:val="20"/>
                <w:u w:val="single"/>
              </w:rPr>
            </w:rPrChange>
          </w:rPr>
          <w:fldChar w:fldCharType="begin"/>
        </w:r>
        <w:r w:rsidRPr="00EE27B1">
          <w:rPr>
            <w:rFonts w:ascii="Calibri" w:hAnsi="Calibri"/>
            <w:i/>
            <w:rPrChange w:id="12826" w:author="Tre" w:date="2012-11-19T09:07:00Z">
              <w:rPr>
                <w:rFonts w:ascii="Calibri" w:hAnsi="Calibri"/>
                <w:i/>
                <w:color w:val="0000FF"/>
                <w:sz w:val="20"/>
                <w:szCs w:val="20"/>
                <w:u w:val="single"/>
              </w:rPr>
            </w:rPrChange>
          </w:rPr>
          <w:delInstrText xml:space="preserve"> MERGEFIELD Range </w:delInstrText>
        </w:r>
        <w:r w:rsidRPr="00EE27B1" w:rsidDel="005D0A9E">
          <w:rPr>
            <w:rFonts w:ascii="Calibri" w:hAnsi="Calibri"/>
            <w:i/>
            <w:rPrChange w:id="12827" w:author="Tre" w:date="2012-11-19T09:07:00Z">
              <w:rPr>
                <w:rFonts w:ascii="Calibri" w:hAnsi="Calibri"/>
                <w:i/>
                <w:color w:val="0000FF"/>
                <w:sz w:val="20"/>
                <w:szCs w:val="20"/>
                <w:u w:val="single"/>
              </w:rPr>
            </w:rPrChange>
          </w:rPr>
          <w:fldChar w:fldCharType="end"/>
        </w:r>
        <w:r w:rsidRPr="00EE27B1">
          <w:rPr>
            <w:rFonts w:ascii="Calibri" w:hAnsi="Calibri"/>
            <w:i/>
            <w:rPrChange w:id="12828" w:author="Tre" w:date="2012-11-19T09:07:00Z">
              <w:rPr>
                <w:rFonts w:ascii="Calibri" w:hAnsi="Calibri"/>
                <w:i/>
                <w:color w:val="0000FF"/>
                <w:sz w:val="20"/>
                <w:szCs w:val="20"/>
                <w:u w:val="single"/>
              </w:rPr>
            </w:rPrChange>
          </w:rPr>
          <w:delText>), Vehicle Type (</w:delText>
        </w:r>
        <w:r w:rsidRPr="00EE27B1" w:rsidDel="005D0A9E">
          <w:rPr>
            <w:rFonts w:ascii="Calibri" w:hAnsi="Calibri"/>
            <w:i/>
            <w:rPrChange w:id="12829" w:author="Tre" w:date="2012-11-19T09:07:00Z">
              <w:rPr>
                <w:rFonts w:ascii="Calibri" w:hAnsi="Calibri"/>
                <w:i/>
                <w:color w:val="0000FF"/>
                <w:sz w:val="20"/>
                <w:szCs w:val="20"/>
                <w:u w:val="single"/>
              </w:rPr>
            </w:rPrChange>
          </w:rPr>
          <w:fldChar w:fldCharType="begin"/>
        </w:r>
        <w:r w:rsidRPr="00EE27B1">
          <w:rPr>
            <w:rFonts w:ascii="Calibri" w:hAnsi="Calibri"/>
            <w:i/>
            <w:rPrChange w:id="12830" w:author="Tre" w:date="2012-11-19T09:07:00Z">
              <w:rPr>
                <w:rFonts w:ascii="Calibri" w:hAnsi="Calibri"/>
                <w:i/>
                <w:color w:val="0000FF"/>
                <w:sz w:val="20"/>
                <w:szCs w:val="20"/>
                <w:u w:val="single"/>
              </w:rPr>
            </w:rPrChange>
          </w:rPr>
          <w:delInstrText xml:space="preserve"> MERGEFIELD Vehicle_Type </w:delInstrText>
        </w:r>
        <w:r w:rsidRPr="00EE27B1" w:rsidDel="005D0A9E">
          <w:rPr>
            <w:rFonts w:ascii="Calibri" w:hAnsi="Calibri"/>
            <w:i/>
            <w:rPrChange w:id="12831" w:author="Tre" w:date="2012-11-19T09:07:00Z">
              <w:rPr>
                <w:rFonts w:ascii="Calibri" w:hAnsi="Calibri"/>
                <w:i/>
                <w:color w:val="0000FF"/>
                <w:sz w:val="20"/>
                <w:szCs w:val="20"/>
                <w:u w:val="single"/>
              </w:rPr>
            </w:rPrChange>
          </w:rPr>
          <w:fldChar w:fldCharType="end"/>
        </w:r>
        <w:r w:rsidRPr="00EE27B1">
          <w:rPr>
            <w:rFonts w:ascii="Calibri" w:hAnsi="Calibri"/>
            <w:i/>
            <w:rPrChange w:id="12832" w:author="Tre" w:date="2012-11-19T09:07:00Z">
              <w:rPr>
                <w:rFonts w:ascii="Calibri" w:hAnsi="Calibri"/>
                <w:i/>
                <w:color w:val="0000FF"/>
                <w:sz w:val="20"/>
                <w:szCs w:val="20"/>
                <w:u w:val="single"/>
              </w:rPr>
            </w:rPrChange>
          </w:rPr>
          <w:delText>), Speed (</w:delText>
        </w:r>
        <w:r w:rsidRPr="00EE27B1" w:rsidDel="005D0A9E">
          <w:rPr>
            <w:rFonts w:ascii="Calibri" w:hAnsi="Calibri"/>
            <w:i/>
            <w:rPrChange w:id="12833" w:author="Tre" w:date="2012-11-19T09:07:00Z">
              <w:rPr>
                <w:rFonts w:ascii="Calibri" w:hAnsi="Calibri"/>
                <w:i/>
                <w:color w:val="0000FF"/>
                <w:sz w:val="20"/>
                <w:szCs w:val="20"/>
                <w:u w:val="single"/>
              </w:rPr>
            </w:rPrChange>
          </w:rPr>
          <w:fldChar w:fldCharType="begin"/>
        </w:r>
        <w:r w:rsidRPr="00EE27B1">
          <w:rPr>
            <w:rFonts w:ascii="Calibri" w:hAnsi="Calibri"/>
            <w:i/>
            <w:rPrChange w:id="12834" w:author="Tre" w:date="2012-11-19T09:07:00Z">
              <w:rPr>
                <w:rFonts w:ascii="Calibri" w:hAnsi="Calibri"/>
                <w:i/>
                <w:color w:val="0000FF"/>
                <w:sz w:val="20"/>
                <w:szCs w:val="20"/>
                <w:u w:val="single"/>
              </w:rPr>
            </w:rPrChange>
          </w:rPr>
          <w:delInstrText xml:space="preserve"> MERGEFIELD Speed </w:delInstrText>
        </w:r>
        <w:r w:rsidRPr="00EE27B1" w:rsidDel="005D0A9E">
          <w:rPr>
            <w:rFonts w:ascii="Calibri" w:hAnsi="Calibri"/>
            <w:i/>
            <w:rPrChange w:id="12835" w:author="Tre" w:date="2012-11-19T09:07:00Z">
              <w:rPr>
                <w:rFonts w:ascii="Calibri" w:hAnsi="Calibri"/>
                <w:i/>
                <w:color w:val="0000FF"/>
                <w:sz w:val="20"/>
                <w:szCs w:val="20"/>
                <w:u w:val="single"/>
              </w:rPr>
            </w:rPrChange>
          </w:rPr>
          <w:fldChar w:fldCharType="end"/>
        </w:r>
        <w:r w:rsidRPr="00EE27B1">
          <w:rPr>
            <w:rFonts w:ascii="Calibri" w:hAnsi="Calibri"/>
            <w:i/>
            <w:rPrChange w:id="12836" w:author="Tre" w:date="2012-11-19T09:07:00Z">
              <w:rPr>
                <w:rFonts w:ascii="Calibri" w:hAnsi="Calibri"/>
                <w:i/>
                <w:color w:val="0000FF"/>
                <w:sz w:val="20"/>
                <w:szCs w:val="20"/>
                <w:u w:val="single"/>
              </w:rPr>
            </w:rPrChange>
          </w:rPr>
          <w:delText>), Agility (</w:delText>
        </w:r>
        <w:r w:rsidRPr="00EE27B1" w:rsidDel="005D0A9E">
          <w:rPr>
            <w:rFonts w:ascii="Calibri" w:hAnsi="Calibri"/>
            <w:i/>
            <w:rPrChange w:id="12837" w:author="Tre" w:date="2012-11-19T09:07:00Z">
              <w:rPr>
                <w:rFonts w:ascii="Calibri" w:hAnsi="Calibri"/>
                <w:i/>
                <w:color w:val="0000FF"/>
                <w:sz w:val="20"/>
                <w:szCs w:val="20"/>
                <w:u w:val="single"/>
              </w:rPr>
            </w:rPrChange>
          </w:rPr>
          <w:fldChar w:fldCharType="begin"/>
        </w:r>
        <w:r w:rsidRPr="00EE27B1">
          <w:rPr>
            <w:rFonts w:ascii="Calibri" w:hAnsi="Calibri"/>
            <w:i/>
            <w:rPrChange w:id="12838" w:author="Tre" w:date="2012-11-19T09:07:00Z">
              <w:rPr>
                <w:rFonts w:ascii="Calibri" w:hAnsi="Calibri"/>
                <w:i/>
                <w:color w:val="0000FF"/>
                <w:sz w:val="20"/>
                <w:szCs w:val="20"/>
                <w:u w:val="single"/>
              </w:rPr>
            </w:rPrChange>
          </w:rPr>
          <w:delInstrText xml:space="preserve"> MERGEFIELD Agility </w:delInstrText>
        </w:r>
        <w:r w:rsidRPr="00EE27B1" w:rsidDel="005D0A9E">
          <w:rPr>
            <w:rFonts w:ascii="Calibri" w:hAnsi="Calibri"/>
            <w:i/>
            <w:rPrChange w:id="12839" w:author="Tre" w:date="2012-11-19T09:07:00Z">
              <w:rPr>
                <w:rFonts w:ascii="Calibri" w:hAnsi="Calibri"/>
                <w:i/>
                <w:color w:val="0000FF"/>
                <w:sz w:val="20"/>
                <w:szCs w:val="20"/>
                <w:u w:val="single"/>
              </w:rPr>
            </w:rPrChange>
          </w:rPr>
          <w:fldChar w:fldCharType="end"/>
        </w:r>
        <w:r w:rsidRPr="00EE27B1">
          <w:rPr>
            <w:rFonts w:ascii="Calibri" w:hAnsi="Calibri"/>
            <w:i/>
            <w:rPrChange w:id="12840" w:author="Tre" w:date="2012-11-19T09:07:00Z">
              <w:rPr>
                <w:rFonts w:ascii="Calibri" w:hAnsi="Calibri"/>
                <w:i/>
                <w:color w:val="0000FF"/>
                <w:sz w:val="20"/>
                <w:szCs w:val="20"/>
                <w:u w:val="single"/>
              </w:rPr>
            </w:rPrChange>
          </w:rPr>
          <w:delText>), Fuel (</w:delText>
        </w:r>
        <w:r w:rsidRPr="00EE27B1" w:rsidDel="005D0A9E">
          <w:rPr>
            <w:rFonts w:ascii="Calibri" w:hAnsi="Calibri"/>
            <w:i/>
            <w:rPrChange w:id="12841" w:author="Tre" w:date="2012-11-19T09:07:00Z">
              <w:rPr>
                <w:rFonts w:ascii="Calibri" w:hAnsi="Calibri"/>
                <w:i/>
                <w:color w:val="0000FF"/>
                <w:sz w:val="20"/>
                <w:szCs w:val="20"/>
                <w:u w:val="single"/>
              </w:rPr>
            </w:rPrChange>
          </w:rPr>
          <w:fldChar w:fldCharType="begin"/>
        </w:r>
        <w:r w:rsidRPr="00EE27B1">
          <w:rPr>
            <w:rFonts w:ascii="Calibri" w:hAnsi="Calibri"/>
            <w:i/>
            <w:rPrChange w:id="12842" w:author="Tre" w:date="2012-11-19T09:07:00Z">
              <w:rPr>
                <w:rFonts w:ascii="Calibri" w:hAnsi="Calibri"/>
                <w:i/>
                <w:color w:val="0000FF"/>
                <w:sz w:val="20"/>
                <w:szCs w:val="20"/>
                <w:u w:val="single"/>
              </w:rPr>
            </w:rPrChange>
          </w:rPr>
          <w:delInstrText xml:space="preserve"> MERGEFIELD Fuel </w:delInstrText>
        </w:r>
        <w:r w:rsidRPr="00EE27B1" w:rsidDel="005D0A9E">
          <w:rPr>
            <w:rFonts w:ascii="Calibri" w:hAnsi="Calibri"/>
            <w:i/>
            <w:rPrChange w:id="12843" w:author="Tre" w:date="2012-11-19T09:07:00Z">
              <w:rPr>
                <w:rFonts w:ascii="Calibri" w:hAnsi="Calibri"/>
                <w:i/>
                <w:color w:val="0000FF"/>
                <w:sz w:val="20"/>
                <w:szCs w:val="20"/>
                <w:u w:val="single"/>
              </w:rPr>
            </w:rPrChange>
          </w:rPr>
          <w:fldChar w:fldCharType="end"/>
        </w:r>
        <w:r w:rsidRPr="00EE27B1">
          <w:rPr>
            <w:rFonts w:ascii="Calibri" w:hAnsi="Calibri"/>
            <w:i/>
            <w:rPrChange w:id="12844" w:author="Tre" w:date="2012-11-19T09:07:00Z">
              <w:rPr>
                <w:rFonts w:ascii="Calibri" w:hAnsi="Calibri"/>
                <w:i/>
                <w:color w:val="0000FF"/>
                <w:sz w:val="20"/>
                <w:szCs w:val="20"/>
                <w:u w:val="single"/>
              </w:rPr>
            </w:rPrChange>
          </w:rPr>
          <w:delText>)]</w:delText>
        </w:r>
      </w:del>
    </w:p>
    <w:p w:rsidR="00540D53" w:rsidRPr="000B0456" w:rsidDel="005D0A9E" w:rsidRDefault="00EE27B1" w:rsidP="00540D53">
      <w:pPr>
        <w:jc w:val="both"/>
        <w:rPr>
          <w:del w:id="12845" w:author="frontdesk" w:date="2012-11-16T12:55:00Z"/>
          <w:rFonts w:ascii="Calibri" w:hAnsi="Calibri"/>
          <w:rPrChange w:id="12846" w:author="Tre" w:date="2012-11-19T09:07:00Z">
            <w:rPr>
              <w:del w:id="12847" w:author="frontdesk" w:date="2012-11-16T12:55:00Z"/>
              <w:rFonts w:ascii="Calibri" w:hAnsi="Calibri"/>
              <w:sz w:val="20"/>
              <w:szCs w:val="20"/>
            </w:rPr>
          </w:rPrChange>
        </w:rPr>
      </w:pPr>
      <w:del w:id="12848" w:author="frontdesk" w:date="2012-11-16T12:55:00Z">
        <w:r w:rsidRPr="00EE27B1" w:rsidDel="005D0A9E">
          <w:rPr>
            <w:rFonts w:ascii="Calibri" w:hAnsi="Calibri"/>
            <w:rPrChange w:id="12849" w:author="Tre" w:date="2012-11-19T09:07:00Z">
              <w:rPr>
                <w:rFonts w:ascii="Calibri" w:hAnsi="Calibri"/>
                <w:color w:val="0000FF"/>
                <w:sz w:val="20"/>
                <w:szCs w:val="20"/>
                <w:u w:val="single"/>
              </w:rPr>
            </w:rPrChange>
          </w:rPr>
          <w:fldChar w:fldCharType="begin"/>
        </w:r>
        <w:r w:rsidRPr="00EE27B1">
          <w:rPr>
            <w:rFonts w:ascii="Calibri" w:hAnsi="Calibri"/>
            <w:rPrChange w:id="12850" w:author="Tre" w:date="2012-11-19T09:07:00Z">
              <w:rPr>
                <w:rFonts w:ascii="Calibri" w:hAnsi="Calibri"/>
                <w:color w:val="0000FF"/>
                <w:sz w:val="20"/>
                <w:szCs w:val="20"/>
                <w:u w:val="single"/>
              </w:rPr>
            </w:rPrChange>
          </w:rPr>
          <w:delInstrText xml:space="preserve"> MERGEFIELD Description </w:delInstrText>
        </w:r>
        <w:r w:rsidRPr="00EE27B1" w:rsidDel="005D0A9E">
          <w:rPr>
            <w:rFonts w:ascii="Calibri" w:hAnsi="Calibri"/>
            <w:rPrChange w:id="12851" w:author="Tre" w:date="2012-11-19T09:07:00Z">
              <w:rPr>
                <w:rFonts w:ascii="Calibri" w:hAnsi="Calibri"/>
                <w:color w:val="0000FF"/>
                <w:sz w:val="20"/>
                <w:szCs w:val="20"/>
                <w:u w:val="single"/>
              </w:rPr>
            </w:rPrChange>
          </w:rPr>
          <w:fldChar w:fldCharType="separate"/>
        </w:r>
        <w:r w:rsidRPr="00EE27B1">
          <w:rPr>
            <w:rFonts w:ascii="Calibri" w:hAnsi="Calibri"/>
            <w:noProof/>
            <w:rPrChange w:id="12852" w:author="Tre" w:date="2012-11-19T09:07:00Z">
              <w:rPr>
                <w:rFonts w:ascii="Calibri" w:hAnsi="Calibri"/>
                <w:noProof/>
                <w:color w:val="0000FF"/>
                <w:sz w:val="20"/>
                <w:szCs w:val="20"/>
                <w:u w:val="single"/>
              </w:rPr>
            </w:rPrChange>
          </w:rPr>
          <w:delText>All black. Leather where possible. Some suits have ties that match the crew member’s rank.</w:delText>
        </w:r>
        <w:r w:rsidRPr="00EE27B1" w:rsidDel="005D0A9E">
          <w:rPr>
            <w:rFonts w:ascii="Calibri" w:hAnsi="Calibri"/>
            <w:rPrChange w:id="12853" w:author="Tre" w:date="2012-11-19T09:07:00Z">
              <w:rPr>
                <w:rFonts w:ascii="Calibri" w:hAnsi="Calibri"/>
                <w:color w:val="0000FF"/>
                <w:sz w:val="20"/>
                <w:szCs w:val="20"/>
                <w:u w:val="single"/>
              </w:rPr>
            </w:rPrChange>
          </w:rPr>
          <w:fldChar w:fldCharType="end"/>
        </w:r>
        <w:r w:rsidRPr="00EE27B1" w:rsidDel="005D0A9E">
          <w:rPr>
            <w:rFonts w:ascii="Calibri" w:hAnsi="Calibri"/>
            <w:rPrChange w:id="12854" w:author="Tre" w:date="2012-11-19T09:07:00Z">
              <w:rPr>
                <w:rFonts w:ascii="Calibri" w:hAnsi="Calibri"/>
                <w:color w:val="0000FF"/>
                <w:sz w:val="20"/>
                <w:szCs w:val="20"/>
                <w:u w:val="single"/>
              </w:rPr>
            </w:rPrChange>
          </w:rPr>
          <w:fldChar w:fldCharType="begin"/>
        </w:r>
        <w:r w:rsidRPr="00EE27B1">
          <w:rPr>
            <w:rFonts w:ascii="Calibri" w:hAnsi="Calibri"/>
            <w:rPrChange w:id="12855" w:author="Tre" w:date="2012-11-19T09:07:00Z">
              <w:rPr>
                <w:rFonts w:ascii="Calibri" w:hAnsi="Calibri"/>
                <w:color w:val="0000FF"/>
                <w:sz w:val="20"/>
                <w:szCs w:val="20"/>
                <w:u w:val="single"/>
              </w:rPr>
            </w:rPrChange>
          </w:rPr>
          <w:delInstrText xml:space="preserve"> NEXT  \* MERGEFORMAT </w:delInstrText>
        </w:r>
        <w:r w:rsidRPr="00EE27B1" w:rsidDel="005D0A9E">
          <w:rPr>
            <w:rFonts w:ascii="Calibri" w:hAnsi="Calibri"/>
            <w:rPrChange w:id="12856" w:author="Tre" w:date="2012-11-19T09:07:00Z">
              <w:rPr>
                <w:rFonts w:ascii="Calibri" w:hAnsi="Calibri"/>
                <w:color w:val="0000FF"/>
                <w:sz w:val="20"/>
                <w:szCs w:val="20"/>
                <w:u w:val="single"/>
              </w:rPr>
            </w:rPrChange>
          </w:rPr>
          <w:fldChar w:fldCharType="end"/>
        </w:r>
      </w:del>
    </w:p>
    <w:p w:rsidR="00540D53" w:rsidRPr="000B0456" w:rsidDel="005D0A9E" w:rsidRDefault="00EE27B1" w:rsidP="00540D53">
      <w:pPr>
        <w:jc w:val="both"/>
        <w:rPr>
          <w:del w:id="12857" w:author="frontdesk" w:date="2012-11-16T12:55:00Z"/>
          <w:rFonts w:ascii="Calibri" w:hAnsi="Calibri"/>
          <w:b/>
          <w:rPrChange w:id="12858" w:author="Tre" w:date="2012-11-19T09:07:00Z">
            <w:rPr>
              <w:del w:id="12859" w:author="frontdesk" w:date="2012-11-16T12:55:00Z"/>
              <w:rFonts w:ascii="Calibri" w:hAnsi="Calibri"/>
              <w:b/>
              <w:sz w:val="20"/>
              <w:szCs w:val="20"/>
            </w:rPr>
          </w:rPrChange>
        </w:rPr>
      </w:pPr>
      <w:del w:id="12860" w:author="frontdesk" w:date="2012-11-16T12:55:00Z">
        <w:r w:rsidRPr="00EE27B1" w:rsidDel="005D0A9E">
          <w:rPr>
            <w:rFonts w:ascii="Calibri" w:hAnsi="Calibri"/>
            <w:b/>
            <w:rPrChange w:id="12861" w:author="Tre" w:date="2012-11-19T09:07:00Z">
              <w:rPr>
                <w:rFonts w:ascii="Calibri" w:hAnsi="Calibri"/>
                <w:b/>
                <w:color w:val="0000FF"/>
                <w:sz w:val="20"/>
                <w:szCs w:val="20"/>
                <w:u w:val="single"/>
              </w:rPr>
            </w:rPrChange>
          </w:rPr>
          <w:fldChar w:fldCharType="begin"/>
        </w:r>
        <w:r w:rsidRPr="00EE27B1">
          <w:rPr>
            <w:rFonts w:ascii="Calibri" w:hAnsi="Calibri"/>
            <w:b/>
            <w:rPrChange w:id="12862" w:author="Tre" w:date="2012-11-19T09:07:00Z">
              <w:rPr>
                <w:rFonts w:ascii="Calibri" w:hAnsi="Calibri"/>
                <w:b/>
                <w:color w:val="0000FF"/>
                <w:sz w:val="20"/>
                <w:szCs w:val="20"/>
                <w:u w:val="single"/>
              </w:rPr>
            </w:rPrChange>
          </w:rPr>
          <w:delInstrText xml:space="preserve"> MERGEFIELD Name </w:delInstrText>
        </w:r>
        <w:r w:rsidRPr="00EE27B1" w:rsidDel="005D0A9E">
          <w:rPr>
            <w:rFonts w:ascii="Calibri" w:hAnsi="Calibri"/>
            <w:b/>
            <w:rPrChange w:id="12863" w:author="Tre" w:date="2012-11-19T09:07:00Z">
              <w:rPr>
                <w:rFonts w:ascii="Calibri" w:hAnsi="Calibri"/>
                <w:b/>
                <w:color w:val="0000FF"/>
                <w:sz w:val="20"/>
                <w:szCs w:val="20"/>
                <w:u w:val="single"/>
              </w:rPr>
            </w:rPrChange>
          </w:rPr>
          <w:fldChar w:fldCharType="separate"/>
        </w:r>
        <w:r w:rsidRPr="00EE27B1">
          <w:rPr>
            <w:rFonts w:ascii="Calibri" w:hAnsi="Calibri"/>
            <w:b/>
            <w:noProof/>
            <w:rPrChange w:id="12864" w:author="Tre" w:date="2012-11-19T09:07:00Z">
              <w:rPr>
                <w:rFonts w:ascii="Calibri" w:hAnsi="Calibri"/>
                <w:b/>
                <w:noProof/>
                <w:color w:val="0000FF"/>
                <w:sz w:val="20"/>
                <w:szCs w:val="20"/>
                <w:u w:val="single"/>
              </w:rPr>
            </w:rPrChange>
          </w:rPr>
          <w:delText>Phone</w:delText>
        </w:r>
        <w:r w:rsidRPr="00EE27B1" w:rsidDel="005D0A9E">
          <w:rPr>
            <w:rFonts w:ascii="Calibri" w:hAnsi="Calibri"/>
            <w:b/>
            <w:rPrChange w:id="12865" w:author="Tre" w:date="2012-11-19T09:07:00Z">
              <w:rPr>
                <w:rFonts w:ascii="Calibri" w:hAnsi="Calibri"/>
                <w:b/>
                <w:color w:val="0000FF"/>
                <w:sz w:val="20"/>
                <w:szCs w:val="20"/>
                <w:u w:val="single"/>
              </w:rPr>
            </w:rPrChange>
          </w:rPr>
          <w:fldChar w:fldCharType="end"/>
        </w:r>
      </w:del>
    </w:p>
    <w:p w:rsidR="00540D53" w:rsidRPr="000B0456" w:rsidDel="005D0A9E" w:rsidRDefault="00EE27B1" w:rsidP="00540D53">
      <w:pPr>
        <w:jc w:val="both"/>
        <w:rPr>
          <w:del w:id="12866" w:author="frontdesk" w:date="2012-11-16T12:55:00Z"/>
          <w:rFonts w:ascii="Calibri" w:hAnsi="Calibri"/>
          <w:i/>
          <w:rPrChange w:id="12867" w:author="Tre" w:date="2012-11-19T09:07:00Z">
            <w:rPr>
              <w:del w:id="12868" w:author="frontdesk" w:date="2012-11-16T12:55:00Z"/>
              <w:rFonts w:ascii="Calibri" w:hAnsi="Calibri"/>
              <w:i/>
              <w:sz w:val="20"/>
              <w:szCs w:val="20"/>
            </w:rPr>
          </w:rPrChange>
        </w:rPr>
      </w:pPr>
      <w:del w:id="12869" w:author="frontdesk" w:date="2012-11-16T12:55:00Z">
        <w:r w:rsidRPr="00EE27B1">
          <w:rPr>
            <w:rFonts w:ascii="Calibri" w:hAnsi="Calibri"/>
            <w:i/>
            <w:rPrChange w:id="12870" w:author="Tre" w:date="2012-11-19T09:07:00Z">
              <w:rPr>
                <w:rFonts w:ascii="Calibri" w:hAnsi="Calibri"/>
                <w:i/>
                <w:color w:val="0000FF"/>
                <w:sz w:val="20"/>
                <w:szCs w:val="20"/>
                <w:u w:val="single"/>
              </w:rPr>
            </w:rPrChange>
          </w:rPr>
          <w:delText>[Damage (</w:delText>
        </w:r>
        <w:r w:rsidRPr="00EE27B1" w:rsidDel="005D0A9E">
          <w:rPr>
            <w:rFonts w:ascii="Calibri" w:hAnsi="Calibri"/>
            <w:i/>
            <w:rPrChange w:id="12871" w:author="Tre" w:date="2012-11-19T09:07:00Z">
              <w:rPr>
                <w:rFonts w:ascii="Calibri" w:hAnsi="Calibri"/>
                <w:i/>
                <w:color w:val="0000FF"/>
                <w:sz w:val="20"/>
                <w:szCs w:val="20"/>
                <w:u w:val="single"/>
              </w:rPr>
            </w:rPrChange>
          </w:rPr>
          <w:fldChar w:fldCharType="begin"/>
        </w:r>
        <w:r w:rsidRPr="00EE27B1">
          <w:rPr>
            <w:rFonts w:ascii="Calibri" w:hAnsi="Calibri"/>
            <w:i/>
            <w:rPrChange w:id="12872" w:author="Tre" w:date="2012-11-19T09:07:00Z">
              <w:rPr>
                <w:rFonts w:ascii="Calibri" w:hAnsi="Calibri"/>
                <w:i/>
                <w:color w:val="0000FF"/>
                <w:sz w:val="20"/>
                <w:szCs w:val="20"/>
                <w:u w:val="single"/>
              </w:rPr>
            </w:rPrChange>
          </w:rPr>
          <w:delInstrText xml:space="preserve"> MERGEFIELD Damage_Level </w:delInstrText>
        </w:r>
        <w:r w:rsidRPr="00EE27B1" w:rsidDel="005D0A9E">
          <w:rPr>
            <w:rFonts w:ascii="Calibri" w:hAnsi="Calibri"/>
            <w:i/>
            <w:rPrChange w:id="12873" w:author="Tre" w:date="2012-11-19T09:07:00Z">
              <w:rPr>
                <w:rFonts w:ascii="Calibri" w:hAnsi="Calibri"/>
                <w:i/>
                <w:color w:val="0000FF"/>
                <w:sz w:val="20"/>
                <w:szCs w:val="20"/>
                <w:u w:val="single"/>
              </w:rPr>
            </w:rPrChange>
          </w:rPr>
          <w:fldChar w:fldCharType="end"/>
        </w:r>
        <w:r w:rsidRPr="00EE27B1">
          <w:rPr>
            <w:rFonts w:ascii="Calibri" w:hAnsi="Calibri"/>
            <w:i/>
            <w:rPrChange w:id="12874" w:author="Tre" w:date="2012-11-19T09:07:00Z">
              <w:rPr>
                <w:rFonts w:ascii="Calibri" w:hAnsi="Calibri"/>
                <w:i/>
                <w:color w:val="0000FF"/>
                <w:sz w:val="20"/>
                <w:szCs w:val="20"/>
                <w:u w:val="single"/>
              </w:rPr>
            </w:rPrChange>
          </w:rPr>
          <w:delText>), Type (</w:delText>
        </w:r>
        <w:r w:rsidRPr="00EE27B1" w:rsidDel="005D0A9E">
          <w:rPr>
            <w:rFonts w:ascii="Calibri" w:hAnsi="Calibri"/>
            <w:i/>
            <w:rPrChange w:id="12875" w:author="Tre" w:date="2012-11-19T09:07:00Z">
              <w:rPr>
                <w:rFonts w:ascii="Calibri" w:hAnsi="Calibri"/>
                <w:i/>
                <w:color w:val="0000FF"/>
                <w:sz w:val="20"/>
                <w:szCs w:val="20"/>
                <w:u w:val="single"/>
              </w:rPr>
            </w:rPrChange>
          </w:rPr>
          <w:fldChar w:fldCharType="begin"/>
        </w:r>
        <w:r w:rsidRPr="00EE27B1">
          <w:rPr>
            <w:rFonts w:ascii="Calibri" w:hAnsi="Calibri"/>
            <w:i/>
            <w:rPrChange w:id="12876" w:author="Tre" w:date="2012-11-19T09:07:00Z">
              <w:rPr>
                <w:rFonts w:ascii="Calibri" w:hAnsi="Calibri"/>
                <w:i/>
                <w:color w:val="0000FF"/>
                <w:sz w:val="20"/>
                <w:szCs w:val="20"/>
                <w:u w:val="single"/>
              </w:rPr>
            </w:rPrChange>
          </w:rPr>
          <w:delInstrText xml:space="preserve"> MERGEFIELD Type </w:delInstrText>
        </w:r>
        <w:r w:rsidRPr="00EE27B1" w:rsidDel="005D0A9E">
          <w:rPr>
            <w:rFonts w:ascii="Calibri" w:hAnsi="Calibri"/>
            <w:i/>
            <w:rPrChange w:id="12877" w:author="Tre" w:date="2012-11-19T09:07:00Z">
              <w:rPr>
                <w:rFonts w:ascii="Calibri" w:hAnsi="Calibri"/>
                <w:i/>
                <w:color w:val="0000FF"/>
                <w:sz w:val="20"/>
                <w:szCs w:val="20"/>
                <w:u w:val="single"/>
              </w:rPr>
            </w:rPrChange>
          </w:rPr>
          <w:fldChar w:fldCharType="end"/>
        </w:r>
        <w:r w:rsidRPr="00EE27B1">
          <w:rPr>
            <w:rFonts w:ascii="Calibri" w:hAnsi="Calibri"/>
            <w:i/>
            <w:rPrChange w:id="12878" w:author="Tre" w:date="2012-11-19T09:07:00Z">
              <w:rPr>
                <w:rFonts w:ascii="Calibri" w:hAnsi="Calibri"/>
                <w:i/>
                <w:color w:val="0000FF"/>
                <w:sz w:val="20"/>
                <w:szCs w:val="20"/>
                <w:u w:val="single"/>
              </w:rPr>
            </w:rPrChange>
          </w:rPr>
          <w:delText>), Rate (</w:delText>
        </w:r>
        <w:r w:rsidRPr="00EE27B1" w:rsidDel="005D0A9E">
          <w:rPr>
            <w:rFonts w:ascii="Calibri" w:hAnsi="Calibri"/>
            <w:i/>
            <w:rPrChange w:id="12879" w:author="Tre" w:date="2012-11-19T09:07:00Z">
              <w:rPr>
                <w:rFonts w:ascii="Calibri" w:hAnsi="Calibri"/>
                <w:i/>
                <w:color w:val="0000FF"/>
                <w:sz w:val="20"/>
                <w:szCs w:val="20"/>
                <w:u w:val="single"/>
              </w:rPr>
            </w:rPrChange>
          </w:rPr>
          <w:fldChar w:fldCharType="begin"/>
        </w:r>
        <w:r w:rsidRPr="00EE27B1">
          <w:rPr>
            <w:rFonts w:ascii="Calibri" w:hAnsi="Calibri"/>
            <w:i/>
            <w:rPrChange w:id="12880" w:author="Tre" w:date="2012-11-19T09:07:00Z">
              <w:rPr>
                <w:rFonts w:ascii="Calibri" w:hAnsi="Calibri"/>
                <w:i/>
                <w:color w:val="0000FF"/>
                <w:sz w:val="20"/>
                <w:szCs w:val="20"/>
                <w:u w:val="single"/>
              </w:rPr>
            </w:rPrChange>
          </w:rPr>
          <w:delInstrText xml:space="preserve"> MERGEFIELD Rate_of_Fire </w:delInstrText>
        </w:r>
        <w:r w:rsidRPr="00EE27B1" w:rsidDel="005D0A9E">
          <w:rPr>
            <w:rFonts w:ascii="Calibri" w:hAnsi="Calibri"/>
            <w:i/>
            <w:rPrChange w:id="12881" w:author="Tre" w:date="2012-11-19T09:07:00Z">
              <w:rPr>
                <w:rFonts w:ascii="Calibri" w:hAnsi="Calibri"/>
                <w:i/>
                <w:color w:val="0000FF"/>
                <w:sz w:val="20"/>
                <w:szCs w:val="20"/>
                <w:u w:val="single"/>
              </w:rPr>
            </w:rPrChange>
          </w:rPr>
          <w:fldChar w:fldCharType="end"/>
        </w:r>
        <w:r w:rsidRPr="00EE27B1">
          <w:rPr>
            <w:rFonts w:ascii="Calibri" w:hAnsi="Calibri"/>
            <w:i/>
            <w:rPrChange w:id="12882" w:author="Tre" w:date="2012-11-19T09:07:00Z">
              <w:rPr>
                <w:rFonts w:ascii="Calibri" w:hAnsi="Calibri"/>
                <w:i/>
                <w:color w:val="0000FF"/>
                <w:sz w:val="20"/>
                <w:szCs w:val="20"/>
                <w:u w:val="single"/>
              </w:rPr>
            </w:rPrChange>
          </w:rPr>
          <w:delText>), Ammo (</w:delText>
        </w:r>
        <w:r w:rsidRPr="00EE27B1" w:rsidDel="005D0A9E">
          <w:rPr>
            <w:rFonts w:ascii="Calibri" w:hAnsi="Calibri"/>
            <w:i/>
            <w:rPrChange w:id="12883" w:author="Tre" w:date="2012-11-19T09:07:00Z">
              <w:rPr>
                <w:rFonts w:ascii="Calibri" w:hAnsi="Calibri"/>
                <w:i/>
                <w:color w:val="0000FF"/>
                <w:sz w:val="20"/>
                <w:szCs w:val="20"/>
                <w:u w:val="single"/>
              </w:rPr>
            </w:rPrChange>
          </w:rPr>
          <w:fldChar w:fldCharType="begin"/>
        </w:r>
        <w:r w:rsidRPr="00EE27B1">
          <w:rPr>
            <w:rFonts w:ascii="Calibri" w:hAnsi="Calibri"/>
            <w:i/>
            <w:rPrChange w:id="12884" w:author="Tre" w:date="2012-11-19T09:07:00Z">
              <w:rPr>
                <w:rFonts w:ascii="Calibri" w:hAnsi="Calibri"/>
                <w:i/>
                <w:color w:val="0000FF"/>
                <w:sz w:val="20"/>
                <w:szCs w:val="20"/>
                <w:u w:val="single"/>
              </w:rPr>
            </w:rPrChange>
          </w:rPr>
          <w:delInstrText xml:space="preserve"> MERGEFIELD Ammo </w:delInstrText>
        </w:r>
        <w:r w:rsidRPr="00EE27B1" w:rsidDel="005D0A9E">
          <w:rPr>
            <w:rFonts w:ascii="Calibri" w:hAnsi="Calibri"/>
            <w:i/>
            <w:rPrChange w:id="12885" w:author="Tre" w:date="2012-11-19T09:07:00Z">
              <w:rPr>
                <w:rFonts w:ascii="Calibri" w:hAnsi="Calibri"/>
                <w:i/>
                <w:color w:val="0000FF"/>
                <w:sz w:val="20"/>
                <w:szCs w:val="20"/>
                <w:u w:val="single"/>
              </w:rPr>
            </w:rPrChange>
          </w:rPr>
          <w:fldChar w:fldCharType="end"/>
        </w:r>
        <w:r w:rsidRPr="00EE27B1">
          <w:rPr>
            <w:rFonts w:ascii="Calibri" w:hAnsi="Calibri"/>
            <w:i/>
            <w:rPrChange w:id="12886" w:author="Tre" w:date="2012-11-19T09:07:00Z">
              <w:rPr>
                <w:rFonts w:ascii="Calibri" w:hAnsi="Calibri"/>
                <w:i/>
                <w:color w:val="0000FF"/>
                <w:sz w:val="20"/>
                <w:szCs w:val="20"/>
                <w:u w:val="single"/>
              </w:rPr>
            </w:rPrChange>
          </w:rPr>
          <w:delText>), Range (</w:delText>
        </w:r>
        <w:r w:rsidRPr="00EE27B1" w:rsidDel="005D0A9E">
          <w:rPr>
            <w:rFonts w:ascii="Calibri" w:hAnsi="Calibri"/>
            <w:i/>
            <w:rPrChange w:id="12887" w:author="Tre" w:date="2012-11-19T09:07:00Z">
              <w:rPr>
                <w:rFonts w:ascii="Calibri" w:hAnsi="Calibri"/>
                <w:i/>
                <w:color w:val="0000FF"/>
                <w:sz w:val="20"/>
                <w:szCs w:val="20"/>
                <w:u w:val="single"/>
              </w:rPr>
            </w:rPrChange>
          </w:rPr>
          <w:fldChar w:fldCharType="begin"/>
        </w:r>
        <w:r w:rsidRPr="00EE27B1">
          <w:rPr>
            <w:rFonts w:ascii="Calibri" w:hAnsi="Calibri"/>
            <w:i/>
            <w:rPrChange w:id="12888" w:author="Tre" w:date="2012-11-19T09:07:00Z">
              <w:rPr>
                <w:rFonts w:ascii="Calibri" w:hAnsi="Calibri"/>
                <w:i/>
                <w:color w:val="0000FF"/>
                <w:sz w:val="20"/>
                <w:szCs w:val="20"/>
                <w:u w:val="single"/>
              </w:rPr>
            </w:rPrChange>
          </w:rPr>
          <w:delInstrText xml:space="preserve"> MERGEFIELD Range </w:delInstrText>
        </w:r>
        <w:r w:rsidRPr="00EE27B1" w:rsidDel="005D0A9E">
          <w:rPr>
            <w:rFonts w:ascii="Calibri" w:hAnsi="Calibri"/>
            <w:i/>
            <w:rPrChange w:id="12889" w:author="Tre" w:date="2012-11-19T09:07:00Z">
              <w:rPr>
                <w:rFonts w:ascii="Calibri" w:hAnsi="Calibri"/>
                <w:i/>
                <w:color w:val="0000FF"/>
                <w:sz w:val="20"/>
                <w:szCs w:val="20"/>
                <w:u w:val="single"/>
              </w:rPr>
            </w:rPrChange>
          </w:rPr>
          <w:fldChar w:fldCharType="end"/>
        </w:r>
        <w:r w:rsidRPr="00EE27B1">
          <w:rPr>
            <w:rFonts w:ascii="Calibri" w:hAnsi="Calibri"/>
            <w:i/>
            <w:rPrChange w:id="12890" w:author="Tre" w:date="2012-11-19T09:07:00Z">
              <w:rPr>
                <w:rFonts w:ascii="Calibri" w:hAnsi="Calibri"/>
                <w:i/>
                <w:color w:val="0000FF"/>
                <w:sz w:val="20"/>
                <w:szCs w:val="20"/>
                <w:u w:val="single"/>
              </w:rPr>
            </w:rPrChange>
          </w:rPr>
          <w:delText>), Vehicle Type (</w:delText>
        </w:r>
        <w:r w:rsidRPr="00EE27B1" w:rsidDel="005D0A9E">
          <w:rPr>
            <w:rFonts w:ascii="Calibri" w:hAnsi="Calibri"/>
            <w:i/>
            <w:rPrChange w:id="12891" w:author="Tre" w:date="2012-11-19T09:07:00Z">
              <w:rPr>
                <w:rFonts w:ascii="Calibri" w:hAnsi="Calibri"/>
                <w:i/>
                <w:color w:val="0000FF"/>
                <w:sz w:val="20"/>
                <w:szCs w:val="20"/>
                <w:u w:val="single"/>
              </w:rPr>
            </w:rPrChange>
          </w:rPr>
          <w:fldChar w:fldCharType="begin"/>
        </w:r>
        <w:r w:rsidRPr="00EE27B1">
          <w:rPr>
            <w:rFonts w:ascii="Calibri" w:hAnsi="Calibri"/>
            <w:i/>
            <w:rPrChange w:id="12892" w:author="Tre" w:date="2012-11-19T09:07:00Z">
              <w:rPr>
                <w:rFonts w:ascii="Calibri" w:hAnsi="Calibri"/>
                <w:i/>
                <w:color w:val="0000FF"/>
                <w:sz w:val="20"/>
                <w:szCs w:val="20"/>
                <w:u w:val="single"/>
              </w:rPr>
            </w:rPrChange>
          </w:rPr>
          <w:delInstrText xml:space="preserve"> MERGEFIELD Vehicle_Type </w:delInstrText>
        </w:r>
        <w:r w:rsidRPr="00EE27B1" w:rsidDel="005D0A9E">
          <w:rPr>
            <w:rFonts w:ascii="Calibri" w:hAnsi="Calibri"/>
            <w:i/>
            <w:rPrChange w:id="12893" w:author="Tre" w:date="2012-11-19T09:07:00Z">
              <w:rPr>
                <w:rFonts w:ascii="Calibri" w:hAnsi="Calibri"/>
                <w:i/>
                <w:color w:val="0000FF"/>
                <w:sz w:val="20"/>
                <w:szCs w:val="20"/>
                <w:u w:val="single"/>
              </w:rPr>
            </w:rPrChange>
          </w:rPr>
          <w:fldChar w:fldCharType="end"/>
        </w:r>
        <w:r w:rsidRPr="00EE27B1">
          <w:rPr>
            <w:rFonts w:ascii="Calibri" w:hAnsi="Calibri"/>
            <w:i/>
            <w:rPrChange w:id="12894" w:author="Tre" w:date="2012-11-19T09:07:00Z">
              <w:rPr>
                <w:rFonts w:ascii="Calibri" w:hAnsi="Calibri"/>
                <w:i/>
                <w:color w:val="0000FF"/>
                <w:sz w:val="20"/>
                <w:szCs w:val="20"/>
                <w:u w:val="single"/>
              </w:rPr>
            </w:rPrChange>
          </w:rPr>
          <w:delText>), Speed (</w:delText>
        </w:r>
        <w:r w:rsidRPr="00EE27B1" w:rsidDel="005D0A9E">
          <w:rPr>
            <w:rFonts w:ascii="Calibri" w:hAnsi="Calibri"/>
            <w:i/>
            <w:rPrChange w:id="12895" w:author="Tre" w:date="2012-11-19T09:07:00Z">
              <w:rPr>
                <w:rFonts w:ascii="Calibri" w:hAnsi="Calibri"/>
                <w:i/>
                <w:color w:val="0000FF"/>
                <w:sz w:val="20"/>
                <w:szCs w:val="20"/>
                <w:u w:val="single"/>
              </w:rPr>
            </w:rPrChange>
          </w:rPr>
          <w:fldChar w:fldCharType="begin"/>
        </w:r>
        <w:r w:rsidRPr="00EE27B1">
          <w:rPr>
            <w:rFonts w:ascii="Calibri" w:hAnsi="Calibri"/>
            <w:i/>
            <w:rPrChange w:id="12896" w:author="Tre" w:date="2012-11-19T09:07:00Z">
              <w:rPr>
                <w:rFonts w:ascii="Calibri" w:hAnsi="Calibri"/>
                <w:i/>
                <w:color w:val="0000FF"/>
                <w:sz w:val="20"/>
                <w:szCs w:val="20"/>
                <w:u w:val="single"/>
              </w:rPr>
            </w:rPrChange>
          </w:rPr>
          <w:delInstrText xml:space="preserve"> MERGEFIELD Speed </w:delInstrText>
        </w:r>
        <w:r w:rsidRPr="00EE27B1" w:rsidDel="005D0A9E">
          <w:rPr>
            <w:rFonts w:ascii="Calibri" w:hAnsi="Calibri"/>
            <w:i/>
            <w:rPrChange w:id="12897" w:author="Tre" w:date="2012-11-19T09:07:00Z">
              <w:rPr>
                <w:rFonts w:ascii="Calibri" w:hAnsi="Calibri"/>
                <w:i/>
                <w:color w:val="0000FF"/>
                <w:sz w:val="20"/>
                <w:szCs w:val="20"/>
                <w:u w:val="single"/>
              </w:rPr>
            </w:rPrChange>
          </w:rPr>
          <w:fldChar w:fldCharType="end"/>
        </w:r>
        <w:r w:rsidRPr="00EE27B1">
          <w:rPr>
            <w:rFonts w:ascii="Calibri" w:hAnsi="Calibri"/>
            <w:i/>
            <w:rPrChange w:id="12898" w:author="Tre" w:date="2012-11-19T09:07:00Z">
              <w:rPr>
                <w:rFonts w:ascii="Calibri" w:hAnsi="Calibri"/>
                <w:i/>
                <w:color w:val="0000FF"/>
                <w:sz w:val="20"/>
                <w:szCs w:val="20"/>
                <w:u w:val="single"/>
              </w:rPr>
            </w:rPrChange>
          </w:rPr>
          <w:delText>), Agility (</w:delText>
        </w:r>
        <w:r w:rsidRPr="00EE27B1" w:rsidDel="005D0A9E">
          <w:rPr>
            <w:rFonts w:ascii="Calibri" w:hAnsi="Calibri"/>
            <w:i/>
            <w:rPrChange w:id="12899" w:author="Tre" w:date="2012-11-19T09:07:00Z">
              <w:rPr>
                <w:rFonts w:ascii="Calibri" w:hAnsi="Calibri"/>
                <w:i/>
                <w:color w:val="0000FF"/>
                <w:sz w:val="20"/>
                <w:szCs w:val="20"/>
                <w:u w:val="single"/>
              </w:rPr>
            </w:rPrChange>
          </w:rPr>
          <w:fldChar w:fldCharType="begin"/>
        </w:r>
        <w:r w:rsidRPr="00EE27B1">
          <w:rPr>
            <w:rFonts w:ascii="Calibri" w:hAnsi="Calibri"/>
            <w:i/>
            <w:rPrChange w:id="12900" w:author="Tre" w:date="2012-11-19T09:07:00Z">
              <w:rPr>
                <w:rFonts w:ascii="Calibri" w:hAnsi="Calibri"/>
                <w:i/>
                <w:color w:val="0000FF"/>
                <w:sz w:val="20"/>
                <w:szCs w:val="20"/>
                <w:u w:val="single"/>
              </w:rPr>
            </w:rPrChange>
          </w:rPr>
          <w:delInstrText xml:space="preserve"> MERGEFIELD Agility </w:delInstrText>
        </w:r>
        <w:r w:rsidRPr="00EE27B1" w:rsidDel="005D0A9E">
          <w:rPr>
            <w:rFonts w:ascii="Calibri" w:hAnsi="Calibri"/>
            <w:i/>
            <w:rPrChange w:id="12901" w:author="Tre" w:date="2012-11-19T09:07:00Z">
              <w:rPr>
                <w:rFonts w:ascii="Calibri" w:hAnsi="Calibri"/>
                <w:i/>
                <w:color w:val="0000FF"/>
                <w:sz w:val="20"/>
                <w:szCs w:val="20"/>
                <w:u w:val="single"/>
              </w:rPr>
            </w:rPrChange>
          </w:rPr>
          <w:fldChar w:fldCharType="end"/>
        </w:r>
        <w:r w:rsidRPr="00EE27B1">
          <w:rPr>
            <w:rFonts w:ascii="Calibri" w:hAnsi="Calibri"/>
            <w:i/>
            <w:rPrChange w:id="12902" w:author="Tre" w:date="2012-11-19T09:07:00Z">
              <w:rPr>
                <w:rFonts w:ascii="Calibri" w:hAnsi="Calibri"/>
                <w:i/>
                <w:color w:val="0000FF"/>
                <w:sz w:val="20"/>
                <w:szCs w:val="20"/>
                <w:u w:val="single"/>
              </w:rPr>
            </w:rPrChange>
          </w:rPr>
          <w:delText>), Fuel (</w:delText>
        </w:r>
        <w:r w:rsidRPr="00EE27B1" w:rsidDel="005D0A9E">
          <w:rPr>
            <w:rFonts w:ascii="Calibri" w:hAnsi="Calibri"/>
            <w:i/>
            <w:rPrChange w:id="12903" w:author="Tre" w:date="2012-11-19T09:07:00Z">
              <w:rPr>
                <w:rFonts w:ascii="Calibri" w:hAnsi="Calibri"/>
                <w:i/>
                <w:color w:val="0000FF"/>
                <w:sz w:val="20"/>
                <w:szCs w:val="20"/>
                <w:u w:val="single"/>
              </w:rPr>
            </w:rPrChange>
          </w:rPr>
          <w:fldChar w:fldCharType="begin"/>
        </w:r>
        <w:r w:rsidRPr="00EE27B1">
          <w:rPr>
            <w:rFonts w:ascii="Calibri" w:hAnsi="Calibri"/>
            <w:i/>
            <w:rPrChange w:id="12904" w:author="Tre" w:date="2012-11-19T09:07:00Z">
              <w:rPr>
                <w:rFonts w:ascii="Calibri" w:hAnsi="Calibri"/>
                <w:i/>
                <w:color w:val="0000FF"/>
                <w:sz w:val="20"/>
                <w:szCs w:val="20"/>
                <w:u w:val="single"/>
              </w:rPr>
            </w:rPrChange>
          </w:rPr>
          <w:delInstrText xml:space="preserve"> MERGEFIELD Fuel </w:delInstrText>
        </w:r>
        <w:r w:rsidRPr="00EE27B1" w:rsidDel="005D0A9E">
          <w:rPr>
            <w:rFonts w:ascii="Calibri" w:hAnsi="Calibri"/>
            <w:i/>
            <w:rPrChange w:id="12905" w:author="Tre" w:date="2012-11-19T09:07:00Z">
              <w:rPr>
                <w:rFonts w:ascii="Calibri" w:hAnsi="Calibri"/>
                <w:i/>
                <w:color w:val="0000FF"/>
                <w:sz w:val="20"/>
                <w:szCs w:val="20"/>
                <w:u w:val="single"/>
              </w:rPr>
            </w:rPrChange>
          </w:rPr>
          <w:fldChar w:fldCharType="end"/>
        </w:r>
        <w:r w:rsidRPr="00EE27B1">
          <w:rPr>
            <w:rFonts w:ascii="Calibri" w:hAnsi="Calibri"/>
            <w:i/>
            <w:rPrChange w:id="12906" w:author="Tre" w:date="2012-11-19T09:07:00Z">
              <w:rPr>
                <w:rFonts w:ascii="Calibri" w:hAnsi="Calibri"/>
                <w:i/>
                <w:color w:val="0000FF"/>
                <w:sz w:val="20"/>
                <w:szCs w:val="20"/>
                <w:u w:val="single"/>
              </w:rPr>
            </w:rPrChange>
          </w:rPr>
          <w:delText>)]</w:delText>
        </w:r>
      </w:del>
    </w:p>
    <w:p w:rsidR="00540D53" w:rsidRPr="000B0456" w:rsidDel="005D0A9E" w:rsidRDefault="00EE27B1" w:rsidP="00540D53">
      <w:pPr>
        <w:jc w:val="both"/>
        <w:rPr>
          <w:del w:id="12907" w:author="frontdesk" w:date="2012-11-16T12:55:00Z"/>
          <w:rFonts w:ascii="Calibri" w:hAnsi="Calibri"/>
          <w:rPrChange w:id="12908" w:author="Tre" w:date="2012-11-19T09:07:00Z">
            <w:rPr>
              <w:del w:id="12909" w:author="frontdesk" w:date="2012-11-16T12:55:00Z"/>
              <w:rFonts w:ascii="Calibri" w:hAnsi="Calibri"/>
              <w:sz w:val="20"/>
              <w:szCs w:val="20"/>
            </w:rPr>
          </w:rPrChange>
        </w:rPr>
      </w:pPr>
      <w:del w:id="12910" w:author="frontdesk" w:date="2012-11-16T12:55:00Z">
        <w:r w:rsidRPr="00EE27B1" w:rsidDel="005D0A9E">
          <w:rPr>
            <w:rFonts w:ascii="Calibri" w:hAnsi="Calibri"/>
            <w:rPrChange w:id="12911" w:author="Tre" w:date="2012-11-19T09:07:00Z">
              <w:rPr>
                <w:rFonts w:ascii="Calibri" w:hAnsi="Calibri"/>
                <w:color w:val="0000FF"/>
                <w:sz w:val="20"/>
                <w:szCs w:val="20"/>
                <w:u w:val="single"/>
              </w:rPr>
            </w:rPrChange>
          </w:rPr>
          <w:fldChar w:fldCharType="begin"/>
        </w:r>
        <w:r w:rsidRPr="00EE27B1">
          <w:rPr>
            <w:rFonts w:ascii="Calibri" w:hAnsi="Calibri"/>
            <w:rPrChange w:id="12912" w:author="Tre" w:date="2012-11-19T09:07:00Z">
              <w:rPr>
                <w:rFonts w:ascii="Calibri" w:hAnsi="Calibri"/>
                <w:color w:val="0000FF"/>
                <w:sz w:val="20"/>
                <w:szCs w:val="20"/>
                <w:u w:val="single"/>
              </w:rPr>
            </w:rPrChange>
          </w:rPr>
          <w:delInstrText xml:space="preserve"> MERGEFIELD Description </w:delInstrText>
        </w:r>
        <w:r w:rsidRPr="00EE27B1" w:rsidDel="005D0A9E">
          <w:rPr>
            <w:rFonts w:ascii="Calibri" w:hAnsi="Calibri"/>
            <w:rPrChange w:id="12913" w:author="Tre" w:date="2012-11-19T09:07:00Z">
              <w:rPr>
                <w:rFonts w:ascii="Calibri" w:hAnsi="Calibri"/>
                <w:color w:val="0000FF"/>
                <w:sz w:val="20"/>
                <w:szCs w:val="20"/>
                <w:u w:val="single"/>
              </w:rPr>
            </w:rPrChange>
          </w:rPr>
          <w:fldChar w:fldCharType="separate"/>
        </w:r>
        <w:r w:rsidRPr="00EE27B1">
          <w:rPr>
            <w:rFonts w:ascii="Calibri" w:hAnsi="Calibri"/>
            <w:noProof/>
            <w:rPrChange w:id="12914" w:author="Tre" w:date="2012-11-19T09:07:00Z">
              <w:rPr>
                <w:rFonts w:ascii="Calibri" w:hAnsi="Calibri"/>
                <w:noProof/>
                <w:color w:val="0000FF"/>
                <w:sz w:val="20"/>
                <w:szCs w:val="20"/>
                <w:u w:val="single"/>
              </w:rPr>
            </w:rPrChange>
          </w:rPr>
          <w:delText>With or without blue tooth ear bud.</w:delText>
        </w:r>
        <w:r w:rsidRPr="00EE27B1" w:rsidDel="005D0A9E">
          <w:rPr>
            <w:rFonts w:ascii="Calibri" w:hAnsi="Calibri"/>
            <w:rPrChange w:id="12915" w:author="Tre" w:date="2012-11-19T09:07:00Z">
              <w:rPr>
                <w:rFonts w:ascii="Calibri" w:hAnsi="Calibri"/>
                <w:color w:val="0000FF"/>
                <w:sz w:val="20"/>
                <w:szCs w:val="20"/>
                <w:u w:val="single"/>
              </w:rPr>
            </w:rPrChange>
          </w:rPr>
          <w:fldChar w:fldCharType="end"/>
        </w:r>
        <w:r w:rsidRPr="00EE27B1" w:rsidDel="005D0A9E">
          <w:rPr>
            <w:rFonts w:ascii="Calibri" w:hAnsi="Calibri"/>
            <w:rPrChange w:id="12916" w:author="Tre" w:date="2012-11-19T09:07:00Z">
              <w:rPr>
                <w:rFonts w:ascii="Calibri" w:hAnsi="Calibri"/>
                <w:color w:val="0000FF"/>
                <w:sz w:val="20"/>
                <w:szCs w:val="20"/>
                <w:u w:val="single"/>
              </w:rPr>
            </w:rPrChange>
          </w:rPr>
          <w:fldChar w:fldCharType="begin"/>
        </w:r>
        <w:r w:rsidRPr="00EE27B1">
          <w:rPr>
            <w:rFonts w:ascii="Calibri" w:hAnsi="Calibri"/>
            <w:rPrChange w:id="12917" w:author="Tre" w:date="2012-11-19T09:07:00Z">
              <w:rPr>
                <w:rFonts w:ascii="Calibri" w:hAnsi="Calibri"/>
                <w:color w:val="0000FF"/>
                <w:sz w:val="20"/>
                <w:szCs w:val="20"/>
                <w:u w:val="single"/>
              </w:rPr>
            </w:rPrChange>
          </w:rPr>
          <w:delInstrText xml:space="preserve"> NEXT  \* MERGEFORMAT </w:delInstrText>
        </w:r>
        <w:r w:rsidRPr="00EE27B1" w:rsidDel="005D0A9E">
          <w:rPr>
            <w:rFonts w:ascii="Calibri" w:hAnsi="Calibri"/>
            <w:rPrChange w:id="12918" w:author="Tre" w:date="2012-11-19T09:07:00Z">
              <w:rPr>
                <w:rFonts w:ascii="Calibri" w:hAnsi="Calibri"/>
                <w:color w:val="0000FF"/>
                <w:sz w:val="20"/>
                <w:szCs w:val="20"/>
                <w:u w:val="single"/>
              </w:rPr>
            </w:rPrChange>
          </w:rPr>
          <w:fldChar w:fldCharType="end"/>
        </w:r>
      </w:del>
    </w:p>
    <w:p w:rsidR="00540D53" w:rsidRPr="000B0456" w:rsidDel="005D0A9E" w:rsidRDefault="00EE27B1" w:rsidP="00540D53">
      <w:pPr>
        <w:jc w:val="both"/>
        <w:rPr>
          <w:del w:id="12919" w:author="frontdesk" w:date="2012-11-16T12:55:00Z"/>
          <w:rFonts w:ascii="Calibri" w:hAnsi="Calibri"/>
          <w:b/>
          <w:rPrChange w:id="12920" w:author="Tre" w:date="2012-11-19T09:07:00Z">
            <w:rPr>
              <w:del w:id="12921" w:author="frontdesk" w:date="2012-11-16T12:55:00Z"/>
              <w:rFonts w:ascii="Calibri" w:hAnsi="Calibri"/>
              <w:b/>
              <w:sz w:val="20"/>
              <w:szCs w:val="20"/>
            </w:rPr>
          </w:rPrChange>
        </w:rPr>
      </w:pPr>
      <w:del w:id="12922" w:author="frontdesk" w:date="2012-11-16T12:55:00Z">
        <w:r w:rsidRPr="00EE27B1" w:rsidDel="005D0A9E">
          <w:rPr>
            <w:rFonts w:ascii="Calibri" w:hAnsi="Calibri"/>
            <w:b/>
            <w:rPrChange w:id="12923" w:author="Tre" w:date="2012-11-19T09:07:00Z">
              <w:rPr>
                <w:rFonts w:ascii="Calibri" w:hAnsi="Calibri"/>
                <w:b/>
                <w:color w:val="0000FF"/>
                <w:sz w:val="20"/>
                <w:szCs w:val="20"/>
                <w:u w:val="single"/>
              </w:rPr>
            </w:rPrChange>
          </w:rPr>
          <w:fldChar w:fldCharType="begin"/>
        </w:r>
        <w:r w:rsidRPr="00EE27B1">
          <w:rPr>
            <w:rFonts w:ascii="Calibri" w:hAnsi="Calibri"/>
            <w:b/>
            <w:rPrChange w:id="12924" w:author="Tre" w:date="2012-11-19T09:07:00Z">
              <w:rPr>
                <w:rFonts w:ascii="Calibri" w:hAnsi="Calibri"/>
                <w:b/>
                <w:color w:val="0000FF"/>
                <w:sz w:val="20"/>
                <w:szCs w:val="20"/>
                <w:u w:val="single"/>
              </w:rPr>
            </w:rPrChange>
          </w:rPr>
          <w:delInstrText xml:space="preserve"> MERGEFIELD Name </w:delInstrText>
        </w:r>
        <w:r w:rsidRPr="00EE27B1" w:rsidDel="005D0A9E">
          <w:rPr>
            <w:rFonts w:ascii="Calibri" w:hAnsi="Calibri"/>
            <w:b/>
            <w:rPrChange w:id="12925" w:author="Tre" w:date="2012-11-19T09:07:00Z">
              <w:rPr>
                <w:rFonts w:ascii="Calibri" w:hAnsi="Calibri"/>
                <w:b/>
                <w:color w:val="0000FF"/>
                <w:sz w:val="20"/>
                <w:szCs w:val="20"/>
                <w:u w:val="single"/>
              </w:rPr>
            </w:rPrChange>
          </w:rPr>
          <w:fldChar w:fldCharType="separate"/>
        </w:r>
        <w:r w:rsidRPr="00EE27B1">
          <w:rPr>
            <w:rFonts w:ascii="Calibri" w:hAnsi="Calibri"/>
            <w:b/>
            <w:noProof/>
            <w:rPrChange w:id="12926" w:author="Tre" w:date="2012-11-19T09:07:00Z">
              <w:rPr>
                <w:rFonts w:ascii="Calibri" w:hAnsi="Calibri"/>
                <w:b/>
                <w:noProof/>
                <w:color w:val="0000FF"/>
                <w:sz w:val="20"/>
                <w:szCs w:val="20"/>
                <w:u w:val="single"/>
              </w:rPr>
            </w:rPrChange>
          </w:rPr>
          <w:delText>Fake IDs</w:delText>
        </w:r>
        <w:r w:rsidRPr="00EE27B1" w:rsidDel="005D0A9E">
          <w:rPr>
            <w:rFonts w:ascii="Calibri" w:hAnsi="Calibri"/>
            <w:b/>
            <w:rPrChange w:id="12927" w:author="Tre" w:date="2012-11-19T09:07:00Z">
              <w:rPr>
                <w:rFonts w:ascii="Calibri" w:hAnsi="Calibri"/>
                <w:b/>
                <w:color w:val="0000FF"/>
                <w:sz w:val="20"/>
                <w:szCs w:val="20"/>
                <w:u w:val="single"/>
              </w:rPr>
            </w:rPrChange>
          </w:rPr>
          <w:fldChar w:fldCharType="end"/>
        </w:r>
      </w:del>
    </w:p>
    <w:p w:rsidR="00540D53" w:rsidRPr="000B0456" w:rsidDel="005D0A9E" w:rsidRDefault="00EE27B1" w:rsidP="00540D53">
      <w:pPr>
        <w:jc w:val="both"/>
        <w:rPr>
          <w:del w:id="12928" w:author="frontdesk" w:date="2012-11-16T12:55:00Z"/>
          <w:rFonts w:ascii="Calibri" w:hAnsi="Calibri"/>
          <w:i/>
          <w:rPrChange w:id="12929" w:author="Tre" w:date="2012-11-19T09:07:00Z">
            <w:rPr>
              <w:del w:id="12930" w:author="frontdesk" w:date="2012-11-16T12:55:00Z"/>
              <w:rFonts w:ascii="Calibri" w:hAnsi="Calibri"/>
              <w:i/>
              <w:sz w:val="20"/>
              <w:szCs w:val="20"/>
            </w:rPr>
          </w:rPrChange>
        </w:rPr>
      </w:pPr>
      <w:del w:id="12931" w:author="frontdesk" w:date="2012-11-16T12:55:00Z">
        <w:r w:rsidRPr="00EE27B1">
          <w:rPr>
            <w:rFonts w:ascii="Calibri" w:hAnsi="Calibri"/>
            <w:i/>
            <w:rPrChange w:id="12932" w:author="Tre" w:date="2012-11-19T09:07:00Z">
              <w:rPr>
                <w:rFonts w:ascii="Calibri" w:hAnsi="Calibri"/>
                <w:i/>
                <w:color w:val="0000FF"/>
                <w:sz w:val="20"/>
                <w:szCs w:val="20"/>
                <w:u w:val="single"/>
              </w:rPr>
            </w:rPrChange>
          </w:rPr>
          <w:delText>[Damage (</w:delText>
        </w:r>
        <w:r w:rsidRPr="00EE27B1" w:rsidDel="005D0A9E">
          <w:rPr>
            <w:rFonts w:ascii="Calibri" w:hAnsi="Calibri"/>
            <w:i/>
            <w:rPrChange w:id="12933" w:author="Tre" w:date="2012-11-19T09:07:00Z">
              <w:rPr>
                <w:rFonts w:ascii="Calibri" w:hAnsi="Calibri"/>
                <w:i/>
                <w:color w:val="0000FF"/>
                <w:sz w:val="20"/>
                <w:szCs w:val="20"/>
                <w:u w:val="single"/>
              </w:rPr>
            </w:rPrChange>
          </w:rPr>
          <w:fldChar w:fldCharType="begin"/>
        </w:r>
        <w:r w:rsidRPr="00EE27B1">
          <w:rPr>
            <w:rFonts w:ascii="Calibri" w:hAnsi="Calibri"/>
            <w:i/>
            <w:rPrChange w:id="12934" w:author="Tre" w:date="2012-11-19T09:07:00Z">
              <w:rPr>
                <w:rFonts w:ascii="Calibri" w:hAnsi="Calibri"/>
                <w:i/>
                <w:color w:val="0000FF"/>
                <w:sz w:val="20"/>
                <w:szCs w:val="20"/>
                <w:u w:val="single"/>
              </w:rPr>
            </w:rPrChange>
          </w:rPr>
          <w:delInstrText xml:space="preserve"> MERGEFIELD Damage_Level </w:delInstrText>
        </w:r>
        <w:r w:rsidRPr="00EE27B1" w:rsidDel="005D0A9E">
          <w:rPr>
            <w:rFonts w:ascii="Calibri" w:hAnsi="Calibri"/>
            <w:i/>
            <w:rPrChange w:id="12935" w:author="Tre" w:date="2012-11-19T09:07:00Z">
              <w:rPr>
                <w:rFonts w:ascii="Calibri" w:hAnsi="Calibri"/>
                <w:i/>
                <w:color w:val="0000FF"/>
                <w:sz w:val="20"/>
                <w:szCs w:val="20"/>
                <w:u w:val="single"/>
              </w:rPr>
            </w:rPrChange>
          </w:rPr>
          <w:fldChar w:fldCharType="end"/>
        </w:r>
        <w:r w:rsidRPr="00EE27B1">
          <w:rPr>
            <w:rFonts w:ascii="Calibri" w:hAnsi="Calibri"/>
            <w:i/>
            <w:rPrChange w:id="12936" w:author="Tre" w:date="2012-11-19T09:07:00Z">
              <w:rPr>
                <w:rFonts w:ascii="Calibri" w:hAnsi="Calibri"/>
                <w:i/>
                <w:color w:val="0000FF"/>
                <w:sz w:val="20"/>
                <w:szCs w:val="20"/>
                <w:u w:val="single"/>
              </w:rPr>
            </w:rPrChange>
          </w:rPr>
          <w:delText>), Type (</w:delText>
        </w:r>
        <w:r w:rsidRPr="00EE27B1" w:rsidDel="005D0A9E">
          <w:rPr>
            <w:rFonts w:ascii="Calibri" w:hAnsi="Calibri"/>
            <w:i/>
            <w:rPrChange w:id="12937" w:author="Tre" w:date="2012-11-19T09:07:00Z">
              <w:rPr>
                <w:rFonts w:ascii="Calibri" w:hAnsi="Calibri"/>
                <w:i/>
                <w:color w:val="0000FF"/>
                <w:sz w:val="20"/>
                <w:szCs w:val="20"/>
                <w:u w:val="single"/>
              </w:rPr>
            </w:rPrChange>
          </w:rPr>
          <w:fldChar w:fldCharType="begin"/>
        </w:r>
        <w:r w:rsidRPr="00EE27B1">
          <w:rPr>
            <w:rFonts w:ascii="Calibri" w:hAnsi="Calibri"/>
            <w:i/>
            <w:rPrChange w:id="12938" w:author="Tre" w:date="2012-11-19T09:07:00Z">
              <w:rPr>
                <w:rFonts w:ascii="Calibri" w:hAnsi="Calibri"/>
                <w:i/>
                <w:color w:val="0000FF"/>
                <w:sz w:val="20"/>
                <w:szCs w:val="20"/>
                <w:u w:val="single"/>
              </w:rPr>
            </w:rPrChange>
          </w:rPr>
          <w:delInstrText xml:space="preserve"> MERGEFIELD Type </w:delInstrText>
        </w:r>
        <w:r w:rsidRPr="00EE27B1" w:rsidDel="005D0A9E">
          <w:rPr>
            <w:rFonts w:ascii="Calibri" w:hAnsi="Calibri"/>
            <w:i/>
            <w:rPrChange w:id="12939" w:author="Tre" w:date="2012-11-19T09:07:00Z">
              <w:rPr>
                <w:rFonts w:ascii="Calibri" w:hAnsi="Calibri"/>
                <w:i/>
                <w:color w:val="0000FF"/>
                <w:sz w:val="20"/>
                <w:szCs w:val="20"/>
                <w:u w:val="single"/>
              </w:rPr>
            </w:rPrChange>
          </w:rPr>
          <w:fldChar w:fldCharType="end"/>
        </w:r>
        <w:r w:rsidRPr="00EE27B1">
          <w:rPr>
            <w:rFonts w:ascii="Calibri" w:hAnsi="Calibri"/>
            <w:i/>
            <w:rPrChange w:id="12940" w:author="Tre" w:date="2012-11-19T09:07:00Z">
              <w:rPr>
                <w:rFonts w:ascii="Calibri" w:hAnsi="Calibri"/>
                <w:i/>
                <w:color w:val="0000FF"/>
                <w:sz w:val="20"/>
                <w:szCs w:val="20"/>
                <w:u w:val="single"/>
              </w:rPr>
            </w:rPrChange>
          </w:rPr>
          <w:delText>), Rate (</w:delText>
        </w:r>
        <w:r w:rsidRPr="00EE27B1" w:rsidDel="005D0A9E">
          <w:rPr>
            <w:rFonts w:ascii="Calibri" w:hAnsi="Calibri"/>
            <w:i/>
            <w:rPrChange w:id="12941" w:author="Tre" w:date="2012-11-19T09:07:00Z">
              <w:rPr>
                <w:rFonts w:ascii="Calibri" w:hAnsi="Calibri"/>
                <w:i/>
                <w:color w:val="0000FF"/>
                <w:sz w:val="20"/>
                <w:szCs w:val="20"/>
                <w:u w:val="single"/>
              </w:rPr>
            </w:rPrChange>
          </w:rPr>
          <w:fldChar w:fldCharType="begin"/>
        </w:r>
        <w:r w:rsidRPr="00EE27B1">
          <w:rPr>
            <w:rFonts w:ascii="Calibri" w:hAnsi="Calibri"/>
            <w:i/>
            <w:rPrChange w:id="12942" w:author="Tre" w:date="2012-11-19T09:07:00Z">
              <w:rPr>
                <w:rFonts w:ascii="Calibri" w:hAnsi="Calibri"/>
                <w:i/>
                <w:color w:val="0000FF"/>
                <w:sz w:val="20"/>
                <w:szCs w:val="20"/>
                <w:u w:val="single"/>
              </w:rPr>
            </w:rPrChange>
          </w:rPr>
          <w:delInstrText xml:space="preserve"> MERGEFIELD Rate_of_Fire </w:delInstrText>
        </w:r>
        <w:r w:rsidRPr="00EE27B1" w:rsidDel="005D0A9E">
          <w:rPr>
            <w:rFonts w:ascii="Calibri" w:hAnsi="Calibri"/>
            <w:i/>
            <w:rPrChange w:id="12943" w:author="Tre" w:date="2012-11-19T09:07:00Z">
              <w:rPr>
                <w:rFonts w:ascii="Calibri" w:hAnsi="Calibri"/>
                <w:i/>
                <w:color w:val="0000FF"/>
                <w:sz w:val="20"/>
                <w:szCs w:val="20"/>
                <w:u w:val="single"/>
              </w:rPr>
            </w:rPrChange>
          </w:rPr>
          <w:fldChar w:fldCharType="end"/>
        </w:r>
        <w:r w:rsidRPr="00EE27B1">
          <w:rPr>
            <w:rFonts w:ascii="Calibri" w:hAnsi="Calibri"/>
            <w:i/>
            <w:rPrChange w:id="12944" w:author="Tre" w:date="2012-11-19T09:07:00Z">
              <w:rPr>
                <w:rFonts w:ascii="Calibri" w:hAnsi="Calibri"/>
                <w:i/>
                <w:color w:val="0000FF"/>
                <w:sz w:val="20"/>
                <w:szCs w:val="20"/>
                <w:u w:val="single"/>
              </w:rPr>
            </w:rPrChange>
          </w:rPr>
          <w:delText>), Ammo (</w:delText>
        </w:r>
        <w:r w:rsidRPr="00EE27B1" w:rsidDel="005D0A9E">
          <w:rPr>
            <w:rFonts w:ascii="Calibri" w:hAnsi="Calibri"/>
            <w:i/>
            <w:rPrChange w:id="12945" w:author="Tre" w:date="2012-11-19T09:07:00Z">
              <w:rPr>
                <w:rFonts w:ascii="Calibri" w:hAnsi="Calibri"/>
                <w:i/>
                <w:color w:val="0000FF"/>
                <w:sz w:val="20"/>
                <w:szCs w:val="20"/>
                <w:u w:val="single"/>
              </w:rPr>
            </w:rPrChange>
          </w:rPr>
          <w:fldChar w:fldCharType="begin"/>
        </w:r>
        <w:r w:rsidRPr="00EE27B1">
          <w:rPr>
            <w:rFonts w:ascii="Calibri" w:hAnsi="Calibri"/>
            <w:i/>
            <w:rPrChange w:id="12946" w:author="Tre" w:date="2012-11-19T09:07:00Z">
              <w:rPr>
                <w:rFonts w:ascii="Calibri" w:hAnsi="Calibri"/>
                <w:i/>
                <w:color w:val="0000FF"/>
                <w:sz w:val="20"/>
                <w:szCs w:val="20"/>
                <w:u w:val="single"/>
              </w:rPr>
            </w:rPrChange>
          </w:rPr>
          <w:delInstrText xml:space="preserve"> MERGEFIELD Ammo </w:delInstrText>
        </w:r>
        <w:r w:rsidRPr="00EE27B1" w:rsidDel="005D0A9E">
          <w:rPr>
            <w:rFonts w:ascii="Calibri" w:hAnsi="Calibri"/>
            <w:i/>
            <w:rPrChange w:id="12947" w:author="Tre" w:date="2012-11-19T09:07:00Z">
              <w:rPr>
                <w:rFonts w:ascii="Calibri" w:hAnsi="Calibri"/>
                <w:i/>
                <w:color w:val="0000FF"/>
                <w:sz w:val="20"/>
                <w:szCs w:val="20"/>
                <w:u w:val="single"/>
              </w:rPr>
            </w:rPrChange>
          </w:rPr>
          <w:fldChar w:fldCharType="end"/>
        </w:r>
        <w:r w:rsidRPr="00EE27B1">
          <w:rPr>
            <w:rFonts w:ascii="Calibri" w:hAnsi="Calibri"/>
            <w:i/>
            <w:rPrChange w:id="12948" w:author="Tre" w:date="2012-11-19T09:07:00Z">
              <w:rPr>
                <w:rFonts w:ascii="Calibri" w:hAnsi="Calibri"/>
                <w:i/>
                <w:color w:val="0000FF"/>
                <w:sz w:val="20"/>
                <w:szCs w:val="20"/>
                <w:u w:val="single"/>
              </w:rPr>
            </w:rPrChange>
          </w:rPr>
          <w:delText>), Range (</w:delText>
        </w:r>
        <w:r w:rsidRPr="00EE27B1" w:rsidDel="005D0A9E">
          <w:rPr>
            <w:rFonts w:ascii="Calibri" w:hAnsi="Calibri"/>
            <w:i/>
            <w:rPrChange w:id="12949" w:author="Tre" w:date="2012-11-19T09:07:00Z">
              <w:rPr>
                <w:rFonts w:ascii="Calibri" w:hAnsi="Calibri"/>
                <w:i/>
                <w:color w:val="0000FF"/>
                <w:sz w:val="20"/>
                <w:szCs w:val="20"/>
                <w:u w:val="single"/>
              </w:rPr>
            </w:rPrChange>
          </w:rPr>
          <w:fldChar w:fldCharType="begin"/>
        </w:r>
        <w:r w:rsidRPr="00EE27B1">
          <w:rPr>
            <w:rFonts w:ascii="Calibri" w:hAnsi="Calibri"/>
            <w:i/>
            <w:rPrChange w:id="12950" w:author="Tre" w:date="2012-11-19T09:07:00Z">
              <w:rPr>
                <w:rFonts w:ascii="Calibri" w:hAnsi="Calibri"/>
                <w:i/>
                <w:color w:val="0000FF"/>
                <w:sz w:val="20"/>
                <w:szCs w:val="20"/>
                <w:u w:val="single"/>
              </w:rPr>
            </w:rPrChange>
          </w:rPr>
          <w:delInstrText xml:space="preserve"> MERGEFIELD Range </w:delInstrText>
        </w:r>
        <w:r w:rsidRPr="00EE27B1" w:rsidDel="005D0A9E">
          <w:rPr>
            <w:rFonts w:ascii="Calibri" w:hAnsi="Calibri"/>
            <w:i/>
            <w:rPrChange w:id="12951" w:author="Tre" w:date="2012-11-19T09:07:00Z">
              <w:rPr>
                <w:rFonts w:ascii="Calibri" w:hAnsi="Calibri"/>
                <w:i/>
                <w:color w:val="0000FF"/>
                <w:sz w:val="20"/>
                <w:szCs w:val="20"/>
                <w:u w:val="single"/>
              </w:rPr>
            </w:rPrChange>
          </w:rPr>
          <w:fldChar w:fldCharType="end"/>
        </w:r>
        <w:r w:rsidRPr="00EE27B1">
          <w:rPr>
            <w:rFonts w:ascii="Calibri" w:hAnsi="Calibri"/>
            <w:i/>
            <w:rPrChange w:id="12952" w:author="Tre" w:date="2012-11-19T09:07:00Z">
              <w:rPr>
                <w:rFonts w:ascii="Calibri" w:hAnsi="Calibri"/>
                <w:i/>
                <w:color w:val="0000FF"/>
                <w:sz w:val="20"/>
                <w:szCs w:val="20"/>
                <w:u w:val="single"/>
              </w:rPr>
            </w:rPrChange>
          </w:rPr>
          <w:delText>), Vehicle Type (</w:delText>
        </w:r>
        <w:r w:rsidRPr="00EE27B1" w:rsidDel="005D0A9E">
          <w:rPr>
            <w:rFonts w:ascii="Calibri" w:hAnsi="Calibri"/>
            <w:i/>
            <w:rPrChange w:id="12953" w:author="Tre" w:date="2012-11-19T09:07:00Z">
              <w:rPr>
                <w:rFonts w:ascii="Calibri" w:hAnsi="Calibri"/>
                <w:i/>
                <w:color w:val="0000FF"/>
                <w:sz w:val="20"/>
                <w:szCs w:val="20"/>
                <w:u w:val="single"/>
              </w:rPr>
            </w:rPrChange>
          </w:rPr>
          <w:fldChar w:fldCharType="begin"/>
        </w:r>
        <w:r w:rsidRPr="00EE27B1">
          <w:rPr>
            <w:rFonts w:ascii="Calibri" w:hAnsi="Calibri"/>
            <w:i/>
            <w:rPrChange w:id="12954" w:author="Tre" w:date="2012-11-19T09:07:00Z">
              <w:rPr>
                <w:rFonts w:ascii="Calibri" w:hAnsi="Calibri"/>
                <w:i/>
                <w:color w:val="0000FF"/>
                <w:sz w:val="20"/>
                <w:szCs w:val="20"/>
                <w:u w:val="single"/>
              </w:rPr>
            </w:rPrChange>
          </w:rPr>
          <w:delInstrText xml:space="preserve"> MERGEFIELD Vehicle_Type </w:delInstrText>
        </w:r>
        <w:r w:rsidRPr="00EE27B1" w:rsidDel="005D0A9E">
          <w:rPr>
            <w:rFonts w:ascii="Calibri" w:hAnsi="Calibri"/>
            <w:i/>
            <w:rPrChange w:id="12955" w:author="Tre" w:date="2012-11-19T09:07:00Z">
              <w:rPr>
                <w:rFonts w:ascii="Calibri" w:hAnsi="Calibri"/>
                <w:i/>
                <w:color w:val="0000FF"/>
                <w:sz w:val="20"/>
                <w:szCs w:val="20"/>
                <w:u w:val="single"/>
              </w:rPr>
            </w:rPrChange>
          </w:rPr>
          <w:fldChar w:fldCharType="end"/>
        </w:r>
        <w:r w:rsidRPr="00EE27B1">
          <w:rPr>
            <w:rFonts w:ascii="Calibri" w:hAnsi="Calibri"/>
            <w:i/>
            <w:rPrChange w:id="12956" w:author="Tre" w:date="2012-11-19T09:07:00Z">
              <w:rPr>
                <w:rFonts w:ascii="Calibri" w:hAnsi="Calibri"/>
                <w:i/>
                <w:color w:val="0000FF"/>
                <w:sz w:val="20"/>
                <w:szCs w:val="20"/>
                <w:u w:val="single"/>
              </w:rPr>
            </w:rPrChange>
          </w:rPr>
          <w:delText>), Speed (</w:delText>
        </w:r>
        <w:r w:rsidRPr="00EE27B1" w:rsidDel="005D0A9E">
          <w:rPr>
            <w:rFonts w:ascii="Calibri" w:hAnsi="Calibri"/>
            <w:i/>
            <w:rPrChange w:id="12957" w:author="Tre" w:date="2012-11-19T09:07:00Z">
              <w:rPr>
                <w:rFonts w:ascii="Calibri" w:hAnsi="Calibri"/>
                <w:i/>
                <w:color w:val="0000FF"/>
                <w:sz w:val="20"/>
                <w:szCs w:val="20"/>
                <w:u w:val="single"/>
              </w:rPr>
            </w:rPrChange>
          </w:rPr>
          <w:fldChar w:fldCharType="begin"/>
        </w:r>
        <w:r w:rsidRPr="00EE27B1">
          <w:rPr>
            <w:rFonts w:ascii="Calibri" w:hAnsi="Calibri"/>
            <w:i/>
            <w:rPrChange w:id="12958" w:author="Tre" w:date="2012-11-19T09:07:00Z">
              <w:rPr>
                <w:rFonts w:ascii="Calibri" w:hAnsi="Calibri"/>
                <w:i/>
                <w:color w:val="0000FF"/>
                <w:sz w:val="20"/>
                <w:szCs w:val="20"/>
                <w:u w:val="single"/>
              </w:rPr>
            </w:rPrChange>
          </w:rPr>
          <w:delInstrText xml:space="preserve"> MERGEFIELD Speed </w:delInstrText>
        </w:r>
        <w:r w:rsidRPr="00EE27B1" w:rsidDel="005D0A9E">
          <w:rPr>
            <w:rFonts w:ascii="Calibri" w:hAnsi="Calibri"/>
            <w:i/>
            <w:rPrChange w:id="12959" w:author="Tre" w:date="2012-11-19T09:07:00Z">
              <w:rPr>
                <w:rFonts w:ascii="Calibri" w:hAnsi="Calibri"/>
                <w:i/>
                <w:color w:val="0000FF"/>
                <w:sz w:val="20"/>
                <w:szCs w:val="20"/>
                <w:u w:val="single"/>
              </w:rPr>
            </w:rPrChange>
          </w:rPr>
          <w:fldChar w:fldCharType="end"/>
        </w:r>
        <w:r w:rsidRPr="00EE27B1">
          <w:rPr>
            <w:rFonts w:ascii="Calibri" w:hAnsi="Calibri"/>
            <w:i/>
            <w:rPrChange w:id="12960" w:author="Tre" w:date="2012-11-19T09:07:00Z">
              <w:rPr>
                <w:rFonts w:ascii="Calibri" w:hAnsi="Calibri"/>
                <w:i/>
                <w:color w:val="0000FF"/>
                <w:sz w:val="20"/>
                <w:szCs w:val="20"/>
                <w:u w:val="single"/>
              </w:rPr>
            </w:rPrChange>
          </w:rPr>
          <w:delText>), Agility (</w:delText>
        </w:r>
        <w:r w:rsidRPr="00EE27B1" w:rsidDel="005D0A9E">
          <w:rPr>
            <w:rFonts w:ascii="Calibri" w:hAnsi="Calibri"/>
            <w:i/>
            <w:rPrChange w:id="12961" w:author="Tre" w:date="2012-11-19T09:07:00Z">
              <w:rPr>
                <w:rFonts w:ascii="Calibri" w:hAnsi="Calibri"/>
                <w:i/>
                <w:color w:val="0000FF"/>
                <w:sz w:val="20"/>
                <w:szCs w:val="20"/>
                <w:u w:val="single"/>
              </w:rPr>
            </w:rPrChange>
          </w:rPr>
          <w:fldChar w:fldCharType="begin"/>
        </w:r>
        <w:r w:rsidRPr="00EE27B1">
          <w:rPr>
            <w:rFonts w:ascii="Calibri" w:hAnsi="Calibri"/>
            <w:i/>
            <w:rPrChange w:id="12962" w:author="Tre" w:date="2012-11-19T09:07:00Z">
              <w:rPr>
                <w:rFonts w:ascii="Calibri" w:hAnsi="Calibri"/>
                <w:i/>
                <w:color w:val="0000FF"/>
                <w:sz w:val="20"/>
                <w:szCs w:val="20"/>
                <w:u w:val="single"/>
              </w:rPr>
            </w:rPrChange>
          </w:rPr>
          <w:delInstrText xml:space="preserve"> MERGEFIELD Agility </w:delInstrText>
        </w:r>
        <w:r w:rsidRPr="00EE27B1" w:rsidDel="005D0A9E">
          <w:rPr>
            <w:rFonts w:ascii="Calibri" w:hAnsi="Calibri"/>
            <w:i/>
            <w:rPrChange w:id="12963" w:author="Tre" w:date="2012-11-19T09:07:00Z">
              <w:rPr>
                <w:rFonts w:ascii="Calibri" w:hAnsi="Calibri"/>
                <w:i/>
                <w:color w:val="0000FF"/>
                <w:sz w:val="20"/>
                <w:szCs w:val="20"/>
                <w:u w:val="single"/>
              </w:rPr>
            </w:rPrChange>
          </w:rPr>
          <w:fldChar w:fldCharType="end"/>
        </w:r>
        <w:r w:rsidRPr="00EE27B1">
          <w:rPr>
            <w:rFonts w:ascii="Calibri" w:hAnsi="Calibri"/>
            <w:i/>
            <w:rPrChange w:id="12964" w:author="Tre" w:date="2012-11-19T09:07:00Z">
              <w:rPr>
                <w:rFonts w:ascii="Calibri" w:hAnsi="Calibri"/>
                <w:i/>
                <w:color w:val="0000FF"/>
                <w:sz w:val="20"/>
                <w:szCs w:val="20"/>
                <w:u w:val="single"/>
              </w:rPr>
            </w:rPrChange>
          </w:rPr>
          <w:delText>), Fuel (</w:delText>
        </w:r>
        <w:r w:rsidRPr="00EE27B1" w:rsidDel="005D0A9E">
          <w:rPr>
            <w:rFonts w:ascii="Calibri" w:hAnsi="Calibri"/>
            <w:i/>
            <w:rPrChange w:id="12965" w:author="Tre" w:date="2012-11-19T09:07:00Z">
              <w:rPr>
                <w:rFonts w:ascii="Calibri" w:hAnsi="Calibri"/>
                <w:i/>
                <w:color w:val="0000FF"/>
                <w:sz w:val="20"/>
                <w:szCs w:val="20"/>
                <w:u w:val="single"/>
              </w:rPr>
            </w:rPrChange>
          </w:rPr>
          <w:fldChar w:fldCharType="begin"/>
        </w:r>
        <w:r w:rsidRPr="00EE27B1">
          <w:rPr>
            <w:rFonts w:ascii="Calibri" w:hAnsi="Calibri"/>
            <w:i/>
            <w:rPrChange w:id="12966" w:author="Tre" w:date="2012-11-19T09:07:00Z">
              <w:rPr>
                <w:rFonts w:ascii="Calibri" w:hAnsi="Calibri"/>
                <w:i/>
                <w:color w:val="0000FF"/>
                <w:sz w:val="20"/>
                <w:szCs w:val="20"/>
                <w:u w:val="single"/>
              </w:rPr>
            </w:rPrChange>
          </w:rPr>
          <w:delInstrText xml:space="preserve"> MERGEFIELD Fuel </w:delInstrText>
        </w:r>
        <w:r w:rsidRPr="00EE27B1" w:rsidDel="005D0A9E">
          <w:rPr>
            <w:rFonts w:ascii="Calibri" w:hAnsi="Calibri"/>
            <w:i/>
            <w:rPrChange w:id="12967" w:author="Tre" w:date="2012-11-19T09:07:00Z">
              <w:rPr>
                <w:rFonts w:ascii="Calibri" w:hAnsi="Calibri"/>
                <w:i/>
                <w:color w:val="0000FF"/>
                <w:sz w:val="20"/>
                <w:szCs w:val="20"/>
                <w:u w:val="single"/>
              </w:rPr>
            </w:rPrChange>
          </w:rPr>
          <w:fldChar w:fldCharType="end"/>
        </w:r>
        <w:r w:rsidRPr="00EE27B1">
          <w:rPr>
            <w:rFonts w:ascii="Calibri" w:hAnsi="Calibri"/>
            <w:i/>
            <w:rPrChange w:id="12968" w:author="Tre" w:date="2012-11-19T09:07:00Z">
              <w:rPr>
                <w:rFonts w:ascii="Calibri" w:hAnsi="Calibri"/>
                <w:i/>
                <w:color w:val="0000FF"/>
                <w:sz w:val="20"/>
                <w:szCs w:val="20"/>
                <w:u w:val="single"/>
              </w:rPr>
            </w:rPrChange>
          </w:rPr>
          <w:delText>)]</w:delText>
        </w:r>
      </w:del>
    </w:p>
    <w:p w:rsidR="00540D53" w:rsidRPr="000B0456" w:rsidDel="005D0A9E" w:rsidRDefault="00EE27B1" w:rsidP="00540D53">
      <w:pPr>
        <w:jc w:val="both"/>
        <w:rPr>
          <w:del w:id="12969" w:author="frontdesk" w:date="2012-11-16T12:55:00Z"/>
          <w:rFonts w:ascii="Calibri" w:hAnsi="Calibri"/>
          <w:rPrChange w:id="12970" w:author="Tre" w:date="2012-11-19T09:07:00Z">
            <w:rPr>
              <w:del w:id="12971" w:author="frontdesk" w:date="2012-11-16T12:55:00Z"/>
              <w:rFonts w:ascii="Calibri" w:hAnsi="Calibri"/>
              <w:sz w:val="20"/>
              <w:szCs w:val="20"/>
            </w:rPr>
          </w:rPrChange>
        </w:rPr>
      </w:pPr>
      <w:del w:id="12972" w:author="frontdesk" w:date="2012-11-16T12:55:00Z">
        <w:r w:rsidRPr="00EE27B1" w:rsidDel="005D0A9E">
          <w:rPr>
            <w:rFonts w:ascii="Calibri" w:hAnsi="Calibri"/>
            <w:rPrChange w:id="12973" w:author="Tre" w:date="2012-11-19T09:07:00Z">
              <w:rPr>
                <w:rFonts w:ascii="Calibri" w:hAnsi="Calibri"/>
                <w:color w:val="0000FF"/>
                <w:sz w:val="20"/>
                <w:szCs w:val="20"/>
                <w:u w:val="single"/>
              </w:rPr>
            </w:rPrChange>
          </w:rPr>
          <w:fldChar w:fldCharType="begin"/>
        </w:r>
        <w:r w:rsidRPr="00EE27B1">
          <w:rPr>
            <w:rFonts w:ascii="Calibri" w:hAnsi="Calibri"/>
            <w:rPrChange w:id="12974" w:author="Tre" w:date="2012-11-19T09:07:00Z">
              <w:rPr>
                <w:rFonts w:ascii="Calibri" w:hAnsi="Calibri"/>
                <w:color w:val="0000FF"/>
                <w:sz w:val="20"/>
                <w:szCs w:val="20"/>
                <w:u w:val="single"/>
              </w:rPr>
            </w:rPrChange>
          </w:rPr>
          <w:delInstrText xml:space="preserve"> MERGEFIELD Description </w:delInstrText>
        </w:r>
        <w:r w:rsidRPr="00EE27B1" w:rsidDel="005D0A9E">
          <w:rPr>
            <w:rFonts w:ascii="Calibri" w:hAnsi="Calibri"/>
            <w:rPrChange w:id="12975" w:author="Tre" w:date="2012-11-19T09:07:00Z">
              <w:rPr>
                <w:rFonts w:ascii="Calibri" w:hAnsi="Calibri"/>
                <w:color w:val="0000FF"/>
                <w:sz w:val="20"/>
                <w:szCs w:val="20"/>
                <w:u w:val="single"/>
              </w:rPr>
            </w:rPrChange>
          </w:rPr>
          <w:fldChar w:fldCharType="separate"/>
        </w:r>
        <w:r w:rsidRPr="00EE27B1">
          <w:rPr>
            <w:rFonts w:ascii="Calibri" w:hAnsi="Calibri"/>
            <w:noProof/>
            <w:rPrChange w:id="12976" w:author="Tre" w:date="2012-11-19T09:07:00Z">
              <w:rPr>
                <w:rFonts w:ascii="Calibri" w:hAnsi="Calibri"/>
                <w:noProof/>
                <w:color w:val="0000FF"/>
                <w:sz w:val="20"/>
                <w:szCs w:val="20"/>
                <w:u w:val="single"/>
              </w:rPr>
            </w:rPrChange>
          </w:rPr>
          <w:delText>They look real. Depending on the preparation and work, they might stand up to a check by the police or authorities.</w:delText>
        </w:r>
        <w:r w:rsidRPr="00EE27B1" w:rsidDel="005D0A9E">
          <w:rPr>
            <w:rFonts w:ascii="Calibri" w:hAnsi="Calibri"/>
            <w:rPrChange w:id="12977" w:author="Tre" w:date="2012-11-19T09:07:00Z">
              <w:rPr>
                <w:rFonts w:ascii="Calibri" w:hAnsi="Calibri"/>
                <w:color w:val="0000FF"/>
                <w:sz w:val="20"/>
                <w:szCs w:val="20"/>
                <w:u w:val="single"/>
              </w:rPr>
            </w:rPrChange>
          </w:rPr>
          <w:fldChar w:fldCharType="end"/>
        </w:r>
        <w:r w:rsidRPr="00EE27B1" w:rsidDel="005D0A9E">
          <w:rPr>
            <w:rFonts w:ascii="Calibri" w:hAnsi="Calibri"/>
            <w:rPrChange w:id="12978" w:author="Tre" w:date="2012-11-19T09:07:00Z">
              <w:rPr>
                <w:rFonts w:ascii="Calibri" w:hAnsi="Calibri"/>
                <w:color w:val="0000FF"/>
                <w:sz w:val="20"/>
                <w:szCs w:val="20"/>
                <w:u w:val="single"/>
              </w:rPr>
            </w:rPrChange>
          </w:rPr>
          <w:fldChar w:fldCharType="begin"/>
        </w:r>
        <w:r w:rsidRPr="00EE27B1">
          <w:rPr>
            <w:rFonts w:ascii="Calibri" w:hAnsi="Calibri"/>
            <w:rPrChange w:id="12979" w:author="Tre" w:date="2012-11-19T09:07:00Z">
              <w:rPr>
                <w:rFonts w:ascii="Calibri" w:hAnsi="Calibri"/>
                <w:color w:val="0000FF"/>
                <w:sz w:val="20"/>
                <w:szCs w:val="20"/>
                <w:u w:val="single"/>
              </w:rPr>
            </w:rPrChange>
          </w:rPr>
          <w:delInstrText xml:space="preserve"> NEXT  \* MERGEFORMAT </w:delInstrText>
        </w:r>
        <w:r w:rsidRPr="00EE27B1" w:rsidDel="005D0A9E">
          <w:rPr>
            <w:rFonts w:ascii="Calibri" w:hAnsi="Calibri"/>
            <w:rPrChange w:id="12980" w:author="Tre" w:date="2012-11-19T09:07:00Z">
              <w:rPr>
                <w:rFonts w:ascii="Calibri" w:hAnsi="Calibri"/>
                <w:color w:val="0000FF"/>
                <w:sz w:val="20"/>
                <w:szCs w:val="20"/>
                <w:u w:val="single"/>
              </w:rPr>
            </w:rPrChange>
          </w:rPr>
          <w:fldChar w:fldCharType="end"/>
        </w:r>
      </w:del>
    </w:p>
    <w:p w:rsidR="00540D53" w:rsidRPr="000B0456" w:rsidDel="005D0A9E" w:rsidRDefault="00EE27B1" w:rsidP="00540D53">
      <w:pPr>
        <w:jc w:val="both"/>
        <w:rPr>
          <w:del w:id="12981" w:author="frontdesk" w:date="2012-11-16T12:55:00Z"/>
          <w:rFonts w:ascii="Calibri" w:hAnsi="Calibri"/>
          <w:b/>
          <w:rPrChange w:id="12982" w:author="Tre" w:date="2012-11-19T09:07:00Z">
            <w:rPr>
              <w:del w:id="12983" w:author="frontdesk" w:date="2012-11-16T12:55:00Z"/>
              <w:rFonts w:ascii="Calibri" w:hAnsi="Calibri"/>
              <w:b/>
              <w:sz w:val="20"/>
              <w:szCs w:val="20"/>
            </w:rPr>
          </w:rPrChange>
        </w:rPr>
      </w:pPr>
      <w:del w:id="12984" w:author="frontdesk" w:date="2012-11-16T12:55:00Z">
        <w:r w:rsidRPr="00EE27B1" w:rsidDel="005D0A9E">
          <w:rPr>
            <w:rFonts w:ascii="Calibri" w:hAnsi="Calibri"/>
            <w:b/>
            <w:rPrChange w:id="12985" w:author="Tre" w:date="2012-11-19T09:07:00Z">
              <w:rPr>
                <w:rFonts w:ascii="Calibri" w:hAnsi="Calibri"/>
                <w:b/>
                <w:color w:val="0000FF"/>
                <w:sz w:val="20"/>
                <w:szCs w:val="20"/>
                <w:u w:val="single"/>
              </w:rPr>
            </w:rPrChange>
          </w:rPr>
          <w:fldChar w:fldCharType="begin"/>
        </w:r>
        <w:r w:rsidRPr="00EE27B1">
          <w:rPr>
            <w:rFonts w:ascii="Calibri" w:hAnsi="Calibri"/>
            <w:b/>
            <w:rPrChange w:id="12986" w:author="Tre" w:date="2012-11-19T09:07:00Z">
              <w:rPr>
                <w:rFonts w:ascii="Calibri" w:hAnsi="Calibri"/>
                <w:b/>
                <w:color w:val="0000FF"/>
                <w:sz w:val="20"/>
                <w:szCs w:val="20"/>
                <w:u w:val="single"/>
              </w:rPr>
            </w:rPrChange>
          </w:rPr>
          <w:delInstrText xml:space="preserve"> MERGEFIELD Name </w:delInstrText>
        </w:r>
        <w:r w:rsidRPr="00EE27B1" w:rsidDel="005D0A9E">
          <w:rPr>
            <w:rFonts w:ascii="Calibri" w:hAnsi="Calibri"/>
            <w:b/>
            <w:rPrChange w:id="12987" w:author="Tre" w:date="2012-11-19T09:07:00Z">
              <w:rPr>
                <w:rFonts w:ascii="Calibri" w:hAnsi="Calibri"/>
                <w:b/>
                <w:color w:val="0000FF"/>
                <w:sz w:val="20"/>
                <w:szCs w:val="20"/>
                <w:u w:val="single"/>
              </w:rPr>
            </w:rPrChange>
          </w:rPr>
          <w:fldChar w:fldCharType="separate"/>
        </w:r>
        <w:r w:rsidRPr="00EE27B1">
          <w:rPr>
            <w:rFonts w:ascii="Calibri" w:hAnsi="Calibri"/>
            <w:b/>
            <w:noProof/>
            <w:rPrChange w:id="12988" w:author="Tre" w:date="2012-11-19T09:07:00Z">
              <w:rPr>
                <w:rFonts w:ascii="Calibri" w:hAnsi="Calibri"/>
                <w:b/>
                <w:noProof/>
                <w:color w:val="0000FF"/>
                <w:sz w:val="20"/>
                <w:szCs w:val="20"/>
                <w:u w:val="single"/>
              </w:rPr>
            </w:rPrChange>
          </w:rPr>
          <w:delText>Sunglasses</w:delText>
        </w:r>
        <w:r w:rsidRPr="00EE27B1" w:rsidDel="005D0A9E">
          <w:rPr>
            <w:rFonts w:ascii="Calibri" w:hAnsi="Calibri"/>
            <w:b/>
            <w:rPrChange w:id="12989" w:author="Tre" w:date="2012-11-19T09:07:00Z">
              <w:rPr>
                <w:rFonts w:ascii="Calibri" w:hAnsi="Calibri"/>
                <w:b/>
                <w:color w:val="0000FF"/>
                <w:sz w:val="20"/>
                <w:szCs w:val="20"/>
                <w:u w:val="single"/>
              </w:rPr>
            </w:rPrChange>
          </w:rPr>
          <w:fldChar w:fldCharType="end"/>
        </w:r>
      </w:del>
    </w:p>
    <w:p w:rsidR="00540D53" w:rsidRPr="000B0456" w:rsidDel="005D0A9E" w:rsidRDefault="00EE27B1" w:rsidP="00540D53">
      <w:pPr>
        <w:jc w:val="both"/>
        <w:rPr>
          <w:del w:id="12990" w:author="frontdesk" w:date="2012-11-16T12:55:00Z"/>
          <w:rFonts w:ascii="Calibri" w:hAnsi="Calibri"/>
          <w:i/>
          <w:rPrChange w:id="12991" w:author="Tre" w:date="2012-11-19T09:07:00Z">
            <w:rPr>
              <w:del w:id="12992" w:author="frontdesk" w:date="2012-11-16T12:55:00Z"/>
              <w:rFonts w:ascii="Calibri" w:hAnsi="Calibri"/>
              <w:i/>
              <w:sz w:val="20"/>
              <w:szCs w:val="20"/>
            </w:rPr>
          </w:rPrChange>
        </w:rPr>
      </w:pPr>
      <w:del w:id="12993" w:author="frontdesk" w:date="2012-11-16T12:55:00Z">
        <w:r w:rsidRPr="00EE27B1">
          <w:rPr>
            <w:rFonts w:ascii="Calibri" w:hAnsi="Calibri"/>
            <w:i/>
            <w:rPrChange w:id="12994" w:author="Tre" w:date="2012-11-19T09:07:00Z">
              <w:rPr>
                <w:rFonts w:ascii="Calibri" w:hAnsi="Calibri"/>
                <w:i/>
                <w:color w:val="0000FF"/>
                <w:sz w:val="20"/>
                <w:szCs w:val="20"/>
                <w:u w:val="single"/>
              </w:rPr>
            </w:rPrChange>
          </w:rPr>
          <w:delText>[Damage (</w:delText>
        </w:r>
        <w:r w:rsidRPr="00EE27B1" w:rsidDel="005D0A9E">
          <w:rPr>
            <w:rFonts w:ascii="Calibri" w:hAnsi="Calibri"/>
            <w:i/>
            <w:rPrChange w:id="12995" w:author="Tre" w:date="2012-11-19T09:07:00Z">
              <w:rPr>
                <w:rFonts w:ascii="Calibri" w:hAnsi="Calibri"/>
                <w:i/>
                <w:color w:val="0000FF"/>
                <w:sz w:val="20"/>
                <w:szCs w:val="20"/>
                <w:u w:val="single"/>
              </w:rPr>
            </w:rPrChange>
          </w:rPr>
          <w:fldChar w:fldCharType="begin"/>
        </w:r>
        <w:r w:rsidRPr="00EE27B1">
          <w:rPr>
            <w:rFonts w:ascii="Calibri" w:hAnsi="Calibri"/>
            <w:i/>
            <w:rPrChange w:id="12996" w:author="Tre" w:date="2012-11-19T09:07:00Z">
              <w:rPr>
                <w:rFonts w:ascii="Calibri" w:hAnsi="Calibri"/>
                <w:i/>
                <w:color w:val="0000FF"/>
                <w:sz w:val="20"/>
                <w:szCs w:val="20"/>
                <w:u w:val="single"/>
              </w:rPr>
            </w:rPrChange>
          </w:rPr>
          <w:delInstrText xml:space="preserve"> MERGEFIELD Damage_Level </w:delInstrText>
        </w:r>
        <w:r w:rsidRPr="00EE27B1" w:rsidDel="005D0A9E">
          <w:rPr>
            <w:rFonts w:ascii="Calibri" w:hAnsi="Calibri"/>
            <w:i/>
            <w:rPrChange w:id="12997" w:author="Tre" w:date="2012-11-19T09:07:00Z">
              <w:rPr>
                <w:rFonts w:ascii="Calibri" w:hAnsi="Calibri"/>
                <w:i/>
                <w:color w:val="0000FF"/>
                <w:sz w:val="20"/>
                <w:szCs w:val="20"/>
                <w:u w:val="single"/>
              </w:rPr>
            </w:rPrChange>
          </w:rPr>
          <w:fldChar w:fldCharType="end"/>
        </w:r>
        <w:r w:rsidRPr="00EE27B1">
          <w:rPr>
            <w:rFonts w:ascii="Calibri" w:hAnsi="Calibri"/>
            <w:i/>
            <w:rPrChange w:id="12998" w:author="Tre" w:date="2012-11-19T09:07:00Z">
              <w:rPr>
                <w:rFonts w:ascii="Calibri" w:hAnsi="Calibri"/>
                <w:i/>
                <w:color w:val="0000FF"/>
                <w:sz w:val="20"/>
                <w:szCs w:val="20"/>
                <w:u w:val="single"/>
              </w:rPr>
            </w:rPrChange>
          </w:rPr>
          <w:delText>), Type (</w:delText>
        </w:r>
        <w:r w:rsidRPr="00EE27B1" w:rsidDel="005D0A9E">
          <w:rPr>
            <w:rFonts w:ascii="Calibri" w:hAnsi="Calibri"/>
            <w:i/>
            <w:rPrChange w:id="12999" w:author="Tre" w:date="2012-11-19T09:07:00Z">
              <w:rPr>
                <w:rFonts w:ascii="Calibri" w:hAnsi="Calibri"/>
                <w:i/>
                <w:color w:val="0000FF"/>
                <w:sz w:val="20"/>
                <w:szCs w:val="20"/>
                <w:u w:val="single"/>
              </w:rPr>
            </w:rPrChange>
          </w:rPr>
          <w:fldChar w:fldCharType="begin"/>
        </w:r>
        <w:r w:rsidRPr="00EE27B1">
          <w:rPr>
            <w:rFonts w:ascii="Calibri" w:hAnsi="Calibri"/>
            <w:i/>
            <w:rPrChange w:id="13000" w:author="Tre" w:date="2012-11-19T09:07:00Z">
              <w:rPr>
                <w:rFonts w:ascii="Calibri" w:hAnsi="Calibri"/>
                <w:i/>
                <w:color w:val="0000FF"/>
                <w:sz w:val="20"/>
                <w:szCs w:val="20"/>
                <w:u w:val="single"/>
              </w:rPr>
            </w:rPrChange>
          </w:rPr>
          <w:delInstrText xml:space="preserve"> MERGEFIELD Type </w:delInstrText>
        </w:r>
        <w:r w:rsidRPr="00EE27B1" w:rsidDel="005D0A9E">
          <w:rPr>
            <w:rFonts w:ascii="Calibri" w:hAnsi="Calibri"/>
            <w:i/>
            <w:rPrChange w:id="13001" w:author="Tre" w:date="2012-11-19T09:07:00Z">
              <w:rPr>
                <w:rFonts w:ascii="Calibri" w:hAnsi="Calibri"/>
                <w:i/>
                <w:color w:val="0000FF"/>
                <w:sz w:val="20"/>
                <w:szCs w:val="20"/>
                <w:u w:val="single"/>
              </w:rPr>
            </w:rPrChange>
          </w:rPr>
          <w:fldChar w:fldCharType="end"/>
        </w:r>
        <w:r w:rsidRPr="00EE27B1">
          <w:rPr>
            <w:rFonts w:ascii="Calibri" w:hAnsi="Calibri"/>
            <w:i/>
            <w:rPrChange w:id="13002" w:author="Tre" w:date="2012-11-19T09:07:00Z">
              <w:rPr>
                <w:rFonts w:ascii="Calibri" w:hAnsi="Calibri"/>
                <w:i/>
                <w:color w:val="0000FF"/>
                <w:sz w:val="20"/>
                <w:szCs w:val="20"/>
                <w:u w:val="single"/>
              </w:rPr>
            </w:rPrChange>
          </w:rPr>
          <w:delText>), Rate (</w:delText>
        </w:r>
        <w:r w:rsidRPr="00EE27B1" w:rsidDel="005D0A9E">
          <w:rPr>
            <w:rFonts w:ascii="Calibri" w:hAnsi="Calibri"/>
            <w:i/>
            <w:rPrChange w:id="13003" w:author="Tre" w:date="2012-11-19T09:07:00Z">
              <w:rPr>
                <w:rFonts w:ascii="Calibri" w:hAnsi="Calibri"/>
                <w:i/>
                <w:color w:val="0000FF"/>
                <w:sz w:val="20"/>
                <w:szCs w:val="20"/>
                <w:u w:val="single"/>
              </w:rPr>
            </w:rPrChange>
          </w:rPr>
          <w:fldChar w:fldCharType="begin"/>
        </w:r>
        <w:r w:rsidRPr="00EE27B1">
          <w:rPr>
            <w:rFonts w:ascii="Calibri" w:hAnsi="Calibri"/>
            <w:i/>
            <w:rPrChange w:id="13004" w:author="Tre" w:date="2012-11-19T09:07:00Z">
              <w:rPr>
                <w:rFonts w:ascii="Calibri" w:hAnsi="Calibri"/>
                <w:i/>
                <w:color w:val="0000FF"/>
                <w:sz w:val="20"/>
                <w:szCs w:val="20"/>
                <w:u w:val="single"/>
              </w:rPr>
            </w:rPrChange>
          </w:rPr>
          <w:delInstrText xml:space="preserve"> MERGEFIELD Rate_of_Fire </w:delInstrText>
        </w:r>
        <w:r w:rsidRPr="00EE27B1" w:rsidDel="005D0A9E">
          <w:rPr>
            <w:rFonts w:ascii="Calibri" w:hAnsi="Calibri"/>
            <w:i/>
            <w:rPrChange w:id="13005" w:author="Tre" w:date="2012-11-19T09:07:00Z">
              <w:rPr>
                <w:rFonts w:ascii="Calibri" w:hAnsi="Calibri"/>
                <w:i/>
                <w:color w:val="0000FF"/>
                <w:sz w:val="20"/>
                <w:szCs w:val="20"/>
                <w:u w:val="single"/>
              </w:rPr>
            </w:rPrChange>
          </w:rPr>
          <w:fldChar w:fldCharType="end"/>
        </w:r>
        <w:r w:rsidRPr="00EE27B1">
          <w:rPr>
            <w:rFonts w:ascii="Calibri" w:hAnsi="Calibri"/>
            <w:i/>
            <w:rPrChange w:id="13006" w:author="Tre" w:date="2012-11-19T09:07:00Z">
              <w:rPr>
                <w:rFonts w:ascii="Calibri" w:hAnsi="Calibri"/>
                <w:i/>
                <w:color w:val="0000FF"/>
                <w:sz w:val="20"/>
                <w:szCs w:val="20"/>
                <w:u w:val="single"/>
              </w:rPr>
            </w:rPrChange>
          </w:rPr>
          <w:delText>), Ammo (</w:delText>
        </w:r>
        <w:r w:rsidRPr="00EE27B1" w:rsidDel="005D0A9E">
          <w:rPr>
            <w:rFonts w:ascii="Calibri" w:hAnsi="Calibri"/>
            <w:i/>
            <w:rPrChange w:id="13007" w:author="Tre" w:date="2012-11-19T09:07:00Z">
              <w:rPr>
                <w:rFonts w:ascii="Calibri" w:hAnsi="Calibri"/>
                <w:i/>
                <w:color w:val="0000FF"/>
                <w:sz w:val="20"/>
                <w:szCs w:val="20"/>
                <w:u w:val="single"/>
              </w:rPr>
            </w:rPrChange>
          </w:rPr>
          <w:fldChar w:fldCharType="begin"/>
        </w:r>
        <w:r w:rsidRPr="00EE27B1">
          <w:rPr>
            <w:rFonts w:ascii="Calibri" w:hAnsi="Calibri"/>
            <w:i/>
            <w:rPrChange w:id="13008" w:author="Tre" w:date="2012-11-19T09:07:00Z">
              <w:rPr>
                <w:rFonts w:ascii="Calibri" w:hAnsi="Calibri"/>
                <w:i/>
                <w:color w:val="0000FF"/>
                <w:sz w:val="20"/>
                <w:szCs w:val="20"/>
                <w:u w:val="single"/>
              </w:rPr>
            </w:rPrChange>
          </w:rPr>
          <w:delInstrText xml:space="preserve"> MERGEFIELD Ammo </w:delInstrText>
        </w:r>
        <w:r w:rsidRPr="00EE27B1" w:rsidDel="005D0A9E">
          <w:rPr>
            <w:rFonts w:ascii="Calibri" w:hAnsi="Calibri"/>
            <w:i/>
            <w:rPrChange w:id="13009" w:author="Tre" w:date="2012-11-19T09:07:00Z">
              <w:rPr>
                <w:rFonts w:ascii="Calibri" w:hAnsi="Calibri"/>
                <w:i/>
                <w:color w:val="0000FF"/>
                <w:sz w:val="20"/>
                <w:szCs w:val="20"/>
                <w:u w:val="single"/>
              </w:rPr>
            </w:rPrChange>
          </w:rPr>
          <w:fldChar w:fldCharType="end"/>
        </w:r>
        <w:r w:rsidRPr="00EE27B1">
          <w:rPr>
            <w:rFonts w:ascii="Calibri" w:hAnsi="Calibri"/>
            <w:i/>
            <w:rPrChange w:id="13010" w:author="Tre" w:date="2012-11-19T09:07:00Z">
              <w:rPr>
                <w:rFonts w:ascii="Calibri" w:hAnsi="Calibri"/>
                <w:i/>
                <w:color w:val="0000FF"/>
                <w:sz w:val="20"/>
                <w:szCs w:val="20"/>
                <w:u w:val="single"/>
              </w:rPr>
            </w:rPrChange>
          </w:rPr>
          <w:delText>), Range (</w:delText>
        </w:r>
        <w:r w:rsidRPr="00EE27B1" w:rsidDel="005D0A9E">
          <w:rPr>
            <w:rFonts w:ascii="Calibri" w:hAnsi="Calibri"/>
            <w:i/>
            <w:rPrChange w:id="13011" w:author="Tre" w:date="2012-11-19T09:07:00Z">
              <w:rPr>
                <w:rFonts w:ascii="Calibri" w:hAnsi="Calibri"/>
                <w:i/>
                <w:color w:val="0000FF"/>
                <w:sz w:val="20"/>
                <w:szCs w:val="20"/>
                <w:u w:val="single"/>
              </w:rPr>
            </w:rPrChange>
          </w:rPr>
          <w:fldChar w:fldCharType="begin"/>
        </w:r>
        <w:r w:rsidRPr="00EE27B1">
          <w:rPr>
            <w:rFonts w:ascii="Calibri" w:hAnsi="Calibri"/>
            <w:i/>
            <w:rPrChange w:id="13012" w:author="Tre" w:date="2012-11-19T09:07:00Z">
              <w:rPr>
                <w:rFonts w:ascii="Calibri" w:hAnsi="Calibri"/>
                <w:i/>
                <w:color w:val="0000FF"/>
                <w:sz w:val="20"/>
                <w:szCs w:val="20"/>
                <w:u w:val="single"/>
              </w:rPr>
            </w:rPrChange>
          </w:rPr>
          <w:delInstrText xml:space="preserve"> MERGEFIELD Range </w:delInstrText>
        </w:r>
        <w:r w:rsidRPr="00EE27B1" w:rsidDel="005D0A9E">
          <w:rPr>
            <w:rFonts w:ascii="Calibri" w:hAnsi="Calibri"/>
            <w:i/>
            <w:rPrChange w:id="13013" w:author="Tre" w:date="2012-11-19T09:07:00Z">
              <w:rPr>
                <w:rFonts w:ascii="Calibri" w:hAnsi="Calibri"/>
                <w:i/>
                <w:color w:val="0000FF"/>
                <w:sz w:val="20"/>
                <w:szCs w:val="20"/>
                <w:u w:val="single"/>
              </w:rPr>
            </w:rPrChange>
          </w:rPr>
          <w:fldChar w:fldCharType="end"/>
        </w:r>
        <w:r w:rsidRPr="00EE27B1">
          <w:rPr>
            <w:rFonts w:ascii="Calibri" w:hAnsi="Calibri"/>
            <w:i/>
            <w:rPrChange w:id="13014" w:author="Tre" w:date="2012-11-19T09:07:00Z">
              <w:rPr>
                <w:rFonts w:ascii="Calibri" w:hAnsi="Calibri"/>
                <w:i/>
                <w:color w:val="0000FF"/>
                <w:sz w:val="20"/>
                <w:szCs w:val="20"/>
                <w:u w:val="single"/>
              </w:rPr>
            </w:rPrChange>
          </w:rPr>
          <w:delText>), Vehicle Type (</w:delText>
        </w:r>
        <w:r w:rsidRPr="00EE27B1" w:rsidDel="005D0A9E">
          <w:rPr>
            <w:rFonts w:ascii="Calibri" w:hAnsi="Calibri"/>
            <w:i/>
            <w:rPrChange w:id="13015" w:author="Tre" w:date="2012-11-19T09:07:00Z">
              <w:rPr>
                <w:rFonts w:ascii="Calibri" w:hAnsi="Calibri"/>
                <w:i/>
                <w:color w:val="0000FF"/>
                <w:sz w:val="20"/>
                <w:szCs w:val="20"/>
                <w:u w:val="single"/>
              </w:rPr>
            </w:rPrChange>
          </w:rPr>
          <w:fldChar w:fldCharType="begin"/>
        </w:r>
        <w:r w:rsidRPr="00EE27B1">
          <w:rPr>
            <w:rFonts w:ascii="Calibri" w:hAnsi="Calibri"/>
            <w:i/>
            <w:rPrChange w:id="13016" w:author="Tre" w:date="2012-11-19T09:07:00Z">
              <w:rPr>
                <w:rFonts w:ascii="Calibri" w:hAnsi="Calibri"/>
                <w:i/>
                <w:color w:val="0000FF"/>
                <w:sz w:val="20"/>
                <w:szCs w:val="20"/>
                <w:u w:val="single"/>
              </w:rPr>
            </w:rPrChange>
          </w:rPr>
          <w:delInstrText xml:space="preserve"> MERGEFIELD Vehicle_Type </w:delInstrText>
        </w:r>
        <w:r w:rsidRPr="00EE27B1" w:rsidDel="005D0A9E">
          <w:rPr>
            <w:rFonts w:ascii="Calibri" w:hAnsi="Calibri"/>
            <w:i/>
            <w:rPrChange w:id="13017" w:author="Tre" w:date="2012-11-19T09:07:00Z">
              <w:rPr>
                <w:rFonts w:ascii="Calibri" w:hAnsi="Calibri"/>
                <w:i/>
                <w:color w:val="0000FF"/>
                <w:sz w:val="20"/>
                <w:szCs w:val="20"/>
                <w:u w:val="single"/>
              </w:rPr>
            </w:rPrChange>
          </w:rPr>
          <w:fldChar w:fldCharType="end"/>
        </w:r>
        <w:r w:rsidRPr="00EE27B1">
          <w:rPr>
            <w:rFonts w:ascii="Calibri" w:hAnsi="Calibri"/>
            <w:i/>
            <w:rPrChange w:id="13018" w:author="Tre" w:date="2012-11-19T09:07:00Z">
              <w:rPr>
                <w:rFonts w:ascii="Calibri" w:hAnsi="Calibri"/>
                <w:i/>
                <w:color w:val="0000FF"/>
                <w:sz w:val="20"/>
                <w:szCs w:val="20"/>
                <w:u w:val="single"/>
              </w:rPr>
            </w:rPrChange>
          </w:rPr>
          <w:delText>), Speed (</w:delText>
        </w:r>
        <w:r w:rsidRPr="00EE27B1" w:rsidDel="005D0A9E">
          <w:rPr>
            <w:rFonts w:ascii="Calibri" w:hAnsi="Calibri"/>
            <w:i/>
            <w:rPrChange w:id="13019" w:author="Tre" w:date="2012-11-19T09:07:00Z">
              <w:rPr>
                <w:rFonts w:ascii="Calibri" w:hAnsi="Calibri"/>
                <w:i/>
                <w:color w:val="0000FF"/>
                <w:sz w:val="20"/>
                <w:szCs w:val="20"/>
                <w:u w:val="single"/>
              </w:rPr>
            </w:rPrChange>
          </w:rPr>
          <w:fldChar w:fldCharType="begin"/>
        </w:r>
        <w:r w:rsidRPr="00EE27B1">
          <w:rPr>
            <w:rFonts w:ascii="Calibri" w:hAnsi="Calibri"/>
            <w:i/>
            <w:rPrChange w:id="13020" w:author="Tre" w:date="2012-11-19T09:07:00Z">
              <w:rPr>
                <w:rFonts w:ascii="Calibri" w:hAnsi="Calibri"/>
                <w:i/>
                <w:color w:val="0000FF"/>
                <w:sz w:val="20"/>
                <w:szCs w:val="20"/>
                <w:u w:val="single"/>
              </w:rPr>
            </w:rPrChange>
          </w:rPr>
          <w:delInstrText xml:space="preserve"> MERGEFIELD Speed </w:delInstrText>
        </w:r>
        <w:r w:rsidRPr="00EE27B1" w:rsidDel="005D0A9E">
          <w:rPr>
            <w:rFonts w:ascii="Calibri" w:hAnsi="Calibri"/>
            <w:i/>
            <w:rPrChange w:id="13021" w:author="Tre" w:date="2012-11-19T09:07:00Z">
              <w:rPr>
                <w:rFonts w:ascii="Calibri" w:hAnsi="Calibri"/>
                <w:i/>
                <w:color w:val="0000FF"/>
                <w:sz w:val="20"/>
                <w:szCs w:val="20"/>
                <w:u w:val="single"/>
              </w:rPr>
            </w:rPrChange>
          </w:rPr>
          <w:fldChar w:fldCharType="end"/>
        </w:r>
        <w:r w:rsidRPr="00EE27B1">
          <w:rPr>
            <w:rFonts w:ascii="Calibri" w:hAnsi="Calibri"/>
            <w:i/>
            <w:rPrChange w:id="13022" w:author="Tre" w:date="2012-11-19T09:07:00Z">
              <w:rPr>
                <w:rFonts w:ascii="Calibri" w:hAnsi="Calibri"/>
                <w:i/>
                <w:color w:val="0000FF"/>
                <w:sz w:val="20"/>
                <w:szCs w:val="20"/>
                <w:u w:val="single"/>
              </w:rPr>
            </w:rPrChange>
          </w:rPr>
          <w:delText>), Agility (</w:delText>
        </w:r>
        <w:r w:rsidRPr="00EE27B1" w:rsidDel="005D0A9E">
          <w:rPr>
            <w:rFonts w:ascii="Calibri" w:hAnsi="Calibri"/>
            <w:i/>
            <w:rPrChange w:id="13023" w:author="Tre" w:date="2012-11-19T09:07:00Z">
              <w:rPr>
                <w:rFonts w:ascii="Calibri" w:hAnsi="Calibri"/>
                <w:i/>
                <w:color w:val="0000FF"/>
                <w:sz w:val="20"/>
                <w:szCs w:val="20"/>
                <w:u w:val="single"/>
              </w:rPr>
            </w:rPrChange>
          </w:rPr>
          <w:fldChar w:fldCharType="begin"/>
        </w:r>
        <w:r w:rsidRPr="00EE27B1">
          <w:rPr>
            <w:rFonts w:ascii="Calibri" w:hAnsi="Calibri"/>
            <w:i/>
            <w:rPrChange w:id="13024" w:author="Tre" w:date="2012-11-19T09:07:00Z">
              <w:rPr>
                <w:rFonts w:ascii="Calibri" w:hAnsi="Calibri"/>
                <w:i/>
                <w:color w:val="0000FF"/>
                <w:sz w:val="20"/>
                <w:szCs w:val="20"/>
                <w:u w:val="single"/>
              </w:rPr>
            </w:rPrChange>
          </w:rPr>
          <w:delInstrText xml:space="preserve"> MERGEFIELD Agility </w:delInstrText>
        </w:r>
        <w:r w:rsidRPr="00EE27B1" w:rsidDel="005D0A9E">
          <w:rPr>
            <w:rFonts w:ascii="Calibri" w:hAnsi="Calibri"/>
            <w:i/>
            <w:rPrChange w:id="13025" w:author="Tre" w:date="2012-11-19T09:07:00Z">
              <w:rPr>
                <w:rFonts w:ascii="Calibri" w:hAnsi="Calibri"/>
                <w:i/>
                <w:color w:val="0000FF"/>
                <w:sz w:val="20"/>
                <w:szCs w:val="20"/>
                <w:u w:val="single"/>
              </w:rPr>
            </w:rPrChange>
          </w:rPr>
          <w:fldChar w:fldCharType="end"/>
        </w:r>
        <w:r w:rsidRPr="00EE27B1">
          <w:rPr>
            <w:rFonts w:ascii="Calibri" w:hAnsi="Calibri"/>
            <w:i/>
            <w:rPrChange w:id="13026" w:author="Tre" w:date="2012-11-19T09:07:00Z">
              <w:rPr>
                <w:rFonts w:ascii="Calibri" w:hAnsi="Calibri"/>
                <w:i/>
                <w:color w:val="0000FF"/>
                <w:sz w:val="20"/>
                <w:szCs w:val="20"/>
                <w:u w:val="single"/>
              </w:rPr>
            </w:rPrChange>
          </w:rPr>
          <w:delText>), Fuel (</w:delText>
        </w:r>
        <w:r w:rsidRPr="00EE27B1" w:rsidDel="005D0A9E">
          <w:rPr>
            <w:rFonts w:ascii="Calibri" w:hAnsi="Calibri"/>
            <w:i/>
            <w:rPrChange w:id="13027" w:author="Tre" w:date="2012-11-19T09:07:00Z">
              <w:rPr>
                <w:rFonts w:ascii="Calibri" w:hAnsi="Calibri"/>
                <w:i/>
                <w:color w:val="0000FF"/>
                <w:sz w:val="20"/>
                <w:szCs w:val="20"/>
                <w:u w:val="single"/>
              </w:rPr>
            </w:rPrChange>
          </w:rPr>
          <w:fldChar w:fldCharType="begin"/>
        </w:r>
        <w:r w:rsidRPr="00EE27B1">
          <w:rPr>
            <w:rFonts w:ascii="Calibri" w:hAnsi="Calibri"/>
            <w:i/>
            <w:rPrChange w:id="13028" w:author="Tre" w:date="2012-11-19T09:07:00Z">
              <w:rPr>
                <w:rFonts w:ascii="Calibri" w:hAnsi="Calibri"/>
                <w:i/>
                <w:color w:val="0000FF"/>
                <w:sz w:val="20"/>
                <w:szCs w:val="20"/>
                <w:u w:val="single"/>
              </w:rPr>
            </w:rPrChange>
          </w:rPr>
          <w:delInstrText xml:space="preserve"> MERGEFIELD Fuel </w:delInstrText>
        </w:r>
        <w:r w:rsidRPr="00EE27B1" w:rsidDel="005D0A9E">
          <w:rPr>
            <w:rFonts w:ascii="Calibri" w:hAnsi="Calibri"/>
            <w:i/>
            <w:rPrChange w:id="13029" w:author="Tre" w:date="2012-11-19T09:07:00Z">
              <w:rPr>
                <w:rFonts w:ascii="Calibri" w:hAnsi="Calibri"/>
                <w:i/>
                <w:color w:val="0000FF"/>
                <w:sz w:val="20"/>
                <w:szCs w:val="20"/>
                <w:u w:val="single"/>
              </w:rPr>
            </w:rPrChange>
          </w:rPr>
          <w:fldChar w:fldCharType="end"/>
        </w:r>
        <w:r w:rsidRPr="00EE27B1">
          <w:rPr>
            <w:rFonts w:ascii="Calibri" w:hAnsi="Calibri"/>
            <w:i/>
            <w:rPrChange w:id="13030" w:author="Tre" w:date="2012-11-19T09:07:00Z">
              <w:rPr>
                <w:rFonts w:ascii="Calibri" w:hAnsi="Calibri"/>
                <w:i/>
                <w:color w:val="0000FF"/>
                <w:sz w:val="20"/>
                <w:szCs w:val="20"/>
                <w:u w:val="single"/>
              </w:rPr>
            </w:rPrChange>
          </w:rPr>
          <w:delText>)]</w:delText>
        </w:r>
      </w:del>
    </w:p>
    <w:p w:rsidR="00540D53" w:rsidRPr="000B0456" w:rsidDel="005D0A9E" w:rsidRDefault="00EE27B1" w:rsidP="00540D53">
      <w:pPr>
        <w:jc w:val="both"/>
        <w:rPr>
          <w:del w:id="13031" w:author="frontdesk" w:date="2012-11-16T12:55:00Z"/>
          <w:rFonts w:ascii="Calibri" w:hAnsi="Calibri"/>
          <w:rPrChange w:id="13032" w:author="Tre" w:date="2012-11-19T09:07:00Z">
            <w:rPr>
              <w:del w:id="13033" w:author="frontdesk" w:date="2012-11-16T12:55:00Z"/>
              <w:rFonts w:ascii="Calibri" w:hAnsi="Calibri"/>
              <w:sz w:val="20"/>
              <w:szCs w:val="20"/>
            </w:rPr>
          </w:rPrChange>
        </w:rPr>
      </w:pPr>
      <w:del w:id="13034" w:author="frontdesk" w:date="2012-11-16T12:55:00Z">
        <w:r w:rsidRPr="00EE27B1" w:rsidDel="005D0A9E">
          <w:rPr>
            <w:rFonts w:ascii="Calibri" w:hAnsi="Calibri"/>
            <w:rPrChange w:id="13035" w:author="Tre" w:date="2012-11-19T09:07:00Z">
              <w:rPr>
                <w:rFonts w:ascii="Calibri" w:hAnsi="Calibri"/>
                <w:color w:val="0000FF"/>
                <w:sz w:val="20"/>
                <w:szCs w:val="20"/>
                <w:u w:val="single"/>
              </w:rPr>
            </w:rPrChange>
          </w:rPr>
          <w:fldChar w:fldCharType="begin"/>
        </w:r>
        <w:r w:rsidRPr="00EE27B1">
          <w:rPr>
            <w:rFonts w:ascii="Calibri" w:hAnsi="Calibri"/>
            <w:rPrChange w:id="13036" w:author="Tre" w:date="2012-11-19T09:07:00Z">
              <w:rPr>
                <w:rFonts w:ascii="Calibri" w:hAnsi="Calibri"/>
                <w:color w:val="0000FF"/>
                <w:sz w:val="20"/>
                <w:szCs w:val="20"/>
                <w:u w:val="single"/>
              </w:rPr>
            </w:rPrChange>
          </w:rPr>
          <w:delInstrText xml:space="preserve"> MERGEFIELD Description </w:delInstrText>
        </w:r>
        <w:r w:rsidRPr="00EE27B1" w:rsidDel="005D0A9E">
          <w:rPr>
            <w:rFonts w:ascii="Calibri" w:hAnsi="Calibri"/>
            <w:rPrChange w:id="13037" w:author="Tre" w:date="2012-11-19T09:07:00Z">
              <w:rPr>
                <w:rFonts w:ascii="Calibri" w:hAnsi="Calibri"/>
                <w:color w:val="0000FF"/>
                <w:sz w:val="20"/>
                <w:szCs w:val="20"/>
                <w:u w:val="single"/>
              </w:rPr>
            </w:rPrChange>
          </w:rPr>
          <w:fldChar w:fldCharType="separate"/>
        </w:r>
        <w:r w:rsidRPr="00EE27B1">
          <w:rPr>
            <w:rFonts w:ascii="Calibri" w:hAnsi="Calibri"/>
            <w:noProof/>
            <w:rPrChange w:id="13038" w:author="Tre" w:date="2012-11-19T09:07:00Z">
              <w:rPr>
                <w:rFonts w:ascii="Calibri" w:hAnsi="Calibri"/>
                <w:noProof/>
                <w:color w:val="0000FF"/>
                <w:sz w:val="20"/>
                <w:szCs w:val="20"/>
                <w:u w:val="single"/>
              </w:rPr>
            </w:rPrChange>
          </w:rPr>
          <w:delText>An RSI must-have. All Zion RSI Hackers where sunglasses as part of their Matrix uniforms.</w:delText>
        </w:r>
        <w:r w:rsidRPr="00EE27B1" w:rsidDel="005D0A9E">
          <w:rPr>
            <w:rFonts w:ascii="Calibri" w:hAnsi="Calibri"/>
            <w:rPrChange w:id="13039" w:author="Tre" w:date="2012-11-19T09:07:00Z">
              <w:rPr>
                <w:rFonts w:ascii="Calibri" w:hAnsi="Calibri"/>
                <w:color w:val="0000FF"/>
                <w:sz w:val="20"/>
                <w:szCs w:val="20"/>
                <w:u w:val="single"/>
              </w:rPr>
            </w:rPrChange>
          </w:rPr>
          <w:fldChar w:fldCharType="end"/>
        </w:r>
        <w:r w:rsidRPr="00EE27B1" w:rsidDel="005D0A9E">
          <w:rPr>
            <w:rFonts w:ascii="Calibri" w:hAnsi="Calibri"/>
            <w:rPrChange w:id="13040" w:author="Tre" w:date="2012-11-19T09:07:00Z">
              <w:rPr>
                <w:rFonts w:ascii="Calibri" w:hAnsi="Calibri"/>
                <w:color w:val="0000FF"/>
                <w:sz w:val="20"/>
                <w:szCs w:val="20"/>
                <w:u w:val="single"/>
              </w:rPr>
            </w:rPrChange>
          </w:rPr>
          <w:fldChar w:fldCharType="begin"/>
        </w:r>
        <w:r w:rsidRPr="00EE27B1">
          <w:rPr>
            <w:rFonts w:ascii="Calibri" w:hAnsi="Calibri"/>
            <w:rPrChange w:id="13041" w:author="Tre" w:date="2012-11-19T09:07:00Z">
              <w:rPr>
                <w:rFonts w:ascii="Calibri" w:hAnsi="Calibri"/>
                <w:color w:val="0000FF"/>
                <w:sz w:val="20"/>
                <w:szCs w:val="20"/>
                <w:u w:val="single"/>
              </w:rPr>
            </w:rPrChange>
          </w:rPr>
          <w:delInstrText xml:space="preserve"> NEXT  \* MERGEFORMAT </w:delInstrText>
        </w:r>
        <w:r w:rsidRPr="00EE27B1" w:rsidDel="005D0A9E">
          <w:rPr>
            <w:rFonts w:ascii="Calibri" w:hAnsi="Calibri"/>
            <w:rPrChange w:id="13042" w:author="Tre" w:date="2012-11-19T09:07:00Z">
              <w:rPr>
                <w:rFonts w:ascii="Calibri" w:hAnsi="Calibri"/>
                <w:color w:val="0000FF"/>
                <w:sz w:val="20"/>
                <w:szCs w:val="20"/>
                <w:u w:val="single"/>
              </w:rPr>
            </w:rPrChange>
          </w:rPr>
          <w:fldChar w:fldCharType="end"/>
        </w:r>
      </w:del>
    </w:p>
    <w:p w:rsidR="005D0A9E" w:rsidRPr="000B0456" w:rsidRDefault="00EE27B1" w:rsidP="005D0A9E">
      <w:pPr>
        <w:jc w:val="both"/>
        <w:rPr>
          <w:ins w:id="13043" w:author="frontdesk" w:date="2012-11-16T12:55:00Z"/>
          <w:rFonts w:ascii="Calibri" w:hAnsi="Calibri"/>
          <w:b/>
          <w:rPrChange w:id="13044" w:author="Tre" w:date="2012-11-19T09:07:00Z">
            <w:rPr>
              <w:ins w:id="13045" w:author="frontdesk" w:date="2012-11-16T12:55:00Z"/>
              <w:rFonts w:ascii="Calibri" w:hAnsi="Calibri"/>
              <w:b/>
              <w:sz w:val="20"/>
              <w:szCs w:val="20"/>
            </w:rPr>
          </w:rPrChange>
        </w:rPr>
      </w:pPr>
      <w:ins w:id="13046" w:author="frontdesk" w:date="2012-11-16T12:55:00Z">
        <w:r w:rsidRPr="00EE27B1">
          <w:rPr>
            <w:rFonts w:ascii="Calibri" w:hAnsi="Calibri"/>
            <w:b/>
            <w:rPrChange w:id="13047" w:author="Tre" w:date="2012-11-19T09:07:00Z">
              <w:rPr>
                <w:rFonts w:ascii="Calibri" w:hAnsi="Calibri"/>
                <w:b/>
                <w:color w:val="0000FF"/>
                <w:sz w:val="20"/>
                <w:szCs w:val="20"/>
                <w:u w:val="single"/>
              </w:rPr>
            </w:rPrChange>
          </w:rPr>
          <w:fldChar w:fldCharType="begin"/>
        </w:r>
        <w:r w:rsidRPr="00EE27B1">
          <w:rPr>
            <w:rFonts w:ascii="Calibri" w:hAnsi="Calibri"/>
            <w:b/>
            <w:rPrChange w:id="1304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049" w:author="Tre" w:date="2012-11-19T09:07:00Z">
              <w:rPr>
                <w:rFonts w:ascii="Calibri" w:hAnsi="Calibri"/>
                <w:b/>
                <w:color w:val="0000FF"/>
                <w:sz w:val="20"/>
                <w:szCs w:val="20"/>
                <w:u w:val="single"/>
              </w:rPr>
            </w:rPrChange>
          </w:rPr>
          <w:fldChar w:fldCharType="separate"/>
        </w:r>
        <w:r w:rsidRPr="00EE27B1">
          <w:rPr>
            <w:rFonts w:ascii="Calibri" w:hAnsi="Calibri"/>
            <w:b/>
            <w:noProof/>
            <w:rPrChange w:id="13050" w:author="Tre" w:date="2012-11-19T09:07:00Z">
              <w:rPr>
                <w:rFonts w:ascii="Calibri" w:hAnsi="Calibri"/>
                <w:b/>
                <w:noProof/>
                <w:color w:val="0000FF"/>
                <w:sz w:val="20"/>
                <w:szCs w:val="20"/>
                <w:u w:val="single"/>
              </w:rPr>
            </w:rPrChange>
          </w:rPr>
          <w:t>Cash &amp; Credit Cards</w:t>
        </w:r>
        <w:r w:rsidRPr="00EE27B1">
          <w:rPr>
            <w:rFonts w:ascii="Calibri" w:hAnsi="Calibri"/>
            <w:b/>
            <w:rPrChange w:id="13051"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052" w:author="frontdesk" w:date="2012-11-16T12:55:00Z"/>
          <w:rFonts w:ascii="Calibri" w:hAnsi="Calibri"/>
          <w:i/>
          <w:rPrChange w:id="13053" w:author="Tre" w:date="2012-11-19T09:07:00Z">
            <w:rPr>
              <w:ins w:id="13054" w:author="frontdesk" w:date="2012-11-16T12:55:00Z"/>
              <w:rFonts w:ascii="Calibri" w:hAnsi="Calibri"/>
              <w:i/>
              <w:sz w:val="20"/>
              <w:szCs w:val="20"/>
            </w:rPr>
          </w:rPrChange>
        </w:rPr>
      </w:pPr>
      <w:ins w:id="13055" w:author="frontdesk" w:date="2012-11-16T12:55:00Z">
        <w:r w:rsidRPr="00EE27B1">
          <w:rPr>
            <w:rFonts w:ascii="Calibri" w:hAnsi="Calibri"/>
            <w:i/>
            <w:rPrChange w:id="13056" w:author="Tre" w:date="2012-11-19T09:07:00Z">
              <w:rPr>
                <w:rFonts w:ascii="Calibri" w:hAnsi="Calibri"/>
                <w:i/>
                <w:color w:val="0000FF"/>
                <w:sz w:val="20"/>
                <w:szCs w:val="20"/>
                <w:u w:val="single"/>
              </w:rPr>
            </w:rPrChange>
          </w:rPr>
          <w:t>[Damage (</w:t>
        </w:r>
        <w:r w:rsidRPr="00EE27B1">
          <w:rPr>
            <w:rFonts w:ascii="Calibri" w:hAnsi="Calibri"/>
            <w:i/>
            <w:rPrChange w:id="13057" w:author="Tre" w:date="2012-11-19T09:07:00Z">
              <w:rPr>
                <w:rFonts w:ascii="Calibri" w:hAnsi="Calibri"/>
                <w:i/>
                <w:color w:val="0000FF"/>
                <w:sz w:val="20"/>
                <w:szCs w:val="20"/>
                <w:u w:val="single"/>
              </w:rPr>
            </w:rPrChange>
          </w:rPr>
          <w:fldChar w:fldCharType="begin"/>
        </w:r>
        <w:r w:rsidRPr="00EE27B1">
          <w:rPr>
            <w:rFonts w:ascii="Calibri" w:hAnsi="Calibri"/>
            <w:i/>
            <w:rPrChange w:id="13058"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059" w:author="Tre" w:date="2012-11-19T09:07:00Z">
              <w:rPr>
                <w:rFonts w:ascii="Calibri" w:hAnsi="Calibri"/>
                <w:i/>
                <w:color w:val="0000FF"/>
                <w:sz w:val="20"/>
                <w:szCs w:val="20"/>
                <w:u w:val="single"/>
              </w:rPr>
            </w:rPrChange>
          </w:rPr>
          <w:fldChar w:fldCharType="end"/>
        </w:r>
        <w:r w:rsidRPr="00EE27B1">
          <w:rPr>
            <w:rFonts w:ascii="Calibri" w:hAnsi="Calibri"/>
            <w:i/>
            <w:rPrChange w:id="13060" w:author="Tre" w:date="2012-11-19T09:07:00Z">
              <w:rPr>
                <w:rFonts w:ascii="Calibri" w:hAnsi="Calibri"/>
                <w:i/>
                <w:color w:val="0000FF"/>
                <w:sz w:val="20"/>
                <w:szCs w:val="20"/>
                <w:u w:val="single"/>
              </w:rPr>
            </w:rPrChange>
          </w:rPr>
          <w:t>), Type (</w:t>
        </w:r>
        <w:r w:rsidRPr="00EE27B1">
          <w:rPr>
            <w:rFonts w:ascii="Calibri" w:hAnsi="Calibri"/>
            <w:i/>
            <w:rPrChange w:id="13061" w:author="Tre" w:date="2012-11-19T09:07:00Z">
              <w:rPr>
                <w:rFonts w:ascii="Calibri" w:hAnsi="Calibri"/>
                <w:i/>
                <w:color w:val="0000FF"/>
                <w:sz w:val="20"/>
                <w:szCs w:val="20"/>
                <w:u w:val="single"/>
              </w:rPr>
            </w:rPrChange>
          </w:rPr>
          <w:fldChar w:fldCharType="begin"/>
        </w:r>
        <w:r w:rsidRPr="00EE27B1">
          <w:rPr>
            <w:rFonts w:ascii="Calibri" w:hAnsi="Calibri"/>
            <w:i/>
            <w:rPrChange w:id="13062"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063" w:author="Tre" w:date="2012-11-19T09:07:00Z">
              <w:rPr>
                <w:rFonts w:ascii="Calibri" w:hAnsi="Calibri"/>
                <w:i/>
                <w:color w:val="0000FF"/>
                <w:sz w:val="20"/>
                <w:szCs w:val="20"/>
                <w:u w:val="single"/>
              </w:rPr>
            </w:rPrChange>
          </w:rPr>
          <w:fldChar w:fldCharType="end"/>
        </w:r>
        <w:r w:rsidRPr="00EE27B1">
          <w:rPr>
            <w:rFonts w:ascii="Calibri" w:hAnsi="Calibri"/>
            <w:i/>
            <w:rPrChange w:id="13064" w:author="Tre" w:date="2012-11-19T09:07:00Z">
              <w:rPr>
                <w:rFonts w:ascii="Calibri" w:hAnsi="Calibri"/>
                <w:i/>
                <w:color w:val="0000FF"/>
                <w:sz w:val="20"/>
                <w:szCs w:val="20"/>
                <w:u w:val="single"/>
              </w:rPr>
            </w:rPrChange>
          </w:rPr>
          <w:t>), Rate (</w:t>
        </w:r>
        <w:r w:rsidRPr="00EE27B1">
          <w:rPr>
            <w:rFonts w:ascii="Calibri" w:hAnsi="Calibri"/>
            <w:i/>
            <w:rPrChange w:id="13065" w:author="Tre" w:date="2012-11-19T09:07:00Z">
              <w:rPr>
                <w:rFonts w:ascii="Calibri" w:hAnsi="Calibri"/>
                <w:i/>
                <w:color w:val="0000FF"/>
                <w:sz w:val="20"/>
                <w:szCs w:val="20"/>
                <w:u w:val="single"/>
              </w:rPr>
            </w:rPrChange>
          </w:rPr>
          <w:fldChar w:fldCharType="begin"/>
        </w:r>
        <w:r w:rsidRPr="00EE27B1">
          <w:rPr>
            <w:rFonts w:ascii="Calibri" w:hAnsi="Calibri"/>
            <w:i/>
            <w:rPrChange w:id="13066"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067" w:author="Tre" w:date="2012-11-19T09:07:00Z">
              <w:rPr>
                <w:rFonts w:ascii="Calibri" w:hAnsi="Calibri"/>
                <w:i/>
                <w:color w:val="0000FF"/>
                <w:sz w:val="20"/>
                <w:szCs w:val="20"/>
                <w:u w:val="single"/>
              </w:rPr>
            </w:rPrChange>
          </w:rPr>
          <w:fldChar w:fldCharType="end"/>
        </w:r>
        <w:r w:rsidRPr="00EE27B1">
          <w:rPr>
            <w:rFonts w:ascii="Calibri" w:hAnsi="Calibri"/>
            <w:i/>
            <w:rPrChange w:id="13068" w:author="Tre" w:date="2012-11-19T09:07:00Z">
              <w:rPr>
                <w:rFonts w:ascii="Calibri" w:hAnsi="Calibri"/>
                <w:i/>
                <w:color w:val="0000FF"/>
                <w:sz w:val="20"/>
                <w:szCs w:val="20"/>
                <w:u w:val="single"/>
              </w:rPr>
            </w:rPrChange>
          </w:rPr>
          <w:t>), Ammo (</w:t>
        </w:r>
        <w:r w:rsidRPr="00EE27B1">
          <w:rPr>
            <w:rFonts w:ascii="Calibri" w:hAnsi="Calibri"/>
            <w:i/>
            <w:rPrChange w:id="13069" w:author="Tre" w:date="2012-11-19T09:07:00Z">
              <w:rPr>
                <w:rFonts w:ascii="Calibri" w:hAnsi="Calibri"/>
                <w:i/>
                <w:color w:val="0000FF"/>
                <w:sz w:val="20"/>
                <w:szCs w:val="20"/>
                <w:u w:val="single"/>
              </w:rPr>
            </w:rPrChange>
          </w:rPr>
          <w:fldChar w:fldCharType="begin"/>
        </w:r>
        <w:r w:rsidRPr="00EE27B1">
          <w:rPr>
            <w:rFonts w:ascii="Calibri" w:hAnsi="Calibri"/>
            <w:i/>
            <w:rPrChange w:id="13070"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071" w:author="Tre" w:date="2012-11-19T09:07:00Z">
              <w:rPr>
                <w:rFonts w:ascii="Calibri" w:hAnsi="Calibri"/>
                <w:i/>
                <w:color w:val="0000FF"/>
                <w:sz w:val="20"/>
                <w:szCs w:val="20"/>
                <w:u w:val="single"/>
              </w:rPr>
            </w:rPrChange>
          </w:rPr>
          <w:fldChar w:fldCharType="end"/>
        </w:r>
        <w:r w:rsidRPr="00EE27B1">
          <w:rPr>
            <w:rFonts w:ascii="Calibri" w:hAnsi="Calibri"/>
            <w:i/>
            <w:rPrChange w:id="13072" w:author="Tre" w:date="2012-11-19T09:07:00Z">
              <w:rPr>
                <w:rFonts w:ascii="Calibri" w:hAnsi="Calibri"/>
                <w:i/>
                <w:color w:val="0000FF"/>
                <w:sz w:val="20"/>
                <w:szCs w:val="20"/>
                <w:u w:val="single"/>
              </w:rPr>
            </w:rPrChange>
          </w:rPr>
          <w:t>), Range (</w:t>
        </w:r>
        <w:r w:rsidRPr="00EE27B1">
          <w:rPr>
            <w:rFonts w:ascii="Calibri" w:hAnsi="Calibri"/>
            <w:i/>
            <w:rPrChange w:id="13073" w:author="Tre" w:date="2012-11-19T09:07:00Z">
              <w:rPr>
                <w:rFonts w:ascii="Calibri" w:hAnsi="Calibri"/>
                <w:i/>
                <w:color w:val="0000FF"/>
                <w:sz w:val="20"/>
                <w:szCs w:val="20"/>
                <w:u w:val="single"/>
              </w:rPr>
            </w:rPrChange>
          </w:rPr>
          <w:fldChar w:fldCharType="begin"/>
        </w:r>
        <w:r w:rsidRPr="00EE27B1">
          <w:rPr>
            <w:rFonts w:ascii="Calibri" w:hAnsi="Calibri"/>
            <w:i/>
            <w:rPrChange w:id="13074"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075" w:author="Tre" w:date="2012-11-19T09:07:00Z">
              <w:rPr>
                <w:rFonts w:ascii="Calibri" w:hAnsi="Calibri"/>
                <w:i/>
                <w:color w:val="0000FF"/>
                <w:sz w:val="20"/>
                <w:szCs w:val="20"/>
                <w:u w:val="single"/>
              </w:rPr>
            </w:rPrChange>
          </w:rPr>
          <w:fldChar w:fldCharType="end"/>
        </w:r>
        <w:r w:rsidRPr="00EE27B1">
          <w:rPr>
            <w:rFonts w:ascii="Calibri" w:hAnsi="Calibri"/>
            <w:i/>
            <w:rPrChange w:id="13076" w:author="Tre" w:date="2012-11-19T09:07:00Z">
              <w:rPr>
                <w:rFonts w:ascii="Calibri" w:hAnsi="Calibri"/>
                <w:i/>
                <w:color w:val="0000FF"/>
                <w:sz w:val="20"/>
                <w:szCs w:val="20"/>
                <w:u w:val="single"/>
              </w:rPr>
            </w:rPrChange>
          </w:rPr>
          <w:t>), Vehicle Type (</w:t>
        </w:r>
        <w:r w:rsidRPr="00EE27B1">
          <w:rPr>
            <w:rFonts w:ascii="Calibri" w:hAnsi="Calibri"/>
            <w:i/>
            <w:rPrChange w:id="13077" w:author="Tre" w:date="2012-11-19T09:07:00Z">
              <w:rPr>
                <w:rFonts w:ascii="Calibri" w:hAnsi="Calibri"/>
                <w:i/>
                <w:color w:val="0000FF"/>
                <w:sz w:val="20"/>
                <w:szCs w:val="20"/>
                <w:u w:val="single"/>
              </w:rPr>
            </w:rPrChange>
          </w:rPr>
          <w:fldChar w:fldCharType="begin"/>
        </w:r>
        <w:r w:rsidRPr="00EE27B1">
          <w:rPr>
            <w:rFonts w:ascii="Calibri" w:hAnsi="Calibri"/>
            <w:i/>
            <w:rPrChange w:id="13078"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079" w:author="Tre" w:date="2012-11-19T09:07:00Z">
              <w:rPr>
                <w:rFonts w:ascii="Calibri" w:hAnsi="Calibri"/>
                <w:i/>
                <w:color w:val="0000FF"/>
                <w:sz w:val="20"/>
                <w:szCs w:val="20"/>
                <w:u w:val="single"/>
              </w:rPr>
            </w:rPrChange>
          </w:rPr>
          <w:fldChar w:fldCharType="end"/>
        </w:r>
        <w:r w:rsidRPr="00EE27B1">
          <w:rPr>
            <w:rFonts w:ascii="Calibri" w:hAnsi="Calibri"/>
            <w:i/>
            <w:rPrChange w:id="13080" w:author="Tre" w:date="2012-11-19T09:07:00Z">
              <w:rPr>
                <w:rFonts w:ascii="Calibri" w:hAnsi="Calibri"/>
                <w:i/>
                <w:color w:val="0000FF"/>
                <w:sz w:val="20"/>
                <w:szCs w:val="20"/>
                <w:u w:val="single"/>
              </w:rPr>
            </w:rPrChange>
          </w:rPr>
          <w:t>), Speed (</w:t>
        </w:r>
        <w:r w:rsidRPr="00EE27B1">
          <w:rPr>
            <w:rFonts w:ascii="Calibri" w:hAnsi="Calibri"/>
            <w:i/>
            <w:rPrChange w:id="13081" w:author="Tre" w:date="2012-11-19T09:07:00Z">
              <w:rPr>
                <w:rFonts w:ascii="Calibri" w:hAnsi="Calibri"/>
                <w:i/>
                <w:color w:val="0000FF"/>
                <w:sz w:val="20"/>
                <w:szCs w:val="20"/>
                <w:u w:val="single"/>
              </w:rPr>
            </w:rPrChange>
          </w:rPr>
          <w:fldChar w:fldCharType="begin"/>
        </w:r>
        <w:r w:rsidRPr="00EE27B1">
          <w:rPr>
            <w:rFonts w:ascii="Calibri" w:hAnsi="Calibri"/>
            <w:i/>
            <w:rPrChange w:id="13082"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083" w:author="Tre" w:date="2012-11-19T09:07:00Z">
              <w:rPr>
                <w:rFonts w:ascii="Calibri" w:hAnsi="Calibri"/>
                <w:i/>
                <w:color w:val="0000FF"/>
                <w:sz w:val="20"/>
                <w:szCs w:val="20"/>
                <w:u w:val="single"/>
              </w:rPr>
            </w:rPrChange>
          </w:rPr>
          <w:fldChar w:fldCharType="end"/>
        </w:r>
        <w:r w:rsidRPr="00EE27B1">
          <w:rPr>
            <w:rFonts w:ascii="Calibri" w:hAnsi="Calibri"/>
            <w:i/>
            <w:rPrChange w:id="13084" w:author="Tre" w:date="2012-11-19T09:07:00Z">
              <w:rPr>
                <w:rFonts w:ascii="Calibri" w:hAnsi="Calibri"/>
                <w:i/>
                <w:color w:val="0000FF"/>
                <w:sz w:val="20"/>
                <w:szCs w:val="20"/>
                <w:u w:val="single"/>
              </w:rPr>
            </w:rPrChange>
          </w:rPr>
          <w:t>), Agility (</w:t>
        </w:r>
        <w:r w:rsidRPr="00EE27B1">
          <w:rPr>
            <w:rFonts w:ascii="Calibri" w:hAnsi="Calibri"/>
            <w:i/>
            <w:rPrChange w:id="13085" w:author="Tre" w:date="2012-11-19T09:07:00Z">
              <w:rPr>
                <w:rFonts w:ascii="Calibri" w:hAnsi="Calibri"/>
                <w:i/>
                <w:color w:val="0000FF"/>
                <w:sz w:val="20"/>
                <w:szCs w:val="20"/>
                <w:u w:val="single"/>
              </w:rPr>
            </w:rPrChange>
          </w:rPr>
          <w:fldChar w:fldCharType="begin"/>
        </w:r>
        <w:r w:rsidRPr="00EE27B1">
          <w:rPr>
            <w:rFonts w:ascii="Calibri" w:hAnsi="Calibri"/>
            <w:i/>
            <w:rPrChange w:id="13086"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087" w:author="Tre" w:date="2012-11-19T09:07:00Z">
              <w:rPr>
                <w:rFonts w:ascii="Calibri" w:hAnsi="Calibri"/>
                <w:i/>
                <w:color w:val="0000FF"/>
                <w:sz w:val="20"/>
                <w:szCs w:val="20"/>
                <w:u w:val="single"/>
              </w:rPr>
            </w:rPrChange>
          </w:rPr>
          <w:fldChar w:fldCharType="end"/>
        </w:r>
        <w:r w:rsidRPr="00EE27B1">
          <w:rPr>
            <w:rFonts w:ascii="Calibri" w:hAnsi="Calibri"/>
            <w:i/>
            <w:rPrChange w:id="13088" w:author="Tre" w:date="2012-11-19T09:07:00Z">
              <w:rPr>
                <w:rFonts w:ascii="Calibri" w:hAnsi="Calibri"/>
                <w:i/>
                <w:color w:val="0000FF"/>
                <w:sz w:val="20"/>
                <w:szCs w:val="20"/>
                <w:u w:val="single"/>
              </w:rPr>
            </w:rPrChange>
          </w:rPr>
          <w:t>), Fuel (</w:t>
        </w:r>
        <w:r w:rsidRPr="00EE27B1">
          <w:rPr>
            <w:rFonts w:ascii="Calibri" w:hAnsi="Calibri"/>
            <w:i/>
            <w:rPrChange w:id="13089" w:author="Tre" w:date="2012-11-19T09:07:00Z">
              <w:rPr>
                <w:rFonts w:ascii="Calibri" w:hAnsi="Calibri"/>
                <w:i/>
                <w:color w:val="0000FF"/>
                <w:sz w:val="20"/>
                <w:szCs w:val="20"/>
                <w:u w:val="single"/>
              </w:rPr>
            </w:rPrChange>
          </w:rPr>
          <w:fldChar w:fldCharType="begin"/>
        </w:r>
        <w:r w:rsidRPr="00EE27B1">
          <w:rPr>
            <w:rFonts w:ascii="Calibri" w:hAnsi="Calibri"/>
            <w:i/>
            <w:rPrChange w:id="13090"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091" w:author="Tre" w:date="2012-11-19T09:07:00Z">
              <w:rPr>
                <w:rFonts w:ascii="Calibri" w:hAnsi="Calibri"/>
                <w:i/>
                <w:color w:val="0000FF"/>
                <w:sz w:val="20"/>
                <w:szCs w:val="20"/>
                <w:u w:val="single"/>
              </w:rPr>
            </w:rPrChange>
          </w:rPr>
          <w:fldChar w:fldCharType="end"/>
        </w:r>
        <w:r w:rsidRPr="00EE27B1">
          <w:rPr>
            <w:rFonts w:ascii="Calibri" w:hAnsi="Calibri"/>
            <w:i/>
            <w:rPrChange w:id="13092" w:author="Tre" w:date="2012-11-19T09:07:00Z">
              <w:rPr>
                <w:rFonts w:ascii="Calibri" w:hAnsi="Calibri"/>
                <w:i/>
                <w:color w:val="0000FF"/>
                <w:sz w:val="20"/>
                <w:szCs w:val="20"/>
                <w:u w:val="single"/>
              </w:rPr>
            </w:rPrChange>
          </w:rPr>
          <w:t>)]</w:t>
        </w:r>
      </w:ins>
    </w:p>
    <w:p w:rsidR="005D0A9E" w:rsidRPr="000B0456" w:rsidRDefault="00EE27B1" w:rsidP="005D0A9E">
      <w:pPr>
        <w:jc w:val="both"/>
        <w:rPr>
          <w:ins w:id="13093" w:author="frontdesk" w:date="2012-11-16T12:55:00Z"/>
          <w:rFonts w:ascii="Calibri" w:hAnsi="Calibri"/>
          <w:rPrChange w:id="13094" w:author="Tre" w:date="2012-11-19T09:07:00Z">
            <w:rPr>
              <w:ins w:id="13095" w:author="frontdesk" w:date="2012-11-16T12:55:00Z"/>
              <w:rFonts w:ascii="Calibri" w:hAnsi="Calibri"/>
              <w:sz w:val="20"/>
              <w:szCs w:val="20"/>
            </w:rPr>
          </w:rPrChange>
        </w:rPr>
      </w:pPr>
      <w:ins w:id="13096" w:author="frontdesk" w:date="2012-11-16T12:55:00Z">
        <w:r w:rsidRPr="00EE27B1">
          <w:rPr>
            <w:rFonts w:ascii="Calibri" w:hAnsi="Calibri"/>
            <w:rPrChange w:id="13097" w:author="Tre" w:date="2012-11-19T09:07:00Z">
              <w:rPr>
                <w:rFonts w:ascii="Calibri" w:hAnsi="Calibri"/>
                <w:color w:val="0000FF"/>
                <w:sz w:val="20"/>
                <w:szCs w:val="20"/>
                <w:u w:val="single"/>
              </w:rPr>
            </w:rPrChange>
          </w:rPr>
          <w:fldChar w:fldCharType="begin"/>
        </w:r>
        <w:r w:rsidRPr="00EE27B1">
          <w:rPr>
            <w:rFonts w:ascii="Calibri" w:hAnsi="Calibri"/>
            <w:rPrChange w:id="13098"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099" w:author="Tre" w:date="2012-11-19T09:07:00Z">
              <w:rPr>
                <w:rFonts w:ascii="Calibri" w:hAnsi="Calibri"/>
                <w:color w:val="0000FF"/>
                <w:sz w:val="20"/>
                <w:szCs w:val="20"/>
                <w:u w:val="single"/>
              </w:rPr>
            </w:rPrChange>
          </w:rPr>
          <w:fldChar w:fldCharType="separate"/>
        </w:r>
        <w:r w:rsidRPr="00EE27B1">
          <w:rPr>
            <w:rFonts w:ascii="Calibri" w:hAnsi="Calibri"/>
            <w:noProof/>
            <w:rPrChange w:id="13100" w:author="Tre" w:date="2012-11-19T09:07:00Z">
              <w:rPr>
                <w:rFonts w:ascii="Calibri" w:hAnsi="Calibri"/>
                <w:noProof/>
                <w:color w:val="0000FF"/>
                <w:sz w:val="20"/>
                <w:szCs w:val="20"/>
                <w:u w:val="single"/>
              </w:rPr>
            </w:rPrChange>
          </w:rPr>
          <w:t>Money, proper currency for the Matrix setting the RSI Hacker is entering.</w:t>
        </w:r>
        <w:r w:rsidRPr="00EE27B1">
          <w:rPr>
            <w:rFonts w:ascii="Calibri" w:hAnsi="Calibri"/>
            <w:rPrChange w:id="13101" w:author="Tre" w:date="2012-11-19T09:07:00Z">
              <w:rPr>
                <w:rFonts w:ascii="Calibri" w:hAnsi="Calibri"/>
                <w:color w:val="0000FF"/>
                <w:sz w:val="20"/>
                <w:szCs w:val="20"/>
                <w:u w:val="single"/>
              </w:rPr>
            </w:rPrChange>
          </w:rPr>
          <w:fldChar w:fldCharType="end"/>
        </w:r>
        <w:r w:rsidRPr="00EE27B1">
          <w:rPr>
            <w:rFonts w:ascii="Calibri" w:hAnsi="Calibri"/>
            <w:rPrChange w:id="13102" w:author="Tre" w:date="2012-11-19T09:07:00Z">
              <w:rPr>
                <w:rFonts w:ascii="Calibri" w:hAnsi="Calibri"/>
                <w:color w:val="0000FF"/>
                <w:sz w:val="20"/>
                <w:szCs w:val="20"/>
                <w:u w:val="single"/>
              </w:rPr>
            </w:rPrChange>
          </w:rPr>
          <w:fldChar w:fldCharType="begin"/>
        </w:r>
        <w:r w:rsidRPr="00EE27B1">
          <w:rPr>
            <w:rFonts w:ascii="Calibri" w:hAnsi="Calibri"/>
            <w:rPrChange w:id="13103"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104"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105" w:author="frontdesk" w:date="2012-11-16T12:55:00Z"/>
        </w:rPr>
      </w:pPr>
    </w:p>
    <w:p w:rsidR="005D0A9E" w:rsidRPr="000B0456" w:rsidRDefault="00EE27B1" w:rsidP="005D0A9E">
      <w:pPr>
        <w:jc w:val="both"/>
        <w:rPr>
          <w:ins w:id="13106" w:author="frontdesk" w:date="2012-11-16T12:55:00Z"/>
          <w:rFonts w:ascii="Calibri" w:hAnsi="Calibri"/>
          <w:b/>
          <w:rPrChange w:id="13107" w:author="Tre" w:date="2012-11-19T09:07:00Z">
            <w:rPr>
              <w:ins w:id="13108" w:author="frontdesk" w:date="2012-11-16T12:55:00Z"/>
              <w:rFonts w:ascii="Calibri" w:hAnsi="Calibri"/>
              <w:b/>
              <w:sz w:val="20"/>
              <w:szCs w:val="20"/>
            </w:rPr>
          </w:rPrChange>
        </w:rPr>
      </w:pPr>
      <w:ins w:id="13109" w:author="frontdesk" w:date="2012-11-16T12:55:00Z">
        <w:r w:rsidRPr="00EE27B1">
          <w:rPr>
            <w:rFonts w:ascii="Calibri" w:hAnsi="Calibri"/>
            <w:b/>
            <w:rPrChange w:id="13110" w:author="Tre" w:date="2012-11-19T09:07:00Z">
              <w:rPr>
                <w:rFonts w:ascii="Calibri" w:hAnsi="Calibri"/>
                <w:b/>
                <w:color w:val="0000FF"/>
                <w:sz w:val="20"/>
                <w:szCs w:val="20"/>
                <w:u w:val="single"/>
              </w:rPr>
            </w:rPrChange>
          </w:rPr>
          <w:fldChar w:fldCharType="begin"/>
        </w:r>
        <w:r w:rsidRPr="00EE27B1">
          <w:rPr>
            <w:rFonts w:ascii="Calibri" w:hAnsi="Calibri"/>
            <w:b/>
            <w:rPrChange w:id="13111"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112" w:author="Tre" w:date="2012-11-19T09:07:00Z">
              <w:rPr>
                <w:rFonts w:ascii="Calibri" w:hAnsi="Calibri"/>
                <w:b/>
                <w:color w:val="0000FF"/>
                <w:sz w:val="20"/>
                <w:szCs w:val="20"/>
                <w:u w:val="single"/>
              </w:rPr>
            </w:rPrChange>
          </w:rPr>
          <w:fldChar w:fldCharType="separate"/>
        </w:r>
        <w:r w:rsidRPr="00EE27B1">
          <w:rPr>
            <w:rFonts w:ascii="Calibri" w:hAnsi="Calibri"/>
            <w:b/>
            <w:noProof/>
            <w:rPrChange w:id="13113" w:author="Tre" w:date="2012-11-19T09:07:00Z">
              <w:rPr>
                <w:rFonts w:ascii="Calibri" w:hAnsi="Calibri"/>
                <w:b/>
                <w:noProof/>
                <w:color w:val="0000FF"/>
                <w:sz w:val="20"/>
                <w:szCs w:val="20"/>
                <w:u w:val="single"/>
              </w:rPr>
            </w:rPrChange>
          </w:rPr>
          <w:t>Clothes</w:t>
        </w:r>
        <w:r w:rsidRPr="00EE27B1">
          <w:rPr>
            <w:rFonts w:ascii="Calibri" w:hAnsi="Calibri"/>
            <w:b/>
            <w:rPrChange w:id="13114"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115" w:author="frontdesk" w:date="2012-11-16T12:55:00Z"/>
          <w:rFonts w:ascii="Calibri" w:hAnsi="Calibri"/>
          <w:i/>
          <w:rPrChange w:id="13116" w:author="Tre" w:date="2012-11-19T09:07:00Z">
            <w:rPr>
              <w:ins w:id="13117" w:author="frontdesk" w:date="2012-11-16T12:55:00Z"/>
              <w:rFonts w:ascii="Calibri" w:hAnsi="Calibri"/>
              <w:i/>
              <w:sz w:val="20"/>
              <w:szCs w:val="20"/>
            </w:rPr>
          </w:rPrChange>
        </w:rPr>
      </w:pPr>
      <w:ins w:id="13118" w:author="frontdesk" w:date="2012-11-16T12:55:00Z">
        <w:r w:rsidRPr="00EE27B1">
          <w:rPr>
            <w:rFonts w:ascii="Calibri" w:hAnsi="Calibri"/>
            <w:i/>
            <w:rPrChange w:id="13119" w:author="Tre" w:date="2012-11-19T09:07:00Z">
              <w:rPr>
                <w:rFonts w:ascii="Calibri" w:hAnsi="Calibri"/>
                <w:i/>
                <w:color w:val="0000FF"/>
                <w:sz w:val="20"/>
                <w:szCs w:val="20"/>
                <w:u w:val="single"/>
              </w:rPr>
            </w:rPrChange>
          </w:rPr>
          <w:t>[Damage (</w:t>
        </w:r>
        <w:r w:rsidRPr="00EE27B1">
          <w:rPr>
            <w:rFonts w:ascii="Calibri" w:hAnsi="Calibri"/>
            <w:i/>
            <w:rPrChange w:id="13120" w:author="Tre" w:date="2012-11-19T09:07:00Z">
              <w:rPr>
                <w:rFonts w:ascii="Calibri" w:hAnsi="Calibri"/>
                <w:i/>
                <w:color w:val="0000FF"/>
                <w:sz w:val="20"/>
                <w:szCs w:val="20"/>
                <w:u w:val="single"/>
              </w:rPr>
            </w:rPrChange>
          </w:rPr>
          <w:fldChar w:fldCharType="begin"/>
        </w:r>
        <w:r w:rsidRPr="00EE27B1">
          <w:rPr>
            <w:rFonts w:ascii="Calibri" w:hAnsi="Calibri"/>
            <w:i/>
            <w:rPrChange w:id="13121"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122" w:author="Tre" w:date="2012-11-19T09:07:00Z">
              <w:rPr>
                <w:rFonts w:ascii="Calibri" w:hAnsi="Calibri"/>
                <w:i/>
                <w:color w:val="0000FF"/>
                <w:sz w:val="20"/>
                <w:szCs w:val="20"/>
                <w:u w:val="single"/>
              </w:rPr>
            </w:rPrChange>
          </w:rPr>
          <w:fldChar w:fldCharType="end"/>
        </w:r>
        <w:r w:rsidRPr="00EE27B1">
          <w:rPr>
            <w:rFonts w:ascii="Calibri" w:hAnsi="Calibri"/>
            <w:i/>
            <w:rPrChange w:id="13123" w:author="Tre" w:date="2012-11-19T09:07:00Z">
              <w:rPr>
                <w:rFonts w:ascii="Calibri" w:hAnsi="Calibri"/>
                <w:i/>
                <w:color w:val="0000FF"/>
                <w:sz w:val="20"/>
                <w:szCs w:val="20"/>
                <w:u w:val="single"/>
              </w:rPr>
            </w:rPrChange>
          </w:rPr>
          <w:t>), Type (</w:t>
        </w:r>
        <w:r w:rsidRPr="00EE27B1">
          <w:rPr>
            <w:rFonts w:ascii="Calibri" w:hAnsi="Calibri"/>
            <w:i/>
            <w:rPrChange w:id="13124" w:author="Tre" w:date="2012-11-19T09:07:00Z">
              <w:rPr>
                <w:rFonts w:ascii="Calibri" w:hAnsi="Calibri"/>
                <w:i/>
                <w:color w:val="0000FF"/>
                <w:sz w:val="20"/>
                <w:szCs w:val="20"/>
                <w:u w:val="single"/>
              </w:rPr>
            </w:rPrChange>
          </w:rPr>
          <w:fldChar w:fldCharType="begin"/>
        </w:r>
        <w:r w:rsidRPr="00EE27B1">
          <w:rPr>
            <w:rFonts w:ascii="Calibri" w:hAnsi="Calibri"/>
            <w:i/>
            <w:rPrChange w:id="13125"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126" w:author="Tre" w:date="2012-11-19T09:07:00Z">
              <w:rPr>
                <w:rFonts w:ascii="Calibri" w:hAnsi="Calibri"/>
                <w:i/>
                <w:color w:val="0000FF"/>
                <w:sz w:val="20"/>
                <w:szCs w:val="20"/>
                <w:u w:val="single"/>
              </w:rPr>
            </w:rPrChange>
          </w:rPr>
          <w:fldChar w:fldCharType="end"/>
        </w:r>
        <w:r w:rsidRPr="00EE27B1">
          <w:rPr>
            <w:rFonts w:ascii="Calibri" w:hAnsi="Calibri"/>
            <w:i/>
            <w:rPrChange w:id="13127" w:author="Tre" w:date="2012-11-19T09:07:00Z">
              <w:rPr>
                <w:rFonts w:ascii="Calibri" w:hAnsi="Calibri"/>
                <w:i/>
                <w:color w:val="0000FF"/>
                <w:sz w:val="20"/>
                <w:szCs w:val="20"/>
                <w:u w:val="single"/>
              </w:rPr>
            </w:rPrChange>
          </w:rPr>
          <w:t>), Rate (</w:t>
        </w:r>
        <w:r w:rsidRPr="00EE27B1">
          <w:rPr>
            <w:rFonts w:ascii="Calibri" w:hAnsi="Calibri"/>
            <w:i/>
            <w:rPrChange w:id="13128" w:author="Tre" w:date="2012-11-19T09:07:00Z">
              <w:rPr>
                <w:rFonts w:ascii="Calibri" w:hAnsi="Calibri"/>
                <w:i/>
                <w:color w:val="0000FF"/>
                <w:sz w:val="20"/>
                <w:szCs w:val="20"/>
                <w:u w:val="single"/>
              </w:rPr>
            </w:rPrChange>
          </w:rPr>
          <w:fldChar w:fldCharType="begin"/>
        </w:r>
        <w:r w:rsidRPr="00EE27B1">
          <w:rPr>
            <w:rFonts w:ascii="Calibri" w:hAnsi="Calibri"/>
            <w:i/>
            <w:rPrChange w:id="13129"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130" w:author="Tre" w:date="2012-11-19T09:07:00Z">
              <w:rPr>
                <w:rFonts w:ascii="Calibri" w:hAnsi="Calibri"/>
                <w:i/>
                <w:color w:val="0000FF"/>
                <w:sz w:val="20"/>
                <w:szCs w:val="20"/>
                <w:u w:val="single"/>
              </w:rPr>
            </w:rPrChange>
          </w:rPr>
          <w:fldChar w:fldCharType="end"/>
        </w:r>
        <w:r w:rsidRPr="00EE27B1">
          <w:rPr>
            <w:rFonts w:ascii="Calibri" w:hAnsi="Calibri"/>
            <w:i/>
            <w:rPrChange w:id="13131" w:author="Tre" w:date="2012-11-19T09:07:00Z">
              <w:rPr>
                <w:rFonts w:ascii="Calibri" w:hAnsi="Calibri"/>
                <w:i/>
                <w:color w:val="0000FF"/>
                <w:sz w:val="20"/>
                <w:szCs w:val="20"/>
                <w:u w:val="single"/>
              </w:rPr>
            </w:rPrChange>
          </w:rPr>
          <w:t>), Ammo (</w:t>
        </w:r>
        <w:r w:rsidRPr="00EE27B1">
          <w:rPr>
            <w:rFonts w:ascii="Calibri" w:hAnsi="Calibri"/>
            <w:i/>
            <w:rPrChange w:id="13132" w:author="Tre" w:date="2012-11-19T09:07:00Z">
              <w:rPr>
                <w:rFonts w:ascii="Calibri" w:hAnsi="Calibri"/>
                <w:i/>
                <w:color w:val="0000FF"/>
                <w:sz w:val="20"/>
                <w:szCs w:val="20"/>
                <w:u w:val="single"/>
              </w:rPr>
            </w:rPrChange>
          </w:rPr>
          <w:fldChar w:fldCharType="begin"/>
        </w:r>
        <w:r w:rsidRPr="00EE27B1">
          <w:rPr>
            <w:rFonts w:ascii="Calibri" w:hAnsi="Calibri"/>
            <w:i/>
            <w:rPrChange w:id="13133"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134" w:author="Tre" w:date="2012-11-19T09:07:00Z">
              <w:rPr>
                <w:rFonts w:ascii="Calibri" w:hAnsi="Calibri"/>
                <w:i/>
                <w:color w:val="0000FF"/>
                <w:sz w:val="20"/>
                <w:szCs w:val="20"/>
                <w:u w:val="single"/>
              </w:rPr>
            </w:rPrChange>
          </w:rPr>
          <w:fldChar w:fldCharType="end"/>
        </w:r>
        <w:r w:rsidRPr="00EE27B1">
          <w:rPr>
            <w:rFonts w:ascii="Calibri" w:hAnsi="Calibri"/>
            <w:i/>
            <w:rPrChange w:id="13135" w:author="Tre" w:date="2012-11-19T09:07:00Z">
              <w:rPr>
                <w:rFonts w:ascii="Calibri" w:hAnsi="Calibri"/>
                <w:i/>
                <w:color w:val="0000FF"/>
                <w:sz w:val="20"/>
                <w:szCs w:val="20"/>
                <w:u w:val="single"/>
              </w:rPr>
            </w:rPrChange>
          </w:rPr>
          <w:t>), Range (</w:t>
        </w:r>
        <w:r w:rsidRPr="00EE27B1">
          <w:rPr>
            <w:rFonts w:ascii="Calibri" w:hAnsi="Calibri"/>
            <w:i/>
            <w:rPrChange w:id="13136" w:author="Tre" w:date="2012-11-19T09:07:00Z">
              <w:rPr>
                <w:rFonts w:ascii="Calibri" w:hAnsi="Calibri"/>
                <w:i/>
                <w:color w:val="0000FF"/>
                <w:sz w:val="20"/>
                <w:szCs w:val="20"/>
                <w:u w:val="single"/>
              </w:rPr>
            </w:rPrChange>
          </w:rPr>
          <w:fldChar w:fldCharType="begin"/>
        </w:r>
        <w:r w:rsidRPr="00EE27B1">
          <w:rPr>
            <w:rFonts w:ascii="Calibri" w:hAnsi="Calibri"/>
            <w:i/>
            <w:rPrChange w:id="13137"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138" w:author="Tre" w:date="2012-11-19T09:07:00Z">
              <w:rPr>
                <w:rFonts w:ascii="Calibri" w:hAnsi="Calibri"/>
                <w:i/>
                <w:color w:val="0000FF"/>
                <w:sz w:val="20"/>
                <w:szCs w:val="20"/>
                <w:u w:val="single"/>
              </w:rPr>
            </w:rPrChange>
          </w:rPr>
          <w:fldChar w:fldCharType="end"/>
        </w:r>
        <w:r w:rsidRPr="00EE27B1">
          <w:rPr>
            <w:rFonts w:ascii="Calibri" w:hAnsi="Calibri"/>
            <w:i/>
            <w:rPrChange w:id="13139" w:author="Tre" w:date="2012-11-19T09:07:00Z">
              <w:rPr>
                <w:rFonts w:ascii="Calibri" w:hAnsi="Calibri"/>
                <w:i/>
                <w:color w:val="0000FF"/>
                <w:sz w:val="20"/>
                <w:szCs w:val="20"/>
                <w:u w:val="single"/>
              </w:rPr>
            </w:rPrChange>
          </w:rPr>
          <w:t>), Vehicle Type (</w:t>
        </w:r>
        <w:r w:rsidRPr="00EE27B1">
          <w:rPr>
            <w:rFonts w:ascii="Calibri" w:hAnsi="Calibri"/>
            <w:i/>
            <w:rPrChange w:id="13140" w:author="Tre" w:date="2012-11-19T09:07:00Z">
              <w:rPr>
                <w:rFonts w:ascii="Calibri" w:hAnsi="Calibri"/>
                <w:i/>
                <w:color w:val="0000FF"/>
                <w:sz w:val="20"/>
                <w:szCs w:val="20"/>
                <w:u w:val="single"/>
              </w:rPr>
            </w:rPrChange>
          </w:rPr>
          <w:fldChar w:fldCharType="begin"/>
        </w:r>
        <w:r w:rsidRPr="00EE27B1">
          <w:rPr>
            <w:rFonts w:ascii="Calibri" w:hAnsi="Calibri"/>
            <w:i/>
            <w:rPrChange w:id="1314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142" w:author="Tre" w:date="2012-11-19T09:07:00Z">
              <w:rPr>
                <w:rFonts w:ascii="Calibri" w:hAnsi="Calibri"/>
                <w:i/>
                <w:color w:val="0000FF"/>
                <w:sz w:val="20"/>
                <w:szCs w:val="20"/>
                <w:u w:val="single"/>
              </w:rPr>
            </w:rPrChange>
          </w:rPr>
          <w:fldChar w:fldCharType="end"/>
        </w:r>
        <w:r w:rsidRPr="00EE27B1">
          <w:rPr>
            <w:rFonts w:ascii="Calibri" w:hAnsi="Calibri"/>
            <w:i/>
            <w:rPrChange w:id="13143" w:author="Tre" w:date="2012-11-19T09:07:00Z">
              <w:rPr>
                <w:rFonts w:ascii="Calibri" w:hAnsi="Calibri"/>
                <w:i/>
                <w:color w:val="0000FF"/>
                <w:sz w:val="20"/>
                <w:szCs w:val="20"/>
                <w:u w:val="single"/>
              </w:rPr>
            </w:rPrChange>
          </w:rPr>
          <w:t>), Speed (</w:t>
        </w:r>
        <w:r w:rsidRPr="00EE27B1">
          <w:rPr>
            <w:rFonts w:ascii="Calibri" w:hAnsi="Calibri"/>
            <w:i/>
            <w:rPrChange w:id="13144" w:author="Tre" w:date="2012-11-19T09:07:00Z">
              <w:rPr>
                <w:rFonts w:ascii="Calibri" w:hAnsi="Calibri"/>
                <w:i/>
                <w:color w:val="0000FF"/>
                <w:sz w:val="20"/>
                <w:szCs w:val="20"/>
                <w:u w:val="single"/>
              </w:rPr>
            </w:rPrChange>
          </w:rPr>
          <w:fldChar w:fldCharType="begin"/>
        </w:r>
        <w:r w:rsidRPr="00EE27B1">
          <w:rPr>
            <w:rFonts w:ascii="Calibri" w:hAnsi="Calibri"/>
            <w:i/>
            <w:rPrChange w:id="13145"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146" w:author="Tre" w:date="2012-11-19T09:07:00Z">
              <w:rPr>
                <w:rFonts w:ascii="Calibri" w:hAnsi="Calibri"/>
                <w:i/>
                <w:color w:val="0000FF"/>
                <w:sz w:val="20"/>
                <w:szCs w:val="20"/>
                <w:u w:val="single"/>
              </w:rPr>
            </w:rPrChange>
          </w:rPr>
          <w:fldChar w:fldCharType="end"/>
        </w:r>
        <w:r w:rsidRPr="00EE27B1">
          <w:rPr>
            <w:rFonts w:ascii="Calibri" w:hAnsi="Calibri"/>
            <w:i/>
            <w:rPrChange w:id="13147" w:author="Tre" w:date="2012-11-19T09:07:00Z">
              <w:rPr>
                <w:rFonts w:ascii="Calibri" w:hAnsi="Calibri"/>
                <w:i/>
                <w:color w:val="0000FF"/>
                <w:sz w:val="20"/>
                <w:szCs w:val="20"/>
                <w:u w:val="single"/>
              </w:rPr>
            </w:rPrChange>
          </w:rPr>
          <w:t>), Agility (</w:t>
        </w:r>
        <w:r w:rsidRPr="00EE27B1">
          <w:rPr>
            <w:rFonts w:ascii="Calibri" w:hAnsi="Calibri"/>
            <w:i/>
            <w:rPrChange w:id="13148" w:author="Tre" w:date="2012-11-19T09:07:00Z">
              <w:rPr>
                <w:rFonts w:ascii="Calibri" w:hAnsi="Calibri"/>
                <w:i/>
                <w:color w:val="0000FF"/>
                <w:sz w:val="20"/>
                <w:szCs w:val="20"/>
                <w:u w:val="single"/>
              </w:rPr>
            </w:rPrChange>
          </w:rPr>
          <w:fldChar w:fldCharType="begin"/>
        </w:r>
        <w:r w:rsidRPr="00EE27B1">
          <w:rPr>
            <w:rFonts w:ascii="Calibri" w:hAnsi="Calibri"/>
            <w:i/>
            <w:rPrChange w:id="13149"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150" w:author="Tre" w:date="2012-11-19T09:07:00Z">
              <w:rPr>
                <w:rFonts w:ascii="Calibri" w:hAnsi="Calibri"/>
                <w:i/>
                <w:color w:val="0000FF"/>
                <w:sz w:val="20"/>
                <w:szCs w:val="20"/>
                <w:u w:val="single"/>
              </w:rPr>
            </w:rPrChange>
          </w:rPr>
          <w:fldChar w:fldCharType="end"/>
        </w:r>
        <w:r w:rsidRPr="00EE27B1">
          <w:rPr>
            <w:rFonts w:ascii="Calibri" w:hAnsi="Calibri"/>
            <w:i/>
            <w:rPrChange w:id="13151" w:author="Tre" w:date="2012-11-19T09:07:00Z">
              <w:rPr>
                <w:rFonts w:ascii="Calibri" w:hAnsi="Calibri"/>
                <w:i/>
                <w:color w:val="0000FF"/>
                <w:sz w:val="20"/>
                <w:szCs w:val="20"/>
                <w:u w:val="single"/>
              </w:rPr>
            </w:rPrChange>
          </w:rPr>
          <w:t>), Fuel (</w:t>
        </w:r>
        <w:r w:rsidRPr="00EE27B1">
          <w:rPr>
            <w:rFonts w:ascii="Calibri" w:hAnsi="Calibri"/>
            <w:i/>
            <w:rPrChange w:id="13152" w:author="Tre" w:date="2012-11-19T09:07:00Z">
              <w:rPr>
                <w:rFonts w:ascii="Calibri" w:hAnsi="Calibri"/>
                <w:i/>
                <w:color w:val="0000FF"/>
                <w:sz w:val="20"/>
                <w:szCs w:val="20"/>
                <w:u w:val="single"/>
              </w:rPr>
            </w:rPrChange>
          </w:rPr>
          <w:fldChar w:fldCharType="begin"/>
        </w:r>
        <w:r w:rsidRPr="00EE27B1">
          <w:rPr>
            <w:rFonts w:ascii="Calibri" w:hAnsi="Calibri"/>
            <w:i/>
            <w:rPrChange w:id="13153"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154" w:author="Tre" w:date="2012-11-19T09:07:00Z">
              <w:rPr>
                <w:rFonts w:ascii="Calibri" w:hAnsi="Calibri"/>
                <w:i/>
                <w:color w:val="0000FF"/>
                <w:sz w:val="20"/>
                <w:szCs w:val="20"/>
                <w:u w:val="single"/>
              </w:rPr>
            </w:rPrChange>
          </w:rPr>
          <w:fldChar w:fldCharType="end"/>
        </w:r>
        <w:r w:rsidRPr="00EE27B1">
          <w:rPr>
            <w:rFonts w:ascii="Calibri" w:hAnsi="Calibri"/>
            <w:i/>
            <w:rPrChange w:id="13155" w:author="Tre" w:date="2012-11-19T09:07:00Z">
              <w:rPr>
                <w:rFonts w:ascii="Calibri" w:hAnsi="Calibri"/>
                <w:i/>
                <w:color w:val="0000FF"/>
                <w:sz w:val="20"/>
                <w:szCs w:val="20"/>
                <w:u w:val="single"/>
              </w:rPr>
            </w:rPrChange>
          </w:rPr>
          <w:t>)]</w:t>
        </w:r>
      </w:ins>
    </w:p>
    <w:p w:rsidR="005D0A9E" w:rsidRPr="000B0456" w:rsidRDefault="00EE27B1" w:rsidP="005D0A9E">
      <w:pPr>
        <w:jc w:val="both"/>
        <w:rPr>
          <w:ins w:id="13156" w:author="frontdesk" w:date="2012-11-16T12:55:00Z"/>
          <w:rFonts w:ascii="Calibri" w:hAnsi="Calibri"/>
          <w:rPrChange w:id="13157" w:author="Tre" w:date="2012-11-19T09:07:00Z">
            <w:rPr>
              <w:ins w:id="13158" w:author="frontdesk" w:date="2012-11-16T12:55:00Z"/>
              <w:rFonts w:ascii="Calibri" w:hAnsi="Calibri"/>
              <w:sz w:val="20"/>
              <w:szCs w:val="20"/>
            </w:rPr>
          </w:rPrChange>
        </w:rPr>
      </w:pPr>
      <w:ins w:id="13159" w:author="frontdesk" w:date="2012-11-16T12:55:00Z">
        <w:r w:rsidRPr="00EE27B1">
          <w:rPr>
            <w:rFonts w:ascii="Calibri" w:hAnsi="Calibri"/>
            <w:rPrChange w:id="13160" w:author="Tre" w:date="2012-11-19T09:07:00Z">
              <w:rPr>
                <w:rFonts w:ascii="Calibri" w:hAnsi="Calibri"/>
                <w:color w:val="0000FF"/>
                <w:sz w:val="20"/>
                <w:szCs w:val="20"/>
                <w:u w:val="single"/>
              </w:rPr>
            </w:rPrChange>
          </w:rPr>
          <w:fldChar w:fldCharType="begin"/>
        </w:r>
        <w:r w:rsidRPr="00EE27B1">
          <w:rPr>
            <w:rFonts w:ascii="Calibri" w:hAnsi="Calibri"/>
            <w:rPrChange w:id="13161"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162" w:author="Tre" w:date="2012-11-19T09:07:00Z">
              <w:rPr>
                <w:rFonts w:ascii="Calibri" w:hAnsi="Calibri"/>
                <w:color w:val="0000FF"/>
                <w:sz w:val="20"/>
                <w:szCs w:val="20"/>
                <w:u w:val="single"/>
              </w:rPr>
            </w:rPrChange>
          </w:rPr>
          <w:fldChar w:fldCharType="separate"/>
        </w:r>
        <w:r w:rsidRPr="00EE27B1">
          <w:rPr>
            <w:rFonts w:ascii="Calibri" w:hAnsi="Calibri"/>
            <w:noProof/>
            <w:rPrChange w:id="13163" w:author="Tre" w:date="2012-11-19T09:07:00Z">
              <w:rPr>
                <w:rFonts w:ascii="Calibri" w:hAnsi="Calibri"/>
                <w:noProof/>
                <w:color w:val="0000FF"/>
                <w:sz w:val="20"/>
                <w:szCs w:val="20"/>
                <w:u w:val="single"/>
              </w:rPr>
            </w:rPrChange>
          </w:rPr>
          <w:t>All black. Leather where possible. Some suits have ties that match the crew member’s rank.</w:t>
        </w:r>
        <w:r w:rsidRPr="00EE27B1">
          <w:rPr>
            <w:rFonts w:ascii="Calibri" w:hAnsi="Calibri"/>
            <w:rPrChange w:id="13164" w:author="Tre" w:date="2012-11-19T09:07:00Z">
              <w:rPr>
                <w:rFonts w:ascii="Calibri" w:hAnsi="Calibri"/>
                <w:color w:val="0000FF"/>
                <w:sz w:val="20"/>
                <w:szCs w:val="20"/>
                <w:u w:val="single"/>
              </w:rPr>
            </w:rPrChange>
          </w:rPr>
          <w:fldChar w:fldCharType="end"/>
        </w:r>
        <w:r w:rsidRPr="00EE27B1">
          <w:rPr>
            <w:rFonts w:ascii="Calibri" w:hAnsi="Calibri"/>
            <w:rPrChange w:id="13165" w:author="Tre" w:date="2012-11-19T09:07:00Z">
              <w:rPr>
                <w:rFonts w:ascii="Calibri" w:hAnsi="Calibri"/>
                <w:color w:val="0000FF"/>
                <w:sz w:val="20"/>
                <w:szCs w:val="20"/>
                <w:u w:val="single"/>
              </w:rPr>
            </w:rPrChange>
          </w:rPr>
          <w:fldChar w:fldCharType="begin"/>
        </w:r>
        <w:r w:rsidRPr="00EE27B1">
          <w:rPr>
            <w:rFonts w:ascii="Calibri" w:hAnsi="Calibri"/>
            <w:rPrChange w:id="13166"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167"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168" w:author="frontdesk" w:date="2012-11-16T12:55:00Z"/>
        </w:rPr>
      </w:pPr>
    </w:p>
    <w:p w:rsidR="005D0A9E" w:rsidRPr="000B0456" w:rsidRDefault="00EE27B1" w:rsidP="005D0A9E">
      <w:pPr>
        <w:jc w:val="both"/>
        <w:rPr>
          <w:ins w:id="13169" w:author="frontdesk" w:date="2012-11-16T12:55:00Z"/>
          <w:rFonts w:ascii="Calibri" w:hAnsi="Calibri"/>
          <w:b/>
          <w:rPrChange w:id="13170" w:author="Tre" w:date="2012-11-19T09:07:00Z">
            <w:rPr>
              <w:ins w:id="13171" w:author="frontdesk" w:date="2012-11-16T12:55:00Z"/>
              <w:rFonts w:ascii="Calibri" w:hAnsi="Calibri"/>
              <w:b/>
              <w:sz w:val="20"/>
              <w:szCs w:val="20"/>
            </w:rPr>
          </w:rPrChange>
        </w:rPr>
      </w:pPr>
      <w:ins w:id="13172" w:author="frontdesk" w:date="2012-11-16T12:55:00Z">
        <w:r w:rsidRPr="00EE27B1">
          <w:rPr>
            <w:rFonts w:ascii="Calibri" w:hAnsi="Calibri"/>
            <w:b/>
            <w:rPrChange w:id="13173" w:author="Tre" w:date="2012-11-19T09:07:00Z">
              <w:rPr>
                <w:rFonts w:ascii="Calibri" w:hAnsi="Calibri"/>
                <w:b/>
                <w:color w:val="0000FF"/>
                <w:sz w:val="20"/>
                <w:szCs w:val="20"/>
                <w:u w:val="single"/>
              </w:rPr>
            </w:rPrChange>
          </w:rPr>
          <w:fldChar w:fldCharType="begin"/>
        </w:r>
        <w:r w:rsidRPr="00EE27B1">
          <w:rPr>
            <w:rFonts w:ascii="Calibri" w:hAnsi="Calibri"/>
            <w:b/>
            <w:rPrChange w:id="13174"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175" w:author="Tre" w:date="2012-11-19T09:07:00Z">
              <w:rPr>
                <w:rFonts w:ascii="Calibri" w:hAnsi="Calibri"/>
                <w:b/>
                <w:color w:val="0000FF"/>
                <w:sz w:val="20"/>
                <w:szCs w:val="20"/>
                <w:u w:val="single"/>
              </w:rPr>
            </w:rPrChange>
          </w:rPr>
          <w:fldChar w:fldCharType="separate"/>
        </w:r>
        <w:r w:rsidRPr="00EE27B1">
          <w:rPr>
            <w:rFonts w:ascii="Calibri" w:hAnsi="Calibri"/>
            <w:b/>
            <w:noProof/>
            <w:rPrChange w:id="13176" w:author="Tre" w:date="2012-11-19T09:07:00Z">
              <w:rPr>
                <w:rFonts w:ascii="Calibri" w:hAnsi="Calibri"/>
                <w:b/>
                <w:noProof/>
                <w:color w:val="0000FF"/>
                <w:sz w:val="20"/>
                <w:szCs w:val="20"/>
                <w:u w:val="single"/>
              </w:rPr>
            </w:rPrChange>
          </w:rPr>
          <w:t>Phone</w:t>
        </w:r>
        <w:r w:rsidRPr="00EE27B1">
          <w:rPr>
            <w:rFonts w:ascii="Calibri" w:hAnsi="Calibri"/>
            <w:b/>
            <w:rPrChange w:id="13177"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178" w:author="frontdesk" w:date="2012-11-16T12:55:00Z"/>
          <w:rFonts w:ascii="Calibri" w:hAnsi="Calibri"/>
          <w:i/>
          <w:rPrChange w:id="13179" w:author="Tre" w:date="2012-11-19T09:07:00Z">
            <w:rPr>
              <w:ins w:id="13180" w:author="frontdesk" w:date="2012-11-16T12:55:00Z"/>
              <w:rFonts w:ascii="Calibri" w:hAnsi="Calibri"/>
              <w:i/>
              <w:sz w:val="20"/>
              <w:szCs w:val="20"/>
            </w:rPr>
          </w:rPrChange>
        </w:rPr>
      </w:pPr>
      <w:ins w:id="13181" w:author="frontdesk" w:date="2012-11-16T12:55:00Z">
        <w:r w:rsidRPr="00EE27B1">
          <w:rPr>
            <w:rFonts w:ascii="Calibri" w:hAnsi="Calibri"/>
            <w:i/>
            <w:rPrChange w:id="13182" w:author="Tre" w:date="2012-11-19T09:07:00Z">
              <w:rPr>
                <w:rFonts w:ascii="Calibri" w:hAnsi="Calibri"/>
                <w:i/>
                <w:color w:val="0000FF"/>
                <w:sz w:val="20"/>
                <w:szCs w:val="20"/>
                <w:u w:val="single"/>
              </w:rPr>
            </w:rPrChange>
          </w:rPr>
          <w:t>[Damage (</w:t>
        </w:r>
        <w:r w:rsidRPr="00EE27B1">
          <w:rPr>
            <w:rFonts w:ascii="Calibri" w:hAnsi="Calibri"/>
            <w:i/>
            <w:rPrChange w:id="13183" w:author="Tre" w:date="2012-11-19T09:07:00Z">
              <w:rPr>
                <w:rFonts w:ascii="Calibri" w:hAnsi="Calibri"/>
                <w:i/>
                <w:color w:val="0000FF"/>
                <w:sz w:val="20"/>
                <w:szCs w:val="20"/>
                <w:u w:val="single"/>
              </w:rPr>
            </w:rPrChange>
          </w:rPr>
          <w:fldChar w:fldCharType="begin"/>
        </w:r>
        <w:r w:rsidRPr="00EE27B1">
          <w:rPr>
            <w:rFonts w:ascii="Calibri" w:hAnsi="Calibri"/>
            <w:i/>
            <w:rPrChange w:id="13184"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185" w:author="Tre" w:date="2012-11-19T09:07:00Z">
              <w:rPr>
                <w:rFonts w:ascii="Calibri" w:hAnsi="Calibri"/>
                <w:i/>
                <w:color w:val="0000FF"/>
                <w:sz w:val="20"/>
                <w:szCs w:val="20"/>
                <w:u w:val="single"/>
              </w:rPr>
            </w:rPrChange>
          </w:rPr>
          <w:fldChar w:fldCharType="end"/>
        </w:r>
        <w:r w:rsidRPr="00EE27B1">
          <w:rPr>
            <w:rFonts w:ascii="Calibri" w:hAnsi="Calibri"/>
            <w:i/>
            <w:rPrChange w:id="13186" w:author="Tre" w:date="2012-11-19T09:07:00Z">
              <w:rPr>
                <w:rFonts w:ascii="Calibri" w:hAnsi="Calibri"/>
                <w:i/>
                <w:color w:val="0000FF"/>
                <w:sz w:val="20"/>
                <w:szCs w:val="20"/>
                <w:u w:val="single"/>
              </w:rPr>
            </w:rPrChange>
          </w:rPr>
          <w:t>), Type (</w:t>
        </w:r>
        <w:r w:rsidRPr="00EE27B1">
          <w:rPr>
            <w:rFonts w:ascii="Calibri" w:hAnsi="Calibri"/>
            <w:i/>
            <w:rPrChange w:id="13187" w:author="Tre" w:date="2012-11-19T09:07:00Z">
              <w:rPr>
                <w:rFonts w:ascii="Calibri" w:hAnsi="Calibri"/>
                <w:i/>
                <w:color w:val="0000FF"/>
                <w:sz w:val="20"/>
                <w:szCs w:val="20"/>
                <w:u w:val="single"/>
              </w:rPr>
            </w:rPrChange>
          </w:rPr>
          <w:fldChar w:fldCharType="begin"/>
        </w:r>
        <w:r w:rsidRPr="00EE27B1">
          <w:rPr>
            <w:rFonts w:ascii="Calibri" w:hAnsi="Calibri"/>
            <w:i/>
            <w:rPrChange w:id="13188"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189" w:author="Tre" w:date="2012-11-19T09:07:00Z">
              <w:rPr>
                <w:rFonts w:ascii="Calibri" w:hAnsi="Calibri"/>
                <w:i/>
                <w:color w:val="0000FF"/>
                <w:sz w:val="20"/>
                <w:szCs w:val="20"/>
                <w:u w:val="single"/>
              </w:rPr>
            </w:rPrChange>
          </w:rPr>
          <w:fldChar w:fldCharType="end"/>
        </w:r>
        <w:r w:rsidRPr="00EE27B1">
          <w:rPr>
            <w:rFonts w:ascii="Calibri" w:hAnsi="Calibri"/>
            <w:i/>
            <w:rPrChange w:id="13190" w:author="Tre" w:date="2012-11-19T09:07:00Z">
              <w:rPr>
                <w:rFonts w:ascii="Calibri" w:hAnsi="Calibri"/>
                <w:i/>
                <w:color w:val="0000FF"/>
                <w:sz w:val="20"/>
                <w:szCs w:val="20"/>
                <w:u w:val="single"/>
              </w:rPr>
            </w:rPrChange>
          </w:rPr>
          <w:t>), Rate (</w:t>
        </w:r>
        <w:r w:rsidRPr="00EE27B1">
          <w:rPr>
            <w:rFonts w:ascii="Calibri" w:hAnsi="Calibri"/>
            <w:i/>
            <w:rPrChange w:id="13191" w:author="Tre" w:date="2012-11-19T09:07:00Z">
              <w:rPr>
                <w:rFonts w:ascii="Calibri" w:hAnsi="Calibri"/>
                <w:i/>
                <w:color w:val="0000FF"/>
                <w:sz w:val="20"/>
                <w:szCs w:val="20"/>
                <w:u w:val="single"/>
              </w:rPr>
            </w:rPrChange>
          </w:rPr>
          <w:fldChar w:fldCharType="begin"/>
        </w:r>
        <w:r w:rsidRPr="00EE27B1">
          <w:rPr>
            <w:rFonts w:ascii="Calibri" w:hAnsi="Calibri"/>
            <w:i/>
            <w:rPrChange w:id="13192"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193" w:author="Tre" w:date="2012-11-19T09:07:00Z">
              <w:rPr>
                <w:rFonts w:ascii="Calibri" w:hAnsi="Calibri"/>
                <w:i/>
                <w:color w:val="0000FF"/>
                <w:sz w:val="20"/>
                <w:szCs w:val="20"/>
                <w:u w:val="single"/>
              </w:rPr>
            </w:rPrChange>
          </w:rPr>
          <w:fldChar w:fldCharType="end"/>
        </w:r>
        <w:r w:rsidRPr="00EE27B1">
          <w:rPr>
            <w:rFonts w:ascii="Calibri" w:hAnsi="Calibri"/>
            <w:i/>
            <w:rPrChange w:id="13194" w:author="Tre" w:date="2012-11-19T09:07:00Z">
              <w:rPr>
                <w:rFonts w:ascii="Calibri" w:hAnsi="Calibri"/>
                <w:i/>
                <w:color w:val="0000FF"/>
                <w:sz w:val="20"/>
                <w:szCs w:val="20"/>
                <w:u w:val="single"/>
              </w:rPr>
            </w:rPrChange>
          </w:rPr>
          <w:t>), Ammo (</w:t>
        </w:r>
        <w:r w:rsidRPr="00EE27B1">
          <w:rPr>
            <w:rFonts w:ascii="Calibri" w:hAnsi="Calibri"/>
            <w:i/>
            <w:rPrChange w:id="13195" w:author="Tre" w:date="2012-11-19T09:07:00Z">
              <w:rPr>
                <w:rFonts w:ascii="Calibri" w:hAnsi="Calibri"/>
                <w:i/>
                <w:color w:val="0000FF"/>
                <w:sz w:val="20"/>
                <w:szCs w:val="20"/>
                <w:u w:val="single"/>
              </w:rPr>
            </w:rPrChange>
          </w:rPr>
          <w:fldChar w:fldCharType="begin"/>
        </w:r>
        <w:r w:rsidRPr="00EE27B1">
          <w:rPr>
            <w:rFonts w:ascii="Calibri" w:hAnsi="Calibri"/>
            <w:i/>
            <w:rPrChange w:id="13196"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197" w:author="Tre" w:date="2012-11-19T09:07:00Z">
              <w:rPr>
                <w:rFonts w:ascii="Calibri" w:hAnsi="Calibri"/>
                <w:i/>
                <w:color w:val="0000FF"/>
                <w:sz w:val="20"/>
                <w:szCs w:val="20"/>
                <w:u w:val="single"/>
              </w:rPr>
            </w:rPrChange>
          </w:rPr>
          <w:fldChar w:fldCharType="end"/>
        </w:r>
        <w:r w:rsidRPr="00EE27B1">
          <w:rPr>
            <w:rFonts w:ascii="Calibri" w:hAnsi="Calibri"/>
            <w:i/>
            <w:rPrChange w:id="13198" w:author="Tre" w:date="2012-11-19T09:07:00Z">
              <w:rPr>
                <w:rFonts w:ascii="Calibri" w:hAnsi="Calibri"/>
                <w:i/>
                <w:color w:val="0000FF"/>
                <w:sz w:val="20"/>
                <w:szCs w:val="20"/>
                <w:u w:val="single"/>
              </w:rPr>
            </w:rPrChange>
          </w:rPr>
          <w:t>), Range (</w:t>
        </w:r>
        <w:r w:rsidRPr="00EE27B1">
          <w:rPr>
            <w:rFonts w:ascii="Calibri" w:hAnsi="Calibri"/>
            <w:i/>
            <w:rPrChange w:id="13199" w:author="Tre" w:date="2012-11-19T09:07:00Z">
              <w:rPr>
                <w:rFonts w:ascii="Calibri" w:hAnsi="Calibri"/>
                <w:i/>
                <w:color w:val="0000FF"/>
                <w:sz w:val="20"/>
                <w:szCs w:val="20"/>
                <w:u w:val="single"/>
              </w:rPr>
            </w:rPrChange>
          </w:rPr>
          <w:fldChar w:fldCharType="begin"/>
        </w:r>
        <w:r w:rsidRPr="00EE27B1">
          <w:rPr>
            <w:rFonts w:ascii="Calibri" w:hAnsi="Calibri"/>
            <w:i/>
            <w:rPrChange w:id="13200"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201" w:author="Tre" w:date="2012-11-19T09:07:00Z">
              <w:rPr>
                <w:rFonts w:ascii="Calibri" w:hAnsi="Calibri"/>
                <w:i/>
                <w:color w:val="0000FF"/>
                <w:sz w:val="20"/>
                <w:szCs w:val="20"/>
                <w:u w:val="single"/>
              </w:rPr>
            </w:rPrChange>
          </w:rPr>
          <w:fldChar w:fldCharType="end"/>
        </w:r>
        <w:r w:rsidRPr="00EE27B1">
          <w:rPr>
            <w:rFonts w:ascii="Calibri" w:hAnsi="Calibri"/>
            <w:i/>
            <w:rPrChange w:id="13202" w:author="Tre" w:date="2012-11-19T09:07:00Z">
              <w:rPr>
                <w:rFonts w:ascii="Calibri" w:hAnsi="Calibri"/>
                <w:i/>
                <w:color w:val="0000FF"/>
                <w:sz w:val="20"/>
                <w:szCs w:val="20"/>
                <w:u w:val="single"/>
              </w:rPr>
            </w:rPrChange>
          </w:rPr>
          <w:t>), Vehicle Type (</w:t>
        </w:r>
        <w:r w:rsidRPr="00EE27B1">
          <w:rPr>
            <w:rFonts w:ascii="Calibri" w:hAnsi="Calibri"/>
            <w:i/>
            <w:rPrChange w:id="13203" w:author="Tre" w:date="2012-11-19T09:07:00Z">
              <w:rPr>
                <w:rFonts w:ascii="Calibri" w:hAnsi="Calibri"/>
                <w:i/>
                <w:color w:val="0000FF"/>
                <w:sz w:val="20"/>
                <w:szCs w:val="20"/>
                <w:u w:val="single"/>
              </w:rPr>
            </w:rPrChange>
          </w:rPr>
          <w:fldChar w:fldCharType="begin"/>
        </w:r>
        <w:r w:rsidRPr="00EE27B1">
          <w:rPr>
            <w:rFonts w:ascii="Calibri" w:hAnsi="Calibri"/>
            <w:i/>
            <w:rPrChange w:id="13204"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205" w:author="Tre" w:date="2012-11-19T09:07:00Z">
              <w:rPr>
                <w:rFonts w:ascii="Calibri" w:hAnsi="Calibri"/>
                <w:i/>
                <w:color w:val="0000FF"/>
                <w:sz w:val="20"/>
                <w:szCs w:val="20"/>
                <w:u w:val="single"/>
              </w:rPr>
            </w:rPrChange>
          </w:rPr>
          <w:fldChar w:fldCharType="end"/>
        </w:r>
        <w:r w:rsidRPr="00EE27B1">
          <w:rPr>
            <w:rFonts w:ascii="Calibri" w:hAnsi="Calibri"/>
            <w:i/>
            <w:rPrChange w:id="13206" w:author="Tre" w:date="2012-11-19T09:07:00Z">
              <w:rPr>
                <w:rFonts w:ascii="Calibri" w:hAnsi="Calibri"/>
                <w:i/>
                <w:color w:val="0000FF"/>
                <w:sz w:val="20"/>
                <w:szCs w:val="20"/>
                <w:u w:val="single"/>
              </w:rPr>
            </w:rPrChange>
          </w:rPr>
          <w:t>), Speed (</w:t>
        </w:r>
        <w:r w:rsidRPr="00EE27B1">
          <w:rPr>
            <w:rFonts w:ascii="Calibri" w:hAnsi="Calibri"/>
            <w:i/>
            <w:rPrChange w:id="13207" w:author="Tre" w:date="2012-11-19T09:07:00Z">
              <w:rPr>
                <w:rFonts w:ascii="Calibri" w:hAnsi="Calibri"/>
                <w:i/>
                <w:color w:val="0000FF"/>
                <w:sz w:val="20"/>
                <w:szCs w:val="20"/>
                <w:u w:val="single"/>
              </w:rPr>
            </w:rPrChange>
          </w:rPr>
          <w:fldChar w:fldCharType="begin"/>
        </w:r>
        <w:r w:rsidRPr="00EE27B1">
          <w:rPr>
            <w:rFonts w:ascii="Calibri" w:hAnsi="Calibri"/>
            <w:i/>
            <w:rPrChange w:id="13208"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209" w:author="Tre" w:date="2012-11-19T09:07:00Z">
              <w:rPr>
                <w:rFonts w:ascii="Calibri" w:hAnsi="Calibri"/>
                <w:i/>
                <w:color w:val="0000FF"/>
                <w:sz w:val="20"/>
                <w:szCs w:val="20"/>
                <w:u w:val="single"/>
              </w:rPr>
            </w:rPrChange>
          </w:rPr>
          <w:fldChar w:fldCharType="end"/>
        </w:r>
        <w:r w:rsidRPr="00EE27B1">
          <w:rPr>
            <w:rFonts w:ascii="Calibri" w:hAnsi="Calibri"/>
            <w:i/>
            <w:rPrChange w:id="13210" w:author="Tre" w:date="2012-11-19T09:07:00Z">
              <w:rPr>
                <w:rFonts w:ascii="Calibri" w:hAnsi="Calibri"/>
                <w:i/>
                <w:color w:val="0000FF"/>
                <w:sz w:val="20"/>
                <w:szCs w:val="20"/>
                <w:u w:val="single"/>
              </w:rPr>
            </w:rPrChange>
          </w:rPr>
          <w:t>), Agility (</w:t>
        </w:r>
        <w:r w:rsidRPr="00EE27B1">
          <w:rPr>
            <w:rFonts w:ascii="Calibri" w:hAnsi="Calibri"/>
            <w:i/>
            <w:rPrChange w:id="13211" w:author="Tre" w:date="2012-11-19T09:07:00Z">
              <w:rPr>
                <w:rFonts w:ascii="Calibri" w:hAnsi="Calibri"/>
                <w:i/>
                <w:color w:val="0000FF"/>
                <w:sz w:val="20"/>
                <w:szCs w:val="20"/>
                <w:u w:val="single"/>
              </w:rPr>
            </w:rPrChange>
          </w:rPr>
          <w:fldChar w:fldCharType="begin"/>
        </w:r>
        <w:r w:rsidRPr="00EE27B1">
          <w:rPr>
            <w:rFonts w:ascii="Calibri" w:hAnsi="Calibri"/>
            <w:i/>
            <w:rPrChange w:id="13212"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213" w:author="Tre" w:date="2012-11-19T09:07:00Z">
              <w:rPr>
                <w:rFonts w:ascii="Calibri" w:hAnsi="Calibri"/>
                <w:i/>
                <w:color w:val="0000FF"/>
                <w:sz w:val="20"/>
                <w:szCs w:val="20"/>
                <w:u w:val="single"/>
              </w:rPr>
            </w:rPrChange>
          </w:rPr>
          <w:fldChar w:fldCharType="end"/>
        </w:r>
        <w:r w:rsidRPr="00EE27B1">
          <w:rPr>
            <w:rFonts w:ascii="Calibri" w:hAnsi="Calibri"/>
            <w:i/>
            <w:rPrChange w:id="13214" w:author="Tre" w:date="2012-11-19T09:07:00Z">
              <w:rPr>
                <w:rFonts w:ascii="Calibri" w:hAnsi="Calibri"/>
                <w:i/>
                <w:color w:val="0000FF"/>
                <w:sz w:val="20"/>
                <w:szCs w:val="20"/>
                <w:u w:val="single"/>
              </w:rPr>
            </w:rPrChange>
          </w:rPr>
          <w:t>), Fuel (</w:t>
        </w:r>
        <w:r w:rsidRPr="00EE27B1">
          <w:rPr>
            <w:rFonts w:ascii="Calibri" w:hAnsi="Calibri"/>
            <w:i/>
            <w:rPrChange w:id="13215" w:author="Tre" w:date="2012-11-19T09:07:00Z">
              <w:rPr>
                <w:rFonts w:ascii="Calibri" w:hAnsi="Calibri"/>
                <w:i/>
                <w:color w:val="0000FF"/>
                <w:sz w:val="20"/>
                <w:szCs w:val="20"/>
                <w:u w:val="single"/>
              </w:rPr>
            </w:rPrChange>
          </w:rPr>
          <w:fldChar w:fldCharType="begin"/>
        </w:r>
        <w:r w:rsidRPr="00EE27B1">
          <w:rPr>
            <w:rFonts w:ascii="Calibri" w:hAnsi="Calibri"/>
            <w:i/>
            <w:rPrChange w:id="13216"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217" w:author="Tre" w:date="2012-11-19T09:07:00Z">
              <w:rPr>
                <w:rFonts w:ascii="Calibri" w:hAnsi="Calibri"/>
                <w:i/>
                <w:color w:val="0000FF"/>
                <w:sz w:val="20"/>
                <w:szCs w:val="20"/>
                <w:u w:val="single"/>
              </w:rPr>
            </w:rPrChange>
          </w:rPr>
          <w:fldChar w:fldCharType="end"/>
        </w:r>
        <w:r w:rsidRPr="00EE27B1">
          <w:rPr>
            <w:rFonts w:ascii="Calibri" w:hAnsi="Calibri"/>
            <w:i/>
            <w:rPrChange w:id="13218" w:author="Tre" w:date="2012-11-19T09:07:00Z">
              <w:rPr>
                <w:rFonts w:ascii="Calibri" w:hAnsi="Calibri"/>
                <w:i/>
                <w:color w:val="0000FF"/>
                <w:sz w:val="20"/>
                <w:szCs w:val="20"/>
                <w:u w:val="single"/>
              </w:rPr>
            </w:rPrChange>
          </w:rPr>
          <w:t>)]</w:t>
        </w:r>
      </w:ins>
    </w:p>
    <w:p w:rsidR="005D0A9E" w:rsidRPr="000B0456" w:rsidRDefault="00EE27B1" w:rsidP="005D0A9E">
      <w:pPr>
        <w:jc w:val="both"/>
        <w:rPr>
          <w:ins w:id="13219" w:author="frontdesk" w:date="2012-11-16T12:55:00Z"/>
          <w:rFonts w:ascii="Calibri" w:hAnsi="Calibri"/>
          <w:rPrChange w:id="13220" w:author="Tre" w:date="2012-11-19T09:07:00Z">
            <w:rPr>
              <w:ins w:id="13221" w:author="frontdesk" w:date="2012-11-16T12:55:00Z"/>
              <w:rFonts w:ascii="Calibri" w:hAnsi="Calibri"/>
              <w:sz w:val="20"/>
              <w:szCs w:val="20"/>
            </w:rPr>
          </w:rPrChange>
        </w:rPr>
      </w:pPr>
      <w:ins w:id="13222" w:author="frontdesk" w:date="2012-11-16T12:55:00Z">
        <w:r w:rsidRPr="00EE27B1">
          <w:rPr>
            <w:rFonts w:ascii="Calibri" w:hAnsi="Calibri"/>
            <w:rPrChange w:id="13223" w:author="Tre" w:date="2012-11-19T09:07:00Z">
              <w:rPr>
                <w:rFonts w:ascii="Calibri" w:hAnsi="Calibri"/>
                <w:color w:val="0000FF"/>
                <w:sz w:val="20"/>
                <w:szCs w:val="20"/>
                <w:u w:val="single"/>
              </w:rPr>
            </w:rPrChange>
          </w:rPr>
          <w:fldChar w:fldCharType="begin"/>
        </w:r>
        <w:r w:rsidRPr="00EE27B1">
          <w:rPr>
            <w:rFonts w:ascii="Calibri" w:hAnsi="Calibri"/>
            <w:rPrChange w:id="1322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225" w:author="Tre" w:date="2012-11-19T09:07:00Z">
              <w:rPr>
                <w:rFonts w:ascii="Calibri" w:hAnsi="Calibri"/>
                <w:color w:val="0000FF"/>
                <w:sz w:val="20"/>
                <w:szCs w:val="20"/>
                <w:u w:val="single"/>
              </w:rPr>
            </w:rPrChange>
          </w:rPr>
          <w:fldChar w:fldCharType="separate"/>
        </w:r>
        <w:r w:rsidRPr="00EE27B1">
          <w:rPr>
            <w:rFonts w:ascii="Calibri" w:hAnsi="Calibri"/>
            <w:noProof/>
            <w:rPrChange w:id="13226" w:author="Tre" w:date="2012-11-19T09:07:00Z">
              <w:rPr>
                <w:rFonts w:ascii="Calibri" w:hAnsi="Calibri"/>
                <w:noProof/>
                <w:color w:val="0000FF"/>
                <w:sz w:val="20"/>
                <w:szCs w:val="20"/>
                <w:u w:val="single"/>
              </w:rPr>
            </w:rPrChange>
          </w:rPr>
          <w:t>With or without blue tooth ear bud.</w:t>
        </w:r>
        <w:r w:rsidRPr="00EE27B1">
          <w:rPr>
            <w:rFonts w:ascii="Calibri" w:hAnsi="Calibri"/>
            <w:rPrChange w:id="13227" w:author="Tre" w:date="2012-11-19T09:07:00Z">
              <w:rPr>
                <w:rFonts w:ascii="Calibri" w:hAnsi="Calibri"/>
                <w:color w:val="0000FF"/>
                <w:sz w:val="20"/>
                <w:szCs w:val="20"/>
                <w:u w:val="single"/>
              </w:rPr>
            </w:rPrChange>
          </w:rPr>
          <w:fldChar w:fldCharType="end"/>
        </w:r>
        <w:r w:rsidRPr="00EE27B1">
          <w:rPr>
            <w:rFonts w:ascii="Calibri" w:hAnsi="Calibri"/>
            <w:rPrChange w:id="13228" w:author="Tre" w:date="2012-11-19T09:07:00Z">
              <w:rPr>
                <w:rFonts w:ascii="Calibri" w:hAnsi="Calibri"/>
                <w:color w:val="0000FF"/>
                <w:sz w:val="20"/>
                <w:szCs w:val="20"/>
                <w:u w:val="single"/>
              </w:rPr>
            </w:rPrChange>
          </w:rPr>
          <w:fldChar w:fldCharType="begin"/>
        </w:r>
        <w:r w:rsidRPr="00EE27B1">
          <w:rPr>
            <w:rFonts w:ascii="Calibri" w:hAnsi="Calibri"/>
            <w:rPrChange w:id="1322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230"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231" w:author="frontdesk" w:date="2012-11-16T12:55:00Z"/>
        </w:rPr>
      </w:pPr>
    </w:p>
    <w:p w:rsidR="005D0A9E" w:rsidRPr="000B0456" w:rsidRDefault="00EE27B1" w:rsidP="005D0A9E">
      <w:pPr>
        <w:jc w:val="both"/>
        <w:rPr>
          <w:ins w:id="13232" w:author="frontdesk" w:date="2012-11-16T12:55:00Z"/>
          <w:rFonts w:ascii="Calibri" w:hAnsi="Calibri"/>
          <w:b/>
          <w:rPrChange w:id="13233" w:author="Tre" w:date="2012-11-19T09:07:00Z">
            <w:rPr>
              <w:ins w:id="13234" w:author="frontdesk" w:date="2012-11-16T12:55:00Z"/>
              <w:rFonts w:ascii="Calibri" w:hAnsi="Calibri"/>
              <w:b/>
              <w:sz w:val="20"/>
              <w:szCs w:val="20"/>
            </w:rPr>
          </w:rPrChange>
        </w:rPr>
      </w:pPr>
      <w:ins w:id="13235" w:author="frontdesk" w:date="2012-11-16T12:55:00Z">
        <w:r w:rsidRPr="00EE27B1">
          <w:rPr>
            <w:rFonts w:ascii="Calibri" w:hAnsi="Calibri"/>
            <w:b/>
            <w:rPrChange w:id="13236" w:author="Tre" w:date="2012-11-19T09:07:00Z">
              <w:rPr>
                <w:rFonts w:ascii="Calibri" w:hAnsi="Calibri"/>
                <w:b/>
                <w:color w:val="0000FF"/>
                <w:sz w:val="20"/>
                <w:szCs w:val="20"/>
                <w:u w:val="single"/>
              </w:rPr>
            </w:rPrChange>
          </w:rPr>
          <w:fldChar w:fldCharType="begin"/>
        </w:r>
        <w:r w:rsidRPr="00EE27B1">
          <w:rPr>
            <w:rFonts w:ascii="Calibri" w:hAnsi="Calibri"/>
            <w:b/>
            <w:rPrChange w:id="1323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238" w:author="Tre" w:date="2012-11-19T09:07:00Z">
              <w:rPr>
                <w:rFonts w:ascii="Calibri" w:hAnsi="Calibri"/>
                <w:b/>
                <w:color w:val="0000FF"/>
                <w:sz w:val="20"/>
                <w:szCs w:val="20"/>
                <w:u w:val="single"/>
              </w:rPr>
            </w:rPrChange>
          </w:rPr>
          <w:fldChar w:fldCharType="separate"/>
        </w:r>
        <w:r w:rsidRPr="00EE27B1">
          <w:rPr>
            <w:rFonts w:ascii="Calibri" w:hAnsi="Calibri"/>
            <w:b/>
            <w:noProof/>
            <w:rPrChange w:id="13239" w:author="Tre" w:date="2012-11-19T09:07:00Z">
              <w:rPr>
                <w:rFonts w:ascii="Calibri" w:hAnsi="Calibri"/>
                <w:b/>
                <w:noProof/>
                <w:color w:val="0000FF"/>
                <w:sz w:val="20"/>
                <w:szCs w:val="20"/>
                <w:u w:val="single"/>
              </w:rPr>
            </w:rPrChange>
          </w:rPr>
          <w:t>Fake IDs</w:t>
        </w:r>
        <w:r w:rsidRPr="00EE27B1">
          <w:rPr>
            <w:rFonts w:ascii="Calibri" w:hAnsi="Calibri"/>
            <w:b/>
            <w:rPrChange w:id="13240"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241" w:author="frontdesk" w:date="2012-11-16T12:55:00Z"/>
          <w:rFonts w:ascii="Calibri" w:hAnsi="Calibri"/>
          <w:i/>
          <w:rPrChange w:id="13242" w:author="Tre" w:date="2012-11-19T09:07:00Z">
            <w:rPr>
              <w:ins w:id="13243" w:author="frontdesk" w:date="2012-11-16T12:55:00Z"/>
              <w:rFonts w:ascii="Calibri" w:hAnsi="Calibri"/>
              <w:i/>
              <w:sz w:val="20"/>
              <w:szCs w:val="20"/>
            </w:rPr>
          </w:rPrChange>
        </w:rPr>
      </w:pPr>
      <w:ins w:id="13244" w:author="frontdesk" w:date="2012-11-16T12:55:00Z">
        <w:r w:rsidRPr="00EE27B1">
          <w:rPr>
            <w:rFonts w:ascii="Calibri" w:hAnsi="Calibri"/>
            <w:i/>
            <w:rPrChange w:id="13245" w:author="Tre" w:date="2012-11-19T09:07:00Z">
              <w:rPr>
                <w:rFonts w:ascii="Calibri" w:hAnsi="Calibri"/>
                <w:i/>
                <w:color w:val="0000FF"/>
                <w:sz w:val="20"/>
                <w:szCs w:val="20"/>
                <w:u w:val="single"/>
              </w:rPr>
            </w:rPrChange>
          </w:rPr>
          <w:t>[Damage (</w:t>
        </w:r>
        <w:r w:rsidRPr="00EE27B1">
          <w:rPr>
            <w:rFonts w:ascii="Calibri" w:hAnsi="Calibri"/>
            <w:i/>
            <w:rPrChange w:id="13246" w:author="Tre" w:date="2012-11-19T09:07:00Z">
              <w:rPr>
                <w:rFonts w:ascii="Calibri" w:hAnsi="Calibri"/>
                <w:i/>
                <w:color w:val="0000FF"/>
                <w:sz w:val="20"/>
                <w:szCs w:val="20"/>
                <w:u w:val="single"/>
              </w:rPr>
            </w:rPrChange>
          </w:rPr>
          <w:fldChar w:fldCharType="begin"/>
        </w:r>
        <w:r w:rsidRPr="00EE27B1">
          <w:rPr>
            <w:rFonts w:ascii="Calibri" w:hAnsi="Calibri"/>
            <w:i/>
            <w:rPrChange w:id="13247"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248" w:author="Tre" w:date="2012-11-19T09:07:00Z">
              <w:rPr>
                <w:rFonts w:ascii="Calibri" w:hAnsi="Calibri"/>
                <w:i/>
                <w:color w:val="0000FF"/>
                <w:sz w:val="20"/>
                <w:szCs w:val="20"/>
                <w:u w:val="single"/>
              </w:rPr>
            </w:rPrChange>
          </w:rPr>
          <w:fldChar w:fldCharType="end"/>
        </w:r>
        <w:r w:rsidRPr="00EE27B1">
          <w:rPr>
            <w:rFonts w:ascii="Calibri" w:hAnsi="Calibri"/>
            <w:i/>
            <w:rPrChange w:id="13249" w:author="Tre" w:date="2012-11-19T09:07:00Z">
              <w:rPr>
                <w:rFonts w:ascii="Calibri" w:hAnsi="Calibri"/>
                <w:i/>
                <w:color w:val="0000FF"/>
                <w:sz w:val="20"/>
                <w:szCs w:val="20"/>
                <w:u w:val="single"/>
              </w:rPr>
            </w:rPrChange>
          </w:rPr>
          <w:t>), Type (</w:t>
        </w:r>
        <w:r w:rsidRPr="00EE27B1">
          <w:rPr>
            <w:rFonts w:ascii="Calibri" w:hAnsi="Calibri"/>
            <w:i/>
            <w:rPrChange w:id="13250" w:author="Tre" w:date="2012-11-19T09:07:00Z">
              <w:rPr>
                <w:rFonts w:ascii="Calibri" w:hAnsi="Calibri"/>
                <w:i/>
                <w:color w:val="0000FF"/>
                <w:sz w:val="20"/>
                <w:szCs w:val="20"/>
                <w:u w:val="single"/>
              </w:rPr>
            </w:rPrChange>
          </w:rPr>
          <w:fldChar w:fldCharType="begin"/>
        </w:r>
        <w:r w:rsidRPr="00EE27B1">
          <w:rPr>
            <w:rFonts w:ascii="Calibri" w:hAnsi="Calibri"/>
            <w:i/>
            <w:rPrChange w:id="13251"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252" w:author="Tre" w:date="2012-11-19T09:07:00Z">
              <w:rPr>
                <w:rFonts w:ascii="Calibri" w:hAnsi="Calibri"/>
                <w:i/>
                <w:color w:val="0000FF"/>
                <w:sz w:val="20"/>
                <w:szCs w:val="20"/>
                <w:u w:val="single"/>
              </w:rPr>
            </w:rPrChange>
          </w:rPr>
          <w:fldChar w:fldCharType="end"/>
        </w:r>
        <w:r w:rsidRPr="00EE27B1">
          <w:rPr>
            <w:rFonts w:ascii="Calibri" w:hAnsi="Calibri"/>
            <w:i/>
            <w:rPrChange w:id="13253" w:author="Tre" w:date="2012-11-19T09:07:00Z">
              <w:rPr>
                <w:rFonts w:ascii="Calibri" w:hAnsi="Calibri"/>
                <w:i/>
                <w:color w:val="0000FF"/>
                <w:sz w:val="20"/>
                <w:szCs w:val="20"/>
                <w:u w:val="single"/>
              </w:rPr>
            </w:rPrChange>
          </w:rPr>
          <w:t>), Rate (</w:t>
        </w:r>
        <w:r w:rsidRPr="00EE27B1">
          <w:rPr>
            <w:rFonts w:ascii="Calibri" w:hAnsi="Calibri"/>
            <w:i/>
            <w:rPrChange w:id="13254" w:author="Tre" w:date="2012-11-19T09:07:00Z">
              <w:rPr>
                <w:rFonts w:ascii="Calibri" w:hAnsi="Calibri"/>
                <w:i/>
                <w:color w:val="0000FF"/>
                <w:sz w:val="20"/>
                <w:szCs w:val="20"/>
                <w:u w:val="single"/>
              </w:rPr>
            </w:rPrChange>
          </w:rPr>
          <w:fldChar w:fldCharType="begin"/>
        </w:r>
        <w:r w:rsidRPr="00EE27B1">
          <w:rPr>
            <w:rFonts w:ascii="Calibri" w:hAnsi="Calibri"/>
            <w:i/>
            <w:rPrChange w:id="13255"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256" w:author="Tre" w:date="2012-11-19T09:07:00Z">
              <w:rPr>
                <w:rFonts w:ascii="Calibri" w:hAnsi="Calibri"/>
                <w:i/>
                <w:color w:val="0000FF"/>
                <w:sz w:val="20"/>
                <w:szCs w:val="20"/>
                <w:u w:val="single"/>
              </w:rPr>
            </w:rPrChange>
          </w:rPr>
          <w:fldChar w:fldCharType="end"/>
        </w:r>
        <w:r w:rsidRPr="00EE27B1">
          <w:rPr>
            <w:rFonts w:ascii="Calibri" w:hAnsi="Calibri"/>
            <w:i/>
            <w:rPrChange w:id="13257" w:author="Tre" w:date="2012-11-19T09:07:00Z">
              <w:rPr>
                <w:rFonts w:ascii="Calibri" w:hAnsi="Calibri"/>
                <w:i/>
                <w:color w:val="0000FF"/>
                <w:sz w:val="20"/>
                <w:szCs w:val="20"/>
                <w:u w:val="single"/>
              </w:rPr>
            </w:rPrChange>
          </w:rPr>
          <w:t>), Ammo (</w:t>
        </w:r>
        <w:r w:rsidRPr="00EE27B1">
          <w:rPr>
            <w:rFonts w:ascii="Calibri" w:hAnsi="Calibri"/>
            <w:i/>
            <w:rPrChange w:id="13258" w:author="Tre" w:date="2012-11-19T09:07:00Z">
              <w:rPr>
                <w:rFonts w:ascii="Calibri" w:hAnsi="Calibri"/>
                <w:i/>
                <w:color w:val="0000FF"/>
                <w:sz w:val="20"/>
                <w:szCs w:val="20"/>
                <w:u w:val="single"/>
              </w:rPr>
            </w:rPrChange>
          </w:rPr>
          <w:fldChar w:fldCharType="begin"/>
        </w:r>
        <w:r w:rsidRPr="00EE27B1">
          <w:rPr>
            <w:rFonts w:ascii="Calibri" w:hAnsi="Calibri"/>
            <w:i/>
            <w:rPrChange w:id="13259"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260" w:author="Tre" w:date="2012-11-19T09:07:00Z">
              <w:rPr>
                <w:rFonts w:ascii="Calibri" w:hAnsi="Calibri"/>
                <w:i/>
                <w:color w:val="0000FF"/>
                <w:sz w:val="20"/>
                <w:szCs w:val="20"/>
                <w:u w:val="single"/>
              </w:rPr>
            </w:rPrChange>
          </w:rPr>
          <w:fldChar w:fldCharType="end"/>
        </w:r>
        <w:r w:rsidRPr="00EE27B1">
          <w:rPr>
            <w:rFonts w:ascii="Calibri" w:hAnsi="Calibri"/>
            <w:i/>
            <w:rPrChange w:id="13261" w:author="Tre" w:date="2012-11-19T09:07:00Z">
              <w:rPr>
                <w:rFonts w:ascii="Calibri" w:hAnsi="Calibri"/>
                <w:i/>
                <w:color w:val="0000FF"/>
                <w:sz w:val="20"/>
                <w:szCs w:val="20"/>
                <w:u w:val="single"/>
              </w:rPr>
            </w:rPrChange>
          </w:rPr>
          <w:t>), Range (</w:t>
        </w:r>
        <w:r w:rsidRPr="00EE27B1">
          <w:rPr>
            <w:rFonts w:ascii="Calibri" w:hAnsi="Calibri"/>
            <w:i/>
            <w:rPrChange w:id="13262" w:author="Tre" w:date="2012-11-19T09:07:00Z">
              <w:rPr>
                <w:rFonts w:ascii="Calibri" w:hAnsi="Calibri"/>
                <w:i/>
                <w:color w:val="0000FF"/>
                <w:sz w:val="20"/>
                <w:szCs w:val="20"/>
                <w:u w:val="single"/>
              </w:rPr>
            </w:rPrChange>
          </w:rPr>
          <w:fldChar w:fldCharType="begin"/>
        </w:r>
        <w:r w:rsidRPr="00EE27B1">
          <w:rPr>
            <w:rFonts w:ascii="Calibri" w:hAnsi="Calibri"/>
            <w:i/>
            <w:rPrChange w:id="13263"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264" w:author="Tre" w:date="2012-11-19T09:07:00Z">
              <w:rPr>
                <w:rFonts w:ascii="Calibri" w:hAnsi="Calibri"/>
                <w:i/>
                <w:color w:val="0000FF"/>
                <w:sz w:val="20"/>
                <w:szCs w:val="20"/>
                <w:u w:val="single"/>
              </w:rPr>
            </w:rPrChange>
          </w:rPr>
          <w:fldChar w:fldCharType="end"/>
        </w:r>
        <w:r w:rsidRPr="00EE27B1">
          <w:rPr>
            <w:rFonts w:ascii="Calibri" w:hAnsi="Calibri"/>
            <w:i/>
            <w:rPrChange w:id="13265" w:author="Tre" w:date="2012-11-19T09:07:00Z">
              <w:rPr>
                <w:rFonts w:ascii="Calibri" w:hAnsi="Calibri"/>
                <w:i/>
                <w:color w:val="0000FF"/>
                <w:sz w:val="20"/>
                <w:szCs w:val="20"/>
                <w:u w:val="single"/>
              </w:rPr>
            </w:rPrChange>
          </w:rPr>
          <w:t>), Vehicle Type (</w:t>
        </w:r>
        <w:r w:rsidRPr="00EE27B1">
          <w:rPr>
            <w:rFonts w:ascii="Calibri" w:hAnsi="Calibri"/>
            <w:i/>
            <w:rPrChange w:id="13266" w:author="Tre" w:date="2012-11-19T09:07:00Z">
              <w:rPr>
                <w:rFonts w:ascii="Calibri" w:hAnsi="Calibri"/>
                <w:i/>
                <w:color w:val="0000FF"/>
                <w:sz w:val="20"/>
                <w:szCs w:val="20"/>
                <w:u w:val="single"/>
              </w:rPr>
            </w:rPrChange>
          </w:rPr>
          <w:fldChar w:fldCharType="begin"/>
        </w:r>
        <w:r w:rsidRPr="00EE27B1">
          <w:rPr>
            <w:rFonts w:ascii="Calibri" w:hAnsi="Calibri"/>
            <w:i/>
            <w:rPrChange w:id="13267"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268" w:author="Tre" w:date="2012-11-19T09:07:00Z">
              <w:rPr>
                <w:rFonts w:ascii="Calibri" w:hAnsi="Calibri"/>
                <w:i/>
                <w:color w:val="0000FF"/>
                <w:sz w:val="20"/>
                <w:szCs w:val="20"/>
                <w:u w:val="single"/>
              </w:rPr>
            </w:rPrChange>
          </w:rPr>
          <w:fldChar w:fldCharType="end"/>
        </w:r>
        <w:r w:rsidRPr="00EE27B1">
          <w:rPr>
            <w:rFonts w:ascii="Calibri" w:hAnsi="Calibri"/>
            <w:i/>
            <w:rPrChange w:id="13269" w:author="Tre" w:date="2012-11-19T09:07:00Z">
              <w:rPr>
                <w:rFonts w:ascii="Calibri" w:hAnsi="Calibri"/>
                <w:i/>
                <w:color w:val="0000FF"/>
                <w:sz w:val="20"/>
                <w:szCs w:val="20"/>
                <w:u w:val="single"/>
              </w:rPr>
            </w:rPrChange>
          </w:rPr>
          <w:t>), Speed (</w:t>
        </w:r>
        <w:r w:rsidRPr="00EE27B1">
          <w:rPr>
            <w:rFonts w:ascii="Calibri" w:hAnsi="Calibri"/>
            <w:i/>
            <w:rPrChange w:id="13270" w:author="Tre" w:date="2012-11-19T09:07:00Z">
              <w:rPr>
                <w:rFonts w:ascii="Calibri" w:hAnsi="Calibri"/>
                <w:i/>
                <w:color w:val="0000FF"/>
                <w:sz w:val="20"/>
                <w:szCs w:val="20"/>
                <w:u w:val="single"/>
              </w:rPr>
            </w:rPrChange>
          </w:rPr>
          <w:fldChar w:fldCharType="begin"/>
        </w:r>
        <w:r w:rsidRPr="00EE27B1">
          <w:rPr>
            <w:rFonts w:ascii="Calibri" w:hAnsi="Calibri"/>
            <w:i/>
            <w:rPrChange w:id="13271"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272" w:author="Tre" w:date="2012-11-19T09:07:00Z">
              <w:rPr>
                <w:rFonts w:ascii="Calibri" w:hAnsi="Calibri"/>
                <w:i/>
                <w:color w:val="0000FF"/>
                <w:sz w:val="20"/>
                <w:szCs w:val="20"/>
                <w:u w:val="single"/>
              </w:rPr>
            </w:rPrChange>
          </w:rPr>
          <w:fldChar w:fldCharType="end"/>
        </w:r>
        <w:r w:rsidRPr="00EE27B1">
          <w:rPr>
            <w:rFonts w:ascii="Calibri" w:hAnsi="Calibri"/>
            <w:i/>
            <w:rPrChange w:id="13273" w:author="Tre" w:date="2012-11-19T09:07:00Z">
              <w:rPr>
                <w:rFonts w:ascii="Calibri" w:hAnsi="Calibri"/>
                <w:i/>
                <w:color w:val="0000FF"/>
                <w:sz w:val="20"/>
                <w:szCs w:val="20"/>
                <w:u w:val="single"/>
              </w:rPr>
            </w:rPrChange>
          </w:rPr>
          <w:t>), Agility (</w:t>
        </w:r>
        <w:r w:rsidRPr="00EE27B1">
          <w:rPr>
            <w:rFonts w:ascii="Calibri" w:hAnsi="Calibri"/>
            <w:i/>
            <w:rPrChange w:id="13274" w:author="Tre" w:date="2012-11-19T09:07:00Z">
              <w:rPr>
                <w:rFonts w:ascii="Calibri" w:hAnsi="Calibri"/>
                <w:i/>
                <w:color w:val="0000FF"/>
                <w:sz w:val="20"/>
                <w:szCs w:val="20"/>
                <w:u w:val="single"/>
              </w:rPr>
            </w:rPrChange>
          </w:rPr>
          <w:fldChar w:fldCharType="begin"/>
        </w:r>
        <w:r w:rsidRPr="00EE27B1">
          <w:rPr>
            <w:rFonts w:ascii="Calibri" w:hAnsi="Calibri"/>
            <w:i/>
            <w:rPrChange w:id="13275"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276" w:author="Tre" w:date="2012-11-19T09:07:00Z">
              <w:rPr>
                <w:rFonts w:ascii="Calibri" w:hAnsi="Calibri"/>
                <w:i/>
                <w:color w:val="0000FF"/>
                <w:sz w:val="20"/>
                <w:szCs w:val="20"/>
                <w:u w:val="single"/>
              </w:rPr>
            </w:rPrChange>
          </w:rPr>
          <w:fldChar w:fldCharType="end"/>
        </w:r>
        <w:r w:rsidRPr="00EE27B1">
          <w:rPr>
            <w:rFonts w:ascii="Calibri" w:hAnsi="Calibri"/>
            <w:i/>
            <w:rPrChange w:id="13277" w:author="Tre" w:date="2012-11-19T09:07:00Z">
              <w:rPr>
                <w:rFonts w:ascii="Calibri" w:hAnsi="Calibri"/>
                <w:i/>
                <w:color w:val="0000FF"/>
                <w:sz w:val="20"/>
                <w:szCs w:val="20"/>
                <w:u w:val="single"/>
              </w:rPr>
            </w:rPrChange>
          </w:rPr>
          <w:t>), Fuel (</w:t>
        </w:r>
        <w:r w:rsidRPr="00EE27B1">
          <w:rPr>
            <w:rFonts w:ascii="Calibri" w:hAnsi="Calibri"/>
            <w:i/>
            <w:rPrChange w:id="13278" w:author="Tre" w:date="2012-11-19T09:07:00Z">
              <w:rPr>
                <w:rFonts w:ascii="Calibri" w:hAnsi="Calibri"/>
                <w:i/>
                <w:color w:val="0000FF"/>
                <w:sz w:val="20"/>
                <w:szCs w:val="20"/>
                <w:u w:val="single"/>
              </w:rPr>
            </w:rPrChange>
          </w:rPr>
          <w:fldChar w:fldCharType="begin"/>
        </w:r>
        <w:r w:rsidRPr="00EE27B1">
          <w:rPr>
            <w:rFonts w:ascii="Calibri" w:hAnsi="Calibri"/>
            <w:i/>
            <w:rPrChange w:id="13279"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280" w:author="Tre" w:date="2012-11-19T09:07:00Z">
              <w:rPr>
                <w:rFonts w:ascii="Calibri" w:hAnsi="Calibri"/>
                <w:i/>
                <w:color w:val="0000FF"/>
                <w:sz w:val="20"/>
                <w:szCs w:val="20"/>
                <w:u w:val="single"/>
              </w:rPr>
            </w:rPrChange>
          </w:rPr>
          <w:fldChar w:fldCharType="end"/>
        </w:r>
        <w:r w:rsidRPr="00EE27B1">
          <w:rPr>
            <w:rFonts w:ascii="Calibri" w:hAnsi="Calibri"/>
            <w:i/>
            <w:rPrChange w:id="13281" w:author="Tre" w:date="2012-11-19T09:07:00Z">
              <w:rPr>
                <w:rFonts w:ascii="Calibri" w:hAnsi="Calibri"/>
                <w:i/>
                <w:color w:val="0000FF"/>
                <w:sz w:val="20"/>
                <w:szCs w:val="20"/>
                <w:u w:val="single"/>
              </w:rPr>
            </w:rPrChange>
          </w:rPr>
          <w:t>)]</w:t>
        </w:r>
      </w:ins>
    </w:p>
    <w:p w:rsidR="005D0A9E" w:rsidRPr="000B0456" w:rsidRDefault="00EE27B1" w:rsidP="005D0A9E">
      <w:pPr>
        <w:jc w:val="both"/>
        <w:rPr>
          <w:ins w:id="13282" w:author="frontdesk" w:date="2012-11-16T12:55:00Z"/>
          <w:rFonts w:ascii="Calibri" w:hAnsi="Calibri"/>
          <w:rPrChange w:id="13283" w:author="Tre" w:date="2012-11-19T09:07:00Z">
            <w:rPr>
              <w:ins w:id="13284" w:author="frontdesk" w:date="2012-11-16T12:55:00Z"/>
              <w:rFonts w:ascii="Calibri" w:hAnsi="Calibri"/>
              <w:sz w:val="20"/>
              <w:szCs w:val="20"/>
            </w:rPr>
          </w:rPrChange>
        </w:rPr>
      </w:pPr>
      <w:ins w:id="13285" w:author="frontdesk" w:date="2012-11-16T12:55:00Z">
        <w:r w:rsidRPr="00EE27B1">
          <w:rPr>
            <w:rFonts w:ascii="Calibri" w:hAnsi="Calibri"/>
            <w:rPrChange w:id="13286" w:author="Tre" w:date="2012-11-19T09:07:00Z">
              <w:rPr>
                <w:rFonts w:ascii="Calibri" w:hAnsi="Calibri"/>
                <w:color w:val="0000FF"/>
                <w:sz w:val="20"/>
                <w:szCs w:val="20"/>
                <w:u w:val="single"/>
              </w:rPr>
            </w:rPrChange>
          </w:rPr>
          <w:fldChar w:fldCharType="begin"/>
        </w:r>
        <w:r w:rsidRPr="00EE27B1">
          <w:rPr>
            <w:rFonts w:ascii="Calibri" w:hAnsi="Calibri"/>
            <w:rPrChange w:id="13287"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288" w:author="Tre" w:date="2012-11-19T09:07:00Z">
              <w:rPr>
                <w:rFonts w:ascii="Calibri" w:hAnsi="Calibri"/>
                <w:color w:val="0000FF"/>
                <w:sz w:val="20"/>
                <w:szCs w:val="20"/>
                <w:u w:val="single"/>
              </w:rPr>
            </w:rPrChange>
          </w:rPr>
          <w:fldChar w:fldCharType="separate"/>
        </w:r>
        <w:r w:rsidRPr="00EE27B1">
          <w:rPr>
            <w:rFonts w:ascii="Calibri" w:hAnsi="Calibri"/>
            <w:noProof/>
            <w:rPrChange w:id="13289" w:author="Tre" w:date="2012-11-19T09:07:00Z">
              <w:rPr>
                <w:rFonts w:ascii="Calibri" w:hAnsi="Calibri"/>
                <w:noProof/>
                <w:color w:val="0000FF"/>
                <w:sz w:val="20"/>
                <w:szCs w:val="20"/>
                <w:u w:val="single"/>
              </w:rPr>
            </w:rPrChange>
          </w:rPr>
          <w:t>They look real. Depending on the preparation and work, they might stand up to a check by the police or authorities.</w:t>
        </w:r>
        <w:r w:rsidRPr="00EE27B1">
          <w:rPr>
            <w:rFonts w:ascii="Calibri" w:hAnsi="Calibri"/>
            <w:rPrChange w:id="13290" w:author="Tre" w:date="2012-11-19T09:07:00Z">
              <w:rPr>
                <w:rFonts w:ascii="Calibri" w:hAnsi="Calibri"/>
                <w:color w:val="0000FF"/>
                <w:sz w:val="20"/>
                <w:szCs w:val="20"/>
                <w:u w:val="single"/>
              </w:rPr>
            </w:rPrChange>
          </w:rPr>
          <w:fldChar w:fldCharType="end"/>
        </w:r>
        <w:r w:rsidRPr="00EE27B1">
          <w:rPr>
            <w:rFonts w:ascii="Calibri" w:hAnsi="Calibri"/>
            <w:rPrChange w:id="13291" w:author="Tre" w:date="2012-11-19T09:07:00Z">
              <w:rPr>
                <w:rFonts w:ascii="Calibri" w:hAnsi="Calibri"/>
                <w:color w:val="0000FF"/>
                <w:sz w:val="20"/>
                <w:szCs w:val="20"/>
                <w:u w:val="single"/>
              </w:rPr>
            </w:rPrChange>
          </w:rPr>
          <w:fldChar w:fldCharType="begin"/>
        </w:r>
        <w:r w:rsidRPr="00EE27B1">
          <w:rPr>
            <w:rFonts w:ascii="Calibri" w:hAnsi="Calibri"/>
            <w:rPrChange w:id="13292"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293"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294" w:author="frontdesk" w:date="2012-11-16T12:55:00Z"/>
        </w:rPr>
      </w:pPr>
    </w:p>
    <w:p w:rsidR="005D0A9E" w:rsidRPr="000B0456" w:rsidRDefault="00EE27B1" w:rsidP="005D0A9E">
      <w:pPr>
        <w:jc w:val="both"/>
        <w:rPr>
          <w:ins w:id="13295" w:author="frontdesk" w:date="2012-11-16T12:55:00Z"/>
          <w:rFonts w:ascii="Calibri" w:hAnsi="Calibri"/>
          <w:b/>
          <w:rPrChange w:id="13296" w:author="Tre" w:date="2012-11-19T09:07:00Z">
            <w:rPr>
              <w:ins w:id="13297" w:author="frontdesk" w:date="2012-11-16T12:55:00Z"/>
              <w:rFonts w:ascii="Calibri" w:hAnsi="Calibri"/>
              <w:b/>
              <w:sz w:val="20"/>
              <w:szCs w:val="20"/>
            </w:rPr>
          </w:rPrChange>
        </w:rPr>
      </w:pPr>
      <w:ins w:id="13298" w:author="frontdesk" w:date="2012-11-16T12:55:00Z">
        <w:r w:rsidRPr="00EE27B1">
          <w:rPr>
            <w:rFonts w:ascii="Calibri" w:hAnsi="Calibri"/>
            <w:b/>
            <w:rPrChange w:id="13299" w:author="Tre" w:date="2012-11-19T09:07:00Z">
              <w:rPr>
                <w:rFonts w:ascii="Calibri" w:hAnsi="Calibri"/>
                <w:b/>
                <w:color w:val="0000FF"/>
                <w:sz w:val="20"/>
                <w:szCs w:val="20"/>
                <w:u w:val="single"/>
              </w:rPr>
            </w:rPrChange>
          </w:rPr>
          <w:fldChar w:fldCharType="begin"/>
        </w:r>
        <w:r w:rsidRPr="00EE27B1">
          <w:rPr>
            <w:rFonts w:ascii="Calibri" w:hAnsi="Calibri"/>
            <w:b/>
            <w:rPrChange w:id="13300"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301" w:author="Tre" w:date="2012-11-19T09:07:00Z">
              <w:rPr>
                <w:rFonts w:ascii="Calibri" w:hAnsi="Calibri"/>
                <w:b/>
                <w:color w:val="0000FF"/>
                <w:sz w:val="20"/>
                <w:szCs w:val="20"/>
                <w:u w:val="single"/>
              </w:rPr>
            </w:rPrChange>
          </w:rPr>
          <w:fldChar w:fldCharType="separate"/>
        </w:r>
        <w:r w:rsidRPr="00EE27B1">
          <w:rPr>
            <w:rFonts w:ascii="Calibri" w:hAnsi="Calibri"/>
            <w:b/>
            <w:noProof/>
            <w:rPrChange w:id="13302" w:author="Tre" w:date="2012-11-19T09:07:00Z">
              <w:rPr>
                <w:rFonts w:ascii="Calibri" w:hAnsi="Calibri"/>
                <w:b/>
                <w:noProof/>
                <w:color w:val="0000FF"/>
                <w:sz w:val="20"/>
                <w:szCs w:val="20"/>
                <w:u w:val="single"/>
              </w:rPr>
            </w:rPrChange>
          </w:rPr>
          <w:t>Sunglasses</w:t>
        </w:r>
        <w:r w:rsidRPr="00EE27B1">
          <w:rPr>
            <w:rFonts w:ascii="Calibri" w:hAnsi="Calibri"/>
            <w:b/>
            <w:rPrChange w:id="13303"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304" w:author="frontdesk" w:date="2012-11-16T12:55:00Z"/>
          <w:rFonts w:ascii="Calibri" w:hAnsi="Calibri"/>
          <w:i/>
          <w:rPrChange w:id="13305" w:author="Tre" w:date="2012-11-19T09:07:00Z">
            <w:rPr>
              <w:ins w:id="13306" w:author="frontdesk" w:date="2012-11-16T12:55:00Z"/>
              <w:rFonts w:ascii="Calibri" w:hAnsi="Calibri"/>
              <w:i/>
              <w:sz w:val="20"/>
              <w:szCs w:val="20"/>
            </w:rPr>
          </w:rPrChange>
        </w:rPr>
      </w:pPr>
      <w:ins w:id="13307" w:author="frontdesk" w:date="2012-11-16T12:55:00Z">
        <w:r w:rsidRPr="00EE27B1">
          <w:rPr>
            <w:rFonts w:ascii="Calibri" w:hAnsi="Calibri"/>
            <w:i/>
            <w:rPrChange w:id="13308" w:author="Tre" w:date="2012-11-19T09:07:00Z">
              <w:rPr>
                <w:rFonts w:ascii="Calibri" w:hAnsi="Calibri"/>
                <w:i/>
                <w:color w:val="0000FF"/>
                <w:sz w:val="20"/>
                <w:szCs w:val="20"/>
                <w:u w:val="single"/>
              </w:rPr>
            </w:rPrChange>
          </w:rPr>
          <w:t>[Damage (</w:t>
        </w:r>
        <w:r w:rsidRPr="00EE27B1">
          <w:rPr>
            <w:rFonts w:ascii="Calibri" w:hAnsi="Calibri"/>
            <w:i/>
            <w:rPrChange w:id="13309" w:author="Tre" w:date="2012-11-19T09:07:00Z">
              <w:rPr>
                <w:rFonts w:ascii="Calibri" w:hAnsi="Calibri"/>
                <w:i/>
                <w:color w:val="0000FF"/>
                <w:sz w:val="20"/>
                <w:szCs w:val="20"/>
                <w:u w:val="single"/>
              </w:rPr>
            </w:rPrChange>
          </w:rPr>
          <w:fldChar w:fldCharType="begin"/>
        </w:r>
        <w:r w:rsidRPr="00EE27B1">
          <w:rPr>
            <w:rFonts w:ascii="Calibri" w:hAnsi="Calibri"/>
            <w:i/>
            <w:rPrChange w:id="13310"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311" w:author="Tre" w:date="2012-11-19T09:07:00Z">
              <w:rPr>
                <w:rFonts w:ascii="Calibri" w:hAnsi="Calibri"/>
                <w:i/>
                <w:color w:val="0000FF"/>
                <w:sz w:val="20"/>
                <w:szCs w:val="20"/>
                <w:u w:val="single"/>
              </w:rPr>
            </w:rPrChange>
          </w:rPr>
          <w:fldChar w:fldCharType="end"/>
        </w:r>
        <w:r w:rsidRPr="00EE27B1">
          <w:rPr>
            <w:rFonts w:ascii="Calibri" w:hAnsi="Calibri"/>
            <w:i/>
            <w:rPrChange w:id="13312" w:author="Tre" w:date="2012-11-19T09:07:00Z">
              <w:rPr>
                <w:rFonts w:ascii="Calibri" w:hAnsi="Calibri"/>
                <w:i/>
                <w:color w:val="0000FF"/>
                <w:sz w:val="20"/>
                <w:szCs w:val="20"/>
                <w:u w:val="single"/>
              </w:rPr>
            </w:rPrChange>
          </w:rPr>
          <w:t>), Type (</w:t>
        </w:r>
        <w:r w:rsidRPr="00EE27B1">
          <w:rPr>
            <w:rFonts w:ascii="Calibri" w:hAnsi="Calibri"/>
            <w:i/>
            <w:rPrChange w:id="13313" w:author="Tre" w:date="2012-11-19T09:07:00Z">
              <w:rPr>
                <w:rFonts w:ascii="Calibri" w:hAnsi="Calibri"/>
                <w:i/>
                <w:color w:val="0000FF"/>
                <w:sz w:val="20"/>
                <w:szCs w:val="20"/>
                <w:u w:val="single"/>
              </w:rPr>
            </w:rPrChange>
          </w:rPr>
          <w:fldChar w:fldCharType="begin"/>
        </w:r>
        <w:r w:rsidRPr="00EE27B1">
          <w:rPr>
            <w:rFonts w:ascii="Calibri" w:hAnsi="Calibri"/>
            <w:i/>
            <w:rPrChange w:id="13314"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315" w:author="Tre" w:date="2012-11-19T09:07:00Z">
              <w:rPr>
                <w:rFonts w:ascii="Calibri" w:hAnsi="Calibri"/>
                <w:i/>
                <w:color w:val="0000FF"/>
                <w:sz w:val="20"/>
                <w:szCs w:val="20"/>
                <w:u w:val="single"/>
              </w:rPr>
            </w:rPrChange>
          </w:rPr>
          <w:fldChar w:fldCharType="end"/>
        </w:r>
        <w:r w:rsidRPr="00EE27B1">
          <w:rPr>
            <w:rFonts w:ascii="Calibri" w:hAnsi="Calibri"/>
            <w:i/>
            <w:rPrChange w:id="13316" w:author="Tre" w:date="2012-11-19T09:07:00Z">
              <w:rPr>
                <w:rFonts w:ascii="Calibri" w:hAnsi="Calibri"/>
                <w:i/>
                <w:color w:val="0000FF"/>
                <w:sz w:val="20"/>
                <w:szCs w:val="20"/>
                <w:u w:val="single"/>
              </w:rPr>
            </w:rPrChange>
          </w:rPr>
          <w:t>), Rate (</w:t>
        </w:r>
        <w:r w:rsidRPr="00EE27B1">
          <w:rPr>
            <w:rFonts w:ascii="Calibri" w:hAnsi="Calibri"/>
            <w:i/>
            <w:rPrChange w:id="13317" w:author="Tre" w:date="2012-11-19T09:07:00Z">
              <w:rPr>
                <w:rFonts w:ascii="Calibri" w:hAnsi="Calibri"/>
                <w:i/>
                <w:color w:val="0000FF"/>
                <w:sz w:val="20"/>
                <w:szCs w:val="20"/>
                <w:u w:val="single"/>
              </w:rPr>
            </w:rPrChange>
          </w:rPr>
          <w:fldChar w:fldCharType="begin"/>
        </w:r>
        <w:r w:rsidRPr="00EE27B1">
          <w:rPr>
            <w:rFonts w:ascii="Calibri" w:hAnsi="Calibri"/>
            <w:i/>
            <w:rPrChange w:id="13318"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319" w:author="Tre" w:date="2012-11-19T09:07:00Z">
              <w:rPr>
                <w:rFonts w:ascii="Calibri" w:hAnsi="Calibri"/>
                <w:i/>
                <w:color w:val="0000FF"/>
                <w:sz w:val="20"/>
                <w:szCs w:val="20"/>
                <w:u w:val="single"/>
              </w:rPr>
            </w:rPrChange>
          </w:rPr>
          <w:fldChar w:fldCharType="end"/>
        </w:r>
        <w:r w:rsidRPr="00EE27B1">
          <w:rPr>
            <w:rFonts w:ascii="Calibri" w:hAnsi="Calibri"/>
            <w:i/>
            <w:rPrChange w:id="13320" w:author="Tre" w:date="2012-11-19T09:07:00Z">
              <w:rPr>
                <w:rFonts w:ascii="Calibri" w:hAnsi="Calibri"/>
                <w:i/>
                <w:color w:val="0000FF"/>
                <w:sz w:val="20"/>
                <w:szCs w:val="20"/>
                <w:u w:val="single"/>
              </w:rPr>
            </w:rPrChange>
          </w:rPr>
          <w:t>), Ammo (</w:t>
        </w:r>
        <w:r w:rsidRPr="00EE27B1">
          <w:rPr>
            <w:rFonts w:ascii="Calibri" w:hAnsi="Calibri"/>
            <w:i/>
            <w:rPrChange w:id="13321" w:author="Tre" w:date="2012-11-19T09:07:00Z">
              <w:rPr>
                <w:rFonts w:ascii="Calibri" w:hAnsi="Calibri"/>
                <w:i/>
                <w:color w:val="0000FF"/>
                <w:sz w:val="20"/>
                <w:szCs w:val="20"/>
                <w:u w:val="single"/>
              </w:rPr>
            </w:rPrChange>
          </w:rPr>
          <w:fldChar w:fldCharType="begin"/>
        </w:r>
        <w:r w:rsidRPr="00EE27B1">
          <w:rPr>
            <w:rFonts w:ascii="Calibri" w:hAnsi="Calibri"/>
            <w:i/>
            <w:rPrChange w:id="13322"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323" w:author="Tre" w:date="2012-11-19T09:07:00Z">
              <w:rPr>
                <w:rFonts w:ascii="Calibri" w:hAnsi="Calibri"/>
                <w:i/>
                <w:color w:val="0000FF"/>
                <w:sz w:val="20"/>
                <w:szCs w:val="20"/>
                <w:u w:val="single"/>
              </w:rPr>
            </w:rPrChange>
          </w:rPr>
          <w:fldChar w:fldCharType="end"/>
        </w:r>
        <w:r w:rsidRPr="00EE27B1">
          <w:rPr>
            <w:rFonts w:ascii="Calibri" w:hAnsi="Calibri"/>
            <w:i/>
            <w:rPrChange w:id="13324" w:author="Tre" w:date="2012-11-19T09:07:00Z">
              <w:rPr>
                <w:rFonts w:ascii="Calibri" w:hAnsi="Calibri"/>
                <w:i/>
                <w:color w:val="0000FF"/>
                <w:sz w:val="20"/>
                <w:szCs w:val="20"/>
                <w:u w:val="single"/>
              </w:rPr>
            </w:rPrChange>
          </w:rPr>
          <w:t>), Range (</w:t>
        </w:r>
        <w:r w:rsidRPr="00EE27B1">
          <w:rPr>
            <w:rFonts w:ascii="Calibri" w:hAnsi="Calibri"/>
            <w:i/>
            <w:rPrChange w:id="13325" w:author="Tre" w:date="2012-11-19T09:07:00Z">
              <w:rPr>
                <w:rFonts w:ascii="Calibri" w:hAnsi="Calibri"/>
                <w:i/>
                <w:color w:val="0000FF"/>
                <w:sz w:val="20"/>
                <w:szCs w:val="20"/>
                <w:u w:val="single"/>
              </w:rPr>
            </w:rPrChange>
          </w:rPr>
          <w:fldChar w:fldCharType="begin"/>
        </w:r>
        <w:r w:rsidRPr="00EE27B1">
          <w:rPr>
            <w:rFonts w:ascii="Calibri" w:hAnsi="Calibri"/>
            <w:i/>
            <w:rPrChange w:id="13326"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327" w:author="Tre" w:date="2012-11-19T09:07:00Z">
              <w:rPr>
                <w:rFonts w:ascii="Calibri" w:hAnsi="Calibri"/>
                <w:i/>
                <w:color w:val="0000FF"/>
                <w:sz w:val="20"/>
                <w:szCs w:val="20"/>
                <w:u w:val="single"/>
              </w:rPr>
            </w:rPrChange>
          </w:rPr>
          <w:fldChar w:fldCharType="end"/>
        </w:r>
        <w:r w:rsidRPr="00EE27B1">
          <w:rPr>
            <w:rFonts w:ascii="Calibri" w:hAnsi="Calibri"/>
            <w:i/>
            <w:rPrChange w:id="13328" w:author="Tre" w:date="2012-11-19T09:07:00Z">
              <w:rPr>
                <w:rFonts w:ascii="Calibri" w:hAnsi="Calibri"/>
                <w:i/>
                <w:color w:val="0000FF"/>
                <w:sz w:val="20"/>
                <w:szCs w:val="20"/>
                <w:u w:val="single"/>
              </w:rPr>
            </w:rPrChange>
          </w:rPr>
          <w:t>), Vehicle Type (</w:t>
        </w:r>
        <w:r w:rsidRPr="00EE27B1">
          <w:rPr>
            <w:rFonts w:ascii="Calibri" w:hAnsi="Calibri"/>
            <w:i/>
            <w:rPrChange w:id="13329" w:author="Tre" w:date="2012-11-19T09:07:00Z">
              <w:rPr>
                <w:rFonts w:ascii="Calibri" w:hAnsi="Calibri"/>
                <w:i/>
                <w:color w:val="0000FF"/>
                <w:sz w:val="20"/>
                <w:szCs w:val="20"/>
                <w:u w:val="single"/>
              </w:rPr>
            </w:rPrChange>
          </w:rPr>
          <w:fldChar w:fldCharType="begin"/>
        </w:r>
        <w:r w:rsidRPr="00EE27B1">
          <w:rPr>
            <w:rFonts w:ascii="Calibri" w:hAnsi="Calibri"/>
            <w:i/>
            <w:rPrChange w:id="13330"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331" w:author="Tre" w:date="2012-11-19T09:07:00Z">
              <w:rPr>
                <w:rFonts w:ascii="Calibri" w:hAnsi="Calibri"/>
                <w:i/>
                <w:color w:val="0000FF"/>
                <w:sz w:val="20"/>
                <w:szCs w:val="20"/>
                <w:u w:val="single"/>
              </w:rPr>
            </w:rPrChange>
          </w:rPr>
          <w:fldChar w:fldCharType="end"/>
        </w:r>
        <w:r w:rsidRPr="00EE27B1">
          <w:rPr>
            <w:rFonts w:ascii="Calibri" w:hAnsi="Calibri"/>
            <w:i/>
            <w:rPrChange w:id="13332" w:author="Tre" w:date="2012-11-19T09:07:00Z">
              <w:rPr>
                <w:rFonts w:ascii="Calibri" w:hAnsi="Calibri"/>
                <w:i/>
                <w:color w:val="0000FF"/>
                <w:sz w:val="20"/>
                <w:szCs w:val="20"/>
                <w:u w:val="single"/>
              </w:rPr>
            </w:rPrChange>
          </w:rPr>
          <w:t>), Speed (</w:t>
        </w:r>
        <w:r w:rsidRPr="00EE27B1">
          <w:rPr>
            <w:rFonts w:ascii="Calibri" w:hAnsi="Calibri"/>
            <w:i/>
            <w:rPrChange w:id="13333" w:author="Tre" w:date="2012-11-19T09:07:00Z">
              <w:rPr>
                <w:rFonts w:ascii="Calibri" w:hAnsi="Calibri"/>
                <w:i/>
                <w:color w:val="0000FF"/>
                <w:sz w:val="20"/>
                <w:szCs w:val="20"/>
                <w:u w:val="single"/>
              </w:rPr>
            </w:rPrChange>
          </w:rPr>
          <w:fldChar w:fldCharType="begin"/>
        </w:r>
        <w:r w:rsidRPr="00EE27B1">
          <w:rPr>
            <w:rFonts w:ascii="Calibri" w:hAnsi="Calibri"/>
            <w:i/>
            <w:rPrChange w:id="13334"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335" w:author="Tre" w:date="2012-11-19T09:07:00Z">
              <w:rPr>
                <w:rFonts w:ascii="Calibri" w:hAnsi="Calibri"/>
                <w:i/>
                <w:color w:val="0000FF"/>
                <w:sz w:val="20"/>
                <w:szCs w:val="20"/>
                <w:u w:val="single"/>
              </w:rPr>
            </w:rPrChange>
          </w:rPr>
          <w:fldChar w:fldCharType="end"/>
        </w:r>
        <w:r w:rsidRPr="00EE27B1">
          <w:rPr>
            <w:rFonts w:ascii="Calibri" w:hAnsi="Calibri"/>
            <w:i/>
            <w:rPrChange w:id="13336" w:author="Tre" w:date="2012-11-19T09:07:00Z">
              <w:rPr>
                <w:rFonts w:ascii="Calibri" w:hAnsi="Calibri"/>
                <w:i/>
                <w:color w:val="0000FF"/>
                <w:sz w:val="20"/>
                <w:szCs w:val="20"/>
                <w:u w:val="single"/>
              </w:rPr>
            </w:rPrChange>
          </w:rPr>
          <w:t>), Agility (</w:t>
        </w:r>
        <w:r w:rsidRPr="00EE27B1">
          <w:rPr>
            <w:rFonts w:ascii="Calibri" w:hAnsi="Calibri"/>
            <w:i/>
            <w:rPrChange w:id="13337" w:author="Tre" w:date="2012-11-19T09:07:00Z">
              <w:rPr>
                <w:rFonts w:ascii="Calibri" w:hAnsi="Calibri"/>
                <w:i/>
                <w:color w:val="0000FF"/>
                <w:sz w:val="20"/>
                <w:szCs w:val="20"/>
                <w:u w:val="single"/>
              </w:rPr>
            </w:rPrChange>
          </w:rPr>
          <w:fldChar w:fldCharType="begin"/>
        </w:r>
        <w:r w:rsidRPr="00EE27B1">
          <w:rPr>
            <w:rFonts w:ascii="Calibri" w:hAnsi="Calibri"/>
            <w:i/>
            <w:rPrChange w:id="13338"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339" w:author="Tre" w:date="2012-11-19T09:07:00Z">
              <w:rPr>
                <w:rFonts w:ascii="Calibri" w:hAnsi="Calibri"/>
                <w:i/>
                <w:color w:val="0000FF"/>
                <w:sz w:val="20"/>
                <w:szCs w:val="20"/>
                <w:u w:val="single"/>
              </w:rPr>
            </w:rPrChange>
          </w:rPr>
          <w:fldChar w:fldCharType="end"/>
        </w:r>
        <w:r w:rsidRPr="00EE27B1">
          <w:rPr>
            <w:rFonts w:ascii="Calibri" w:hAnsi="Calibri"/>
            <w:i/>
            <w:rPrChange w:id="13340" w:author="Tre" w:date="2012-11-19T09:07:00Z">
              <w:rPr>
                <w:rFonts w:ascii="Calibri" w:hAnsi="Calibri"/>
                <w:i/>
                <w:color w:val="0000FF"/>
                <w:sz w:val="20"/>
                <w:szCs w:val="20"/>
                <w:u w:val="single"/>
              </w:rPr>
            </w:rPrChange>
          </w:rPr>
          <w:t>), Fuel (</w:t>
        </w:r>
        <w:r w:rsidRPr="00EE27B1">
          <w:rPr>
            <w:rFonts w:ascii="Calibri" w:hAnsi="Calibri"/>
            <w:i/>
            <w:rPrChange w:id="13341" w:author="Tre" w:date="2012-11-19T09:07:00Z">
              <w:rPr>
                <w:rFonts w:ascii="Calibri" w:hAnsi="Calibri"/>
                <w:i/>
                <w:color w:val="0000FF"/>
                <w:sz w:val="20"/>
                <w:szCs w:val="20"/>
                <w:u w:val="single"/>
              </w:rPr>
            </w:rPrChange>
          </w:rPr>
          <w:fldChar w:fldCharType="begin"/>
        </w:r>
        <w:r w:rsidRPr="00EE27B1">
          <w:rPr>
            <w:rFonts w:ascii="Calibri" w:hAnsi="Calibri"/>
            <w:i/>
            <w:rPrChange w:id="13342"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343" w:author="Tre" w:date="2012-11-19T09:07:00Z">
              <w:rPr>
                <w:rFonts w:ascii="Calibri" w:hAnsi="Calibri"/>
                <w:i/>
                <w:color w:val="0000FF"/>
                <w:sz w:val="20"/>
                <w:szCs w:val="20"/>
                <w:u w:val="single"/>
              </w:rPr>
            </w:rPrChange>
          </w:rPr>
          <w:fldChar w:fldCharType="end"/>
        </w:r>
        <w:r w:rsidRPr="00EE27B1">
          <w:rPr>
            <w:rFonts w:ascii="Calibri" w:hAnsi="Calibri"/>
            <w:i/>
            <w:rPrChange w:id="13344" w:author="Tre" w:date="2012-11-19T09:07:00Z">
              <w:rPr>
                <w:rFonts w:ascii="Calibri" w:hAnsi="Calibri"/>
                <w:i/>
                <w:color w:val="0000FF"/>
                <w:sz w:val="20"/>
                <w:szCs w:val="20"/>
                <w:u w:val="single"/>
              </w:rPr>
            </w:rPrChange>
          </w:rPr>
          <w:t>)]</w:t>
        </w:r>
      </w:ins>
    </w:p>
    <w:p w:rsidR="005D0A9E" w:rsidRPr="000B0456" w:rsidRDefault="00EE27B1" w:rsidP="005D0A9E">
      <w:pPr>
        <w:jc w:val="both"/>
        <w:rPr>
          <w:ins w:id="13345" w:author="frontdesk" w:date="2012-11-16T12:55:00Z"/>
          <w:rFonts w:ascii="Calibri" w:hAnsi="Calibri"/>
          <w:rPrChange w:id="13346" w:author="Tre" w:date="2012-11-19T09:07:00Z">
            <w:rPr>
              <w:ins w:id="13347" w:author="frontdesk" w:date="2012-11-16T12:55:00Z"/>
              <w:rFonts w:ascii="Calibri" w:hAnsi="Calibri"/>
              <w:sz w:val="20"/>
              <w:szCs w:val="20"/>
            </w:rPr>
          </w:rPrChange>
        </w:rPr>
      </w:pPr>
      <w:ins w:id="13348" w:author="frontdesk" w:date="2012-11-16T12:55:00Z">
        <w:r w:rsidRPr="00EE27B1">
          <w:rPr>
            <w:rFonts w:ascii="Calibri" w:hAnsi="Calibri"/>
            <w:rPrChange w:id="13349" w:author="Tre" w:date="2012-11-19T09:07:00Z">
              <w:rPr>
                <w:rFonts w:ascii="Calibri" w:hAnsi="Calibri"/>
                <w:color w:val="0000FF"/>
                <w:sz w:val="20"/>
                <w:szCs w:val="20"/>
                <w:u w:val="single"/>
              </w:rPr>
            </w:rPrChange>
          </w:rPr>
          <w:fldChar w:fldCharType="begin"/>
        </w:r>
        <w:r w:rsidRPr="00EE27B1">
          <w:rPr>
            <w:rFonts w:ascii="Calibri" w:hAnsi="Calibri"/>
            <w:rPrChange w:id="1335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351" w:author="Tre" w:date="2012-11-19T09:07:00Z">
              <w:rPr>
                <w:rFonts w:ascii="Calibri" w:hAnsi="Calibri"/>
                <w:color w:val="0000FF"/>
                <w:sz w:val="20"/>
                <w:szCs w:val="20"/>
                <w:u w:val="single"/>
              </w:rPr>
            </w:rPrChange>
          </w:rPr>
          <w:fldChar w:fldCharType="separate"/>
        </w:r>
        <w:r w:rsidRPr="00EE27B1">
          <w:rPr>
            <w:rFonts w:ascii="Calibri" w:hAnsi="Calibri"/>
            <w:noProof/>
            <w:rPrChange w:id="13352" w:author="Tre" w:date="2012-11-19T09:07:00Z">
              <w:rPr>
                <w:rFonts w:ascii="Calibri" w:hAnsi="Calibri"/>
                <w:noProof/>
                <w:color w:val="0000FF"/>
                <w:sz w:val="20"/>
                <w:szCs w:val="20"/>
                <w:u w:val="single"/>
              </w:rPr>
            </w:rPrChange>
          </w:rPr>
          <w:t>An RSI must-have. All Zion RSI Hackers where sunglasses as part of their Matrix uniforms.</w:t>
        </w:r>
        <w:r w:rsidRPr="00EE27B1">
          <w:rPr>
            <w:rFonts w:ascii="Calibri" w:hAnsi="Calibri"/>
            <w:rPrChange w:id="13353" w:author="Tre" w:date="2012-11-19T09:07:00Z">
              <w:rPr>
                <w:rFonts w:ascii="Calibri" w:hAnsi="Calibri"/>
                <w:color w:val="0000FF"/>
                <w:sz w:val="20"/>
                <w:szCs w:val="20"/>
                <w:u w:val="single"/>
              </w:rPr>
            </w:rPrChange>
          </w:rPr>
          <w:fldChar w:fldCharType="end"/>
        </w:r>
        <w:r w:rsidRPr="00EE27B1">
          <w:rPr>
            <w:rFonts w:ascii="Calibri" w:hAnsi="Calibri"/>
            <w:rPrChange w:id="13354" w:author="Tre" w:date="2012-11-19T09:07:00Z">
              <w:rPr>
                <w:rFonts w:ascii="Calibri" w:hAnsi="Calibri"/>
                <w:color w:val="0000FF"/>
                <w:sz w:val="20"/>
                <w:szCs w:val="20"/>
                <w:u w:val="single"/>
              </w:rPr>
            </w:rPrChange>
          </w:rPr>
          <w:fldChar w:fldCharType="begin"/>
        </w:r>
        <w:r w:rsidRPr="00EE27B1">
          <w:rPr>
            <w:rFonts w:ascii="Calibri" w:hAnsi="Calibri"/>
            <w:rPrChange w:id="1335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356"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357" w:author="frontdesk" w:date="2012-11-16T12:55:00Z"/>
        </w:rPr>
      </w:pPr>
    </w:p>
    <w:p w:rsidR="005D0A9E" w:rsidRPr="000B0456" w:rsidRDefault="00EE27B1" w:rsidP="005D0A9E">
      <w:pPr>
        <w:jc w:val="both"/>
        <w:rPr>
          <w:ins w:id="13358" w:author="frontdesk" w:date="2012-11-16T12:55:00Z"/>
          <w:rFonts w:ascii="Calibri" w:hAnsi="Calibri"/>
          <w:b/>
          <w:rPrChange w:id="13359" w:author="Tre" w:date="2012-11-19T09:07:00Z">
            <w:rPr>
              <w:ins w:id="13360" w:author="frontdesk" w:date="2012-11-16T12:55:00Z"/>
              <w:rFonts w:ascii="Calibri" w:hAnsi="Calibri"/>
              <w:b/>
              <w:sz w:val="20"/>
              <w:szCs w:val="20"/>
            </w:rPr>
          </w:rPrChange>
        </w:rPr>
      </w:pPr>
      <w:ins w:id="13361" w:author="frontdesk" w:date="2012-11-16T12:55:00Z">
        <w:r w:rsidRPr="00EE27B1">
          <w:rPr>
            <w:rFonts w:ascii="Calibri" w:hAnsi="Calibri"/>
            <w:b/>
            <w:rPrChange w:id="13362" w:author="Tre" w:date="2012-11-19T09:07:00Z">
              <w:rPr>
                <w:rFonts w:ascii="Calibri" w:hAnsi="Calibri"/>
                <w:b/>
                <w:color w:val="0000FF"/>
                <w:sz w:val="20"/>
                <w:szCs w:val="20"/>
                <w:u w:val="single"/>
              </w:rPr>
            </w:rPrChange>
          </w:rPr>
          <w:fldChar w:fldCharType="begin"/>
        </w:r>
        <w:r w:rsidRPr="00EE27B1">
          <w:rPr>
            <w:rFonts w:ascii="Calibri" w:hAnsi="Calibri"/>
            <w:b/>
            <w:rPrChange w:id="1336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364" w:author="Tre" w:date="2012-11-19T09:07:00Z">
              <w:rPr>
                <w:rFonts w:ascii="Calibri" w:hAnsi="Calibri"/>
                <w:b/>
                <w:color w:val="0000FF"/>
                <w:sz w:val="20"/>
                <w:szCs w:val="20"/>
                <w:u w:val="single"/>
              </w:rPr>
            </w:rPrChange>
          </w:rPr>
          <w:fldChar w:fldCharType="separate"/>
        </w:r>
        <w:r w:rsidRPr="00EE27B1">
          <w:rPr>
            <w:rFonts w:ascii="Calibri" w:hAnsi="Calibri"/>
            <w:b/>
            <w:noProof/>
            <w:rPrChange w:id="13365" w:author="Tre" w:date="2012-11-19T09:07:00Z">
              <w:rPr>
                <w:rFonts w:ascii="Calibri" w:hAnsi="Calibri"/>
                <w:b/>
                <w:noProof/>
                <w:color w:val="0000FF"/>
                <w:sz w:val="20"/>
                <w:szCs w:val="20"/>
                <w:u w:val="single"/>
              </w:rPr>
            </w:rPrChange>
          </w:rPr>
          <w:t>Extraction Aparatus</w:t>
        </w:r>
        <w:r w:rsidRPr="00EE27B1">
          <w:rPr>
            <w:rFonts w:ascii="Calibri" w:hAnsi="Calibri"/>
            <w:b/>
            <w:rPrChange w:id="13366"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367" w:author="frontdesk" w:date="2012-11-16T12:55:00Z"/>
          <w:rFonts w:ascii="Calibri" w:hAnsi="Calibri"/>
          <w:i/>
          <w:rPrChange w:id="13368" w:author="Tre" w:date="2012-11-19T09:07:00Z">
            <w:rPr>
              <w:ins w:id="13369" w:author="frontdesk" w:date="2012-11-16T12:55:00Z"/>
              <w:rFonts w:ascii="Calibri" w:hAnsi="Calibri"/>
              <w:i/>
              <w:sz w:val="20"/>
              <w:szCs w:val="20"/>
            </w:rPr>
          </w:rPrChange>
        </w:rPr>
      </w:pPr>
      <w:ins w:id="13370" w:author="frontdesk" w:date="2012-11-16T12:55:00Z">
        <w:r w:rsidRPr="00EE27B1">
          <w:rPr>
            <w:rFonts w:ascii="Calibri" w:hAnsi="Calibri"/>
            <w:i/>
            <w:rPrChange w:id="13371" w:author="Tre" w:date="2012-11-19T09:07:00Z">
              <w:rPr>
                <w:rFonts w:ascii="Calibri" w:hAnsi="Calibri"/>
                <w:i/>
                <w:color w:val="0000FF"/>
                <w:sz w:val="20"/>
                <w:szCs w:val="20"/>
                <w:u w:val="single"/>
              </w:rPr>
            </w:rPrChange>
          </w:rPr>
          <w:t>[Damage (</w:t>
        </w:r>
        <w:r w:rsidRPr="00EE27B1">
          <w:rPr>
            <w:rFonts w:ascii="Calibri" w:hAnsi="Calibri"/>
            <w:i/>
            <w:rPrChange w:id="13372" w:author="Tre" w:date="2012-11-19T09:07:00Z">
              <w:rPr>
                <w:rFonts w:ascii="Calibri" w:hAnsi="Calibri"/>
                <w:i/>
                <w:color w:val="0000FF"/>
                <w:sz w:val="20"/>
                <w:szCs w:val="20"/>
                <w:u w:val="single"/>
              </w:rPr>
            </w:rPrChange>
          </w:rPr>
          <w:fldChar w:fldCharType="begin"/>
        </w:r>
        <w:r w:rsidRPr="00EE27B1">
          <w:rPr>
            <w:rFonts w:ascii="Calibri" w:hAnsi="Calibri"/>
            <w:i/>
            <w:rPrChange w:id="13373"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374" w:author="Tre" w:date="2012-11-19T09:07:00Z">
              <w:rPr>
                <w:rFonts w:ascii="Calibri" w:hAnsi="Calibri"/>
                <w:i/>
                <w:color w:val="0000FF"/>
                <w:sz w:val="20"/>
                <w:szCs w:val="20"/>
                <w:u w:val="single"/>
              </w:rPr>
            </w:rPrChange>
          </w:rPr>
          <w:fldChar w:fldCharType="end"/>
        </w:r>
        <w:r w:rsidRPr="00EE27B1">
          <w:rPr>
            <w:rFonts w:ascii="Calibri" w:hAnsi="Calibri"/>
            <w:i/>
            <w:rPrChange w:id="13375" w:author="Tre" w:date="2012-11-19T09:07:00Z">
              <w:rPr>
                <w:rFonts w:ascii="Calibri" w:hAnsi="Calibri"/>
                <w:i/>
                <w:color w:val="0000FF"/>
                <w:sz w:val="20"/>
                <w:szCs w:val="20"/>
                <w:u w:val="single"/>
              </w:rPr>
            </w:rPrChange>
          </w:rPr>
          <w:t>), Type (</w:t>
        </w:r>
        <w:r w:rsidRPr="00EE27B1">
          <w:rPr>
            <w:rFonts w:ascii="Calibri" w:hAnsi="Calibri"/>
            <w:i/>
            <w:rPrChange w:id="13376" w:author="Tre" w:date="2012-11-19T09:07:00Z">
              <w:rPr>
                <w:rFonts w:ascii="Calibri" w:hAnsi="Calibri"/>
                <w:i/>
                <w:color w:val="0000FF"/>
                <w:sz w:val="20"/>
                <w:szCs w:val="20"/>
                <w:u w:val="single"/>
              </w:rPr>
            </w:rPrChange>
          </w:rPr>
          <w:fldChar w:fldCharType="begin"/>
        </w:r>
        <w:r w:rsidRPr="00EE27B1">
          <w:rPr>
            <w:rFonts w:ascii="Calibri" w:hAnsi="Calibri"/>
            <w:i/>
            <w:rPrChange w:id="13377"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378" w:author="Tre" w:date="2012-11-19T09:07:00Z">
              <w:rPr>
                <w:rFonts w:ascii="Calibri" w:hAnsi="Calibri"/>
                <w:i/>
                <w:color w:val="0000FF"/>
                <w:sz w:val="20"/>
                <w:szCs w:val="20"/>
                <w:u w:val="single"/>
              </w:rPr>
            </w:rPrChange>
          </w:rPr>
          <w:fldChar w:fldCharType="end"/>
        </w:r>
        <w:r w:rsidRPr="00EE27B1">
          <w:rPr>
            <w:rFonts w:ascii="Calibri" w:hAnsi="Calibri"/>
            <w:i/>
            <w:rPrChange w:id="13379" w:author="Tre" w:date="2012-11-19T09:07:00Z">
              <w:rPr>
                <w:rFonts w:ascii="Calibri" w:hAnsi="Calibri"/>
                <w:i/>
                <w:color w:val="0000FF"/>
                <w:sz w:val="20"/>
                <w:szCs w:val="20"/>
                <w:u w:val="single"/>
              </w:rPr>
            </w:rPrChange>
          </w:rPr>
          <w:t>), Rate (</w:t>
        </w:r>
        <w:r w:rsidRPr="00EE27B1">
          <w:rPr>
            <w:rFonts w:ascii="Calibri" w:hAnsi="Calibri"/>
            <w:i/>
            <w:rPrChange w:id="13380" w:author="Tre" w:date="2012-11-19T09:07:00Z">
              <w:rPr>
                <w:rFonts w:ascii="Calibri" w:hAnsi="Calibri"/>
                <w:i/>
                <w:color w:val="0000FF"/>
                <w:sz w:val="20"/>
                <w:szCs w:val="20"/>
                <w:u w:val="single"/>
              </w:rPr>
            </w:rPrChange>
          </w:rPr>
          <w:fldChar w:fldCharType="begin"/>
        </w:r>
        <w:r w:rsidRPr="00EE27B1">
          <w:rPr>
            <w:rFonts w:ascii="Calibri" w:hAnsi="Calibri"/>
            <w:i/>
            <w:rPrChange w:id="13381"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382" w:author="Tre" w:date="2012-11-19T09:07:00Z">
              <w:rPr>
                <w:rFonts w:ascii="Calibri" w:hAnsi="Calibri"/>
                <w:i/>
                <w:color w:val="0000FF"/>
                <w:sz w:val="20"/>
                <w:szCs w:val="20"/>
                <w:u w:val="single"/>
              </w:rPr>
            </w:rPrChange>
          </w:rPr>
          <w:fldChar w:fldCharType="end"/>
        </w:r>
        <w:r w:rsidRPr="00EE27B1">
          <w:rPr>
            <w:rFonts w:ascii="Calibri" w:hAnsi="Calibri"/>
            <w:i/>
            <w:rPrChange w:id="13383" w:author="Tre" w:date="2012-11-19T09:07:00Z">
              <w:rPr>
                <w:rFonts w:ascii="Calibri" w:hAnsi="Calibri"/>
                <w:i/>
                <w:color w:val="0000FF"/>
                <w:sz w:val="20"/>
                <w:szCs w:val="20"/>
                <w:u w:val="single"/>
              </w:rPr>
            </w:rPrChange>
          </w:rPr>
          <w:t>), Ammo (</w:t>
        </w:r>
        <w:r w:rsidRPr="00EE27B1">
          <w:rPr>
            <w:rFonts w:ascii="Calibri" w:hAnsi="Calibri"/>
            <w:i/>
            <w:rPrChange w:id="13384" w:author="Tre" w:date="2012-11-19T09:07:00Z">
              <w:rPr>
                <w:rFonts w:ascii="Calibri" w:hAnsi="Calibri"/>
                <w:i/>
                <w:color w:val="0000FF"/>
                <w:sz w:val="20"/>
                <w:szCs w:val="20"/>
                <w:u w:val="single"/>
              </w:rPr>
            </w:rPrChange>
          </w:rPr>
          <w:fldChar w:fldCharType="begin"/>
        </w:r>
        <w:r w:rsidRPr="00EE27B1">
          <w:rPr>
            <w:rFonts w:ascii="Calibri" w:hAnsi="Calibri"/>
            <w:i/>
            <w:rPrChange w:id="13385"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386" w:author="Tre" w:date="2012-11-19T09:07:00Z">
              <w:rPr>
                <w:rFonts w:ascii="Calibri" w:hAnsi="Calibri"/>
                <w:i/>
                <w:color w:val="0000FF"/>
                <w:sz w:val="20"/>
                <w:szCs w:val="20"/>
                <w:u w:val="single"/>
              </w:rPr>
            </w:rPrChange>
          </w:rPr>
          <w:fldChar w:fldCharType="end"/>
        </w:r>
        <w:r w:rsidRPr="00EE27B1">
          <w:rPr>
            <w:rFonts w:ascii="Calibri" w:hAnsi="Calibri"/>
            <w:i/>
            <w:rPrChange w:id="13387" w:author="Tre" w:date="2012-11-19T09:07:00Z">
              <w:rPr>
                <w:rFonts w:ascii="Calibri" w:hAnsi="Calibri"/>
                <w:i/>
                <w:color w:val="0000FF"/>
                <w:sz w:val="20"/>
                <w:szCs w:val="20"/>
                <w:u w:val="single"/>
              </w:rPr>
            </w:rPrChange>
          </w:rPr>
          <w:t>), Range (</w:t>
        </w:r>
        <w:r w:rsidRPr="00EE27B1">
          <w:rPr>
            <w:rFonts w:ascii="Calibri" w:hAnsi="Calibri"/>
            <w:i/>
            <w:rPrChange w:id="13388" w:author="Tre" w:date="2012-11-19T09:07:00Z">
              <w:rPr>
                <w:rFonts w:ascii="Calibri" w:hAnsi="Calibri"/>
                <w:i/>
                <w:color w:val="0000FF"/>
                <w:sz w:val="20"/>
                <w:szCs w:val="20"/>
                <w:u w:val="single"/>
              </w:rPr>
            </w:rPrChange>
          </w:rPr>
          <w:fldChar w:fldCharType="begin"/>
        </w:r>
        <w:r w:rsidRPr="00EE27B1">
          <w:rPr>
            <w:rFonts w:ascii="Calibri" w:hAnsi="Calibri"/>
            <w:i/>
            <w:rPrChange w:id="13389"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390" w:author="Tre" w:date="2012-11-19T09:07:00Z">
              <w:rPr>
                <w:rFonts w:ascii="Calibri" w:hAnsi="Calibri"/>
                <w:i/>
                <w:color w:val="0000FF"/>
                <w:sz w:val="20"/>
                <w:szCs w:val="20"/>
                <w:u w:val="single"/>
              </w:rPr>
            </w:rPrChange>
          </w:rPr>
          <w:fldChar w:fldCharType="end"/>
        </w:r>
        <w:r w:rsidRPr="00EE27B1">
          <w:rPr>
            <w:rFonts w:ascii="Calibri" w:hAnsi="Calibri"/>
            <w:i/>
            <w:rPrChange w:id="13391" w:author="Tre" w:date="2012-11-19T09:07:00Z">
              <w:rPr>
                <w:rFonts w:ascii="Calibri" w:hAnsi="Calibri"/>
                <w:i/>
                <w:color w:val="0000FF"/>
                <w:sz w:val="20"/>
                <w:szCs w:val="20"/>
                <w:u w:val="single"/>
              </w:rPr>
            </w:rPrChange>
          </w:rPr>
          <w:t>), Vehicle Type (</w:t>
        </w:r>
        <w:r w:rsidRPr="00EE27B1">
          <w:rPr>
            <w:rFonts w:ascii="Calibri" w:hAnsi="Calibri"/>
            <w:i/>
            <w:rPrChange w:id="13392" w:author="Tre" w:date="2012-11-19T09:07:00Z">
              <w:rPr>
                <w:rFonts w:ascii="Calibri" w:hAnsi="Calibri"/>
                <w:i/>
                <w:color w:val="0000FF"/>
                <w:sz w:val="20"/>
                <w:szCs w:val="20"/>
                <w:u w:val="single"/>
              </w:rPr>
            </w:rPrChange>
          </w:rPr>
          <w:fldChar w:fldCharType="begin"/>
        </w:r>
        <w:r w:rsidRPr="00EE27B1">
          <w:rPr>
            <w:rFonts w:ascii="Calibri" w:hAnsi="Calibri"/>
            <w:i/>
            <w:rPrChange w:id="13393"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394" w:author="Tre" w:date="2012-11-19T09:07:00Z">
              <w:rPr>
                <w:rFonts w:ascii="Calibri" w:hAnsi="Calibri"/>
                <w:i/>
                <w:color w:val="0000FF"/>
                <w:sz w:val="20"/>
                <w:szCs w:val="20"/>
                <w:u w:val="single"/>
              </w:rPr>
            </w:rPrChange>
          </w:rPr>
          <w:fldChar w:fldCharType="end"/>
        </w:r>
        <w:r w:rsidRPr="00EE27B1">
          <w:rPr>
            <w:rFonts w:ascii="Calibri" w:hAnsi="Calibri"/>
            <w:i/>
            <w:rPrChange w:id="13395" w:author="Tre" w:date="2012-11-19T09:07:00Z">
              <w:rPr>
                <w:rFonts w:ascii="Calibri" w:hAnsi="Calibri"/>
                <w:i/>
                <w:color w:val="0000FF"/>
                <w:sz w:val="20"/>
                <w:szCs w:val="20"/>
                <w:u w:val="single"/>
              </w:rPr>
            </w:rPrChange>
          </w:rPr>
          <w:t>), Speed (</w:t>
        </w:r>
        <w:r w:rsidRPr="00EE27B1">
          <w:rPr>
            <w:rFonts w:ascii="Calibri" w:hAnsi="Calibri"/>
            <w:i/>
            <w:rPrChange w:id="13396" w:author="Tre" w:date="2012-11-19T09:07:00Z">
              <w:rPr>
                <w:rFonts w:ascii="Calibri" w:hAnsi="Calibri"/>
                <w:i/>
                <w:color w:val="0000FF"/>
                <w:sz w:val="20"/>
                <w:szCs w:val="20"/>
                <w:u w:val="single"/>
              </w:rPr>
            </w:rPrChange>
          </w:rPr>
          <w:fldChar w:fldCharType="begin"/>
        </w:r>
        <w:r w:rsidRPr="00EE27B1">
          <w:rPr>
            <w:rFonts w:ascii="Calibri" w:hAnsi="Calibri"/>
            <w:i/>
            <w:rPrChange w:id="1339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398" w:author="Tre" w:date="2012-11-19T09:07:00Z">
              <w:rPr>
                <w:rFonts w:ascii="Calibri" w:hAnsi="Calibri"/>
                <w:i/>
                <w:color w:val="0000FF"/>
                <w:sz w:val="20"/>
                <w:szCs w:val="20"/>
                <w:u w:val="single"/>
              </w:rPr>
            </w:rPrChange>
          </w:rPr>
          <w:fldChar w:fldCharType="end"/>
        </w:r>
        <w:r w:rsidRPr="00EE27B1">
          <w:rPr>
            <w:rFonts w:ascii="Calibri" w:hAnsi="Calibri"/>
            <w:i/>
            <w:rPrChange w:id="13399" w:author="Tre" w:date="2012-11-19T09:07:00Z">
              <w:rPr>
                <w:rFonts w:ascii="Calibri" w:hAnsi="Calibri"/>
                <w:i/>
                <w:color w:val="0000FF"/>
                <w:sz w:val="20"/>
                <w:szCs w:val="20"/>
                <w:u w:val="single"/>
              </w:rPr>
            </w:rPrChange>
          </w:rPr>
          <w:t>), Agility (</w:t>
        </w:r>
        <w:r w:rsidRPr="00EE27B1">
          <w:rPr>
            <w:rFonts w:ascii="Calibri" w:hAnsi="Calibri"/>
            <w:i/>
            <w:rPrChange w:id="13400" w:author="Tre" w:date="2012-11-19T09:07:00Z">
              <w:rPr>
                <w:rFonts w:ascii="Calibri" w:hAnsi="Calibri"/>
                <w:i/>
                <w:color w:val="0000FF"/>
                <w:sz w:val="20"/>
                <w:szCs w:val="20"/>
                <w:u w:val="single"/>
              </w:rPr>
            </w:rPrChange>
          </w:rPr>
          <w:fldChar w:fldCharType="begin"/>
        </w:r>
        <w:r w:rsidRPr="00EE27B1">
          <w:rPr>
            <w:rFonts w:ascii="Calibri" w:hAnsi="Calibri"/>
            <w:i/>
            <w:rPrChange w:id="13401"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402" w:author="Tre" w:date="2012-11-19T09:07:00Z">
              <w:rPr>
                <w:rFonts w:ascii="Calibri" w:hAnsi="Calibri"/>
                <w:i/>
                <w:color w:val="0000FF"/>
                <w:sz w:val="20"/>
                <w:szCs w:val="20"/>
                <w:u w:val="single"/>
              </w:rPr>
            </w:rPrChange>
          </w:rPr>
          <w:fldChar w:fldCharType="end"/>
        </w:r>
        <w:r w:rsidRPr="00EE27B1">
          <w:rPr>
            <w:rFonts w:ascii="Calibri" w:hAnsi="Calibri"/>
            <w:i/>
            <w:rPrChange w:id="13403" w:author="Tre" w:date="2012-11-19T09:07:00Z">
              <w:rPr>
                <w:rFonts w:ascii="Calibri" w:hAnsi="Calibri"/>
                <w:i/>
                <w:color w:val="0000FF"/>
                <w:sz w:val="20"/>
                <w:szCs w:val="20"/>
                <w:u w:val="single"/>
              </w:rPr>
            </w:rPrChange>
          </w:rPr>
          <w:t>), Fuel (</w:t>
        </w:r>
        <w:r w:rsidRPr="00EE27B1">
          <w:rPr>
            <w:rFonts w:ascii="Calibri" w:hAnsi="Calibri"/>
            <w:i/>
            <w:rPrChange w:id="13404" w:author="Tre" w:date="2012-11-19T09:07:00Z">
              <w:rPr>
                <w:rFonts w:ascii="Calibri" w:hAnsi="Calibri"/>
                <w:i/>
                <w:color w:val="0000FF"/>
                <w:sz w:val="20"/>
                <w:szCs w:val="20"/>
                <w:u w:val="single"/>
              </w:rPr>
            </w:rPrChange>
          </w:rPr>
          <w:fldChar w:fldCharType="begin"/>
        </w:r>
        <w:r w:rsidRPr="00EE27B1">
          <w:rPr>
            <w:rFonts w:ascii="Calibri" w:hAnsi="Calibri"/>
            <w:i/>
            <w:rPrChange w:id="13405"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406" w:author="Tre" w:date="2012-11-19T09:07:00Z">
              <w:rPr>
                <w:rFonts w:ascii="Calibri" w:hAnsi="Calibri"/>
                <w:i/>
                <w:color w:val="0000FF"/>
                <w:sz w:val="20"/>
                <w:szCs w:val="20"/>
                <w:u w:val="single"/>
              </w:rPr>
            </w:rPrChange>
          </w:rPr>
          <w:fldChar w:fldCharType="end"/>
        </w:r>
        <w:r w:rsidRPr="00EE27B1">
          <w:rPr>
            <w:rFonts w:ascii="Calibri" w:hAnsi="Calibri"/>
            <w:i/>
            <w:rPrChange w:id="13407" w:author="Tre" w:date="2012-11-19T09:07:00Z">
              <w:rPr>
                <w:rFonts w:ascii="Calibri" w:hAnsi="Calibri"/>
                <w:i/>
                <w:color w:val="0000FF"/>
                <w:sz w:val="20"/>
                <w:szCs w:val="20"/>
                <w:u w:val="single"/>
              </w:rPr>
            </w:rPrChange>
          </w:rPr>
          <w:t>)]</w:t>
        </w:r>
      </w:ins>
    </w:p>
    <w:p w:rsidR="005D0A9E" w:rsidRPr="000B0456" w:rsidRDefault="00EE27B1" w:rsidP="005D0A9E">
      <w:pPr>
        <w:jc w:val="both"/>
        <w:rPr>
          <w:ins w:id="13408" w:author="frontdesk" w:date="2012-11-16T12:55:00Z"/>
          <w:rFonts w:ascii="Calibri" w:hAnsi="Calibri"/>
          <w:rPrChange w:id="13409" w:author="Tre" w:date="2012-11-19T09:07:00Z">
            <w:rPr>
              <w:ins w:id="13410" w:author="frontdesk" w:date="2012-11-16T12:55:00Z"/>
              <w:rFonts w:ascii="Calibri" w:hAnsi="Calibri"/>
              <w:sz w:val="20"/>
              <w:szCs w:val="20"/>
            </w:rPr>
          </w:rPrChange>
        </w:rPr>
      </w:pPr>
      <w:ins w:id="13411" w:author="frontdesk" w:date="2012-11-16T12:55:00Z">
        <w:r w:rsidRPr="00EE27B1">
          <w:rPr>
            <w:rFonts w:ascii="Calibri" w:hAnsi="Calibri"/>
            <w:rPrChange w:id="13412" w:author="Tre" w:date="2012-11-19T09:07:00Z">
              <w:rPr>
                <w:rFonts w:ascii="Calibri" w:hAnsi="Calibri"/>
                <w:color w:val="0000FF"/>
                <w:sz w:val="20"/>
                <w:szCs w:val="20"/>
                <w:u w:val="single"/>
              </w:rPr>
            </w:rPrChange>
          </w:rPr>
          <w:fldChar w:fldCharType="begin"/>
        </w:r>
        <w:r w:rsidRPr="00EE27B1">
          <w:rPr>
            <w:rFonts w:ascii="Calibri" w:hAnsi="Calibri"/>
            <w:rPrChange w:id="13413"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414" w:author="Tre" w:date="2012-11-19T09:07:00Z">
              <w:rPr>
                <w:rFonts w:ascii="Calibri" w:hAnsi="Calibri"/>
                <w:color w:val="0000FF"/>
                <w:sz w:val="20"/>
                <w:szCs w:val="20"/>
                <w:u w:val="single"/>
              </w:rPr>
            </w:rPrChange>
          </w:rPr>
          <w:fldChar w:fldCharType="separate"/>
        </w:r>
        <w:r w:rsidRPr="00EE27B1">
          <w:rPr>
            <w:rFonts w:ascii="Calibri" w:hAnsi="Calibri"/>
            <w:noProof/>
            <w:rPrChange w:id="13415" w:author="Tre" w:date="2012-11-19T09:07:00Z">
              <w:rPr>
                <w:rFonts w:ascii="Calibri" w:hAnsi="Calibri"/>
                <w:noProof/>
                <w:color w:val="0000FF"/>
                <w:sz w:val="20"/>
                <w:szCs w:val="20"/>
                <w:u w:val="single"/>
              </w:rPr>
            </w:rPrChange>
          </w:rPr>
          <w:t>When a bluepill is extracted from the Matrix the RSIs need special equipment. The standard aparatus contains Red &amp; Blue pills, signal tracers and analysis machine.</w:t>
        </w:r>
        <w:r w:rsidRPr="00EE27B1">
          <w:rPr>
            <w:rFonts w:ascii="Calibri" w:hAnsi="Calibri"/>
            <w:rPrChange w:id="13416" w:author="Tre" w:date="2012-11-19T09:07:00Z">
              <w:rPr>
                <w:rFonts w:ascii="Calibri" w:hAnsi="Calibri"/>
                <w:color w:val="0000FF"/>
                <w:sz w:val="20"/>
                <w:szCs w:val="20"/>
                <w:u w:val="single"/>
              </w:rPr>
            </w:rPrChange>
          </w:rPr>
          <w:fldChar w:fldCharType="end"/>
        </w:r>
        <w:r w:rsidRPr="00EE27B1">
          <w:rPr>
            <w:rFonts w:ascii="Calibri" w:hAnsi="Calibri"/>
            <w:rPrChange w:id="13417" w:author="Tre" w:date="2012-11-19T09:07:00Z">
              <w:rPr>
                <w:rFonts w:ascii="Calibri" w:hAnsi="Calibri"/>
                <w:color w:val="0000FF"/>
                <w:sz w:val="20"/>
                <w:szCs w:val="20"/>
                <w:u w:val="single"/>
              </w:rPr>
            </w:rPrChange>
          </w:rPr>
          <w:fldChar w:fldCharType="begin"/>
        </w:r>
        <w:r w:rsidRPr="00EE27B1">
          <w:rPr>
            <w:rFonts w:ascii="Calibri" w:hAnsi="Calibri"/>
            <w:rPrChange w:id="13418"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419"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420" w:author="frontdesk" w:date="2012-11-16T12:55:00Z"/>
        </w:rPr>
      </w:pPr>
    </w:p>
    <w:p w:rsidR="005D0A9E" w:rsidRPr="000B0456" w:rsidRDefault="00EE27B1" w:rsidP="005D0A9E">
      <w:pPr>
        <w:jc w:val="both"/>
        <w:rPr>
          <w:ins w:id="13421" w:author="frontdesk" w:date="2012-11-16T12:55:00Z"/>
          <w:rFonts w:ascii="Calibri" w:hAnsi="Calibri"/>
          <w:b/>
          <w:rPrChange w:id="13422" w:author="Tre" w:date="2012-11-19T09:07:00Z">
            <w:rPr>
              <w:ins w:id="13423" w:author="frontdesk" w:date="2012-11-16T12:55:00Z"/>
              <w:rFonts w:ascii="Calibri" w:hAnsi="Calibri"/>
              <w:b/>
              <w:sz w:val="20"/>
              <w:szCs w:val="20"/>
            </w:rPr>
          </w:rPrChange>
        </w:rPr>
      </w:pPr>
      <w:ins w:id="13424" w:author="frontdesk" w:date="2012-11-16T12:55:00Z">
        <w:r w:rsidRPr="00EE27B1">
          <w:rPr>
            <w:rFonts w:ascii="Calibri" w:hAnsi="Calibri"/>
            <w:b/>
            <w:rPrChange w:id="13425" w:author="Tre" w:date="2012-11-19T09:07:00Z">
              <w:rPr>
                <w:rFonts w:ascii="Calibri" w:hAnsi="Calibri"/>
                <w:b/>
                <w:color w:val="0000FF"/>
                <w:sz w:val="20"/>
                <w:szCs w:val="20"/>
                <w:u w:val="single"/>
              </w:rPr>
            </w:rPrChange>
          </w:rPr>
          <w:fldChar w:fldCharType="begin"/>
        </w:r>
        <w:r w:rsidRPr="00EE27B1">
          <w:rPr>
            <w:rFonts w:ascii="Calibri" w:hAnsi="Calibri"/>
            <w:b/>
            <w:rPrChange w:id="13426"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427" w:author="Tre" w:date="2012-11-19T09:07:00Z">
              <w:rPr>
                <w:rFonts w:ascii="Calibri" w:hAnsi="Calibri"/>
                <w:b/>
                <w:color w:val="0000FF"/>
                <w:sz w:val="20"/>
                <w:szCs w:val="20"/>
                <w:u w:val="single"/>
              </w:rPr>
            </w:rPrChange>
          </w:rPr>
          <w:fldChar w:fldCharType="separate"/>
        </w:r>
        <w:r w:rsidRPr="00EE27B1">
          <w:rPr>
            <w:rFonts w:ascii="Calibri" w:hAnsi="Calibri"/>
            <w:b/>
            <w:noProof/>
            <w:rPrChange w:id="13428" w:author="Tre" w:date="2012-11-19T09:07:00Z">
              <w:rPr>
                <w:rFonts w:ascii="Calibri" w:hAnsi="Calibri"/>
                <w:b/>
                <w:noProof/>
                <w:color w:val="0000FF"/>
                <w:sz w:val="20"/>
                <w:szCs w:val="20"/>
                <w:u w:val="single"/>
              </w:rPr>
            </w:rPrChange>
          </w:rPr>
          <w:t>Bug Removal Tool</w:t>
        </w:r>
        <w:r w:rsidRPr="00EE27B1">
          <w:rPr>
            <w:rFonts w:ascii="Calibri" w:hAnsi="Calibri"/>
            <w:b/>
            <w:rPrChange w:id="13429"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430" w:author="frontdesk" w:date="2012-11-16T12:55:00Z"/>
          <w:rFonts w:ascii="Calibri" w:hAnsi="Calibri"/>
          <w:i/>
          <w:rPrChange w:id="13431" w:author="Tre" w:date="2012-11-19T09:07:00Z">
            <w:rPr>
              <w:ins w:id="13432" w:author="frontdesk" w:date="2012-11-16T12:55:00Z"/>
              <w:rFonts w:ascii="Calibri" w:hAnsi="Calibri"/>
              <w:i/>
              <w:sz w:val="20"/>
              <w:szCs w:val="20"/>
            </w:rPr>
          </w:rPrChange>
        </w:rPr>
      </w:pPr>
      <w:ins w:id="13433" w:author="frontdesk" w:date="2012-11-16T12:55:00Z">
        <w:r w:rsidRPr="00EE27B1">
          <w:rPr>
            <w:rFonts w:ascii="Calibri" w:hAnsi="Calibri"/>
            <w:i/>
            <w:rPrChange w:id="13434" w:author="Tre" w:date="2012-11-19T09:07:00Z">
              <w:rPr>
                <w:rFonts w:ascii="Calibri" w:hAnsi="Calibri"/>
                <w:i/>
                <w:color w:val="0000FF"/>
                <w:sz w:val="20"/>
                <w:szCs w:val="20"/>
                <w:u w:val="single"/>
              </w:rPr>
            </w:rPrChange>
          </w:rPr>
          <w:t>[Damage (</w:t>
        </w:r>
        <w:r w:rsidRPr="00EE27B1">
          <w:rPr>
            <w:rFonts w:ascii="Calibri" w:hAnsi="Calibri"/>
            <w:i/>
            <w:rPrChange w:id="13435" w:author="Tre" w:date="2012-11-19T09:07:00Z">
              <w:rPr>
                <w:rFonts w:ascii="Calibri" w:hAnsi="Calibri"/>
                <w:i/>
                <w:color w:val="0000FF"/>
                <w:sz w:val="20"/>
                <w:szCs w:val="20"/>
                <w:u w:val="single"/>
              </w:rPr>
            </w:rPrChange>
          </w:rPr>
          <w:fldChar w:fldCharType="begin"/>
        </w:r>
        <w:r w:rsidRPr="00EE27B1">
          <w:rPr>
            <w:rFonts w:ascii="Calibri" w:hAnsi="Calibri"/>
            <w:i/>
            <w:rPrChange w:id="13436"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437" w:author="Tre" w:date="2012-11-19T09:07:00Z">
              <w:rPr>
                <w:rFonts w:ascii="Calibri" w:hAnsi="Calibri"/>
                <w:i/>
                <w:color w:val="0000FF"/>
                <w:sz w:val="20"/>
                <w:szCs w:val="20"/>
                <w:u w:val="single"/>
              </w:rPr>
            </w:rPrChange>
          </w:rPr>
          <w:fldChar w:fldCharType="end"/>
        </w:r>
        <w:r w:rsidRPr="00EE27B1">
          <w:rPr>
            <w:rFonts w:ascii="Calibri" w:hAnsi="Calibri"/>
            <w:i/>
            <w:rPrChange w:id="13438" w:author="Tre" w:date="2012-11-19T09:07:00Z">
              <w:rPr>
                <w:rFonts w:ascii="Calibri" w:hAnsi="Calibri"/>
                <w:i/>
                <w:color w:val="0000FF"/>
                <w:sz w:val="20"/>
                <w:szCs w:val="20"/>
                <w:u w:val="single"/>
              </w:rPr>
            </w:rPrChange>
          </w:rPr>
          <w:t>), Type (</w:t>
        </w:r>
        <w:r w:rsidRPr="00EE27B1">
          <w:rPr>
            <w:rFonts w:ascii="Calibri" w:hAnsi="Calibri"/>
            <w:i/>
            <w:rPrChange w:id="13439" w:author="Tre" w:date="2012-11-19T09:07:00Z">
              <w:rPr>
                <w:rFonts w:ascii="Calibri" w:hAnsi="Calibri"/>
                <w:i/>
                <w:color w:val="0000FF"/>
                <w:sz w:val="20"/>
                <w:szCs w:val="20"/>
                <w:u w:val="single"/>
              </w:rPr>
            </w:rPrChange>
          </w:rPr>
          <w:fldChar w:fldCharType="begin"/>
        </w:r>
        <w:r w:rsidRPr="00EE27B1">
          <w:rPr>
            <w:rFonts w:ascii="Calibri" w:hAnsi="Calibri"/>
            <w:i/>
            <w:rPrChange w:id="13440"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441" w:author="Tre" w:date="2012-11-19T09:07:00Z">
              <w:rPr>
                <w:rFonts w:ascii="Calibri" w:hAnsi="Calibri"/>
                <w:i/>
                <w:color w:val="0000FF"/>
                <w:sz w:val="20"/>
                <w:szCs w:val="20"/>
                <w:u w:val="single"/>
              </w:rPr>
            </w:rPrChange>
          </w:rPr>
          <w:fldChar w:fldCharType="end"/>
        </w:r>
        <w:r w:rsidRPr="00EE27B1">
          <w:rPr>
            <w:rFonts w:ascii="Calibri" w:hAnsi="Calibri"/>
            <w:i/>
            <w:rPrChange w:id="13442" w:author="Tre" w:date="2012-11-19T09:07:00Z">
              <w:rPr>
                <w:rFonts w:ascii="Calibri" w:hAnsi="Calibri"/>
                <w:i/>
                <w:color w:val="0000FF"/>
                <w:sz w:val="20"/>
                <w:szCs w:val="20"/>
                <w:u w:val="single"/>
              </w:rPr>
            </w:rPrChange>
          </w:rPr>
          <w:t>), Rate (</w:t>
        </w:r>
        <w:r w:rsidRPr="00EE27B1">
          <w:rPr>
            <w:rFonts w:ascii="Calibri" w:hAnsi="Calibri"/>
            <w:i/>
            <w:rPrChange w:id="13443" w:author="Tre" w:date="2012-11-19T09:07:00Z">
              <w:rPr>
                <w:rFonts w:ascii="Calibri" w:hAnsi="Calibri"/>
                <w:i/>
                <w:color w:val="0000FF"/>
                <w:sz w:val="20"/>
                <w:szCs w:val="20"/>
                <w:u w:val="single"/>
              </w:rPr>
            </w:rPrChange>
          </w:rPr>
          <w:fldChar w:fldCharType="begin"/>
        </w:r>
        <w:r w:rsidRPr="00EE27B1">
          <w:rPr>
            <w:rFonts w:ascii="Calibri" w:hAnsi="Calibri"/>
            <w:i/>
            <w:rPrChange w:id="13444"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445" w:author="Tre" w:date="2012-11-19T09:07:00Z">
              <w:rPr>
                <w:rFonts w:ascii="Calibri" w:hAnsi="Calibri"/>
                <w:i/>
                <w:color w:val="0000FF"/>
                <w:sz w:val="20"/>
                <w:szCs w:val="20"/>
                <w:u w:val="single"/>
              </w:rPr>
            </w:rPrChange>
          </w:rPr>
          <w:fldChar w:fldCharType="end"/>
        </w:r>
        <w:r w:rsidRPr="00EE27B1">
          <w:rPr>
            <w:rFonts w:ascii="Calibri" w:hAnsi="Calibri"/>
            <w:i/>
            <w:rPrChange w:id="13446" w:author="Tre" w:date="2012-11-19T09:07:00Z">
              <w:rPr>
                <w:rFonts w:ascii="Calibri" w:hAnsi="Calibri"/>
                <w:i/>
                <w:color w:val="0000FF"/>
                <w:sz w:val="20"/>
                <w:szCs w:val="20"/>
                <w:u w:val="single"/>
              </w:rPr>
            </w:rPrChange>
          </w:rPr>
          <w:t>), Ammo (</w:t>
        </w:r>
        <w:r w:rsidRPr="00EE27B1">
          <w:rPr>
            <w:rFonts w:ascii="Calibri" w:hAnsi="Calibri"/>
            <w:i/>
            <w:rPrChange w:id="13447" w:author="Tre" w:date="2012-11-19T09:07:00Z">
              <w:rPr>
                <w:rFonts w:ascii="Calibri" w:hAnsi="Calibri"/>
                <w:i/>
                <w:color w:val="0000FF"/>
                <w:sz w:val="20"/>
                <w:szCs w:val="20"/>
                <w:u w:val="single"/>
              </w:rPr>
            </w:rPrChange>
          </w:rPr>
          <w:fldChar w:fldCharType="begin"/>
        </w:r>
        <w:r w:rsidRPr="00EE27B1">
          <w:rPr>
            <w:rFonts w:ascii="Calibri" w:hAnsi="Calibri"/>
            <w:i/>
            <w:rPrChange w:id="13448"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449" w:author="Tre" w:date="2012-11-19T09:07:00Z">
              <w:rPr>
                <w:rFonts w:ascii="Calibri" w:hAnsi="Calibri"/>
                <w:i/>
                <w:color w:val="0000FF"/>
                <w:sz w:val="20"/>
                <w:szCs w:val="20"/>
                <w:u w:val="single"/>
              </w:rPr>
            </w:rPrChange>
          </w:rPr>
          <w:fldChar w:fldCharType="end"/>
        </w:r>
        <w:r w:rsidRPr="00EE27B1">
          <w:rPr>
            <w:rFonts w:ascii="Calibri" w:hAnsi="Calibri"/>
            <w:i/>
            <w:rPrChange w:id="13450" w:author="Tre" w:date="2012-11-19T09:07:00Z">
              <w:rPr>
                <w:rFonts w:ascii="Calibri" w:hAnsi="Calibri"/>
                <w:i/>
                <w:color w:val="0000FF"/>
                <w:sz w:val="20"/>
                <w:szCs w:val="20"/>
                <w:u w:val="single"/>
              </w:rPr>
            </w:rPrChange>
          </w:rPr>
          <w:t>), Range (</w:t>
        </w:r>
        <w:r w:rsidRPr="00EE27B1">
          <w:rPr>
            <w:rFonts w:ascii="Calibri" w:hAnsi="Calibri"/>
            <w:i/>
            <w:rPrChange w:id="13451" w:author="Tre" w:date="2012-11-19T09:07:00Z">
              <w:rPr>
                <w:rFonts w:ascii="Calibri" w:hAnsi="Calibri"/>
                <w:i/>
                <w:color w:val="0000FF"/>
                <w:sz w:val="20"/>
                <w:szCs w:val="20"/>
                <w:u w:val="single"/>
              </w:rPr>
            </w:rPrChange>
          </w:rPr>
          <w:fldChar w:fldCharType="begin"/>
        </w:r>
        <w:r w:rsidRPr="00EE27B1">
          <w:rPr>
            <w:rFonts w:ascii="Calibri" w:hAnsi="Calibri"/>
            <w:i/>
            <w:rPrChange w:id="13452"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453" w:author="Tre" w:date="2012-11-19T09:07:00Z">
              <w:rPr>
                <w:rFonts w:ascii="Calibri" w:hAnsi="Calibri"/>
                <w:i/>
                <w:color w:val="0000FF"/>
                <w:sz w:val="20"/>
                <w:szCs w:val="20"/>
                <w:u w:val="single"/>
              </w:rPr>
            </w:rPrChange>
          </w:rPr>
          <w:fldChar w:fldCharType="end"/>
        </w:r>
        <w:r w:rsidRPr="00EE27B1">
          <w:rPr>
            <w:rFonts w:ascii="Calibri" w:hAnsi="Calibri"/>
            <w:i/>
            <w:rPrChange w:id="13454" w:author="Tre" w:date="2012-11-19T09:07:00Z">
              <w:rPr>
                <w:rFonts w:ascii="Calibri" w:hAnsi="Calibri"/>
                <w:i/>
                <w:color w:val="0000FF"/>
                <w:sz w:val="20"/>
                <w:szCs w:val="20"/>
                <w:u w:val="single"/>
              </w:rPr>
            </w:rPrChange>
          </w:rPr>
          <w:t>), Vehicle Type (</w:t>
        </w:r>
        <w:r w:rsidRPr="00EE27B1">
          <w:rPr>
            <w:rFonts w:ascii="Calibri" w:hAnsi="Calibri"/>
            <w:i/>
            <w:rPrChange w:id="13455" w:author="Tre" w:date="2012-11-19T09:07:00Z">
              <w:rPr>
                <w:rFonts w:ascii="Calibri" w:hAnsi="Calibri"/>
                <w:i/>
                <w:color w:val="0000FF"/>
                <w:sz w:val="20"/>
                <w:szCs w:val="20"/>
                <w:u w:val="single"/>
              </w:rPr>
            </w:rPrChange>
          </w:rPr>
          <w:fldChar w:fldCharType="begin"/>
        </w:r>
        <w:r w:rsidRPr="00EE27B1">
          <w:rPr>
            <w:rFonts w:ascii="Calibri" w:hAnsi="Calibri"/>
            <w:i/>
            <w:rPrChange w:id="13456"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457" w:author="Tre" w:date="2012-11-19T09:07:00Z">
              <w:rPr>
                <w:rFonts w:ascii="Calibri" w:hAnsi="Calibri"/>
                <w:i/>
                <w:color w:val="0000FF"/>
                <w:sz w:val="20"/>
                <w:szCs w:val="20"/>
                <w:u w:val="single"/>
              </w:rPr>
            </w:rPrChange>
          </w:rPr>
          <w:fldChar w:fldCharType="end"/>
        </w:r>
        <w:r w:rsidRPr="00EE27B1">
          <w:rPr>
            <w:rFonts w:ascii="Calibri" w:hAnsi="Calibri"/>
            <w:i/>
            <w:rPrChange w:id="13458" w:author="Tre" w:date="2012-11-19T09:07:00Z">
              <w:rPr>
                <w:rFonts w:ascii="Calibri" w:hAnsi="Calibri"/>
                <w:i/>
                <w:color w:val="0000FF"/>
                <w:sz w:val="20"/>
                <w:szCs w:val="20"/>
                <w:u w:val="single"/>
              </w:rPr>
            </w:rPrChange>
          </w:rPr>
          <w:t>), Speed (</w:t>
        </w:r>
        <w:r w:rsidRPr="00EE27B1">
          <w:rPr>
            <w:rFonts w:ascii="Calibri" w:hAnsi="Calibri"/>
            <w:i/>
            <w:rPrChange w:id="13459" w:author="Tre" w:date="2012-11-19T09:07:00Z">
              <w:rPr>
                <w:rFonts w:ascii="Calibri" w:hAnsi="Calibri"/>
                <w:i/>
                <w:color w:val="0000FF"/>
                <w:sz w:val="20"/>
                <w:szCs w:val="20"/>
                <w:u w:val="single"/>
              </w:rPr>
            </w:rPrChange>
          </w:rPr>
          <w:fldChar w:fldCharType="begin"/>
        </w:r>
        <w:r w:rsidRPr="00EE27B1">
          <w:rPr>
            <w:rFonts w:ascii="Calibri" w:hAnsi="Calibri"/>
            <w:i/>
            <w:rPrChange w:id="13460"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461" w:author="Tre" w:date="2012-11-19T09:07:00Z">
              <w:rPr>
                <w:rFonts w:ascii="Calibri" w:hAnsi="Calibri"/>
                <w:i/>
                <w:color w:val="0000FF"/>
                <w:sz w:val="20"/>
                <w:szCs w:val="20"/>
                <w:u w:val="single"/>
              </w:rPr>
            </w:rPrChange>
          </w:rPr>
          <w:fldChar w:fldCharType="end"/>
        </w:r>
        <w:r w:rsidRPr="00EE27B1">
          <w:rPr>
            <w:rFonts w:ascii="Calibri" w:hAnsi="Calibri"/>
            <w:i/>
            <w:rPrChange w:id="13462" w:author="Tre" w:date="2012-11-19T09:07:00Z">
              <w:rPr>
                <w:rFonts w:ascii="Calibri" w:hAnsi="Calibri"/>
                <w:i/>
                <w:color w:val="0000FF"/>
                <w:sz w:val="20"/>
                <w:szCs w:val="20"/>
                <w:u w:val="single"/>
              </w:rPr>
            </w:rPrChange>
          </w:rPr>
          <w:t>), Agility (</w:t>
        </w:r>
        <w:r w:rsidRPr="00EE27B1">
          <w:rPr>
            <w:rFonts w:ascii="Calibri" w:hAnsi="Calibri"/>
            <w:i/>
            <w:rPrChange w:id="13463" w:author="Tre" w:date="2012-11-19T09:07:00Z">
              <w:rPr>
                <w:rFonts w:ascii="Calibri" w:hAnsi="Calibri"/>
                <w:i/>
                <w:color w:val="0000FF"/>
                <w:sz w:val="20"/>
                <w:szCs w:val="20"/>
                <w:u w:val="single"/>
              </w:rPr>
            </w:rPrChange>
          </w:rPr>
          <w:fldChar w:fldCharType="begin"/>
        </w:r>
        <w:r w:rsidRPr="00EE27B1">
          <w:rPr>
            <w:rFonts w:ascii="Calibri" w:hAnsi="Calibri"/>
            <w:i/>
            <w:rPrChange w:id="13464"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465" w:author="Tre" w:date="2012-11-19T09:07:00Z">
              <w:rPr>
                <w:rFonts w:ascii="Calibri" w:hAnsi="Calibri"/>
                <w:i/>
                <w:color w:val="0000FF"/>
                <w:sz w:val="20"/>
                <w:szCs w:val="20"/>
                <w:u w:val="single"/>
              </w:rPr>
            </w:rPrChange>
          </w:rPr>
          <w:fldChar w:fldCharType="end"/>
        </w:r>
        <w:r w:rsidRPr="00EE27B1">
          <w:rPr>
            <w:rFonts w:ascii="Calibri" w:hAnsi="Calibri"/>
            <w:i/>
            <w:rPrChange w:id="13466" w:author="Tre" w:date="2012-11-19T09:07:00Z">
              <w:rPr>
                <w:rFonts w:ascii="Calibri" w:hAnsi="Calibri"/>
                <w:i/>
                <w:color w:val="0000FF"/>
                <w:sz w:val="20"/>
                <w:szCs w:val="20"/>
                <w:u w:val="single"/>
              </w:rPr>
            </w:rPrChange>
          </w:rPr>
          <w:t>), Fuel (</w:t>
        </w:r>
        <w:r w:rsidRPr="00EE27B1">
          <w:rPr>
            <w:rFonts w:ascii="Calibri" w:hAnsi="Calibri"/>
            <w:i/>
            <w:rPrChange w:id="13467" w:author="Tre" w:date="2012-11-19T09:07:00Z">
              <w:rPr>
                <w:rFonts w:ascii="Calibri" w:hAnsi="Calibri"/>
                <w:i/>
                <w:color w:val="0000FF"/>
                <w:sz w:val="20"/>
                <w:szCs w:val="20"/>
                <w:u w:val="single"/>
              </w:rPr>
            </w:rPrChange>
          </w:rPr>
          <w:fldChar w:fldCharType="begin"/>
        </w:r>
        <w:r w:rsidRPr="00EE27B1">
          <w:rPr>
            <w:rFonts w:ascii="Calibri" w:hAnsi="Calibri"/>
            <w:i/>
            <w:rPrChange w:id="13468"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469" w:author="Tre" w:date="2012-11-19T09:07:00Z">
              <w:rPr>
                <w:rFonts w:ascii="Calibri" w:hAnsi="Calibri"/>
                <w:i/>
                <w:color w:val="0000FF"/>
                <w:sz w:val="20"/>
                <w:szCs w:val="20"/>
                <w:u w:val="single"/>
              </w:rPr>
            </w:rPrChange>
          </w:rPr>
          <w:fldChar w:fldCharType="end"/>
        </w:r>
        <w:r w:rsidRPr="00EE27B1">
          <w:rPr>
            <w:rFonts w:ascii="Calibri" w:hAnsi="Calibri"/>
            <w:i/>
            <w:rPrChange w:id="13470" w:author="Tre" w:date="2012-11-19T09:07:00Z">
              <w:rPr>
                <w:rFonts w:ascii="Calibri" w:hAnsi="Calibri"/>
                <w:i/>
                <w:color w:val="0000FF"/>
                <w:sz w:val="20"/>
                <w:szCs w:val="20"/>
                <w:u w:val="single"/>
              </w:rPr>
            </w:rPrChange>
          </w:rPr>
          <w:t>)]</w:t>
        </w:r>
      </w:ins>
    </w:p>
    <w:p w:rsidR="005D0A9E" w:rsidRPr="000B0456" w:rsidRDefault="00EE27B1" w:rsidP="005D0A9E">
      <w:pPr>
        <w:jc w:val="both"/>
        <w:rPr>
          <w:ins w:id="13471" w:author="frontdesk" w:date="2012-11-16T12:55:00Z"/>
          <w:rFonts w:ascii="Calibri" w:hAnsi="Calibri"/>
          <w:rPrChange w:id="13472" w:author="Tre" w:date="2012-11-19T09:07:00Z">
            <w:rPr>
              <w:ins w:id="13473" w:author="frontdesk" w:date="2012-11-16T12:55:00Z"/>
              <w:rFonts w:ascii="Calibri" w:hAnsi="Calibri"/>
              <w:sz w:val="20"/>
              <w:szCs w:val="20"/>
            </w:rPr>
          </w:rPrChange>
        </w:rPr>
      </w:pPr>
      <w:ins w:id="13474" w:author="frontdesk" w:date="2012-11-16T12:55:00Z">
        <w:r w:rsidRPr="00EE27B1">
          <w:rPr>
            <w:rFonts w:ascii="Calibri" w:hAnsi="Calibri"/>
            <w:rPrChange w:id="13475" w:author="Tre" w:date="2012-11-19T09:07:00Z">
              <w:rPr>
                <w:rFonts w:ascii="Calibri" w:hAnsi="Calibri"/>
                <w:color w:val="0000FF"/>
                <w:sz w:val="20"/>
                <w:szCs w:val="20"/>
                <w:u w:val="single"/>
              </w:rPr>
            </w:rPrChange>
          </w:rPr>
          <w:fldChar w:fldCharType="begin"/>
        </w:r>
        <w:r w:rsidRPr="00EE27B1">
          <w:rPr>
            <w:rFonts w:ascii="Calibri" w:hAnsi="Calibri"/>
            <w:rPrChange w:id="13476"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477" w:author="Tre" w:date="2012-11-19T09:07:00Z">
              <w:rPr>
                <w:rFonts w:ascii="Calibri" w:hAnsi="Calibri"/>
                <w:color w:val="0000FF"/>
                <w:sz w:val="20"/>
                <w:szCs w:val="20"/>
                <w:u w:val="single"/>
              </w:rPr>
            </w:rPrChange>
          </w:rPr>
          <w:fldChar w:fldCharType="separate"/>
        </w:r>
        <w:r w:rsidRPr="00EE27B1">
          <w:rPr>
            <w:rFonts w:ascii="Calibri" w:hAnsi="Calibri"/>
            <w:noProof/>
            <w:rPrChange w:id="13478" w:author="Tre" w:date="2012-11-19T09:07:00Z">
              <w:rPr>
                <w:rFonts w:ascii="Calibri" w:hAnsi="Calibri"/>
                <w:noProof/>
                <w:color w:val="0000FF"/>
                <w:sz w:val="20"/>
                <w:szCs w:val="20"/>
                <w:u w:val="single"/>
              </w:rPr>
            </w:rPrChange>
          </w:rPr>
          <w:t>Scans a RSI body and removes any bugs that could trace the bluepill.</w:t>
        </w:r>
        <w:r w:rsidRPr="00EE27B1">
          <w:rPr>
            <w:rFonts w:ascii="Calibri" w:hAnsi="Calibri"/>
            <w:rPrChange w:id="13479" w:author="Tre" w:date="2012-11-19T09:07:00Z">
              <w:rPr>
                <w:rFonts w:ascii="Calibri" w:hAnsi="Calibri"/>
                <w:color w:val="0000FF"/>
                <w:sz w:val="20"/>
                <w:szCs w:val="20"/>
                <w:u w:val="single"/>
              </w:rPr>
            </w:rPrChange>
          </w:rPr>
          <w:fldChar w:fldCharType="end"/>
        </w:r>
        <w:r w:rsidRPr="00EE27B1">
          <w:rPr>
            <w:rFonts w:ascii="Calibri" w:hAnsi="Calibri"/>
            <w:rPrChange w:id="13480" w:author="Tre" w:date="2012-11-19T09:07:00Z">
              <w:rPr>
                <w:rFonts w:ascii="Calibri" w:hAnsi="Calibri"/>
                <w:color w:val="0000FF"/>
                <w:sz w:val="20"/>
                <w:szCs w:val="20"/>
                <w:u w:val="single"/>
              </w:rPr>
            </w:rPrChange>
          </w:rPr>
          <w:fldChar w:fldCharType="begin"/>
        </w:r>
        <w:r w:rsidRPr="00EE27B1">
          <w:rPr>
            <w:rFonts w:ascii="Calibri" w:hAnsi="Calibri"/>
            <w:rPrChange w:id="13481"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482" w:author="Tre" w:date="2012-11-19T09:07:00Z">
              <w:rPr>
                <w:rFonts w:ascii="Calibri" w:hAnsi="Calibri"/>
                <w:color w:val="0000FF"/>
                <w:sz w:val="20"/>
                <w:szCs w:val="20"/>
                <w:u w:val="single"/>
              </w:rPr>
            </w:rPrChange>
          </w:rPr>
          <w:fldChar w:fldCharType="end"/>
        </w:r>
      </w:ins>
    </w:p>
    <w:p w:rsidR="005D0A9E" w:rsidRPr="000B0456" w:rsidRDefault="005D0A9E" w:rsidP="005D0A9E">
      <w:pPr>
        <w:rPr>
          <w:ins w:id="13483" w:author="frontdesk" w:date="2012-11-16T12:55:00Z"/>
        </w:rPr>
      </w:pPr>
    </w:p>
    <w:p w:rsidR="005D0A9E" w:rsidRPr="000B0456" w:rsidRDefault="00EE27B1" w:rsidP="005D0A9E">
      <w:pPr>
        <w:jc w:val="both"/>
        <w:rPr>
          <w:ins w:id="13484" w:author="frontdesk" w:date="2012-11-16T12:55:00Z"/>
          <w:rFonts w:ascii="Calibri" w:hAnsi="Calibri"/>
          <w:b/>
          <w:rPrChange w:id="13485" w:author="Tre" w:date="2012-11-19T09:07:00Z">
            <w:rPr>
              <w:ins w:id="13486" w:author="frontdesk" w:date="2012-11-16T12:55:00Z"/>
              <w:rFonts w:ascii="Calibri" w:hAnsi="Calibri"/>
              <w:b/>
              <w:sz w:val="20"/>
              <w:szCs w:val="20"/>
            </w:rPr>
          </w:rPrChange>
        </w:rPr>
      </w:pPr>
      <w:ins w:id="13487" w:author="frontdesk" w:date="2012-11-16T12:55:00Z">
        <w:r w:rsidRPr="00EE27B1">
          <w:rPr>
            <w:rFonts w:ascii="Calibri" w:hAnsi="Calibri"/>
            <w:b/>
            <w:rPrChange w:id="13488" w:author="Tre" w:date="2012-11-19T09:07:00Z">
              <w:rPr>
                <w:rFonts w:ascii="Calibri" w:hAnsi="Calibri"/>
                <w:b/>
                <w:color w:val="0000FF"/>
                <w:sz w:val="20"/>
                <w:szCs w:val="20"/>
                <w:u w:val="single"/>
              </w:rPr>
            </w:rPrChange>
          </w:rPr>
          <w:fldChar w:fldCharType="begin"/>
        </w:r>
        <w:r w:rsidRPr="00EE27B1">
          <w:rPr>
            <w:rFonts w:ascii="Calibri" w:hAnsi="Calibri"/>
            <w:b/>
            <w:rPrChange w:id="13489"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3490" w:author="Tre" w:date="2012-11-19T09:07:00Z">
              <w:rPr>
                <w:rFonts w:ascii="Calibri" w:hAnsi="Calibri"/>
                <w:b/>
                <w:color w:val="0000FF"/>
                <w:sz w:val="20"/>
                <w:szCs w:val="20"/>
                <w:u w:val="single"/>
              </w:rPr>
            </w:rPrChange>
          </w:rPr>
          <w:fldChar w:fldCharType="separate"/>
        </w:r>
        <w:r w:rsidRPr="00EE27B1">
          <w:rPr>
            <w:rFonts w:ascii="Calibri" w:hAnsi="Calibri"/>
            <w:b/>
            <w:noProof/>
            <w:rPrChange w:id="13491" w:author="Tre" w:date="2012-11-19T09:07:00Z">
              <w:rPr>
                <w:rFonts w:ascii="Calibri" w:hAnsi="Calibri"/>
                <w:b/>
                <w:noProof/>
                <w:color w:val="0000FF"/>
                <w:sz w:val="20"/>
                <w:szCs w:val="20"/>
                <w:u w:val="single"/>
              </w:rPr>
            </w:rPrChange>
          </w:rPr>
          <w:t>Beacon</w:t>
        </w:r>
        <w:r w:rsidRPr="00EE27B1">
          <w:rPr>
            <w:rFonts w:ascii="Calibri" w:hAnsi="Calibri"/>
            <w:b/>
            <w:rPrChange w:id="13492" w:author="Tre" w:date="2012-11-19T09:07:00Z">
              <w:rPr>
                <w:rFonts w:ascii="Calibri" w:hAnsi="Calibri"/>
                <w:b/>
                <w:color w:val="0000FF"/>
                <w:sz w:val="20"/>
                <w:szCs w:val="20"/>
                <w:u w:val="single"/>
              </w:rPr>
            </w:rPrChange>
          </w:rPr>
          <w:fldChar w:fldCharType="end"/>
        </w:r>
      </w:ins>
    </w:p>
    <w:p w:rsidR="005D0A9E" w:rsidRPr="000B0456" w:rsidRDefault="00EE27B1" w:rsidP="005D0A9E">
      <w:pPr>
        <w:jc w:val="both"/>
        <w:rPr>
          <w:ins w:id="13493" w:author="frontdesk" w:date="2012-11-16T12:55:00Z"/>
          <w:rFonts w:ascii="Calibri" w:hAnsi="Calibri"/>
          <w:i/>
          <w:rPrChange w:id="13494" w:author="Tre" w:date="2012-11-19T09:07:00Z">
            <w:rPr>
              <w:ins w:id="13495" w:author="frontdesk" w:date="2012-11-16T12:55:00Z"/>
              <w:rFonts w:ascii="Calibri" w:hAnsi="Calibri"/>
              <w:i/>
              <w:sz w:val="20"/>
              <w:szCs w:val="20"/>
            </w:rPr>
          </w:rPrChange>
        </w:rPr>
      </w:pPr>
      <w:ins w:id="13496" w:author="frontdesk" w:date="2012-11-16T12:55:00Z">
        <w:r w:rsidRPr="00EE27B1">
          <w:rPr>
            <w:rFonts w:ascii="Calibri" w:hAnsi="Calibri"/>
            <w:i/>
            <w:rPrChange w:id="13497" w:author="Tre" w:date="2012-11-19T09:07:00Z">
              <w:rPr>
                <w:rFonts w:ascii="Calibri" w:hAnsi="Calibri"/>
                <w:i/>
                <w:color w:val="0000FF"/>
                <w:sz w:val="20"/>
                <w:szCs w:val="20"/>
                <w:u w:val="single"/>
              </w:rPr>
            </w:rPrChange>
          </w:rPr>
          <w:t>[Damage (</w:t>
        </w:r>
        <w:r w:rsidRPr="00EE27B1">
          <w:rPr>
            <w:rFonts w:ascii="Calibri" w:hAnsi="Calibri"/>
            <w:i/>
            <w:rPrChange w:id="13498" w:author="Tre" w:date="2012-11-19T09:07:00Z">
              <w:rPr>
                <w:rFonts w:ascii="Calibri" w:hAnsi="Calibri"/>
                <w:i/>
                <w:color w:val="0000FF"/>
                <w:sz w:val="20"/>
                <w:szCs w:val="20"/>
                <w:u w:val="single"/>
              </w:rPr>
            </w:rPrChange>
          </w:rPr>
          <w:fldChar w:fldCharType="begin"/>
        </w:r>
        <w:r w:rsidRPr="00EE27B1">
          <w:rPr>
            <w:rFonts w:ascii="Calibri" w:hAnsi="Calibri"/>
            <w:i/>
            <w:rPrChange w:id="13499"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3500" w:author="Tre" w:date="2012-11-19T09:07:00Z">
              <w:rPr>
                <w:rFonts w:ascii="Calibri" w:hAnsi="Calibri"/>
                <w:i/>
                <w:color w:val="0000FF"/>
                <w:sz w:val="20"/>
                <w:szCs w:val="20"/>
                <w:u w:val="single"/>
              </w:rPr>
            </w:rPrChange>
          </w:rPr>
          <w:fldChar w:fldCharType="end"/>
        </w:r>
        <w:r w:rsidRPr="00EE27B1">
          <w:rPr>
            <w:rFonts w:ascii="Calibri" w:hAnsi="Calibri"/>
            <w:i/>
            <w:rPrChange w:id="13501" w:author="Tre" w:date="2012-11-19T09:07:00Z">
              <w:rPr>
                <w:rFonts w:ascii="Calibri" w:hAnsi="Calibri"/>
                <w:i/>
                <w:color w:val="0000FF"/>
                <w:sz w:val="20"/>
                <w:szCs w:val="20"/>
                <w:u w:val="single"/>
              </w:rPr>
            </w:rPrChange>
          </w:rPr>
          <w:t>), Type (</w:t>
        </w:r>
        <w:r w:rsidRPr="00EE27B1">
          <w:rPr>
            <w:rFonts w:ascii="Calibri" w:hAnsi="Calibri"/>
            <w:i/>
            <w:rPrChange w:id="13502" w:author="Tre" w:date="2012-11-19T09:07:00Z">
              <w:rPr>
                <w:rFonts w:ascii="Calibri" w:hAnsi="Calibri"/>
                <w:i/>
                <w:color w:val="0000FF"/>
                <w:sz w:val="20"/>
                <w:szCs w:val="20"/>
                <w:u w:val="single"/>
              </w:rPr>
            </w:rPrChange>
          </w:rPr>
          <w:fldChar w:fldCharType="begin"/>
        </w:r>
        <w:r w:rsidRPr="00EE27B1">
          <w:rPr>
            <w:rFonts w:ascii="Calibri" w:hAnsi="Calibri"/>
            <w:i/>
            <w:rPrChange w:id="13503"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3504" w:author="Tre" w:date="2012-11-19T09:07:00Z">
              <w:rPr>
                <w:rFonts w:ascii="Calibri" w:hAnsi="Calibri"/>
                <w:i/>
                <w:color w:val="0000FF"/>
                <w:sz w:val="20"/>
                <w:szCs w:val="20"/>
                <w:u w:val="single"/>
              </w:rPr>
            </w:rPrChange>
          </w:rPr>
          <w:fldChar w:fldCharType="end"/>
        </w:r>
        <w:r w:rsidRPr="00EE27B1">
          <w:rPr>
            <w:rFonts w:ascii="Calibri" w:hAnsi="Calibri"/>
            <w:i/>
            <w:rPrChange w:id="13505" w:author="Tre" w:date="2012-11-19T09:07:00Z">
              <w:rPr>
                <w:rFonts w:ascii="Calibri" w:hAnsi="Calibri"/>
                <w:i/>
                <w:color w:val="0000FF"/>
                <w:sz w:val="20"/>
                <w:szCs w:val="20"/>
                <w:u w:val="single"/>
              </w:rPr>
            </w:rPrChange>
          </w:rPr>
          <w:t>), Rate (</w:t>
        </w:r>
        <w:r w:rsidRPr="00EE27B1">
          <w:rPr>
            <w:rFonts w:ascii="Calibri" w:hAnsi="Calibri"/>
            <w:i/>
            <w:rPrChange w:id="13506" w:author="Tre" w:date="2012-11-19T09:07:00Z">
              <w:rPr>
                <w:rFonts w:ascii="Calibri" w:hAnsi="Calibri"/>
                <w:i/>
                <w:color w:val="0000FF"/>
                <w:sz w:val="20"/>
                <w:szCs w:val="20"/>
                <w:u w:val="single"/>
              </w:rPr>
            </w:rPrChange>
          </w:rPr>
          <w:fldChar w:fldCharType="begin"/>
        </w:r>
        <w:r w:rsidRPr="00EE27B1">
          <w:rPr>
            <w:rFonts w:ascii="Calibri" w:hAnsi="Calibri"/>
            <w:i/>
            <w:rPrChange w:id="13507"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3508" w:author="Tre" w:date="2012-11-19T09:07:00Z">
              <w:rPr>
                <w:rFonts w:ascii="Calibri" w:hAnsi="Calibri"/>
                <w:i/>
                <w:color w:val="0000FF"/>
                <w:sz w:val="20"/>
                <w:szCs w:val="20"/>
                <w:u w:val="single"/>
              </w:rPr>
            </w:rPrChange>
          </w:rPr>
          <w:fldChar w:fldCharType="end"/>
        </w:r>
        <w:r w:rsidRPr="00EE27B1">
          <w:rPr>
            <w:rFonts w:ascii="Calibri" w:hAnsi="Calibri"/>
            <w:i/>
            <w:rPrChange w:id="13509" w:author="Tre" w:date="2012-11-19T09:07:00Z">
              <w:rPr>
                <w:rFonts w:ascii="Calibri" w:hAnsi="Calibri"/>
                <w:i/>
                <w:color w:val="0000FF"/>
                <w:sz w:val="20"/>
                <w:szCs w:val="20"/>
                <w:u w:val="single"/>
              </w:rPr>
            </w:rPrChange>
          </w:rPr>
          <w:t>), Ammo (</w:t>
        </w:r>
        <w:r w:rsidRPr="00EE27B1">
          <w:rPr>
            <w:rFonts w:ascii="Calibri" w:hAnsi="Calibri"/>
            <w:i/>
            <w:rPrChange w:id="13510" w:author="Tre" w:date="2012-11-19T09:07:00Z">
              <w:rPr>
                <w:rFonts w:ascii="Calibri" w:hAnsi="Calibri"/>
                <w:i/>
                <w:color w:val="0000FF"/>
                <w:sz w:val="20"/>
                <w:szCs w:val="20"/>
                <w:u w:val="single"/>
              </w:rPr>
            </w:rPrChange>
          </w:rPr>
          <w:fldChar w:fldCharType="begin"/>
        </w:r>
        <w:r w:rsidRPr="00EE27B1">
          <w:rPr>
            <w:rFonts w:ascii="Calibri" w:hAnsi="Calibri"/>
            <w:i/>
            <w:rPrChange w:id="13511"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3512" w:author="Tre" w:date="2012-11-19T09:07:00Z">
              <w:rPr>
                <w:rFonts w:ascii="Calibri" w:hAnsi="Calibri"/>
                <w:i/>
                <w:color w:val="0000FF"/>
                <w:sz w:val="20"/>
                <w:szCs w:val="20"/>
                <w:u w:val="single"/>
              </w:rPr>
            </w:rPrChange>
          </w:rPr>
          <w:fldChar w:fldCharType="end"/>
        </w:r>
        <w:r w:rsidRPr="00EE27B1">
          <w:rPr>
            <w:rFonts w:ascii="Calibri" w:hAnsi="Calibri"/>
            <w:i/>
            <w:rPrChange w:id="13513" w:author="Tre" w:date="2012-11-19T09:07:00Z">
              <w:rPr>
                <w:rFonts w:ascii="Calibri" w:hAnsi="Calibri"/>
                <w:i/>
                <w:color w:val="0000FF"/>
                <w:sz w:val="20"/>
                <w:szCs w:val="20"/>
                <w:u w:val="single"/>
              </w:rPr>
            </w:rPrChange>
          </w:rPr>
          <w:t>), Range (</w:t>
        </w:r>
        <w:r w:rsidRPr="00EE27B1">
          <w:rPr>
            <w:rFonts w:ascii="Calibri" w:hAnsi="Calibri"/>
            <w:i/>
            <w:rPrChange w:id="13514" w:author="Tre" w:date="2012-11-19T09:07:00Z">
              <w:rPr>
                <w:rFonts w:ascii="Calibri" w:hAnsi="Calibri"/>
                <w:i/>
                <w:color w:val="0000FF"/>
                <w:sz w:val="20"/>
                <w:szCs w:val="20"/>
                <w:u w:val="single"/>
              </w:rPr>
            </w:rPrChange>
          </w:rPr>
          <w:fldChar w:fldCharType="begin"/>
        </w:r>
        <w:r w:rsidRPr="00EE27B1">
          <w:rPr>
            <w:rFonts w:ascii="Calibri" w:hAnsi="Calibri"/>
            <w:i/>
            <w:rPrChange w:id="13515" w:author="Tre" w:date="2012-11-19T09:07:00Z">
              <w:rPr>
                <w:rFonts w:ascii="Calibri" w:hAnsi="Calibri"/>
                <w:i/>
                <w:color w:val="0000FF"/>
                <w:sz w:val="20"/>
                <w:szCs w:val="20"/>
                <w:u w:val="single"/>
              </w:rPr>
            </w:rPrChange>
          </w:rPr>
          <w:instrText xml:space="preserve"> MERGEFIELD Range </w:instrText>
        </w:r>
        <w:r w:rsidRPr="00EE27B1">
          <w:rPr>
            <w:rFonts w:ascii="Calibri" w:hAnsi="Calibri"/>
            <w:i/>
            <w:rPrChange w:id="13516" w:author="Tre" w:date="2012-11-19T09:07:00Z">
              <w:rPr>
                <w:rFonts w:ascii="Calibri" w:hAnsi="Calibri"/>
                <w:i/>
                <w:color w:val="0000FF"/>
                <w:sz w:val="20"/>
                <w:szCs w:val="20"/>
                <w:u w:val="single"/>
              </w:rPr>
            </w:rPrChange>
          </w:rPr>
          <w:fldChar w:fldCharType="end"/>
        </w:r>
        <w:r w:rsidRPr="00EE27B1">
          <w:rPr>
            <w:rFonts w:ascii="Calibri" w:hAnsi="Calibri"/>
            <w:i/>
            <w:rPrChange w:id="13517" w:author="Tre" w:date="2012-11-19T09:07:00Z">
              <w:rPr>
                <w:rFonts w:ascii="Calibri" w:hAnsi="Calibri"/>
                <w:i/>
                <w:color w:val="0000FF"/>
                <w:sz w:val="20"/>
                <w:szCs w:val="20"/>
                <w:u w:val="single"/>
              </w:rPr>
            </w:rPrChange>
          </w:rPr>
          <w:t>), Vehicle Type (</w:t>
        </w:r>
        <w:r w:rsidRPr="00EE27B1">
          <w:rPr>
            <w:rFonts w:ascii="Calibri" w:hAnsi="Calibri"/>
            <w:i/>
            <w:rPrChange w:id="13518" w:author="Tre" w:date="2012-11-19T09:07:00Z">
              <w:rPr>
                <w:rFonts w:ascii="Calibri" w:hAnsi="Calibri"/>
                <w:i/>
                <w:color w:val="0000FF"/>
                <w:sz w:val="20"/>
                <w:szCs w:val="20"/>
                <w:u w:val="single"/>
              </w:rPr>
            </w:rPrChange>
          </w:rPr>
          <w:fldChar w:fldCharType="begin"/>
        </w:r>
        <w:r w:rsidRPr="00EE27B1">
          <w:rPr>
            <w:rFonts w:ascii="Calibri" w:hAnsi="Calibri"/>
            <w:i/>
            <w:rPrChange w:id="13519"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3520" w:author="Tre" w:date="2012-11-19T09:07:00Z">
              <w:rPr>
                <w:rFonts w:ascii="Calibri" w:hAnsi="Calibri"/>
                <w:i/>
                <w:color w:val="0000FF"/>
                <w:sz w:val="20"/>
                <w:szCs w:val="20"/>
                <w:u w:val="single"/>
              </w:rPr>
            </w:rPrChange>
          </w:rPr>
          <w:fldChar w:fldCharType="end"/>
        </w:r>
        <w:r w:rsidRPr="00EE27B1">
          <w:rPr>
            <w:rFonts w:ascii="Calibri" w:hAnsi="Calibri"/>
            <w:i/>
            <w:rPrChange w:id="13521" w:author="Tre" w:date="2012-11-19T09:07:00Z">
              <w:rPr>
                <w:rFonts w:ascii="Calibri" w:hAnsi="Calibri"/>
                <w:i/>
                <w:color w:val="0000FF"/>
                <w:sz w:val="20"/>
                <w:szCs w:val="20"/>
                <w:u w:val="single"/>
              </w:rPr>
            </w:rPrChange>
          </w:rPr>
          <w:t>), Speed (</w:t>
        </w:r>
        <w:r w:rsidRPr="00EE27B1">
          <w:rPr>
            <w:rFonts w:ascii="Calibri" w:hAnsi="Calibri"/>
            <w:i/>
            <w:rPrChange w:id="13522" w:author="Tre" w:date="2012-11-19T09:07:00Z">
              <w:rPr>
                <w:rFonts w:ascii="Calibri" w:hAnsi="Calibri"/>
                <w:i/>
                <w:color w:val="0000FF"/>
                <w:sz w:val="20"/>
                <w:szCs w:val="20"/>
                <w:u w:val="single"/>
              </w:rPr>
            </w:rPrChange>
          </w:rPr>
          <w:fldChar w:fldCharType="begin"/>
        </w:r>
        <w:r w:rsidRPr="00EE27B1">
          <w:rPr>
            <w:rFonts w:ascii="Calibri" w:hAnsi="Calibri"/>
            <w:i/>
            <w:rPrChange w:id="13523"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3524" w:author="Tre" w:date="2012-11-19T09:07:00Z">
              <w:rPr>
                <w:rFonts w:ascii="Calibri" w:hAnsi="Calibri"/>
                <w:i/>
                <w:color w:val="0000FF"/>
                <w:sz w:val="20"/>
                <w:szCs w:val="20"/>
                <w:u w:val="single"/>
              </w:rPr>
            </w:rPrChange>
          </w:rPr>
          <w:fldChar w:fldCharType="end"/>
        </w:r>
        <w:r w:rsidRPr="00EE27B1">
          <w:rPr>
            <w:rFonts w:ascii="Calibri" w:hAnsi="Calibri"/>
            <w:i/>
            <w:rPrChange w:id="13525" w:author="Tre" w:date="2012-11-19T09:07:00Z">
              <w:rPr>
                <w:rFonts w:ascii="Calibri" w:hAnsi="Calibri"/>
                <w:i/>
                <w:color w:val="0000FF"/>
                <w:sz w:val="20"/>
                <w:szCs w:val="20"/>
                <w:u w:val="single"/>
              </w:rPr>
            </w:rPrChange>
          </w:rPr>
          <w:t>), Agility (</w:t>
        </w:r>
        <w:r w:rsidRPr="00EE27B1">
          <w:rPr>
            <w:rFonts w:ascii="Calibri" w:hAnsi="Calibri"/>
            <w:i/>
            <w:rPrChange w:id="13526" w:author="Tre" w:date="2012-11-19T09:07:00Z">
              <w:rPr>
                <w:rFonts w:ascii="Calibri" w:hAnsi="Calibri"/>
                <w:i/>
                <w:color w:val="0000FF"/>
                <w:sz w:val="20"/>
                <w:szCs w:val="20"/>
                <w:u w:val="single"/>
              </w:rPr>
            </w:rPrChange>
          </w:rPr>
          <w:fldChar w:fldCharType="begin"/>
        </w:r>
        <w:r w:rsidRPr="00EE27B1">
          <w:rPr>
            <w:rFonts w:ascii="Calibri" w:hAnsi="Calibri"/>
            <w:i/>
            <w:rPrChange w:id="13527"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3528" w:author="Tre" w:date="2012-11-19T09:07:00Z">
              <w:rPr>
                <w:rFonts w:ascii="Calibri" w:hAnsi="Calibri"/>
                <w:i/>
                <w:color w:val="0000FF"/>
                <w:sz w:val="20"/>
                <w:szCs w:val="20"/>
                <w:u w:val="single"/>
              </w:rPr>
            </w:rPrChange>
          </w:rPr>
          <w:fldChar w:fldCharType="end"/>
        </w:r>
        <w:r w:rsidRPr="00EE27B1">
          <w:rPr>
            <w:rFonts w:ascii="Calibri" w:hAnsi="Calibri"/>
            <w:i/>
            <w:rPrChange w:id="13529" w:author="Tre" w:date="2012-11-19T09:07:00Z">
              <w:rPr>
                <w:rFonts w:ascii="Calibri" w:hAnsi="Calibri"/>
                <w:i/>
                <w:color w:val="0000FF"/>
                <w:sz w:val="20"/>
                <w:szCs w:val="20"/>
                <w:u w:val="single"/>
              </w:rPr>
            </w:rPrChange>
          </w:rPr>
          <w:t>), Fuel (</w:t>
        </w:r>
        <w:r w:rsidRPr="00EE27B1">
          <w:rPr>
            <w:rFonts w:ascii="Calibri" w:hAnsi="Calibri"/>
            <w:i/>
            <w:rPrChange w:id="13530" w:author="Tre" w:date="2012-11-19T09:07:00Z">
              <w:rPr>
                <w:rFonts w:ascii="Calibri" w:hAnsi="Calibri"/>
                <w:i/>
                <w:color w:val="0000FF"/>
                <w:sz w:val="20"/>
                <w:szCs w:val="20"/>
                <w:u w:val="single"/>
              </w:rPr>
            </w:rPrChange>
          </w:rPr>
          <w:fldChar w:fldCharType="begin"/>
        </w:r>
        <w:r w:rsidRPr="00EE27B1">
          <w:rPr>
            <w:rFonts w:ascii="Calibri" w:hAnsi="Calibri"/>
            <w:i/>
            <w:rPrChange w:id="13531"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3532" w:author="Tre" w:date="2012-11-19T09:07:00Z">
              <w:rPr>
                <w:rFonts w:ascii="Calibri" w:hAnsi="Calibri"/>
                <w:i/>
                <w:color w:val="0000FF"/>
                <w:sz w:val="20"/>
                <w:szCs w:val="20"/>
                <w:u w:val="single"/>
              </w:rPr>
            </w:rPrChange>
          </w:rPr>
          <w:fldChar w:fldCharType="end"/>
        </w:r>
        <w:r w:rsidRPr="00EE27B1">
          <w:rPr>
            <w:rFonts w:ascii="Calibri" w:hAnsi="Calibri"/>
            <w:i/>
            <w:rPrChange w:id="13533" w:author="Tre" w:date="2012-11-19T09:07:00Z">
              <w:rPr>
                <w:rFonts w:ascii="Calibri" w:hAnsi="Calibri"/>
                <w:i/>
                <w:color w:val="0000FF"/>
                <w:sz w:val="20"/>
                <w:szCs w:val="20"/>
                <w:u w:val="single"/>
              </w:rPr>
            </w:rPrChange>
          </w:rPr>
          <w:t>)]</w:t>
        </w:r>
      </w:ins>
    </w:p>
    <w:p w:rsidR="005D0A9E" w:rsidRPr="000B0456" w:rsidRDefault="00EE27B1" w:rsidP="005D0A9E">
      <w:pPr>
        <w:jc w:val="both"/>
        <w:rPr>
          <w:ins w:id="13534" w:author="frontdesk" w:date="2012-11-16T12:55:00Z"/>
          <w:rFonts w:ascii="Calibri" w:hAnsi="Calibri"/>
          <w:rPrChange w:id="13535" w:author="Tre" w:date="2012-11-19T09:07:00Z">
            <w:rPr>
              <w:ins w:id="13536" w:author="frontdesk" w:date="2012-11-16T12:55:00Z"/>
              <w:rFonts w:ascii="Calibri" w:hAnsi="Calibri"/>
              <w:sz w:val="20"/>
              <w:szCs w:val="20"/>
            </w:rPr>
          </w:rPrChange>
        </w:rPr>
      </w:pPr>
      <w:ins w:id="13537" w:author="frontdesk" w:date="2012-11-16T12:55:00Z">
        <w:r w:rsidRPr="00EE27B1">
          <w:rPr>
            <w:rFonts w:ascii="Calibri" w:hAnsi="Calibri"/>
            <w:rPrChange w:id="13538" w:author="Tre" w:date="2012-11-19T09:07:00Z">
              <w:rPr>
                <w:rFonts w:ascii="Calibri" w:hAnsi="Calibri"/>
                <w:color w:val="0000FF"/>
                <w:sz w:val="20"/>
                <w:szCs w:val="20"/>
                <w:u w:val="single"/>
              </w:rPr>
            </w:rPrChange>
          </w:rPr>
          <w:fldChar w:fldCharType="begin"/>
        </w:r>
        <w:r w:rsidRPr="00EE27B1">
          <w:rPr>
            <w:rFonts w:ascii="Calibri" w:hAnsi="Calibri"/>
            <w:rPrChange w:id="13539"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3540" w:author="Tre" w:date="2012-11-19T09:07:00Z">
              <w:rPr>
                <w:rFonts w:ascii="Calibri" w:hAnsi="Calibri"/>
                <w:color w:val="0000FF"/>
                <w:sz w:val="20"/>
                <w:szCs w:val="20"/>
                <w:u w:val="single"/>
              </w:rPr>
            </w:rPrChange>
          </w:rPr>
          <w:fldChar w:fldCharType="separate"/>
        </w:r>
        <w:r w:rsidRPr="00EE27B1">
          <w:rPr>
            <w:rFonts w:ascii="Calibri" w:hAnsi="Calibri"/>
            <w:noProof/>
            <w:rPrChange w:id="13541" w:author="Tre" w:date="2012-11-19T09:07:00Z">
              <w:rPr>
                <w:rFonts w:ascii="Calibri" w:hAnsi="Calibri"/>
                <w:noProof/>
                <w:color w:val="0000FF"/>
                <w:sz w:val="20"/>
                <w:szCs w:val="20"/>
                <w:u w:val="single"/>
              </w:rPr>
            </w:rPrChange>
          </w:rPr>
          <w:t>Used to send messages to Zion ships from the Matrix. Beacons can be found by Agents and other A.I. over time so be careful.</w:t>
        </w:r>
        <w:r w:rsidRPr="00EE27B1">
          <w:rPr>
            <w:rFonts w:ascii="Calibri" w:hAnsi="Calibri"/>
            <w:rPrChange w:id="13542" w:author="Tre" w:date="2012-11-19T09:07:00Z">
              <w:rPr>
                <w:rFonts w:ascii="Calibri" w:hAnsi="Calibri"/>
                <w:color w:val="0000FF"/>
                <w:sz w:val="20"/>
                <w:szCs w:val="20"/>
                <w:u w:val="single"/>
              </w:rPr>
            </w:rPrChange>
          </w:rPr>
          <w:fldChar w:fldCharType="end"/>
        </w:r>
        <w:r w:rsidRPr="00EE27B1">
          <w:rPr>
            <w:rFonts w:ascii="Calibri" w:hAnsi="Calibri"/>
            <w:rPrChange w:id="13543" w:author="Tre" w:date="2012-11-19T09:07:00Z">
              <w:rPr>
                <w:rFonts w:ascii="Calibri" w:hAnsi="Calibri"/>
                <w:color w:val="0000FF"/>
                <w:sz w:val="20"/>
                <w:szCs w:val="20"/>
                <w:u w:val="single"/>
              </w:rPr>
            </w:rPrChange>
          </w:rPr>
          <w:fldChar w:fldCharType="begin"/>
        </w:r>
        <w:r w:rsidRPr="00EE27B1">
          <w:rPr>
            <w:rFonts w:ascii="Calibri" w:hAnsi="Calibri"/>
            <w:rPrChange w:id="13544"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3545" w:author="Tre" w:date="2012-11-19T09:07:00Z">
              <w:rPr>
                <w:rFonts w:ascii="Calibri" w:hAnsi="Calibri"/>
                <w:color w:val="0000FF"/>
                <w:sz w:val="20"/>
                <w:szCs w:val="20"/>
                <w:u w:val="single"/>
              </w:rPr>
            </w:rPrChange>
          </w:rPr>
          <w:fldChar w:fldCharType="end"/>
        </w:r>
      </w:ins>
    </w:p>
    <w:p w:rsidR="00540D53" w:rsidRPr="00540D53" w:rsidRDefault="00540D53" w:rsidP="00540D53">
      <w:pPr>
        <w:spacing w:after="200" w:line="276" w:lineRule="auto"/>
        <w:rPr>
          <w:rFonts w:asciiTheme="minorHAnsi" w:eastAsiaTheme="minorHAnsi" w:hAnsiTheme="minorHAnsi" w:cstheme="minorBidi"/>
          <w:sz w:val="22"/>
          <w:szCs w:val="22"/>
        </w:rPr>
      </w:pPr>
    </w:p>
    <w:p w:rsidR="009B1DE6" w:rsidRDefault="00874E62" w:rsidP="009B1DE6">
      <w:pPr>
        <w:pStyle w:val="Matrixsubtitle"/>
      </w:pPr>
      <w:r>
        <w:t xml:space="preserve">Simulacra </w:t>
      </w:r>
      <w:r w:rsidR="009B1DE6">
        <w:t>Weapons</w:t>
      </w:r>
    </w:p>
    <w:p w:rsidR="004F3838" w:rsidRPr="000B0456" w:rsidDel="00702889" w:rsidRDefault="00EE27B1" w:rsidP="004F3838">
      <w:pPr>
        <w:jc w:val="both"/>
        <w:rPr>
          <w:del w:id="13546" w:author="frontdesk" w:date="2012-11-16T12:58:00Z"/>
          <w:rFonts w:ascii="Calibri" w:hAnsi="Calibri"/>
          <w:b/>
          <w:rPrChange w:id="13547" w:author="Tre" w:date="2012-11-19T09:07:00Z">
            <w:rPr>
              <w:del w:id="13548" w:author="frontdesk" w:date="2012-11-16T12:58:00Z"/>
              <w:rFonts w:ascii="Calibri" w:hAnsi="Calibri"/>
              <w:b/>
              <w:sz w:val="20"/>
              <w:szCs w:val="20"/>
            </w:rPr>
          </w:rPrChange>
        </w:rPr>
      </w:pPr>
      <w:del w:id="13549" w:author="frontdesk" w:date="2012-11-16T12:58:00Z">
        <w:r w:rsidRPr="00EE27B1" w:rsidDel="00702889">
          <w:rPr>
            <w:rFonts w:ascii="Calibri" w:hAnsi="Calibri"/>
            <w:b/>
            <w:rPrChange w:id="13550" w:author="Tre" w:date="2012-11-19T09:07:00Z">
              <w:rPr>
                <w:rFonts w:ascii="Calibri" w:hAnsi="Calibri"/>
                <w:b/>
                <w:color w:val="0000FF"/>
                <w:sz w:val="20"/>
                <w:szCs w:val="20"/>
                <w:u w:val="single"/>
              </w:rPr>
            </w:rPrChange>
          </w:rPr>
          <w:fldChar w:fldCharType="begin"/>
        </w:r>
        <w:r w:rsidRPr="00EE27B1">
          <w:rPr>
            <w:rFonts w:ascii="Calibri" w:hAnsi="Calibri"/>
            <w:b/>
            <w:rPrChange w:id="1355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552" w:author="Tre" w:date="2012-11-19T09:07:00Z">
              <w:rPr>
                <w:rFonts w:ascii="Calibri" w:hAnsi="Calibri"/>
                <w:b/>
                <w:color w:val="0000FF"/>
                <w:sz w:val="20"/>
                <w:szCs w:val="20"/>
                <w:u w:val="single"/>
              </w:rPr>
            </w:rPrChange>
          </w:rPr>
          <w:fldChar w:fldCharType="separate"/>
        </w:r>
        <w:r w:rsidRPr="00EE27B1">
          <w:rPr>
            <w:rFonts w:ascii="Calibri" w:hAnsi="Calibri"/>
            <w:b/>
            <w:noProof/>
            <w:rPrChange w:id="13553" w:author="Tre" w:date="2012-11-19T09:07:00Z">
              <w:rPr>
                <w:rFonts w:ascii="Calibri" w:hAnsi="Calibri"/>
                <w:b/>
                <w:noProof/>
                <w:color w:val="0000FF"/>
                <w:sz w:val="20"/>
                <w:szCs w:val="20"/>
                <w:u w:val="single"/>
              </w:rPr>
            </w:rPrChange>
          </w:rPr>
          <w:delText>Desert Eagle .50 cal</w:delText>
        </w:r>
        <w:r w:rsidRPr="00EE27B1" w:rsidDel="00702889">
          <w:rPr>
            <w:rFonts w:ascii="Calibri" w:hAnsi="Calibri"/>
            <w:b/>
            <w:rPrChange w:id="1355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555" w:author="frontdesk" w:date="2012-11-16T12:58:00Z"/>
          <w:rFonts w:ascii="Calibri" w:hAnsi="Calibri"/>
          <w:i/>
          <w:rPrChange w:id="13556" w:author="Tre" w:date="2012-11-19T09:07:00Z">
            <w:rPr>
              <w:del w:id="13557" w:author="frontdesk" w:date="2012-11-16T12:58:00Z"/>
              <w:rFonts w:ascii="Calibri" w:hAnsi="Calibri"/>
              <w:i/>
              <w:sz w:val="20"/>
              <w:szCs w:val="20"/>
            </w:rPr>
          </w:rPrChange>
        </w:rPr>
      </w:pPr>
      <w:del w:id="13558" w:author="frontdesk" w:date="2012-11-16T12:58:00Z">
        <w:r w:rsidRPr="00EE27B1">
          <w:rPr>
            <w:rFonts w:ascii="Calibri" w:hAnsi="Calibri"/>
            <w:i/>
            <w:rPrChange w:id="1355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560" w:author="Tre" w:date="2012-11-19T09:07:00Z">
              <w:rPr>
                <w:rFonts w:ascii="Calibri" w:hAnsi="Calibri"/>
                <w:i/>
                <w:color w:val="0000FF"/>
                <w:sz w:val="20"/>
                <w:szCs w:val="20"/>
                <w:u w:val="single"/>
              </w:rPr>
            </w:rPrChange>
          </w:rPr>
          <w:fldChar w:fldCharType="begin"/>
        </w:r>
        <w:r w:rsidRPr="00EE27B1">
          <w:rPr>
            <w:rFonts w:ascii="Calibri" w:hAnsi="Calibri"/>
            <w:i/>
            <w:rPrChange w:id="1356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562" w:author="Tre" w:date="2012-11-19T09:07:00Z">
              <w:rPr>
                <w:rFonts w:ascii="Calibri" w:hAnsi="Calibri"/>
                <w:i/>
                <w:color w:val="0000FF"/>
                <w:sz w:val="20"/>
                <w:szCs w:val="20"/>
                <w:u w:val="single"/>
              </w:rPr>
            </w:rPrChange>
          </w:rPr>
          <w:fldChar w:fldCharType="separate"/>
        </w:r>
        <w:r w:rsidRPr="00EE27B1">
          <w:rPr>
            <w:rFonts w:ascii="Calibri" w:hAnsi="Calibri"/>
            <w:i/>
            <w:noProof/>
            <w:rPrChange w:id="13563"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3564" w:author="Tre" w:date="2012-11-19T09:07:00Z">
              <w:rPr>
                <w:rFonts w:ascii="Calibri" w:hAnsi="Calibri"/>
                <w:i/>
                <w:color w:val="0000FF"/>
                <w:sz w:val="20"/>
                <w:szCs w:val="20"/>
                <w:u w:val="single"/>
              </w:rPr>
            </w:rPrChange>
          </w:rPr>
          <w:fldChar w:fldCharType="end"/>
        </w:r>
        <w:r w:rsidRPr="00EE27B1">
          <w:rPr>
            <w:rFonts w:ascii="Calibri" w:hAnsi="Calibri"/>
            <w:i/>
            <w:rPrChange w:id="13565" w:author="Tre" w:date="2012-11-19T09:07:00Z">
              <w:rPr>
                <w:rFonts w:ascii="Calibri" w:hAnsi="Calibri"/>
                <w:i/>
                <w:color w:val="0000FF"/>
                <w:sz w:val="20"/>
                <w:szCs w:val="20"/>
                <w:u w:val="single"/>
              </w:rPr>
            </w:rPrChange>
          </w:rPr>
          <w:delText>), Type (</w:delText>
        </w:r>
        <w:r w:rsidRPr="00EE27B1" w:rsidDel="00702889">
          <w:rPr>
            <w:rFonts w:ascii="Calibri" w:hAnsi="Calibri"/>
            <w:i/>
            <w:rPrChange w:id="13566" w:author="Tre" w:date="2012-11-19T09:07:00Z">
              <w:rPr>
                <w:rFonts w:ascii="Calibri" w:hAnsi="Calibri"/>
                <w:i/>
                <w:color w:val="0000FF"/>
                <w:sz w:val="20"/>
                <w:szCs w:val="20"/>
                <w:u w:val="single"/>
              </w:rPr>
            </w:rPrChange>
          </w:rPr>
          <w:fldChar w:fldCharType="begin"/>
        </w:r>
        <w:r w:rsidRPr="00EE27B1">
          <w:rPr>
            <w:rFonts w:ascii="Calibri" w:hAnsi="Calibri"/>
            <w:i/>
            <w:rPrChange w:id="1356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568" w:author="Tre" w:date="2012-11-19T09:07:00Z">
              <w:rPr>
                <w:rFonts w:ascii="Calibri" w:hAnsi="Calibri"/>
                <w:i/>
                <w:color w:val="0000FF"/>
                <w:sz w:val="20"/>
                <w:szCs w:val="20"/>
                <w:u w:val="single"/>
              </w:rPr>
            </w:rPrChange>
          </w:rPr>
          <w:fldChar w:fldCharType="separate"/>
        </w:r>
        <w:r w:rsidRPr="00EE27B1">
          <w:rPr>
            <w:rFonts w:ascii="Calibri" w:hAnsi="Calibri"/>
            <w:i/>
            <w:noProof/>
            <w:rPrChange w:id="1356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570" w:author="Tre" w:date="2012-11-19T09:07:00Z">
              <w:rPr>
                <w:rFonts w:ascii="Calibri" w:hAnsi="Calibri"/>
                <w:i/>
                <w:color w:val="0000FF"/>
                <w:sz w:val="20"/>
                <w:szCs w:val="20"/>
                <w:u w:val="single"/>
              </w:rPr>
            </w:rPrChange>
          </w:rPr>
          <w:fldChar w:fldCharType="end"/>
        </w:r>
        <w:r w:rsidRPr="00EE27B1">
          <w:rPr>
            <w:rFonts w:ascii="Calibri" w:hAnsi="Calibri"/>
            <w:i/>
            <w:rPrChange w:id="13571" w:author="Tre" w:date="2012-11-19T09:07:00Z">
              <w:rPr>
                <w:rFonts w:ascii="Calibri" w:hAnsi="Calibri"/>
                <w:i/>
                <w:color w:val="0000FF"/>
                <w:sz w:val="20"/>
                <w:szCs w:val="20"/>
                <w:u w:val="single"/>
              </w:rPr>
            </w:rPrChange>
          </w:rPr>
          <w:delText>), Rate (</w:delText>
        </w:r>
        <w:r w:rsidRPr="00EE27B1" w:rsidDel="00702889">
          <w:rPr>
            <w:rFonts w:ascii="Calibri" w:hAnsi="Calibri"/>
            <w:i/>
            <w:rPrChange w:id="13572" w:author="Tre" w:date="2012-11-19T09:07:00Z">
              <w:rPr>
                <w:rFonts w:ascii="Calibri" w:hAnsi="Calibri"/>
                <w:i/>
                <w:color w:val="0000FF"/>
                <w:sz w:val="20"/>
                <w:szCs w:val="20"/>
                <w:u w:val="single"/>
              </w:rPr>
            </w:rPrChange>
          </w:rPr>
          <w:fldChar w:fldCharType="begin"/>
        </w:r>
        <w:r w:rsidRPr="00EE27B1">
          <w:rPr>
            <w:rFonts w:ascii="Calibri" w:hAnsi="Calibri"/>
            <w:i/>
            <w:rPrChange w:id="1357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574" w:author="Tre" w:date="2012-11-19T09:07:00Z">
              <w:rPr>
                <w:rFonts w:ascii="Calibri" w:hAnsi="Calibri"/>
                <w:i/>
                <w:color w:val="0000FF"/>
                <w:sz w:val="20"/>
                <w:szCs w:val="20"/>
                <w:u w:val="single"/>
              </w:rPr>
            </w:rPrChange>
          </w:rPr>
          <w:fldChar w:fldCharType="separate"/>
        </w:r>
        <w:r w:rsidRPr="00EE27B1">
          <w:rPr>
            <w:rFonts w:ascii="Calibri" w:hAnsi="Calibri"/>
            <w:i/>
            <w:noProof/>
            <w:rPrChange w:id="13575"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3576" w:author="Tre" w:date="2012-11-19T09:07:00Z">
              <w:rPr>
                <w:rFonts w:ascii="Calibri" w:hAnsi="Calibri"/>
                <w:i/>
                <w:color w:val="0000FF"/>
                <w:sz w:val="20"/>
                <w:szCs w:val="20"/>
                <w:u w:val="single"/>
              </w:rPr>
            </w:rPrChange>
          </w:rPr>
          <w:fldChar w:fldCharType="end"/>
        </w:r>
        <w:r w:rsidRPr="00EE27B1">
          <w:rPr>
            <w:rFonts w:ascii="Calibri" w:hAnsi="Calibri"/>
            <w:i/>
            <w:rPrChange w:id="13577" w:author="Tre" w:date="2012-11-19T09:07:00Z">
              <w:rPr>
                <w:rFonts w:ascii="Calibri" w:hAnsi="Calibri"/>
                <w:i/>
                <w:color w:val="0000FF"/>
                <w:sz w:val="20"/>
                <w:szCs w:val="20"/>
                <w:u w:val="single"/>
              </w:rPr>
            </w:rPrChange>
          </w:rPr>
          <w:delText>), Ammo (</w:delText>
        </w:r>
        <w:r w:rsidRPr="00EE27B1" w:rsidDel="00702889">
          <w:rPr>
            <w:rFonts w:ascii="Calibri" w:hAnsi="Calibri"/>
            <w:i/>
            <w:rPrChange w:id="13578" w:author="Tre" w:date="2012-11-19T09:07:00Z">
              <w:rPr>
                <w:rFonts w:ascii="Calibri" w:hAnsi="Calibri"/>
                <w:i/>
                <w:color w:val="0000FF"/>
                <w:sz w:val="20"/>
                <w:szCs w:val="20"/>
                <w:u w:val="single"/>
              </w:rPr>
            </w:rPrChange>
          </w:rPr>
          <w:fldChar w:fldCharType="begin"/>
        </w:r>
        <w:r w:rsidRPr="00EE27B1">
          <w:rPr>
            <w:rFonts w:ascii="Calibri" w:hAnsi="Calibri"/>
            <w:i/>
            <w:rPrChange w:id="1357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580" w:author="Tre" w:date="2012-11-19T09:07:00Z">
              <w:rPr>
                <w:rFonts w:ascii="Calibri" w:hAnsi="Calibri"/>
                <w:i/>
                <w:color w:val="0000FF"/>
                <w:sz w:val="20"/>
                <w:szCs w:val="20"/>
                <w:u w:val="single"/>
              </w:rPr>
            </w:rPrChange>
          </w:rPr>
          <w:fldChar w:fldCharType="separate"/>
        </w:r>
        <w:r w:rsidRPr="00EE27B1">
          <w:rPr>
            <w:rFonts w:ascii="Calibri" w:hAnsi="Calibri"/>
            <w:i/>
            <w:noProof/>
            <w:rPrChange w:id="13581" w:author="Tre" w:date="2012-11-19T09:07:00Z">
              <w:rPr>
                <w:rFonts w:ascii="Calibri" w:hAnsi="Calibri"/>
                <w:i/>
                <w:noProof/>
                <w:color w:val="0000FF"/>
                <w:sz w:val="20"/>
                <w:szCs w:val="20"/>
                <w:u w:val="single"/>
              </w:rPr>
            </w:rPrChange>
          </w:rPr>
          <w:delText>magazine (7)</w:delText>
        </w:r>
        <w:r w:rsidRPr="00EE27B1" w:rsidDel="00702889">
          <w:rPr>
            <w:rFonts w:ascii="Calibri" w:hAnsi="Calibri"/>
            <w:i/>
            <w:rPrChange w:id="13582" w:author="Tre" w:date="2012-11-19T09:07:00Z">
              <w:rPr>
                <w:rFonts w:ascii="Calibri" w:hAnsi="Calibri"/>
                <w:i/>
                <w:color w:val="0000FF"/>
                <w:sz w:val="20"/>
                <w:szCs w:val="20"/>
                <w:u w:val="single"/>
              </w:rPr>
            </w:rPrChange>
          </w:rPr>
          <w:fldChar w:fldCharType="end"/>
        </w:r>
        <w:r w:rsidRPr="00EE27B1">
          <w:rPr>
            <w:rFonts w:ascii="Calibri" w:hAnsi="Calibri"/>
            <w:i/>
            <w:rPrChange w:id="1358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584" w:author="Tre" w:date="2012-11-19T09:07:00Z">
              <w:rPr>
                <w:rFonts w:ascii="Calibri" w:hAnsi="Calibri"/>
                <w:i/>
                <w:color w:val="0000FF"/>
                <w:sz w:val="20"/>
                <w:szCs w:val="20"/>
                <w:u w:val="single"/>
              </w:rPr>
            </w:rPrChange>
          </w:rPr>
          <w:fldChar w:fldCharType="begin"/>
        </w:r>
        <w:r w:rsidRPr="00EE27B1">
          <w:rPr>
            <w:rFonts w:ascii="Calibri" w:hAnsi="Calibri"/>
            <w:i/>
            <w:rPrChange w:id="1358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586" w:author="Tre" w:date="2012-11-19T09:07:00Z">
              <w:rPr>
                <w:rFonts w:ascii="Calibri" w:hAnsi="Calibri"/>
                <w:i/>
                <w:color w:val="0000FF"/>
                <w:sz w:val="20"/>
                <w:szCs w:val="20"/>
                <w:u w:val="single"/>
              </w:rPr>
            </w:rPrChange>
          </w:rPr>
          <w:fldChar w:fldCharType="end"/>
        </w:r>
        <w:r w:rsidRPr="00EE27B1">
          <w:rPr>
            <w:rFonts w:ascii="Calibri" w:hAnsi="Calibri"/>
            <w:i/>
            <w:rPrChange w:id="1358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588" w:author="Tre" w:date="2012-11-19T09:07:00Z">
              <w:rPr>
                <w:rFonts w:ascii="Calibri" w:hAnsi="Calibri"/>
                <w:i/>
                <w:color w:val="0000FF"/>
                <w:sz w:val="20"/>
                <w:szCs w:val="20"/>
                <w:u w:val="single"/>
              </w:rPr>
            </w:rPrChange>
          </w:rPr>
          <w:fldChar w:fldCharType="begin"/>
        </w:r>
        <w:r w:rsidRPr="00EE27B1">
          <w:rPr>
            <w:rFonts w:ascii="Calibri" w:hAnsi="Calibri"/>
            <w:i/>
            <w:rPrChange w:id="1358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590" w:author="Tre" w:date="2012-11-19T09:07:00Z">
              <w:rPr>
                <w:rFonts w:ascii="Calibri" w:hAnsi="Calibri"/>
                <w:i/>
                <w:color w:val="0000FF"/>
                <w:sz w:val="20"/>
                <w:szCs w:val="20"/>
                <w:u w:val="single"/>
              </w:rPr>
            </w:rPrChange>
          </w:rPr>
          <w:fldChar w:fldCharType="end"/>
        </w:r>
        <w:r w:rsidRPr="00EE27B1">
          <w:rPr>
            <w:rFonts w:ascii="Calibri" w:hAnsi="Calibri"/>
            <w:i/>
            <w:rPrChange w:id="1359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592" w:author="Tre" w:date="2012-11-19T09:07:00Z">
              <w:rPr>
                <w:rFonts w:ascii="Calibri" w:hAnsi="Calibri"/>
                <w:i/>
                <w:color w:val="0000FF"/>
                <w:sz w:val="20"/>
                <w:szCs w:val="20"/>
                <w:u w:val="single"/>
              </w:rPr>
            </w:rPrChange>
          </w:rPr>
          <w:fldChar w:fldCharType="begin"/>
        </w:r>
        <w:r w:rsidRPr="00EE27B1">
          <w:rPr>
            <w:rFonts w:ascii="Calibri" w:hAnsi="Calibri"/>
            <w:i/>
            <w:rPrChange w:id="1359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594" w:author="Tre" w:date="2012-11-19T09:07:00Z">
              <w:rPr>
                <w:rFonts w:ascii="Calibri" w:hAnsi="Calibri"/>
                <w:i/>
                <w:color w:val="0000FF"/>
                <w:sz w:val="20"/>
                <w:szCs w:val="20"/>
                <w:u w:val="single"/>
              </w:rPr>
            </w:rPrChange>
          </w:rPr>
          <w:fldChar w:fldCharType="end"/>
        </w:r>
        <w:r w:rsidRPr="00EE27B1">
          <w:rPr>
            <w:rFonts w:ascii="Calibri" w:hAnsi="Calibri"/>
            <w:i/>
            <w:rPrChange w:id="1359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596" w:author="Tre" w:date="2012-11-19T09:07:00Z">
              <w:rPr>
                <w:rFonts w:ascii="Calibri" w:hAnsi="Calibri"/>
                <w:i/>
                <w:color w:val="0000FF"/>
                <w:sz w:val="20"/>
                <w:szCs w:val="20"/>
                <w:u w:val="single"/>
              </w:rPr>
            </w:rPrChange>
          </w:rPr>
          <w:fldChar w:fldCharType="begin"/>
        </w:r>
        <w:r w:rsidRPr="00EE27B1">
          <w:rPr>
            <w:rFonts w:ascii="Calibri" w:hAnsi="Calibri"/>
            <w:i/>
            <w:rPrChange w:id="1359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598" w:author="Tre" w:date="2012-11-19T09:07:00Z">
              <w:rPr>
                <w:rFonts w:ascii="Calibri" w:hAnsi="Calibri"/>
                <w:i/>
                <w:color w:val="0000FF"/>
                <w:sz w:val="20"/>
                <w:szCs w:val="20"/>
                <w:u w:val="single"/>
              </w:rPr>
            </w:rPrChange>
          </w:rPr>
          <w:fldChar w:fldCharType="end"/>
        </w:r>
        <w:r w:rsidRPr="00EE27B1">
          <w:rPr>
            <w:rFonts w:ascii="Calibri" w:hAnsi="Calibri"/>
            <w:i/>
            <w:rPrChange w:id="13599" w:author="Tre" w:date="2012-11-19T09:07:00Z">
              <w:rPr>
                <w:rFonts w:ascii="Calibri" w:hAnsi="Calibri"/>
                <w:i/>
                <w:color w:val="0000FF"/>
                <w:sz w:val="20"/>
                <w:szCs w:val="20"/>
                <w:u w:val="single"/>
              </w:rPr>
            </w:rPrChange>
          </w:rPr>
          <w:delText>), Fuel (</w:delText>
        </w:r>
        <w:r w:rsidRPr="00EE27B1" w:rsidDel="00702889">
          <w:rPr>
            <w:rFonts w:ascii="Calibri" w:hAnsi="Calibri"/>
            <w:i/>
            <w:rPrChange w:id="13600" w:author="Tre" w:date="2012-11-19T09:07:00Z">
              <w:rPr>
                <w:rFonts w:ascii="Calibri" w:hAnsi="Calibri"/>
                <w:i/>
                <w:color w:val="0000FF"/>
                <w:sz w:val="20"/>
                <w:szCs w:val="20"/>
                <w:u w:val="single"/>
              </w:rPr>
            </w:rPrChange>
          </w:rPr>
          <w:fldChar w:fldCharType="begin"/>
        </w:r>
        <w:r w:rsidRPr="00EE27B1">
          <w:rPr>
            <w:rFonts w:ascii="Calibri" w:hAnsi="Calibri"/>
            <w:i/>
            <w:rPrChange w:id="1360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602" w:author="Tre" w:date="2012-11-19T09:07:00Z">
              <w:rPr>
                <w:rFonts w:ascii="Calibri" w:hAnsi="Calibri"/>
                <w:i/>
                <w:color w:val="0000FF"/>
                <w:sz w:val="20"/>
                <w:szCs w:val="20"/>
                <w:u w:val="single"/>
              </w:rPr>
            </w:rPrChange>
          </w:rPr>
          <w:fldChar w:fldCharType="end"/>
        </w:r>
        <w:r w:rsidRPr="00EE27B1">
          <w:rPr>
            <w:rFonts w:ascii="Calibri" w:hAnsi="Calibri"/>
            <w:i/>
            <w:rPrChange w:id="1360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604" w:author="frontdesk" w:date="2012-11-16T12:58:00Z"/>
          <w:rFonts w:ascii="Calibri" w:hAnsi="Calibri"/>
          <w:rPrChange w:id="13605" w:author="Tre" w:date="2012-11-19T09:07:00Z">
            <w:rPr>
              <w:del w:id="13606" w:author="frontdesk" w:date="2012-11-16T12:58:00Z"/>
              <w:rFonts w:ascii="Calibri" w:hAnsi="Calibri"/>
              <w:sz w:val="20"/>
              <w:szCs w:val="20"/>
            </w:rPr>
          </w:rPrChange>
        </w:rPr>
      </w:pPr>
      <w:del w:id="13607" w:author="frontdesk" w:date="2012-11-16T12:58:00Z">
        <w:r w:rsidRPr="00EE27B1" w:rsidDel="00702889">
          <w:rPr>
            <w:rFonts w:ascii="Calibri" w:hAnsi="Calibri"/>
            <w:rPrChange w:id="13608" w:author="Tre" w:date="2012-11-19T09:07:00Z">
              <w:rPr>
                <w:rFonts w:ascii="Calibri" w:hAnsi="Calibri"/>
                <w:color w:val="0000FF"/>
                <w:sz w:val="20"/>
                <w:szCs w:val="20"/>
                <w:u w:val="single"/>
              </w:rPr>
            </w:rPrChange>
          </w:rPr>
          <w:fldChar w:fldCharType="begin"/>
        </w:r>
        <w:r w:rsidRPr="00EE27B1">
          <w:rPr>
            <w:rFonts w:ascii="Calibri" w:hAnsi="Calibri"/>
            <w:rPrChange w:id="1360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610" w:author="Tre" w:date="2012-11-19T09:07:00Z">
              <w:rPr>
                <w:rFonts w:ascii="Calibri" w:hAnsi="Calibri"/>
                <w:color w:val="0000FF"/>
                <w:sz w:val="20"/>
                <w:szCs w:val="20"/>
                <w:u w:val="single"/>
              </w:rPr>
            </w:rPrChange>
          </w:rPr>
          <w:fldChar w:fldCharType="separate"/>
        </w:r>
        <w:r w:rsidRPr="00EE27B1">
          <w:rPr>
            <w:rFonts w:ascii="Calibri" w:hAnsi="Calibri"/>
            <w:noProof/>
            <w:rPrChange w:id="13611" w:author="Tre" w:date="2012-11-19T09:07:00Z">
              <w:rPr>
                <w:rFonts w:ascii="Calibri" w:hAnsi="Calibri"/>
                <w:noProof/>
                <w:color w:val="0000FF"/>
                <w:sz w:val="20"/>
                <w:szCs w:val="20"/>
                <w:u w:val="single"/>
              </w:rPr>
            </w:rPrChange>
          </w:rPr>
          <w:delText>A large-caliber, semi automatic handgun.</w:delText>
        </w:r>
        <w:r w:rsidRPr="00EE27B1" w:rsidDel="00702889">
          <w:rPr>
            <w:rFonts w:ascii="Calibri" w:hAnsi="Calibri"/>
            <w:rPrChange w:id="13612" w:author="Tre" w:date="2012-11-19T09:07:00Z">
              <w:rPr>
                <w:rFonts w:ascii="Calibri" w:hAnsi="Calibri"/>
                <w:color w:val="0000FF"/>
                <w:sz w:val="20"/>
                <w:szCs w:val="20"/>
                <w:u w:val="single"/>
              </w:rPr>
            </w:rPrChange>
          </w:rPr>
          <w:fldChar w:fldCharType="end"/>
        </w:r>
        <w:r w:rsidRPr="00EE27B1" w:rsidDel="00702889">
          <w:rPr>
            <w:rFonts w:ascii="Calibri" w:hAnsi="Calibri"/>
            <w:rPrChange w:id="13613" w:author="Tre" w:date="2012-11-19T09:07:00Z">
              <w:rPr>
                <w:rFonts w:ascii="Calibri" w:hAnsi="Calibri"/>
                <w:color w:val="0000FF"/>
                <w:sz w:val="20"/>
                <w:szCs w:val="20"/>
                <w:u w:val="single"/>
              </w:rPr>
            </w:rPrChange>
          </w:rPr>
          <w:fldChar w:fldCharType="begin"/>
        </w:r>
        <w:r w:rsidRPr="00EE27B1">
          <w:rPr>
            <w:rFonts w:ascii="Calibri" w:hAnsi="Calibri"/>
            <w:rPrChange w:id="1361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61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616" w:author="frontdesk" w:date="2012-11-16T12:58:00Z"/>
          <w:rFonts w:ascii="Calibri" w:hAnsi="Calibri"/>
          <w:b/>
          <w:rPrChange w:id="13617" w:author="Tre" w:date="2012-11-19T09:07:00Z">
            <w:rPr>
              <w:del w:id="13618" w:author="frontdesk" w:date="2012-11-16T12:58:00Z"/>
              <w:rFonts w:ascii="Calibri" w:hAnsi="Calibri"/>
              <w:b/>
              <w:sz w:val="20"/>
              <w:szCs w:val="20"/>
            </w:rPr>
          </w:rPrChange>
        </w:rPr>
      </w:pPr>
      <w:del w:id="13619" w:author="frontdesk" w:date="2012-11-16T12:58:00Z">
        <w:r w:rsidRPr="00EE27B1" w:rsidDel="00702889">
          <w:rPr>
            <w:rFonts w:ascii="Calibri" w:hAnsi="Calibri"/>
            <w:b/>
            <w:rPrChange w:id="13620" w:author="Tre" w:date="2012-11-19T09:07:00Z">
              <w:rPr>
                <w:rFonts w:ascii="Calibri" w:hAnsi="Calibri"/>
                <w:b/>
                <w:color w:val="0000FF"/>
                <w:sz w:val="20"/>
                <w:szCs w:val="20"/>
                <w:u w:val="single"/>
              </w:rPr>
            </w:rPrChange>
          </w:rPr>
          <w:fldChar w:fldCharType="begin"/>
        </w:r>
        <w:r w:rsidRPr="00EE27B1">
          <w:rPr>
            <w:rFonts w:ascii="Calibri" w:hAnsi="Calibri"/>
            <w:b/>
            <w:rPrChange w:id="1362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622" w:author="Tre" w:date="2012-11-19T09:07:00Z">
              <w:rPr>
                <w:rFonts w:ascii="Calibri" w:hAnsi="Calibri"/>
                <w:b/>
                <w:color w:val="0000FF"/>
                <w:sz w:val="20"/>
                <w:szCs w:val="20"/>
                <w:u w:val="single"/>
              </w:rPr>
            </w:rPrChange>
          </w:rPr>
          <w:fldChar w:fldCharType="separate"/>
        </w:r>
        <w:r w:rsidRPr="00EE27B1">
          <w:rPr>
            <w:rFonts w:ascii="Calibri" w:hAnsi="Calibri"/>
            <w:b/>
            <w:noProof/>
            <w:rPrChange w:id="13623" w:author="Tre" w:date="2012-11-19T09:07:00Z">
              <w:rPr>
                <w:rFonts w:ascii="Calibri" w:hAnsi="Calibri"/>
                <w:b/>
                <w:noProof/>
                <w:color w:val="0000FF"/>
                <w:sz w:val="20"/>
                <w:szCs w:val="20"/>
                <w:u w:val="single"/>
              </w:rPr>
            </w:rPrChange>
          </w:rPr>
          <w:delText>Berreta 92fs 9mm</w:delText>
        </w:r>
        <w:r w:rsidRPr="00EE27B1" w:rsidDel="00702889">
          <w:rPr>
            <w:rFonts w:ascii="Calibri" w:hAnsi="Calibri"/>
            <w:b/>
            <w:rPrChange w:id="1362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625" w:author="frontdesk" w:date="2012-11-16T12:58:00Z"/>
          <w:rFonts w:ascii="Calibri" w:hAnsi="Calibri"/>
          <w:i/>
          <w:rPrChange w:id="13626" w:author="Tre" w:date="2012-11-19T09:07:00Z">
            <w:rPr>
              <w:del w:id="13627" w:author="frontdesk" w:date="2012-11-16T12:58:00Z"/>
              <w:rFonts w:ascii="Calibri" w:hAnsi="Calibri"/>
              <w:i/>
              <w:sz w:val="20"/>
              <w:szCs w:val="20"/>
            </w:rPr>
          </w:rPrChange>
        </w:rPr>
      </w:pPr>
      <w:del w:id="13628" w:author="frontdesk" w:date="2012-11-16T12:58:00Z">
        <w:r w:rsidRPr="00EE27B1">
          <w:rPr>
            <w:rFonts w:ascii="Calibri" w:hAnsi="Calibri"/>
            <w:i/>
            <w:rPrChange w:id="1362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630" w:author="Tre" w:date="2012-11-19T09:07:00Z">
              <w:rPr>
                <w:rFonts w:ascii="Calibri" w:hAnsi="Calibri"/>
                <w:i/>
                <w:color w:val="0000FF"/>
                <w:sz w:val="20"/>
                <w:szCs w:val="20"/>
                <w:u w:val="single"/>
              </w:rPr>
            </w:rPrChange>
          </w:rPr>
          <w:fldChar w:fldCharType="begin"/>
        </w:r>
        <w:r w:rsidRPr="00EE27B1">
          <w:rPr>
            <w:rFonts w:ascii="Calibri" w:hAnsi="Calibri"/>
            <w:i/>
            <w:rPrChange w:id="1363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632" w:author="Tre" w:date="2012-11-19T09:07:00Z">
              <w:rPr>
                <w:rFonts w:ascii="Calibri" w:hAnsi="Calibri"/>
                <w:i/>
                <w:color w:val="0000FF"/>
                <w:sz w:val="20"/>
                <w:szCs w:val="20"/>
                <w:u w:val="single"/>
              </w:rPr>
            </w:rPrChange>
          </w:rPr>
          <w:fldChar w:fldCharType="separate"/>
        </w:r>
        <w:r w:rsidRPr="00EE27B1">
          <w:rPr>
            <w:rFonts w:ascii="Calibri" w:hAnsi="Calibri"/>
            <w:i/>
            <w:noProof/>
            <w:rPrChange w:id="13633" w:author="Tre" w:date="2012-11-19T09:07:00Z">
              <w:rPr>
                <w:rFonts w:ascii="Calibri" w:hAnsi="Calibri"/>
                <w:i/>
                <w:noProof/>
                <w:color w:val="0000FF"/>
                <w:sz w:val="20"/>
                <w:szCs w:val="20"/>
                <w:u w:val="single"/>
              </w:rPr>
            </w:rPrChange>
          </w:rPr>
          <w:delText>2</w:delText>
        </w:r>
        <w:r w:rsidRPr="00EE27B1" w:rsidDel="00702889">
          <w:rPr>
            <w:rFonts w:ascii="Calibri" w:hAnsi="Calibri"/>
            <w:i/>
            <w:rPrChange w:id="13634" w:author="Tre" w:date="2012-11-19T09:07:00Z">
              <w:rPr>
                <w:rFonts w:ascii="Calibri" w:hAnsi="Calibri"/>
                <w:i/>
                <w:color w:val="0000FF"/>
                <w:sz w:val="20"/>
                <w:szCs w:val="20"/>
                <w:u w:val="single"/>
              </w:rPr>
            </w:rPrChange>
          </w:rPr>
          <w:fldChar w:fldCharType="end"/>
        </w:r>
        <w:r w:rsidRPr="00EE27B1">
          <w:rPr>
            <w:rFonts w:ascii="Calibri" w:hAnsi="Calibri"/>
            <w:i/>
            <w:rPrChange w:id="13635" w:author="Tre" w:date="2012-11-19T09:07:00Z">
              <w:rPr>
                <w:rFonts w:ascii="Calibri" w:hAnsi="Calibri"/>
                <w:i/>
                <w:color w:val="0000FF"/>
                <w:sz w:val="20"/>
                <w:szCs w:val="20"/>
                <w:u w:val="single"/>
              </w:rPr>
            </w:rPrChange>
          </w:rPr>
          <w:delText>), Type (</w:delText>
        </w:r>
        <w:r w:rsidRPr="00EE27B1" w:rsidDel="00702889">
          <w:rPr>
            <w:rFonts w:ascii="Calibri" w:hAnsi="Calibri"/>
            <w:i/>
            <w:rPrChange w:id="13636" w:author="Tre" w:date="2012-11-19T09:07:00Z">
              <w:rPr>
                <w:rFonts w:ascii="Calibri" w:hAnsi="Calibri"/>
                <w:i/>
                <w:color w:val="0000FF"/>
                <w:sz w:val="20"/>
                <w:szCs w:val="20"/>
                <w:u w:val="single"/>
              </w:rPr>
            </w:rPrChange>
          </w:rPr>
          <w:fldChar w:fldCharType="begin"/>
        </w:r>
        <w:r w:rsidRPr="00EE27B1">
          <w:rPr>
            <w:rFonts w:ascii="Calibri" w:hAnsi="Calibri"/>
            <w:i/>
            <w:rPrChange w:id="1363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638" w:author="Tre" w:date="2012-11-19T09:07:00Z">
              <w:rPr>
                <w:rFonts w:ascii="Calibri" w:hAnsi="Calibri"/>
                <w:i/>
                <w:color w:val="0000FF"/>
                <w:sz w:val="20"/>
                <w:szCs w:val="20"/>
                <w:u w:val="single"/>
              </w:rPr>
            </w:rPrChange>
          </w:rPr>
          <w:fldChar w:fldCharType="separate"/>
        </w:r>
        <w:r w:rsidRPr="00EE27B1">
          <w:rPr>
            <w:rFonts w:ascii="Calibri" w:hAnsi="Calibri"/>
            <w:i/>
            <w:noProof/>
            <w:rPrChange w:id="1363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640" w:author="Tre" w:date="2012-11-19T09:07:00Z">
              <w:rPr>
                <w:rFonts w:ascii="Calibri" w:hAnsi="Calibri"/>
                <w:i/>
                <w:color w:val="0000FF"/>
                <w:sz w:val="20"/>
                <w:szCs w:val="20"/>
                <w:u w:val="single"/>
              </w:rPr>
            </w:rPrChange>
          </w:rPr>
          <w:fldChar w:fldCharType="end"/>
        </w:r>
        <w:r w:rsidRPr="00EE27B1">
          <w:rPr>
            <w:rFonts w:ascii="Calibri" w:hAnsi="Calibri"/>
            <w:i/>
            <w:rPrChange w:id="13641" w:author="Tre" w:date="2012-11-19T09:07:00Z">
              <w:rPr>
                <w:rFonts w:ascii="Calibri" w:hAnsi="Calibri"/>
                <w:i/>
                <w:color w:val="0000FF"/>
                <w:sz w:val="20"/>
                <w:szCs w:val="20"/>
                <w:u w:val="single"/>
              </w:rPr>
            </w:rPrChange>
          </w:rPr>
          <w:delText>), Rate (</w:delText>
        </w:r>
        <w:r w:rsidRPr="00EE27B1" w:rsidDel="00702889">
          <w:rPr>
            <w:rFonts w:ascii="Calibri" w:hAnsi="Calibri"/>
            <w:i/>
            <w:rPrChange w:id="13642" w:author="Tre" w:date="2012-11-19T09:07:00Z">
              <w:rPr>
                <w:rFonts w:ascii="Calibri" w:hAnsi="Calibri"/>
                <w:i/>
                <w:color w:val="0000FF"/>
                <w:sz w:val="20"/>
                <w:szCs w:val="20"/>
                <w:u w:val="single"/>
              </w:rPr>
            </w:rPrChange>
          </w:rPr>
          <w:fldChar w:fldCharType="begin"/>
        </w:r>
        <w:r w:rsidRPr="00EE27B1">
          <w:rPr>
            <w:rFonts w:ascii="Calibri" w:hAnsi="Calibri"/>
            <w:i/>
            <w:rPrChange w:id="1364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644" w:author="Tre" w:date="2012-11-19T09:07:00Z">
              <w:rPr>
                <w:rFonts w:ascii="Calibri" w:hAnsi="Calibri"/>
                <w:i/>
                <w:color w:val="0000FF"/>
                <w:sz w:val="20"/>
                <w:szCs w:val="20"/>
                <w:u w:val="single"/>
              </w:rPr>
            </w:rPrChange>
          </w:rPr>
          <w:fldChar w:fldCharType="separate"/>
        </w:r>
        <w:r w:rsidRPr="00EE27B1">
          <w:rPr>
            <w:rFonts w:ascii="Calibri" w:hAnsi="Calibri"/>
            <w:i/>
            <w:noProof/>
            <w:rPrChange w:id="13645"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3646" w:author="Tre" w:date="2012-11-19T09:07:00Z">
              <w:rPr>
                <w:rFonts w:ascii="Calibri" w:hAnsi="Calibri"/>
                <w:i/>
                <w:color w:val="0000FF"/>
                <w:sz w:val="20"/>
                <w:szCs w:val="20"/>
                <w:u w:val="single"/>
              </w:rPr>
            </w:rPrChange>
          </w:rPr>
          <w:fldChar w:fldCharType="end"/>
        </w:r>
        <w:r w:rsidRPr="00EE27B1">
          <w:rPr>
            <w:rFonts w:ascii="Calibri" w:hAnsi="Calibri"/>
            <w:i/>
            <w:rPrChange w:id="13647" w:author="Tre" w:date="2012-11-19T09:07:00Z">
              <w:rPr>
                <w:rFonts w:ascii="Calibri" w:hAnsi="Calibri"/>
                <w:i/>
                <w:color w:val="0000FF"/>
                <w:sz w:val="20"/>
                <w:szCs w:val="20"/>
                <w:u w:val="single"/>
              </w:rPr>
            </w:rPrChange>
          </w:rPr>
          <w:delText>), Ammo (</w:delText>
        </w:r>
        <w:r w:rsidRPr="00EE27B1" w:rsidDel="00702889">
          <w:rPr>
            <w:rFonts w:ascii="Calibri" w:hAnsi="Calibri"/>
            <w:i/>
            <w:rPrChange w:id="13648" w:author="Tre" w:date="2012-11-19T09:07:00Z">
              <w:rPr>
                <w:rFonts w:ascii="Calibri" w:hAnsi="Calibri"/>
                <w:i/>
                <w:color w:val="0000FF"/>
                <w:sz w:val="20"/>
                <w:szCs w:val="20"/>
                <w:u w:val="single"/>
              </w:rPr>
            </w:rPrChange>
          </w:rPr>
          <w:fldChar w:fldCharType="begin"/>
        </w:r>
        <w:r w:rsidRPr="00EE27B1">
          <w:rPr>
            <w:rFonts w:ascii="Calibri" w:hAnsi="Calibri"/>
            <w:i/>
            <w:rPrChange w:id="1364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650" w:author="Tre" w:date="2012-11-19T09:07:00Z">
              <w:rPr>
                <w:rFonts w:ascii="Calibri" w:hAnsi="Calibri"/>
                <w:i/>
                <w:color w:val="0000FF"/>
                <w:sz w:val="20"/>
                <w:szCs w:val="20"/>
                <w:u w:val="single"/>
              </w:rPr>
            </w:rPrChange>
          </w:rPr>
          <w:fldChar w:fldCharType="separate"/>
        </w:r>
        <w:r w:rsidRPr="00EE27B1">
          <w:rPr>
            <w:rFonts w:ascii="Calibri" w:hAnsi="Calibri"/>
            <w:i/>
            <w:noProof/>
            <w:rPrChange w:id="13651" w:author="Tre" w:date="2012-11-19T09:07:00Z">
              <w:rPr>
                <w:rFonts w:ascii="Calibri" w:hAnsi="Calibri"/>
                <w:i/>
                <w:noProof/>
                <w:color w:val="0000FF"/>
                <w:sz w:val="20"/>
                <w:szCs w:val="20"/>
                <w:u w:val="single"/>
              </w:rPr>
            </w:rPrChange>
          </w:rPr>
          <w:delText>magazine (10)</w:delText>
        </w:r>
        <w:r w:rsidRPr="00EE27B1" w:rsidDel="00702889">
          <w:rPr>
            <w:rFonts w:ascii="Calibri" w:hAnsi="Calibri"/>
            <w:i/>
            <w:rPrChange w:id="13652" w:author="Tre" w:date="2012-11-19T09:07:00Z">
              <w:rPr>
                <w:rFonts w:ascii="Calibri" w:hAnsi="Calibri"/>
                <w:i/>
                <w:color w:val="0000FF"/>
                <w:sz w:val="20"/>
                <w:szCs w:val="20"/>
                <w:u w:val="single"/>
              </w:rPr>
            </w:rPrChange>
          </w:rPr>
          <w:fldChar w:fldCharType="end"/>
        </w:r>
        <w:r w:rsidRPr="00EE27B1">
          <w:rPr>
            <w:rFonts w:ascii="Calibri" w:hAnsi="Calibri"/>
            <w:i/>
            <w:rPrChange w:id="1365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654" w:author="Tre" w:date="2012-11-19T09:07:00Z">
              <w:rPr>
                <w:rFonts w:ascii="Calibri" w:hAnsi="Calibri"/>
                <w:i/>
                <w:color w:val="0000FF"/>
                <w:sz w:val="20"/>
                <w:szCs w:val="20"/>
                <w:u w:val="single"/>
              </w:rPr>
            </w:rPrChange>
          </w:rPr>
          <w:fldChar w:fldCharType="begin"/>
        </w:r>
        <w:r w:rsidRPr="00EE27B1">
          <w:rPr>
            <w:rFonts w:ascii="Calibri" w:hAnsi="Calibri"/>
            <w:i/>
            <w:rPrChange w:id="1365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656" w:author="Tre" w:date="2012-11-19T09:07:00Z">
              <w:rPr>
                <w:rFonts w:ascii="Calibri" w:hAnsi="Calibri"/>
                <w:i/>
                <w:color w:val="0000FF"/>
                <w:sz w:val="20"/>
                <w:szCs w:val="20"/>
                <w:u w:val="single"/>
              </w:rPr>
            </w:rPrChange>
          </w:rPr>
          <w:fldChar w:fldCharType="end"/>
        </w:r>
        <w:r w:rsidRPr="00EE27B1">
          <w:rPr>
            <w:rFonts w:ascii="Calibri" w:hAnsi="Calibri"/>
            <w:i/>
            <w:rPrChange w:id="1365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658" w:author="Tre" w:date="2012-11-19T09:07:00Z">
              <w:rPr>
                <w:rFonts w:ascii="Calibri" w:hAnsi="Calibri"/>
                <w:i/>
                <w:color w:val="0000FF"/>
                <w:sz w:val="20"/>
                <w:szCs w:val="20"/>
                <w:u w:val="single"/>
              </w:rPr>
            </w:rPrChange>
          </w:rPr>
          <w:fldChar w:fldCharType="begin"/>
        </w:r>
        <w:r w:rsidRPr="00EE27B1">
          <w:rPr>
            <w:rFonts w:ascii="Calibri" w:hAnsi="Calibri"/>
            <w:i/>
            <w:rPrChange w:id="1365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660" w:author="Tre" w:date="2012-11-19T09:07:00Z">
              <w:rPr>
                <w:rFonts w:ascii="Calibri" w:hAnsi="Calibri"/>
                <w:i/>
                <w:color w:val="0000FF"/>
                <w:sz w:val="20"/>
                <w:szCs w:val="20"/>
                <w:u w:val="single"/>
              </w:rPr>
            </w:rPrChange>
          </w:rPr>
          <w:fldChar w:fldCharType="end"/>
        </w:r>
        <w:r w:rsidRPr="00EE27B1">
          <w:rPr>
            <w:rFonts w:ascii="Calibri" w:hAnsi="Calibri"/>
            <w:i/>
            <w:rPrChange w:id="1366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662" w:author="Tre" w:date="2012-11-19T09:07:00Z">
              <w:rPr>
                <w:rFonts w:ascii="Calibri" w:hAnsi="Calibri"/>
                <w:i/>
                <w:color w:val="0000FF"/>
                <w:sz w:val="20"/>
                <w:szCs w:val="20"/>
                <w:u w:val="single"/>
              </w:rPr>
            </w:rPrChange>
          </w:rPr>
          <w:fldChar w:fldCharType="begin"/>
        </w:r>
        <w:r w:rsidRPr="00EE27B1">
          <w:rPr>
            <w:rFonts w:ascii="Calibri" w:hAnsi="Calibri"/>
            <w:i/>
            <w:rPrChange w:id="1366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664" w:author="Tre" w:date="2012-11-19T09:07:00Z">
              <w:rPr>
                <w:rFonts w:ascii="Calibri" w:hAnsi="Calibri"/>
                <w:i/>
                <w:color w:val="0000FF"/>
                <w:sz w:val="20"/>
                <w:szCs w:val="20"/>
                <w:u w:val="single"/>
              </w:rPr>
            </w:rPrChange>
          </w:rPr>
          <w:fldChar w:fldCharType="end"/>
        </w:r>
        <w:r w:rsidRPr="00EE27B1">
          <w:rPr>
            <w:rFonts w:ascii="Calibri" w:hAnsi="Calibri"/>
            <w:i/>
            <w:rPrChange w:id="1366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666" w:author="Tre" w:date="2012-11-19T09:07:00Z">
              <w:rPr>
                <w:rFonts w:ascii="Calibri" w:hAnsi="Calibri"/>
                <w:i/>
                <w:color w:val="0000FF"/>
                <w:sz w:val="20"/>
                <w:szCs w:val="20"/>
                <w:u w:val="single"/>
              </w:rPr>
            </w:rPrChange>
          </w:rPr>
          <w:fldChar w:fldCharType="begin"/>
        </w:r>
        <w:r w:rsidRPr="00EE27B1">
          <w:rPr>
            <w:rFonts w:ascii="Calibri" w:hAnsi="Calibri"/>
            <w:i/>
            <w:rPrChange w:id="1366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668" w:author="Tre" w:date="2012-11-19T09:07:00Z">
              <w:rPr>
                <w:rFonts w:ascii="Calibri" w:hAnsi="Calibri"/>
                <w:i/>
                <w:color w:val="0000FF"/>
                <w:sz w:val="20"/>
                <w:szCs w:val="20"/>
                <w:u w:val="single"/>
              </w:rPr>
            </w:rPrChange>
          </w:rPr>
          <w:fldChar w:fldCharType="end"/>
        </w:r>
        <w:r w:rsidRPr="00EE27B1">
          <w:rPr>
            <w:rFonts w:ascii="Calibri" w:hAnsi="Calibri"/>
            <w:i/>
            <w:rPrChange w:id="13669" w:author="Tre" w:date="2012-11-19T09:07:00Z">
              <w:rPr>
                <w:rFonts w:ascii="Calibri" w:hAnsi="Calibri"/>
                <w:i/>
                <w:color w:val="0000FF"/>
                <w:sz w:val="20"/>
                <w:szCs w:val="20"/>
                <w:u w:val="single"/>
              </w:rPr>
            </w:rPrChange>
          </w:rPr>
          <w:delText>), Fuel (</w:delText>
        </w:r>
        <w:r w:rsidRPr="00EE27B1" w:rsidDel="00702889">
          <w:rPr>
            <w:rFonts w:ascii="Calibri" w:hAnsi="Calibri"/>
            <w:i/>
            <w:rPrChange w:id="13670" w:author="Tre" w:date="2012-11-19T09:07:00Z">
              <w:rPr>
                <w:rFonts w:ascii="Calibri" w:hAnsi="Calibri"/>
                <w:i/>
                <w:color w:val="0000FF"/>
                <w:sz w:val="20"/>
                <w:szCs w:val="20"/>
                <w:u w:val="single"/>
              </w:rPr>
            </w:rPrChange>
          </w:rPr>
          <w:fldChar w:fldCharType="begin"/>
        </w:r>
        <w:r w:rsidRPr="00EE27B1">
          <w:rPr>
            <w:rFonts w:ascii="Calibri" w:hAnsi="Calibri"/>
            <w:i/>
            <w:rPrChange w:id="1367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672" w:author="Tre" w:date="2012-11-19T09:07:00Z">
              <w:rPr>
                <w:rFonts w:ascii="Calibri" w:hAnsi="Calibri"/>
                <w:i/>
                <w:color w:val="0000FF"/>
                <w:sz w:val="20"/>
                <w:szCs w:val="20"/>
                <w:u w:val="single"/>
              </w:rPr>
            </w:rPrChange>
          </w:rPr>
          <w:fldChar w:fldCharType="end"/>
        </w:r>
        <w:r w:rsidRPr="00EE27B1">
          <w:rPr>
            <w:rFonts w:ascii="Calibri" w:hAnsi="Calibri"/>
            <w:i/>
            <w:rPrChange w:id="1367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674" w:author="frontdesk" w:date="2012-11-16T12:58:00Z"/>
          <w:rFonts w:ascii="Calibri" w:hAnsi="Calibri"/>
          <w:rPrChange w:id="13675" w:author="Tre" w:date="2012-11-19T09:07:00Z">
            <w:rPr>
              <w:del w:id="13676" w:author="frontdesk" w:date="2012-11-16T12:58:00Z"/>
              <w:rFonts w:ascii="Calibri" w:hAnsi="Calibri"/>
              <w:sz w:val="20"/>
              <w:szCs w:val="20"/>
            </w:rPr>
          </w:rPrChange>
        </w:rPr>
      </w:pPr>
      <w:del w:id="13677" w:author="frontdesk" w:date="2012-11-16T12:58:00Z">
        <w:r w:rsidRPr="00EE27B1" w:rsidDel="00702889">
          <w:rPr>
            <w:rFonts w:ascii="Calibri" w:hAnsi="Calibri"/>
            <w:rPrChange w:id="13678" w:author="Tre" w:date="2012-11-19T09:07:00Z">
              <w:rPr>
                <w:rFonts w:ascii="Calibri" w:hAnsi="Calibri"/>
                <w:color w:val="0000FF"/>
                <w:sz w:val="20"/>
                <w:szCs w:val="20"/>
                <w:u w:val="single"/>
              </w:rPr>
            </w:rPrChange>
          </w:rPr>
          <w:fldChar w:fldCharType="begin"/>
        </w:r>
        <w:r w:rsidRPr="00EE27B1">
          <w:rPr>
            <w:rFonts w:ascii="Calibri" w:hAnsi="Calibri"/>
            <w:rPrChange w:id="1367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680" w:author="Tre" w:date="2012-11-19T09:07:00Z">
              <w:rPr>
                <w:rFonts w:ascii="Calibri" w:hAnsi="Calibri"/>
                <w:color w:val="0000FF"/>
                <w:sz w:val="20"/>
                <w:szCs w:val="20"/>
                <w:u w:val="single"/>
              </w:rPr>
            </w:rPrChange>
          </w:rPr>
          <w:fldChar w:fldCharType="separate"/>
        </w:r>
        <w:r w:rsidRPr="00EE27B1">
          <w:rPr>
            <w:rFonts w:ascii="Calibri" w:hAnsi="Calibri"/>
            <w:noProof/>
            <w:rPrChange w:id="13681" w:author="Tre" w:date="2012-11-19T09:07:00Z">
              <w:rPr>
                <w:rFonts w:ascii="Calibri" w:hAnsi="Calibri"/>
                <w:noProof/>
                <w:color w:val="0000FF"/>
                <w:sz w:val="20"/>
                <w:szCs w:val="20"/>
                <w:u w:val="single"/>
              </w:rPr>
            </w:rPrChange>
          </w:rPr>
          <w:delText>A medium-caliber, semi automatic handgun.</w:delText>
        </w:r>
        <w:r w:rsidRPr="00EE27B1" w:rsidDel="00702889">
          <w:rPr>
            <w:rFonts w:ascii="Calibri" w:hAnsi="Calibri"/>
            <w:rPrChange w:id="13682" w:author="Tre" w:date="2012-11-19T09:07:00Z">
              <w:rPr>
                <w:rFonts w:ascii="Calibri" w:hAnsi="Calibri"/>
                <w:color w:val="0000FF"/>
                <w:sz w:val="20"/>
                <w:szCs w:val="20"/>
                <w:u w:val="single"/>
              </w:rPr>
            </w:rPrChange>
          </w:rPr>
          <w:fldChar w:fldCharType="end"/>
        </w:r>
        <w:r w:rsidRPr="00EE27B1" w:rsidDel="00702889">
          <w:rPr>
            <w:rFonts w:ascii="Calibri" w:hAnsi="Calibri"/>
            <w:rPrChange w:id="13683" w:author="Tre" w:date="2012-11-19T09:07:00Z">
              <w:rPr>
                <w:rFonts w:ascii="Calibri" w:hAnsi="Calibri"/>
                <w:color w:val="0000FF"/>
                <w:sz w:val="20"/>
                <w:szCs w:val="20"/>
                <w:u w:val="single"/>
              </w:rPr>
            </w:rPrChange>
          </w:rPr>
          <w:fldChar w:fldCharType="begin"/>
        </w:r>
        <w:r w:rsidRPr="00EE27B1">
          <w:rPr>
            <w:rFonts w:ascii="Calibri" w:hAnsi="Calibri"/>
            <w:rPrChange w:id="1368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68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686" w:author="frontdesk" w:date="2012-11-16T12:58:00Z"/>
          <w:rFonts w:ascii="Calibri" w:hAnsi="Calibri"/>
          <w:b/>
          <w:rPrChange w:id="13687" w:author="Tre" w:date="2012-11-19T09:07:00Z">
            <w:rPr>
              <w:del w:id="13688" w:author="frontdesk" w:date="2012-11-16T12:58:00Z"/>
              <w:rFonts w:ascii="Calibri" w:hAnsi="Calibri"/>
              <w:b/>
              <w:sz w:val="20"/>
              <w:szCs w:val="20"/>
            </w:rPr>
          </w:rPrChange>
        </w:rPr>
      </w:pPr>
      <w:del w:id="13689" w:author="frontdesk" w:date="2012-11-16T12:58:00Z">
        <w:r w:rsidRPr="00EE27B1" w:rsidDel="00702889">
          <w:rPr>
            <w:rFonts w:ascii="Calibri" w:hAnsi="Calibri"/>
            <w:b/>
            <w:rPrChange w:id="13690" w:author="Tre" w:date="2012-11-19T09:07:00Z">
              <w:rPr>
                <w:rFonts w:ascii="Calibri" w:hAnsi="Calibri"/>
                <w:b/>
                <w:color w:val="0000FF"/>
                <w:sz w:val="20"/>
                <w:szCs w:val="20"/>
                <w:u w:val="single"/>
              </w:rPr>
            </w:rPrChange>
          </w:rPr>
          <w:fldChar w:fldCharType="begin"/>
        </w:r>
        <w:r w:rsidRPr="00EE27B1">
          <w:rPr>
            <w:rFonts w:ascii="Calibri" w:hAnsi="Calibri"/>
            <w:b/>
            <w:rPrChange w:id="1369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692" w:author="Tre" w:date="2012-11-19T09:07:00Z">
              <w:rPr>
                <w:rFonts w:ascii="Calibri" w:hAnsi="Calibri"/>
                <w:b/>
                <w:color w:val="0000FF"/>
                <w:sz w:val="20"/>
                <w:szCs w:val="20"/>
                <w:u w:val="single"/>
              </w:rPr>
            </w:rPrChange>
          </w:rPr>
          <w:fldChar w:fldCharType="separate"/>
        </w:r>
        <w:r w:rsidRPr="00EE27B1">
          <w:rPr>
            <w:rFonts w:ascii="Calibri" w:hAnsi="Calibri"/>
            <w:b/>
            <w:noProof/>
            <w:rPrChange w:id="13693" w:author="Tre" w:date="2012-11-19T09:07:00Z">
              <w:rPr>
                <w:rFonts w:ascii="Calibri" w:hAnsi="Calibri"/>
                <w:b/>
                <w:noProof/>
                <w:color w:val="0000FF"/>
                <w:sz w:val="20"/>
                <w:szCs w:val="20"/>
                <w:u w:val="single"/>
              </w:rPr>
            </w:rPrChange>
          </w:rPr>
          <w:delText>Revolver "Smith &amp; Wesson" .38 Special</w:delText>
        </w:r>
        <w:r w:rsidRPr="00EE27B1" w:rsidDel="00702889">
          <w:rPr>
            <w:rFonts w:ascii="Calibri" w:hAnsi="Calibri"/>
            <w:b/>
            <w:rPrChange w:id="1369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695" w:author="frontdesk" w:date="2012-11-16T12:58:00Z"/>
          <w:rFonts w:ascii="Calibri" w:hAnsi="Calibri"/>
          <w:i/>
          <w:rPrChange w:id="13696" w:author="Tre" w:date="2012-11-19T09:07:00Z">
            <w:rPr>
              <w:del w:id="13697" w:author="frontdesk" w:date="2012-11-16T12:58:00Z"/>
              <w:rFonts w:ascii="Calibri" w:hAnsi="Calibri"/>
              <w:i/>
              <w:sz w:val="20"/>
              <w:szCs w:val="20"/>
            </w:rPr>
          </w:rPrChange>
        </w:rPr>
      </w:pPr>
      <w:del w:id="13698" w:author="frontdesk" w:date="2012-11-16T12:58:00Z">
        <w:r w:rsidRPr="00EE27B1">
          <w:rPr>
            <w:rFonts w:ascii="Calibri" w:hAnsi="Calibri"/>
            <w:i/>
            <w:rPrChange w:id="1369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700" w:author="Tre" w:date="2012-11-19T09:07:00Z">
              <w:rPr>
                <w:rFonts w:ascii="Calibri" w:hAnsi="Calibri"/>
                <w:i/>
                <w:color w:val="0000FF"/>
                <w:sz w:val="20"/>
                <w:szCs w:val="20"/>
                <w:u w:val="single"/>
              </w:rPr>
            </w:rPrChange>
          </w:rPr>
          <w:fldChar w:fldCharType="begin"/>
        </w:r>
        <w:r w:rsidRPr="00EE27B1">
          <w:rPr>
            <w:rFonts w:ascii="Calibri" w:hAnsi="Calibri"/>
            <w:i/>
            <w:rPrChange w:id="1370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702" w:author="Tre" w:date="2012-11-19T09:07:00Z">
              <w:rPr>
                <w:rFonts w:ascii="Calibri" w:hAnsi="Calibri"/>
                <w:i/>
                <w:color w:val="0000FF"/>
                <w:sz w:val="20"/>
                <w:szCs w:val="20"/>
                <w:u w:val="single"/>
              </w:rPr>
            </w:rPrChange>
          </w:rPr>
          <w:fldChar w:fldCharType="separate"/>
        </w:r>
        <w:r w:rsidRPr="00EE27B1">
          <w:rPr>
            <w:rFonts w:ascii="Calibri" w:hAnsi="Calibri"/>
            <w:i/>
            <w:noProof/>
            <w:rPrChange w:id="13703" w:author="Tre" w:date="2012-11-19T09:07:00Z">
              <w:rPr>
                <w:rFonts w:ascii="Calibri" w:hAnsi="Calibri"/>
                <w:i/>
                <w:noProof/>
                <w:color w:val="0000FF"/>
                <w:sz w:val="20"/>
                <w:szCs w:val="20"/>
                <w:u w:val="single"/>
              </w:rPr>
            </w:rPrChange>
          </w:rPr>
          <w:delText>2</w:delText>
        </w:r>
        <w:r w:rsidRPr="00EE27B1" w:rsidDel="00702889">
          <w:rPr>
            <w:rFonts w:ascii="Calibri" w:hAnsi="Calibri"/>
            <w:i/>
            <w:rPrChange w:id="13704" w:author="Tre" w:date="2012-11-19T09:07:00Z">
              <w:rPr>
                <w:rFonts w:ascii="Calibri" w:hAnsi="Calibri"/>
                <w:i/>
                <w:color w:val="0000FF"/>
                <w:sz w:val="20"/>
                <w:szCs w:val="20"/>
                <w:u w:val="single"/>
              </w:rPr>
            </w:rPrChange>
          </w:rPr>
          <w:fldChar w:fldCharType="end"/>
        </w:r>
        <w:r w:rsidRPr="00EE27B1">
          <w:rPr>
            <w:rFonts w:ascii="Calibri" w:hAnsi="Calibri"/>
            <w:i/>
            <w:rPrChange w:id="13705" w:author="Tre" w:date="2012-11-19T09:07:00Z">
              <w:rPr>
                <w:rFonts w:ascii="Calibri" w:hAnsi="Calibri"/>
                <w:i/>
                <w:color w:val="0000FF"/>
                <w:sz w:val="20"/>
                <w:szCs w:val="20"/>
                <w:u w:val="single"/>
              </w:rPr>
            </w:rPrChange>
          </w:rPr>
          <w:delText>), Type (</w:delText>
        </w:r>
        <w:r w:rsidRPr="00EE27B1" w:rsidDel="00702889">
          <w:rPr>
            <w:rFonts w:ascii="Calibri" w:hAnsi="Calibri"/>
            <w:i/>
            <w:rPrChange w:id="13706" w:author="Tre" w:date="2012-11-19T09:07:00Z">
              <w:rPr>
                <w:rFonts w:ascii="Calibri" w:hAnsi="Calibri"/>
                <w:i/>
                <w:color w:val="0000FF"/>
                <w:sz w:val="20"/>
                <w:szCs w:val="20"/>
                <w:u w:val="single"/>
              </w:rPr>
            </w:rPrChange>
          </w:rPr>
          <w:fldChar w:fldCharType="begin"/>
        </w:r>
        <w:r w:rsidRPr="00EE27B1">
          <w:rPr>
            <w:rFonts w:ascii="Calibri" w:hAnsi="Calibri"/>
            <w:i/>
            <w:rPrChange w:id="1370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708" w:author="Tre" w:date="2012-11-19T09:07:00Z">
              <w:rPr>
                <w:rFonts w:ascii="Calibri" w:hAnsi="Calibri"/>
                <w:i/>
                <w:color w:val="0000FF"/>
                <w:sz w:val="20"/>
                <w:szCs w:val="20"/>
                <w:u w:val="single"/>
              </w:rPr>
            </w:rPrChange>
          </w:rPr>
          <w:fldChar w:fldCharType="separate"/>
        </w:r>
        <w:r w:rsidRPr="00EE27B1">
          <w:rPr>
            <w:rFonts w:ascii="Calibri" w:hAnsi="Calibri"/>
            <w:i/>
            <w:noProof/>
            <w:rPrChange w:id="1370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710" w:author="Tre" w:date="2012-11-19T09:07:00Z">
              <w:rPr>
                <w:rFonts w:ascii="Calibri" w:hAnsi="Calibri"/>
                <w:i/>
                <w:color w:val="0000FF"/>
                <w:sz w:val="20"/>
                <w:szCs w:val="20"/>
                <w:u w:val="single"/>
              </w:rPr>
            </w:rPrChange>
          </w:rPr>
          <w:fldChar w:fldCharType="end"/>
        </w:r>
        <w:r w:rsidRPr="00EE27B1">
          <w:rPr>
            <w:rFonts w:ascii="Calibri" w:hAnsi="Calibri"/>
            <w:i/>
            <w:rPrChange w:id="13711" w:author="Tre" w:date="2012-11-19T09:07:00Z">
              <w:rPr>
                <w:rFonts w:ascii="Calibri" w:hAnsi="Calibri"/>
                <w:i/>
                <w:color w:val="0000FF"/>
                <w:sz w:val="20"/>
                <w:szCs w:val="20"/>
                <w:u w:val="single"/>
              </w:rPr>
            </w:rPrChange>
          </w:rPr>
          <w:delText>), Rate (</w:delText>
        </w:r>
        <w:r w:rsidRPr="00EE27B1" w:rsidDel="00702889">
          <w:rPr>
            <w:rFonts w:ascii="Calibri" w:hAnsi="Calibri"/>
            <w:i/>
            <w:rPrChange w:id="13712" w:author="Tre" w:date="2012-11-19T09:07:00Z">
              <w:rPr>
                <w:rFonts w:ascii="Calibri" w:hAnsi="Calibri"/>
                <w:i/>
                <w:color w:val="0000FF"/>
                <w:sz w:val="20"/>
                <w:szCs w:val="20"/>
                <w:u w:val="single"/>
              </w:rPr>
            </w:rPrChange>
          </w:rPr>
          <w:fldChar w:fldCharType="begin"/>
        </w:r>
        <w:r w:rsidRPr="00EE27B1">
          <w:rPr>
            <w:rFonts w:ascii="Calibri" w:hAnsi="Calibri"/>
            <w:i/>
            <w:rPrChange w:id="1371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714" w:author="Tre" w:date="2012-11-19T09:07:00Z">
              <w:rPr>
                <w:rFonts w:ascii="Calibri" w:hAnsi="Calibri"/>
                <w:i/>
                <w:color w:val="0000FF"/>
                <w:sz w:val="20"/>
                <w:szCs w:val="20"/>
                <w:u w:val="single"/>
              </w:rPr>
            </w:rPrChange>
          </w:rPr>
          <w:fldChar w:fldCharType="separate"/>
        </w:r>
        <w:r w:rsidRPr="00EE27B1">
          <w:rPr>
            <w:rFonts w:ascii="Calibri" w:hAnsi="Calibri"/>
            <w:i/>
            <w:noProof/>
            <w:rPrChange w:id="13715"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3716" w:author="Tre" w:date="2012-11-19T09:07:00Z">
              <w:rPr>
                <w:rFonts w:ascii="Calibri" w:hAnsi="Calibri"/>
                <w:i/>
                <w:color w:val="0000FF"/>
                <w:sz w:val="20"/>
                <w:szCs w:val="20"/>
                <w:u w:val="single"/>
              </w:rPr>
            </w:rPrChange>
          </w:rPr>
          <w:fldChar w:fldCharType="end"/>
        </w:r>
        <w:r w:rsidRPr="00EE27B1">
          <w:rPr>
            <w:rFonts w:ascii="Calibri" w:hAnsi="Calibri"/>
            <w:i/>
            <w:rPrChange w:id="13717" w:author="Tre" w:date="2012-11-19T09:07:00Z">
              <w:rPr>
                <w:rFonts w:ascii="Calibri" w:hAnsi="Calibri"/>
                <w:i/>
                <w:color w:val="0000FF"/>
                <w:sz w:val="20"/>
                <w:szCs w:val="20"/>
                <w:u w:val="single"/>
              </w:rPr>
            </w:rPrChange>
          </w:rPr>
          <w:delText>), Ammo (</w:delText>
        </w:r>
        <w:r w:rsidRPr="00EE27B1" w:rsidDel="00702889">
          <w:rPr>
            <w:rFonts w:ascii="Calibri" w:hAnsi="Calibri"/>
            <w:i/>
            <w:rPrChange w:id="13718" w:author="Tre" w:date="2012-11-19T09:07:00Z">
              <w:rPr>
                <w:rFonts w:ascii="Calibri" w:hAnsi="Calibri"/>
                <w:i/>
                <w:color w:val="0000FF"/>
                <w:sz w:val="20"/>
                <w:szCs w:val="20"/>
                <w:u w:val="single"/>
              </w:rPr>
            </w:rPrChange>
          </w:rPr>
          <w:fldChar w:fldCharType="begin"/>
        </w:r>
        <w:r w:rsidRPr="00EE27B1">
          <w:rPr>
            <w:rFonts w:ascii="Calibri" w:hAnsi="Calibri"/>
            <w:i/>
            <w:rPrChange w:id="1371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720" w:author="Tre" w:date="2012-11-19T09:07:00Z">
              <w:rPr>
                <w:rFonts w:ascii="Calibri" w:hAnsi="Calibri"/>
                <w:i/>
                <w:color w:val="0000FF"/>
                <w:sz w:val="20"/>
                <w:szCs w:val="20"/>
                <w:u w:val="single"/>
              </w:rPr>
            </w:rPrChange>
          </w:rPr>
          <w:fldChar w:fldCharType="separate"/>
        </w:r>
        <w:r w:rsidRPr="00EE27B1">
          <w:rPr>
            <w:rFonts w:ascii="Calibri" w:hAnsi="Calibri"/>
            <w:i/>
            <w:noProof/>
            <w:rPrChange w:id="13721" w:author="Tre" w:date="2012-11-19T09:07:00Z">
              <w:rPr>
                <w:rFonts w:ascii="Calibri" w:hAnsi="Calibri"/>
                <w:i/>
                <w:noProof/>
                <w:color w:val="0000FF"/>
                <w:sz w:val="20"/>
                <w:szCs w:val="20"/>
                <w:u w:val="single"/>
              </w:rPr>
            </w:rPrChange>
          </w:rPr>
          <w:delText>revolver (6)</w:delText>
        </w:r>
        <w:r w:rsidRPr="00EE27B1" w:rsidDel="00702889">
          <w:rPr>
            <w:rFonts w:ascii="Calibri" w:hAnsi="Calibri"/>
            <w:i/>
            <w:rPrChange w:id="13722" w:author="Tre" w:date="2012-11-19T09:07:00Z">
              <w:rPr>
                <w:rFonts w:ascii="Calibri" w:hAnsi="Calibri"/>
                <w:i/>
                <w:color w:val="0000FF"/>
                <w:sz w:val="20"/>
                <w:szCs w:val="20"/>
                <w:u w:val="single"/>
              </w:rPr>
            </w:rPrChange>
          </w:rPr>
          <w:fldChar w:fldCharType="end"/>
        </w:r>
        <w:r w:rsidRPr="00EE27B1">
          <w:rPr>
            <w:rFonts w:ascii="Calibri" w:hAnsi="Calibri"/>
            <w:i/>
            <w:rPrChange w:id="1372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724" w:author="Tre" w:date="2012-11-19T09:07:00Z">
              <w:rPr>
                <w:rFonts w:ascii="Calibri" w:hAnsi="Calibri"/>
                <w:i/>
                <w:color w:val="0000FF"/>
                <w:sz w:val="20"/>
                <w:szCs w:val="20"/>
                <w:u w:val="single"/>
              </w:rPr>
            </w:rPrChange>
          </w:rPr>
          <w:fldChar w:fldCharType="begin"/>
        </w:r>
        <w:r w:rsidRPr="00EE27B1">
          <w:rPr>
            <w:rFonts w:ascii="Calibri" w:hAnsi="Calibri"/>
            <w:i/>
            <w:rPrChange w:id="1372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726" w:author="Tre" w:date="2012-11-19T09:07:00Z">
              <w:rPr>
                <w:rFonts w:ascii="Calibri" w:hAnsi="Calibri"/>
                <w:i/>
                <w:color w:val="0000FF"/>
                <w:sz w:val="20"/>
                <w:szCs w:val="20"/>
                <w:u w:val="single"/>
              </w:rPr>
            </w:rPrChange>
          </w:rPr>
          <w:fldChar w:fldCharType="end"/>
        </w:r>
        <w:r w:rsidRPr="00EE27B1">
          <w:rPr>
            <w:rFonts w:ascii="Calibri" w:hAnsi="Calibri"/>
            <w:i/>
            <w:rPrChange w:id="1372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728" w:author="Tre" w:date="2012-11-19T09:07:00Z">
              <w:rPr>
                <w:rFonts w:ascii="Calibri" w:hAnsi="Calibri"/>
                <w:i/>
                <w:color w:val="0000FF"/>
                <w:sz w:val="20"/>
                <w:szCs w:val="20"/>
                <w:u w:val="single"/>
              </w:rPr>
            </w:rPrChange>
          </w:rPr>
          <w:fldChar w:fldCharType="begin"/>
        </w:r>
        <w:r w:rsidRPr="00EE27B1">
          <w:rPr>
            <w:rFonts w:ascii="Calibri" w:hAnsi="Calibri"/>
            <w:i/>
            <w:rPrChange w:id="1372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730" w:author="Tre" w:date="2012-11-19T09:07:00Z">
              <w:rPr>
                <w:rFonts w:ascii="Calibri" w:hAnsi="Calibri"/>
                <w:i/>
                <w:color w:val="0000FF"/>
                <w:sz w:val="20"/>
                <w:szCs w:val="20"/>
                <w:u w:val="single"/>
              </w:rPr>
            </w:rPrChange>
          </w:rPr>
          <w:fldChar w:fldCharType="end"/>
        </w:r>
        <w:r w:rsidRPr="00EE27B1">
          <w:rPr>
            <w:rFonts w:ascii="Calibri" w:hAnsi="Calibri"/>
            <w:i/>
            <w:rPrChange w:id="1373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732" w:author="Tre" w:date="2012-11-19T09:07:00Z">
              <w:rPr>
                <w:rFonts w:ascii="Calibri" w:hAnsi="Calibri"/>
                <w:i/>
                <w:color w:val="0000FF"/>
                <w:sz w:val="20"/>
                <w:szCs w:val="20"/>
                <w:u w:val="single"/>
              </w:rPr>
            </w:rPrChange>
          </w:rPr>
          <w:fldChar w:fldCharType="begin"/>
        </w:r>
        <w:r w:rsidRPr="00EE27B1">
          <w:rPr>
            <w:rFonts w:ascii="Calibri" w:hAnsi="Calibri"/>
            <w:i/>
            <w:rPrChange w:id="1373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734" w:author="Tre" w:date="2012-11-19T09:07:00Z">
              <w:rPr>
                <w:rFonts w:ascii="Calibri" w:hAnsi="Calibri"/>
                <w:i/>
                <w:color w:val="0000FF"/>
                <w:sz w:val="20"/>
                <w:szCs w:val="20"/>
                <w:u w:val="single"/>
              </w:rPr>
            </w:rPrChange>
          </w:rPr>
          <w:fldChar w:fldCharType="end"/>
        </w:r>
        <w:r w:rsidRPr="00EE27B1">
          <w:rPr>
            <w:rFonts w:ascii="Calibri" w:hAnsi="Calibri"/>
            <w:i/>
            <w:rPrChange w:id="1373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736" w:author="Tre" w:date="2012-11-19T09:07:00Z">
              <w:rPr>
                <w:rFonts w:ascii="Calibri" w:hAnsi="Calibri"/>
                <w:i/>
                <w:color w:val="0000FF"/>
                <w:sz w:val="20"/>
                <w:szCs w:val="20"/>
                <w:u w:val="single"/>
              </w:rPr>
            </w:rPrChange>
          </w:rPr>
          <w:fldChar w:fldCharType="begin"/>
        </w:r>
        <w:r w:rsidRPr="00EE27B1">
          <w:rPr>
            <w:rFonts w:ascii="Calibri" w:hAnsi="Calibri"/>
            <w:i/>
            <w:rPrChange w:id="1373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738" w:author="Tre" w:date="2012-11-19T09:07:00Z">
              <w:rPr>
                <w:rFonts w:ascii="Calibri" w:hAnsi="Calibri"/>
                <w:i/>
                <w:color w:val="0000FF"/>
                <w:sz w:val="20"/>
                <w:szCs w:val="20"/>
                <w:u w:val="single"/>
              </w:rPr>
            </w:rPrChange>
          </w:rPr>
          <w:fldChar w:fldCharType="end"/>
        </w:r>
        <w:r w:rsidRPr="00EE27B1">
          <w:rPr>
            <w:rFonts w:ascii="Calibri" w:hAnsi="Calibri"/>
            <w:i/>
            <w:rPrChange w:id="13739" w:author="Tre" w:date="2012-11-19T09:07:00Z">
              <w:rPr>
                <w:rFonts w:ascii="Calibri" w:hAnsi="Calibri"/>
                <w:i/>
                <w:color w:val="0000FF"/>
                <w:sz w:val="20"/>
                <w:szCs w:val="20"/>
                <w:u w:val="single"/>
              </w:rPr>
            </w:rPrChange>
          </w:rPr>
          <w:delText>), Fuel (</w:delText>
        </w:r>
        <w:r w:rsidRPr="00EE27B1" w:rsidDel="00702889">
          <w:rPr>
            <w:rFonts w:ascii="Calibri" w:hAnsi="Calibri"/>
            <w:i/>
            <w:rPrChange w:id="13740" w:author="Tre" w:date="2012-11-19T09:07:00Z">
              <w:rPr>
                <w:rFonts w:ascii="Calibri" w:hAnsi="Calibri"/>
                <w:i/>
                <w:color w:val="0000FF"/>
                <w:sz w:val="20"/>
                <w:szCs w:val="20"/>
                <w:u w:val="single"/>
              </w:rPr>
            </w:rPrChange>
          </w:rPr>
          <w:fldChar w:fldCharType="begin"/>
        </w:r>
        <w:r w:rsidRPr="00EE27B1">
          <w:rPr>
            <w:rFonts w:ascii="Calibri" w:hAnsi="Calibri"/>
            <w:i/>
            <w:rPrChange w:id="1374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742" w:author="Tre" w:date="2012-11-19T09:07:00Z">
              <w:rPr>
                <w:rFonts w:ascii="Calibri" w:hAnsi="Calibri"/>
                <w:i/>
                <w:color w:val="0000FF"/>
                <w:sz w:val="20"/>
                <w:szCs w:val="20"/>
                <w:u w:val="single"/>
              </w:rPr>
            </w:rPrChange>
          </w:rPr>
          <w:fldChar w:fldCharType="end"/>
        </w:r>
        <w:r w:rsidRPr="00EE27B1">
          <w:rPr>
            <w:rFonts w:ascii="Calibri" w:hAnsi="Calibri"/>
            <w:i/>
            <w:rPrChange w:id="1374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744" w:author="frontdesk" w:date="2012-11-16T12:58:00Z"/>
          <w:rFonts w:ascii="Calibri" w:hAnsi="Calibri"/>
          <w:rPrChange w:id="13745" w:author="Tre" w:date="2012-11-19T09:07:00Z">
            <w:rPr>
              <w:del w:id="13746" w:author="frontdesk" w:date="2012-11-16T12:58:00Z"/>
              <w:rFonts w:ascii="Calibri" w:hAnsi="Calibri"/>
              <w:sz w:val="20"/>
              <w:szCs w:val="20"/>
            </w:rPr>
          </w:rPrChange>
        </w:rPr>
      </w:pPr>
      <w:del w:id="13747" w:author="frontdesk" w:date="2012-11-16T12:58:00Z">
        <w:r w:rsidRPr="00EE27B1" w:rsidDel="00702889">
          <w:rPr>
            <w:rFonts w:ascii="Calibri" w:hAnsi="Calibri"/>
            <w:rPrChange w:id="13748" w:author="Tre" w:date="2012-11-19T09:07:00Z">
              <w:rPr>
                <w:rFonts w:ascii="Calibri" w:hAnsi="Calibri"/>
                <w:color w:val="0000FF"/>
                <w:sz w:val="20"/>
                <w:szCs w:val="20"/>
                <w:u w:val="single"/>
              </w:rPr>
            </w:rPrChange>
          </w:rPr>
          <w:fldChar w:fldCharType="begin"/>
        </w:r>
        <w:r w:rsidRPr="00EE27B1">
          <w:rPr>
            <w:rFonts w:ascii="Calibri" w:hAnsi="Calibri"/>
            <w:rPrChange w:id="1374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750" w:author="Tre" w:date="2012-11-19T09:07:00Z">
              <w:rPr>
                <w:rFonts w:ascii="Calibri" w:hAnsi="Calibri"/>
                <w:color w:val="0000FF"/>
                <w:sz w:val="20"/>
                <w:szCs w:val="20"/>
                <w:u w:val="single"/>
              </w:rPr>
            </w:rPrChange>
          </w:rPr>
          <w:fldChar w:fldCharType="separate"/>
        </w:r>
        <w:r w:rsidRPr="00EE27B1">
          <w:rPr>
            <w:rFonts w:ascii="Calibri" w:hAnsi="Calibri"/>
            <w:noProof/>
            <w:rPrChange w:id="13751" w:author="Tre" w:date="2012-11-19T09:07:00Z">
              <w:rPr>
                <w:rFonts w:ascii="Calibri" w:hAnsi="Calibri"/>
                <w:noProof/>
                <w:color w:val="0000FF"/>
                <w:sz w:val="20"/>
                <w:szCs w:val="20"/>
                <w:u w:val="single"/>
              </w:rPr>
            </w:rPrChange>
          </w:rPr>
          <w:delText>A medium-caliber, revolver-style semi automatic handgun.</w:delText>
        </w:r>
        <w:r w:rsidRPr="00EE27B1" w:rsidDel="00702889">
          <w:rPr>
            <w:rFonts w:ascii="Calibri" w:hAnsi="Calibri"/>
            <w:rPrChange w:id="13752" w:author="Tre" w:date="2012-11-19T09:07:00Z">
              <w:rPr>
                <w:rFonts w:ascii="Calibri" w:hAnsi="Calibri"/>
                <w:color w:val="0000FF"/>
                <w:sz w:val="20"/>
                <w:szCs w:val="20"/>
                <w:u w:val="single"/>
              </w:rPr>
            </w:rPrChange>
          </w:rPr>
          <w:fldChar w:fldCharType="end"/>
        </w:r>
        <w:r w:rsidRPr="00EE27B1" w:rsidDel="00702889">
          <w:rPr>
            <w:rFonts w:ascii="Calibri" w:hAnsi="Calibri"/>
            <w:rPrChange w:id="13753" w:author="Tre" w:date="2012-11-19T09:07:00Z">
              <w:rPr>
                <w:rFonts w:ascii="Calibri" w:hAnsi="Calibri"/>
                <w:color w:val="0000FF"/>
                <w:sz w:val="20"/>
                <w:szCs w:val="20"/>
                <w:u w:val="single"/>
              </w:rPr>
            </w:rPrChange>
          </w:rPr>
          <w:fldChar w:fldCharType="begin"/>
        </w:r>
        <w:r w:rsidRPr="00EE27B1">
          <w:rPr>
            <w:rFonts w:ascii="Calibri" w:hAnsi="Calibri"/>
            <w:rPrChange w:id="1375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75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756" w:author="frontdesk" w:date="2012-11-16T12:58:00Z"/>
          <w:rFonts w:ascii="Calibri" w:hAnsi="Calibri"/>
          <w:b/>
          <w:rPrChange w:id="13757" w:author="Tre" w:date="2012-11-19T09:07:00Z">
            <w:rPr>
              <w:del w:id="13758" w:author="frontdesk" w:date="2012-11-16T12:58:00Z"/>
              <w:rFonts w:ascii="Calibri" w:hAnsi="Calibri"/>
              <w:b/>
              <w:sz w:val="20"/>
              <w:szCs w:val="20"/>
            </w:rPr>
          </w:rPrChange>
        </w:rPr>
      </w:pPr>
      <w:del w:id="13759" w:author="frontdesk" w:date="2012-11-16T12:58:00Z">
        <w:r w:rsidRPr="00EE27B1" w:rsidDel="00702889">
          <w:rPr>
            <w:rFonts w:ascii="Calibri" w:hAnsi="Calibri"/>
            <w:b/>
            <w:rPrChange w:id="13760" w:author="Tre" w:date="2012-11-19T09:07:00Z">
              <w:rPr>
                <w:rFonts w:ascii="Calibri" w:hAnsi="Calibri"/>
                <w:b/>
                <w:color w:val="0000FF"/>
                <w:sz w:val="20"/>
                <w:szCs w:val="20"/>
                <w:u w:val="single"/>
              </w:rPr>
            </w:rPrChange>
          </w:rPr>
          <w:fldChar w:fldCharType="begin"/>
        </w:r>
        <w:r w:rsidRPr="00EE27B1">
          <w:rPr>
            <w:rFonts w:ascii="Calibri" w:hAnsi="Calibri"/>
            <w:b/>
            <w:rPrChange w:id="1376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762" w:author="Tre" w:date="2012-11-19T09:07:00Z">
              <w:rPr>
                <w:rFonts w:ascii="Calibri" w:hAnsi="Calibri"/>
                <w:b/>
                <w:color w:val="0000FF"/>
                <w:sz w:val="20"/>
                <w:szCs w:val="20"/>
                <w:u w:val="single"/>
              </w:rPr>
            </w:rPrChange>
          </w:rPr>
          <w:fldChar w:fldCharType="separate"/>
        </w:r>
        <w:r w:rsidRPr="00EE27B1">
          <w:rPr>
            <w:rFonts w:ascii="Calibri" w:hAnsi="Calibri"/>
            <w:b/>
            <w:noProof/>
            <w:rPrChange w:id="13763" w:author="Tre" w:date="2012-11-19T09:07:00Z">
              <w:rPr>
                <w:rFonts w:ascii="Calibri" w:hAnsi="Calibri"/>
                <w:b/>
                <w:noProof/>
                <w:color w:val="0000FF"/>
                <w:sz w:val="20"/>
                <w:szCs w:val="20"/>
                <w:u w:val="single"/>
              </w:rPr>
            </w:rPrChange>
          </w:rPr>
          <w:delText>Submachine gun "H&amp;K MP5"</w:delText>
        </w:r>
        <w:r w:rsidRPr="00EE27B1" w:rsidDel="00702889">
          <w:rPr>
            <w:rFonts w:ascii="Calibri" w:hAnsi="Calibri"/>
            <w:b/>
            <w:rPrChange w:id="1376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765" w:author="frontdesk" w:date="2012-11-16T12:58:00Z"/>
          <w:rFonts w:ascii="Calibri" w:hAnsi="Calibri"/>
          <w:i/>
          <w:rPrChange w:id="13766" w:author="Tre" w:date="2012-11-19T09:07:00Z">
            <w:rPr>
              <w:del w:id="13767" w:author="frontdesk" w:date="2012-11-16T12:58:00Z"/>
              <w:rFonts w:ascii="Calibri" w:hAnsi="Calibri"/>
              <w:i/>
              <w:sz w:val="20"/>
              <w:szCs w:val="20"/>
            </w:rPr>
          </w:rPrChange>
        </w:rPr>
      </w:pPr>
      <w:del w:id="13768" w:author="frontdesk" w:date="2012-11-16T12:58:00Z">
        <w:r w:rsidRPr="00EE27B1">
          <w:rPr>
            <w:rFonts w:ascii="Calibri" w:hAnsi="Calibri"/>
            <w:i/>
            <w:rPrChange w:id="1376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770" w:author="Tre" w:date="2012-11-19T09:07:00Z">
              <w:rPr>
                <w:rFonts w:ascii="Calibri" w:hAnsi="Calibri"/>
                <w:i/>
                <w:color w:val="0000FF"/>
                <w:sz w:val="20"/>
                <w:szCs w:val="20"/>
                <w:u w:val="single"/>
              </w:rPr>
            </w:rPrChange>
          </w:rPr>
          <w:fldChar w:fldCharType="begin"/>
        </w:r>
        <w:r w:rsidRPr="00EE27B1">
          <w:rPr>
            <w:rFonts w:ascii="Calibri" w:hAnsi="Calibri"/>
            <w:i/>
            <w:rPrChange w:id="1377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772" w:author="Tre" w:date="2012-11-19T09:07:00Z">
              <w:rPr>
                <w:rFonts w:ascii="Calibri" w:hAnsi="Calibri"/>
                <w:i/>
                <w:color w:val="0000FF"/>
                <w:sz w:val="20"/>
                <w:szCs w:val="20"/>
                <w:u w:val="single"/>
              </w:rPr>
            </w:rPrChange>
          </w:rPr>
          <w:fldChar w:fldCharType="separate"/>
        </w:r>
        <w:r w:rsidRPr="00EE27B1">
          <w:rPr>
            <w:rFonts w:ascii="Calibri" w:hAnsi="Calibri"/>
            <w:i/>
            <w:noProof/>
            <w:rPrChange w:id="13773"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3774" w:author="Tre" w:date="2012-11-19T09:07:00Z">
              <w:rPr>
                <w:rFonts w:ascii="Calibri" w:hAnsi="Calibri"/>
                <w:i/>
                <w:color w:val="0000FF"/>
                <w:sz w:val="20"/>
                <w:szCs w:val="20"/>
                <w:u w:val="single"/>
              </w:rPr>
            </w:rPrChange>
          </w:rPr>
          <w:fldChar w:fldCharType="end"/>
        </w:r>
        <w:r w:rsidRPr="00EE27B1">
          <w:rPr>
            <w:rFonts w:ascii="Calibri" w:hAnsi="Calibri"/>
            <w:i/>
            <w:rPrChange w:id="13775" w:author="Tre" w:date="2012-11-19T09:07:00Z">
              <w:rPr>
                <w:rFonts w:ascii="Calibri" w:hAnsi="Calibri"/>
                <w:i/>
                <w:color w:val="0000FF"/>
                <w:sz w:val="20"/>
                <w:szCs w:val="20"/>
                <w:u w:val="single"/>
              </w:rPr>
            </w:rPrChange>
          </w:rPr>
          <w:delText>), Type (</w:delText>
        </w:r>
        <w:r w:rsidRPr="00EE27B1" w:rsidDel="00702889">
          <w:rPr>
            <w:rFonts w:ascii="Calibri" w:hAnsi="Calibri"/>
            <w:i/>
            <w:rPrChange w:id="13776" w:author="Tre" w:date="2012-11-19T09:07:00Z">
              <w:rPr>
                <w:rFonts w:ascii="Calibri" w:hAnsi="Calibri"/>
                <w:i/>
                <w:color w:val="0000FF"/>
                <w:sz w:val="20"/>
                <w:szCs w:val="20"/>
                <w:u w:val="single"/>
              </w:rPr>
            </w:rPrChange>
          </w:rPr>
          <w:fldChar w:fldCharType="begin"/>
        </w:r>
        <w:r w:rsidRPr="00EE27B1">
          <w:rPr>
            <w:rFonts w:ascii="Calibri" w:hAnsi="Calibri"/>
            <w:i/>
            <w:rPrChange w:id="1377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778" w:author="Tre" w:date="2012-11-19T09:07:00Z">
              <w:rPr>
                <w:rFonts w:ascii="Calibri" w:hAnsi="Calibri"/>
                <w:i/>
                <w:color w:val="0000FF"/>
                <w:sz w:val="20"/>
                <w:szCs w:val="20"/>
                <w:u w:val="single"/>
              </w:rPr>
            </w:rPrChange>
          </w:rPr>
          <w:fldChar w:fldCharType="separate"/>
        </w:r>
        <w:r w:rsidRPr="00EE27B1">
          <w:rPr>
            <w:rFonts w:ascii="Calibri" w:hAnsi="Calibri"/>
            <w:i/>
            <w:noProof/>
            <w:rPrChange w:id="1377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780" w:author="Tre" w:date="2012-11-19T09:07:00Z">
              <w:rPr>
                <w:rFonts w:ascii="Calibri" w:hAnsi="Calibri"/>
                <w:i/>
                <w:color w:val="0000FF"/>
                <w:sz w:val="20"/>
                <w:szCs w:val="20"/>
                <w:u w:val="single"/>
              </w:rPr>
            </w:rPrChange>
          </w:rPr>
          <w:fldChar w:fldCharType="end"/>
        </w:r>
        <w:r w:rsidRPr="00EE27B1">
          <w:rPr>
            <w:rFonts w:ascii="Calibri" w:hAnsi="Calibri"/>
            <w:i/>
            <w:rPrChange w:id="13781" w:author="Tre" w:date="2012-11-19T09:07:00Z">
              <w:rPr>
                <w:rFonts w:ascii="Calibri" w:hAnsi="Calibri"/>
                <w:i/>
                <w:color w:val="0000FF"/>
                <w:sz w:val="20"/>
                <w:szCs w:val="20"/>
                <w:u w:val="single"/>
              </w:rPr>
            </w:rPrChange>
          </w:rPr>
          <w:delText>), Rate (</w:delText>
        </w:r>
        <w:r w:rsidRPr="00EE27B1" w:rsidDel="00702889">
          <w:rPr>
            <w:rFonts w:ascii="Calibri" w:hAnsi="Calibri"/>
            <w:i/>
            <w:rPrChange w:id="13782" w:author="Tre" w:date="2012-11-19T09:07:00Z">
              <w:rPr>
                <w:rFonts w:ascii="Calibri" w:hAnsi="Calibri"/>
                <w:i/>
                <w:color w:val="0000FF"/>
                <w:sz w:val="20"/>
                <w:szCs w:val="20"/>
                <w:u w:val="single"/>
              </w:rPr>
            </w:rPrChange>
          </w:rPr>
          <w:fldChar w:fldCharType="begin"/>
        </w:r>
        <w:r w:rsidRPr="00EE27B1">
          <w:rPr>
            <w:rFonts w:ascii="Calibri" w:hAnsi="Calibri"/>
            <w:i/>
            <w:rPrChange w:id="1378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784" w:author="Tre" w:date="2012-11-19T09:07:00Z">
              <w:rPr>
                <w:rFonts w:ascii="Calibri" w:hAnsi="Calibri"/>
                <w:i/>
                <w:color w:val="0000FF"/>
                <w:sz w:val="20"/>
                <w:szCs w:val="20"/>
                <w:u w:val="single"/>
              </w:rPr>
            </w:rPrChange>
          </w:rPr>
          <w:fldChar w:fldCharType="separate"/>
        </w:r>
        <w:r w:rsidRPr="00EE27B1">
          <w:rPr>
            <w:rFonts w:ascii="Calibri" w:hAnsi="Calibri"/>
            <w:i/>
            <w:noProof/>
            <w:rPrChange w:id="13785" w:author="Tre" w:date="2012-11-19T09:07:00Z">
              <w:rPr>
                <w:rFonts w:ascii="Calibri" w:hAnsi="Calibri"/>
                <w:i/>
                <w:noProof/>
                <w:color w:val="0000FF"/>
                <w:sz w:val="20"/>
                <w:szCs w:val="20"/>
                <w:u w:val="single"/>
              </w:rPr>
            </w:rPrChange>
          </w:rPr>
          <w:delText>Semi Auto/Full Auto</w:delText>
        </w:r>
        <w:r w:rsidRPr="00EE27B1" w:rsidDel="00702889">
          <w:rPr>
            <w:rFonts w:ascii="Calibri" w:hAnsi="Calibri"/>
            <w:i/>
            <w:rPrChange w:id="13786" w:author="Tre" w:date="2012-11-19T09:07:00Z">
              <w:rPr>
                <w:rFonts w:ascii="Calibri" w:hAnsi="Calibri"/>
                <w:i/>
                <w:color w:val="0000FF"/>
                <w:sz w:val="20"/>
                <w:szCs w:val="20"/>
                <w:u w:val="single"/>
              </w:rPr>
            </w:rPrChange>
          </w:rPr>
          <w:fldChar w:fldCharType="end"/>
        </w:r>
        <w:r w:rsidRPr="00EE27B1">
          <w:rPr>
            <w:rFonts w:ascii="Calibri" w:hAnsi="Calibri"/>
            <w:i/>
            <w:rPrChange w:id="13787" w:author="Tre" w:date="2012-11-19T09:07:00Z">
              <w:rPr>
                <w:rFonts w:ascii="Calibri" w:hAnsi="Calibri"/>
                <w:i/>
                <w:color w:val="0000FF"/>
                <w:sz w:val="20"/>
                <w:szCs w:val="20"/>
                <w:u w:val="single"/>
              </w:rPr>
            </w:rPrChange>
          </w:rPr>
          <w:delText>), Ammo (</w:delText>
        </w:r>
        <w:r w:rsidRPr="00EE27B1" w:rsidDel="00702889">
          <w:rPr>
            <w:rFonts w:ascii="Calibri" w:hAnsi="Calibri"/>
            <w:i/>
            <w:rPrChange w:id="13788" w:author="Tre" w:date="2012-11-19T09:07:00Z">
              <w:rPr>
                <w:rFonts w:ascii="Calibri" w:hAnsi="Calibri"/>
                <w:i/>
                <w:color w:val="0000FF"/>
                <w:sz w:val="20"/>
                <w:szCs w:val="20"/>
                <w:u w:val="single"/>
              </w:rPr>
            </w:rPrChange>
          </w:rPr>
          <w:fldChar w:fldCharType="begin"/>
        </w:r>
        <w:r w:rsidRPr="00EE27B1">
          <w:rPr>
            <w:rFonts w:ascii="Calibri" w:hAnsi="Calibri"/>
            <w:i/>
            <w:rPrChange w:id="1378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790" w:author="Tre" w:date="2012-11-19T09:07:00Z">
              <w:rPr>
                <w:rFonts w:ascii="Calibri" w:hAnsi="Calibri"/>
                <w:i/>
                <w:color w:val="0000FF"/>
                <w:sz w:val="20"/>
                <w:szCs w:val="20"/>
                <w:u w:val="single"/>
              </w:rPr>
            </w:rPrChange>
          </w:rPr>
          <w:fldChar w:fldCharType="separate"/>
        </w:r>
        <w:r w:rsidRPr="00EE27B1">
          <w:rPr>
            <w:rFonts w:ascii="Calibri" w:hAnsi="Calibri"/>
            <w:i/>
            <w:noProof/>
            <w:rPrChange w:id="13791" w:author="Tre" w:date="2012-11-19T09:07:00Z">
              <w:rPr>
                <w:rFonts w:ascii="Calibri" w:hAnsi="Calibri"/>
                <w:i/>
                <w:noProof/>
                <w:color w:val="0000FF"/>
                <w:sz w:val="20"/>
                <w:szCs w:val="20"/>
                <w:u w:val="single"/>
              </w:rPr>
            </w:rPrChange>
          </w:rPr>
          <w:delText>magazine (20)</w:delText>
        </w:r>
        <w:r w:rsidRPr="00EE27B1" w:rsidDel="00702889">
          <w:rPr>
            <w:rFonts w:ascii="Calibri" w:hAnsi="Calibri"/>
            <w:i/>
            <w:rPrChange w:id="13792" w:author="Tre" w:date="2012-11-19T09:07:00Z">
              <w:rPr>
                <w:rFonts w:ascii="Calibri" w:hAnsi="Calibri"/>
                <w:i/>
                <w:color w:val="0000FF"/>
                <w:sz w:val="20"/>
                <w:szCs w:val="20"/>
                <w:u w:val="single"/>
              </w:rPr>
            </w:rPrChange>
          </w:rPr>
          <w:fldChar w:fldCharType="end"/>
        </w:r>
        <w:r w:rsidRPr="00EE27B1">
          <w:rPr>
            <w:rFonts w:ascii="Calibri" w:hAnsi="Calibri"/>
            <w:i/>
            <w:rPrChange w:id="1379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794" w:author="Tre" w:date="2012-11-19T09:07:00Z">
              <w:rPr>
                <w:rFonts w:ascii="Calibri" w:hAnsi="Calibri"/>
                <w:i/>
                <w:color w:val="0000FF"/>
                <w:sz w:val="20"/>
                <w:szCs w:val="20"/>
                <w:u w:val="single"/>
              </w:rPr>
            </w:rPrChange>
          </w:rPr>
          <w:fldChar w:fldCharType="begin"/>
        </w:r>
        <w:r w:rsidRPr="00EE27B1">
          <w:rPr>
            <w:rFonts w:ascii="Calibri" w:hAnsi="Calibri"/>
            <w:i/>
            <w:rPrChange w:id="1379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796" w:author="Tre" w:date="2012-11-19T09:07:00Z">
              <w:rPr>
                <w:rFonts w:ascii="Calibri" w:hAnsi="Calibri"/>
                <w:i/>
                <w:color w:val="0000FF"/>
                <w:sz w:val="20"/>
                <w:szCs w:val="20"/>
                <w:u w:val="single"/>
              </w:rPr>
            </w:rPrChange>
          </w:rPr>
          <w:fldChar w:fldCharType="end"/>
        </w:r>
        <w:r w:rsidRPr="00EE27B1">
          <w:rPr>
            <w:rFonts w:ascii="Calibri" w:hAnsi="Calibri"/>
            <w:i/>
            <w:rPrChange w:id="1379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798" w:author="Tre" w:date="2012-11-19T09:07:00Z">
              <w:rPr>
                <w:rFonts w:ascii="Calibri" w:hAnsi="Calibri"/>
                <w:i/>
                <w:color w:val="0000FF"/>
                <w:sz w:val="20"/>
                <w:szCs w:val="20"/>
                <w:u w:val="single"/>
              </w:rPr>
            </w:rPrChange>
          </w:rPr>
          <w:fldChar w:fldCharType="begin"/>
        </w:r>
        <w:r w:rsidRPr="00EE27B1">
          <w:rPr>
            <w:rFonts w:ascii="Calibri" w:hAnsi="Calibri"/>
            <w:i/>
            <w:rPrChange w:id="1379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800" w:author="Tre" w:date="2012-11-19T09:07:00Z">
              <w:rPr>
                <w:rFonts w:ascii="Calibri" w:hAnsi="Calibri"/>
                <w:i/>
                <w:color w:val="0000FF"/>
                <w:sz w:val="20"/>
                <w:szCs w:val="20"/>
                <w:u w:val="single"/>
              </w:rPr>
            </w:rPrChange>
          </w:rPr>
          <w:fldChar w:fldCharType="end"/>
        </w:r>
        <w:r w:rsidRPr="00EE27B1">
          <w:rPr>
            <w:rFonts w:ascii="Calibri" w:hAnsi="Calibri"/>
            <w:i/>
            <w:rPrChange w:id="1380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802" w:author="Tre" w:date="2012-11-19T09:07:00Z">
              <w:rPr>
                <w:rFonts w:ascii="Calibri" w:hAnsi="Calibri"/>
                <w:i/>
                <w:color w:val="0000FF"/>
                <w:sz w:val="20"/>
                <w:szCs w:val="20"/>
                <w:u w:val="single"/>
              </w:rPr>
            </w:rPrChange>
          </w:rPr>
          <w:fldChar w:fldCharType="begin"/>
        </w:r>
        <w:r w:rsidRPr="00EE27B1">
          <w:rPr>
            <w:rFonts w:ascii="Calibri" w:hAnsi="Calibri"/>
            <w:i/>
            <w:rPrChange w:id="1380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804" w:author="Tre" w:date="2012-11-19T09:07:00Z">
              <w:rPr>
                <w:rFonts w:ascii="Calibri" w:hAnsi="Calibri"/>
                <w:i/>
                <w:color w:val="0000FF"/>
                <w:sz w:val="20"/>
                <w:szCs w:val="20"/>
                <w:u w:val="single"/>
              </w:rPr>
            </w:rPrChange>
          </w:rPr>
          <w:fldChar w:fldCharType="end"/>
        </w:r>
        <w:r w:rsidRPr="00EE27B1">
          <w:rPr>
            <w:rFonts w:ascii="Calibri" w:hAnsi="Calibri"/>
            <w:i/>
            <w:rPrChange w:id="1380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806" w:author="Tre" w:date="2012-11-19T09:07:00Z">
              <w:rPr>
                <w:rFonts w:ascii="Calibri" w:hAnsi="Calibri"/>
                <w:i/>
                <w:color w:val="0000FF"/>
                <w:sz w:val="20"/>
                <w:szCs w:val="20"/>
                <w:u w:val="single"/>
              </w:rPr>
            </w:rPrChange>
          </w:rPr>
          <w:fldChar w:fldCharType="begin"/>
        </w:r>
        <w:r w:rsidRPr="00EE27B1">
          <w:rPr>
            <w:rFonts w:ascii="Calibri" w:hAnsi="Calibri"/>
            <w:i/>
            <w:rPrChange w:id="1380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808" w:author="Tre" w:date="2012-11-19T09:07:00Z">
              <w:rPr>
                <w:rFonts w:ascii="Calibri" w:hAnsi="Calibri"/>
                <w:i/>
                <w:color w:val="0000FF"/>
                <w:sz w:val="20"/>
                <w:szCs w:val="20"/>
                <w:u w:val="single"/>
              </w:rPr>
            </w:rPrChange>
          </w:rPr>
          <w:fldChar w:fldCharType="end"/>
        </w:r>
        <w:r w:rsidRPr="00EE27B1">
          <w:rPr>
            <w:rFonts w:ascii="Calibri" w:hAnsi="Calibri"/>
            <w:i/>
            <w:rPrChange w:id="13809" w:author="Tre" w:date="2012-11-19T09:07:00Z">
              <w:rPr>
                <w:rFonts w:ascii="Calibri" w:hAnsi="Calibri"/>
                <w:i/>
                <w:color w:val="0000FF"/>
                <w:sz w:val="20"/>
                <w:szCs w:val="20"/>
                <w:u w:val="single"/>
              </w:rPr>
            </w:rPrChange>
          </w:rPr>
          <w:delText>), Fuel (</w:delText>
        </w:r>
        <w:r w:rsidRPr="00EE27B1" w:rsidDel="00702889">
          <w:rPr>
            <w:rFonts w:ascii="Calibri" w:hAnsi="Calibri"/>
            <w:i/>
            <w:rPrChange w:id="13810" w:author="Tre" w:date="2012-11-19T09:07:00Z">
              <w:rPr>
                <w:rFonts w:ascii="Calibri" w:hAnsi="Calibri"/>
                <w:i/>
                <w:color w:val="0000FF"/>
                <w:sz w:val="20"/>
                <w:szCs w:val="20"/>
                <w:u w:val="single"/>
              </w:rPr>
            </w:rPrChange>
          </w:rPr>
          <w:fldChar w:fldCharType="begin"/>
        </w:r>
        <w:r w:rsidRPr="00EE27B1">
          <w:rPr>
            <w:rFonts w:ascii="Calibri" w:hAnsi="Calibri"/>
            <w:i/>
            <w:rPrChange w:id="1381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812" w:author="Tre" w:date="2012-11-19T09:07:00Z">
              <w:rPr>
                <w:rFonts w:ascii="Calibri" w:hAnsi="Calibri"/>
                <w:i/>
                <w:color w:val="0000FF"/>
                <w:sz w:val="20"/>
                <w:szCs w:val="20"/>
                <w:u w:val="single"/>
              </w:rPr>
            </w:rPrChange>
          </w:rPr>
          <w:fldChar w:fldCharType="end"/>
        </w:r>
        <w:r w:rsidRPr="00EE27B1">
          <w:rPr>
            <w:rFonts w:ascii="Calibri" w:hAnsi="Calibri"/>
            <w:i/>
            <w:rPrChange w:id="1381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814" w:author="frontdesk" w:date="2012-11-16T12:58:00Z"/>
          <w:rFonts w:ascii="Calibri" w:hAnsi="Calibri"/>
          <w:rPrChange w:id="13815" w:author="Tre" w:date="2012-11-19T09:07:00Z">
            <w:rPr>
              <w:del w:id="13816" w:author="frontdesk" w:date="2012-11-16T12:58:00Z"/>
              <w:rFonts w:ascii="Calibri" w:hAnsi="Calibri"/>
              <w:sz w:val="20"/>
              <w:szCs w:val="20"/>
            </w:rPr>
          </w:rPrChange>
        </w:rPr>
      </w:pPr>
      <w:del w:id="13817" w:author="frontdesk" w:date="2012-11-16T12:58:00Z">
        <w:r w:rsidRPr="00EE27B1" w:rsidDel="00702889">
          <w:rPr>
            <w:rFonts w:ascii="Calibri" w:hAnsi="Calibri"/>
            <w:rPrChange w:id="13818" w:author="Tre" w:date="2012-11-19T09:07:00Z">
              <w:rPr>
                <w:rFonts w:ascii="Calibri" w:hAnsi="Calibri"/>
                <w:color w:val="0000FF"/>
                <w:sz w:val="20"/>
                <w:szCs w:val="20"/>
                <w:u w:val="single"/>
              </w:rPr>
            </w:rPrChange>
          </w:rPr>
          <w:fldChar w:fldCharType="begin"/>
        </w:r>
        <w:r w:rsidRPr="00EE27B1">
          <w:rPr>
            <w:rFonts w:ascii="Calibri" w:hAnsi="Calibri"/>
            <w:rPrChange w:id="1381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820" w:author="Tre" w:date="2012-11-19T09:07:00Z">
              <w:rPr>
                <w:rFonts w:ascii="Calibri" w:hAnsi="Calibri"/>
                <w:color w:val="0000FF"/>
                <w:sz w:val="20"/>
                <w:szCs w:val="20"/>
                <w:u w:val="single"/>
              </w:rPr>
            </w:rPrChange>
          </w:rPr>
          <w:fldChar w:fldCharType="separate"/>
        </w:r>
        <w:r w:rsidRPr="00EE27B1">
          <w:rPr>
            <w:rFonts w:ascii="Calibri" w:hAnsi="Calibri"/>
            <w:noProof/>
            <w:rPrChange w:id="13821" w:author="Tre" w:date="2012-11-19T09:07:00Z">
              <w:rPr>
                <w:rFonts w:ascii="Calibri" w:hAnsi="Calibri"/>
                <w:noProof/>
                <w:color w:val="0000FF"/>
                <w:sz w:val="20"/>
                <w:szCs w:val="20"/>
                <w:u w:val="single"/>
              </w:rPr>
            </w:rPrChange>
          </w:rPr>
          <w:delText>A medium-caliber submachine gun. Often, this gun has a flash suppressor, foldable stock, removable gun scope, and underbarrel halogen light.</w:delText>
        </w:r>
        <w:r w:rsidRPr="00EE27B1" w:rsidDel="00702889">
          <w:rPr>
            <w:rFonts w:ascii="Calibri" w:hAnsi="Calibri"/>
            <w:rPrChange w:id="13822" w:author="Tre" w:date="2012-11-19T09:07:00Z">
              <w:rPr>
                <w:rFonts w:ascii="Calibri" w:hAnsi="Calibri"/>
                <w:color w:val="0000FF"/>
                <w:sz w:val="20"/>
                <w:szCs w:val="20"/>
                <w:u w:val="single"/>
              </w:rPr>
            </w:rPrChange>
          </w:rPr>
          <w:fldChar w:fldCharType="end"/>
        </w:r>
        <w:r w:rsidRPr="00EE27B1" w:rsidDel="00702889">
          <w:rPr>
            <w:rFonts w:ascii="Calibri" w:hAnsi="Calibri"/>
            <w:rPrChange w:id="13823" w:author="Tre" w:date="2012-11-19T09:07:00Z">
              <w:rPr>
                <w:rFonts w:ascii="Calibri" w:hAnsi="Calibri"/>
                <w:color w:val="0000FF"/>
                <w:sz w:val="20"/>
                <w:szCs w:val="20"/>
                <w:u w:val="single"/>
              </w:rPr>
            </w:rPrChange>
          </w:rPr>
          <w:fldChar w:fldCharType="begin"/>
        </w:r>
        <w:r w:rsidRPr="00EE27B1">
          <w:rPr>
            <w:rFonts w:ascii="Calibri" w:hAnsi="Calibri"/>
            <w:rPrChange w:id="1382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82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826" w:author="frontdesk" w:date="2012-11-16T12:58:00Z"/>
          <w:rFonts w:ascii="Calibri" w:hAnsi="Calibri"/>
          <w:b/>
          <w:rPrChange w:id="13827" w:author="Tre" w:date="2012-11-19T09:07:00Z">
            <w:rPr>
              <w:del w:id="13828" w:author="frontdesk" w:date="2012-11-16T12:58:00Z"/>
              <w:rFonts w:ascii="Calibri" w:hAnsi="Calibri"/>
              <w:b/>
              <w:sz w:val="20"/>
              <w:szCs w:val="20"/>
            </w:rPr>
          </w:rPrChange>
        </w:rPr>
      </w:pPr>
      <w:del w:id="13829" w:author="frontdesk" w:date="2012-11-16T12:58:00Z">
        <w:r w:rsidRPr="00EE27B1" w:rsidDel="00702889">
          <w:rPr>
            <w:rFonts w:ascii="Calibri" w:hAnsi="Calibri"/>
            <w:b/>
            <w:rPrChange w:id="13830" w:author="Tre" w:date="2012-11-19T09:07:00Z">
              <w:rPr>
                <w:rFonts w:ascii="Calibri" w:hAnsi="Calibri"/>
                <w:b/>
                <w:color w:val="0000FF"/>
                <w:sz w:val="20"/>
                <w:szCs w:val="20"/>
                <w:u w:val="single"/>
              </w:rPr>
            </w:rPrChange>
          </w:rPr>
          <w:fldChar w:fldCharType="begin"/>
        </w:r>
        <w:r w:rsidRPr="00EE27B1">
          <w:rPr>
            <w:rFonts w:ascii="Calibri" w:hAnsi="Calibri"/>
            <w:b/>
            <w:rPrChange w:id="1383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832" w:author="Tre" w:date="2012-11-19T09:07:00Z">
              <w:rPr>
                <w:rFonts w:ascii="Calibri" w:hAnsi="Calibri"/>
                <w:b/>
                <w:color w:val="0000FF"/>
                <w:sz w:val="20"/>
                <w:szCs w:val="20"/>
                <w:u w:val="single"/>
              </w:rPr>
            </w:rPrChange>
          </w:rPr>
          <w:fldChar w:fldCharType="separate"/>
        </w:r>
        <w:r w:rsidRPr="00EE27B1">
          <w:rPr>
            <w:rFonts w:ascii="Calibri" w:hAnsi="Calibri"/>
            <w:b/>
            <w:noProof/>
            <w:rPrChange w:id="13833" w:author="Tre" w:date="2012-11-19T09:07:00Z">
              <w:rPr>
                <w:rFonts w:ascii="Calibri" w:hAnsi="Calibri"/>
                <w:b/>
                <w:noProof/>
                <w:color w:val="0000FF"/>
                <w:sz w:val="20"/>
                <w:szCs w:val="20"/>
                <w:u w:val="single"/>
              </w:rPr>
            </w:rPrChange>
          </w:rPr>
          <w:delText>Assault Rifle "M-16"</w:delText>
        </w:r>
        <w:r w:rsidRPr="00EE27B1" w:rsidDel="00702889">
          <w:rPr>
            <w:rFonts w:ascii="Calibri" w:hAnsi="Calibri"/>
            <w:b/>
            <w:rPrChange w:id="1383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835" w:author="frontdesk" w:date="2012-11-16T12:58:00Z"/>
          <w:rFonts w:ascii="Calibri" w:hAnsi="Calibri"/>
          <w:i/>
          <w:rPrChange w:id="13836" w:author="Tre" w:date="2012-11-19T09:07:00Z">
            <w:rPr>
              <w:del w:id="13837" w:author="frontdesk" w:date="2012-11-16T12:58:00Z"/>
              <w:rFonts w:ascii="Calibri" w:hAnsi="Calibri"/>
              <w:i/>
              <w:sz w:val="20"/>
              <w:szCs w:val="20"/>
            </w:rPr>
          </w:rPrChange>
        </w:rPr>
      </w:pPr>
      <w:del w:id="13838" w:author="frontdesk" w:date="2012-11-16T12:58:00Z">
        <w:r w:rsidRPr="00EE27B1">
          <w:rPr>
            <w:rFonts w:ascii="Calibri" w:hAnsi="Calibri"/>
            <w:i/>
            <w:rPrChange w:id="1383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840" w:author="Tre" w:date="2012-11-19T09:07:00Z">
              <w:rPr>
                <w:rFonts w:ascii="Calibri" w:hAnsi="Calibri"/>
                <w:i/>
                <w:color w:val="0000FF"/>
                <w:sz w:val="20"/>
                <w:szCs w:val="20"/>
                <w:u w:val="single"/>
              </w:rPr>
            </w:rPrChange>
          </w:rPr>
          <w:fldChar w:fldCharType="begin"/>
        </w:r>
        <w:r w:rsidRPr="00EE27B1">
          <w:rPr>
            <w:rFonts w:ascii="Calibri" w:hAnsi="Calibri"/>
            <w:i/>
            <w:rPrChange w:id="1384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842" w:author="Tre" w:date="2012-11-19T09:07:00Z">
              <w:rPr>
                <w:rFonts w:ascii="Calibri" w:hAnsi="Calibri"/>
                <w:i/>
                <w:color w:val="0000FF"/>
                <w:sz w:val="20"/>
                <w:szCs w:val="20"/>
                <w:u w:val="single"/>
              </w:rPr>
            </w:rPrChange>
          </w:rPr>
          <w:fldChar w:fldCharType="separate"/>
        </w:r>
        <w:r w:rsidRPr="00EE27B1">
          <w:rPr>
            <w:rFonts w:ascii="Calibri" w:hAnsi="Calibri"/>
            <w:i/>
            <w:noProof/>
            <w:rPrChange w:id="13843"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3844" w:author="Tre" w:date="2012-11-19T09:07:00Z">
              <w:rPr>
                <w:rFonts w:ascii="Calibri" w:hAnsi="Calibri"/>
                <w:i/>
                <w:color w:val="0000FF"/>
                <w:sz w:val="20"/>
                <w:szCs w:val="20"/>
                <w:u w:val="single"/>
              </w:rPr>
            </w:rPrChange>
          </w:rPr>
          <w:fldChar w:fldCharType="end"/>
        </w:r>
        <w:r w:rsidRPr="00EE27B1">
          <w:rPr>
            <w:rFonts w:ascii="Calibri" w:hAnsi="Calibri"/>
            <w:i/>
            <w:rPrChange w:id="13845" w:author="Tre" w:date="2012-11-19T09:07:00Z">
              <w:rPr>
                <w:rFonts w:ascii="Calibri" w:hAnsi="Calibri"/>
                <w:i/>
                <w:color w:val="0000FF"/>
                <w:sz w:val="20"/>
                <w:szCs w:val="20"/>
                <w:u w:val="single"/>
              </w:rPr>
            </w:rPrChange>
          </w:rPr>
          <w:delText>), Type (</w:delText>
        </w:r>
        <w:r w:rsidRPr="00EE27B1" w:rsidDel="00702889">
          <w:rPr>
            <w:rFonts w:ascii="Calibri" w:hAnsi="Calibri"/>
            <w:i/>
            <w:rPrChange w:id="13846" w:author="Tre" w:date="2012-11-19T09:07:00Z">
              <w:rPr>
                <w:rFonts w:ascii="Calibri" w:hAnsi="Calibri"/>
                <w:i/>
                <w:color w:val="0000FF"/>
                <w:sz w:val="20"/>
                <w:szCs w:val="20"/>
                <w:u w:val="single"/>
              </w:rPr>
            </w:rPrChange>
          </w:rPr>
          <w:fldChar w:fldCharType="begin"/>
        </w:r>
        <w:r w:rsidRPr="00EE27B1">
          <w:rPr>
            <w:rFonts w:ascii="Calibri" w:hAnsi="Calibri"/>
            <w:i/>
            <w:rPrChange w:id="1384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848" w:author="Tre" w:date="2012-11-19T09:07:00Z">
              <w:rPr>
                <w:rFonts w:ascii="Calibri" w:hAnsi="Calibri"/>
                <w:i/>
                <w:color w:val="0000FF"/>
                <w:sz w:val="20"/>
                <w:szCs w:val="20"/>
                <w:u w:val="single"/>
              </w:rPr>
            </w:rPrChange>
          </w:rPr>
          <w:fldChar w:fldCharType="separate"/>
        </w:r>
        <w:r w:rsidRPr="00EE27B1">
          <w:rPr>
            <w:rFonts w:ascii="Calibri" w:hAnsi="Calibri"/>
            <w:i/>
            <w:noProof/>
            <w:rPrChange w:id="1384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850" w:author="Tre" w:date="2012-11-19T09:07:00Z">
              <w:rPr>
                <w:rFonts w:ascii="Calibri" w:hAnsi="Calibri"/>
                <w:i/>
                <w:color w:val="0000FF"/>
                <w:sz w:val="20"/>
                <w:szCs w:val="20"/>
                <w:u w:val="single"/>
              </w:rPr>
            </w:rPrChange>
          </w:rPr>
          <w:fldChar w:fldCharType="end"/>
        </w:r>
        <w:r w:rsidRPr="00EE27B1">
          <w:rPr>
            <w:rFonts w:ascii="Calibri" w:hAnsi="Calibri"/>
            <w:i/>
            <w:rPrChange w:id="13851" w:author="Tre" w:date="2012-11-19T09:07:00Z">
              <w:rPr>
                <w:rFonts w:ascii="Calibri" w:hAnsi="Calibri"/>
                <w:i/>
                <w:color w:val="0000FF"/>
                <w:sz w:val="20"/>
                <w:szCs w:val="20"/>
                <w:u w:val="single"/>
              </w:rPr>
            </w:rPrChange>
          </w:rPr>
          <w:delText>), Rate (</w:delText>
        </w:r>
        <w:r w:rsidRPr="00EE27B1" w:rsidDel="00702889">
          <w:rPr>
            <w:rFonts w:ascii="Calibri" w:hAnsi="Calibri"/>
            <w:i/>
            <w:rPrChange w:id="13852" w:author="Tre" w:date="2012-11-19T09:07:00Z">
              <w:rPr>
                <w:rFonts w:ascii="Calibri" w:hAnsi="Calibri"/>
                <w:i/>
                <w:color w:val="0000FF"/>
                <w:sz w:val="20"/>
                <w:szCs w:val="20"/>
                <w:u w:val="single"/>
              </w:rPr>
            </w:rPrChange>
          </w:rPr>
          <w:fldChar w:fldCharType="begin"/>
        </w:r>
        <w:r w:rsidRPr="00EE27B1">
          <w:rPr>
            <w:rFonts w:ascii="Calibri" w:hAnsi="Calibri"/>
            <w:i/>
            <w:rPrChange w:id="1385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854" w:author="Tre" w:date="2012-11-19T09:07:00Z">
              <w:rPr>
                <w:rFonts w:ascii="Calibri" w:hAnsi="Calibri"/>
                <w:i/>
                <w:color w:val="0000FF"/>
                <w:sz w:val="20"/>
                <w:szCs w:val="20"/>
                <w:u w:val="single"/>
              </w:rPr>
            </w:rPrChange>
          </w:rPr>
          <w:fldChar w:fldCharType="separate"/>
        </w:r>
        <w:r w:rsidRPr="00EE27B1">
          <w:rPr>
            <w:rFonts w:ascii="Calibri" w:hAnsi="Calibri"/>
            <w:i/>
            <w:noProof/>
            <w:rPrChange w:id="13855" w:author="Tre" w:date="2012-11-19T09:07:00Z">
              <w:rPr>
                <w:rFonts w:ascii="Calibri" w:hAnsi="Calibri"/>
                <w:i/>
                <w:noProof/>
                <w:color w:val="0000FF"/>
                <w:sz w:val="20"/>
                <w:szCs w:val="20"/>
                <w:u w:val="single"/>
              </w:rPr>
            </w:rPrChange>
          </w:rPr>
          <w:delText>Semi Auto/Full Auto</w:delText>
        </w:r>
        <w:r w:rsidRPr="00EE27B1" w:rsidDel="00702889">
          <w:rPr>
            <w:rFonts w:ascii="Calibri" w:hAnsi="Calibri"/>
            <w:i/>
            <w:rPrChange w:id="13856" w:author="Tre" w:date="2012-11-19T09:07:00Z">
              <w:rPr>
                <w:rFonts w:ascii="Calibri" w:hAnsi="Calibri"/>
                <w:i/>
                <w:color w:val="0000FF"/>
                <w:sz w:val="20"/>
                <w:szCs w:val="20"/>
                <w:u w:val="single"/>
              </w:rPr>
            </w:rPrChange>
          </w:rPr>
          <w:fldChar w:fldCharType="end"/>
        </w:r>
        <w:r w:rsidRPr="00EE27B1">
          <w:rPr>
            <w:rFonts w:ascii="Calibri" w:hAnsi="Calibri"/>
            <w:i/>
            <w:rPrChange w:id="13857" w:author="Tre" w:date="2012-11-19T09:07:00Z">
              <w:rPr>
                <w:rFonts w:ascii="Calibri" w:hAnsi="Calibri"/>
                <w:i/>
                <w:color w:val="0000FF"/>
                <w:sz w:val="20"/>
                <w:szCs w:val="20"/>
                <w:u w:val="single"/>
              </w:rPr>
            </w:rPrChange>
          </w:rPr>
          <w:delText>), Ammo (</w:delText>
        </w:r>
        <w:r w:rsidRPr="00EE27B1" w:rsidDel="00702889">
          <w:rPr>
            <w:rFonts w:ascii="Calibri" w:hAnsi="Calibri"/>
            <w:i/>
            <w:rPrChange w:id="13858" w:author="Tre" w:date="2012-11-19T09:07:00Z">
              <w:rPr>
                <w:rFonts w:ascii="Calibri" w:hAnsi="Calibri"/>
                <w:i/>
                <w:color w:val="0000FF"/>
                <w:sz w:val="20"/>
                <w:szCs w:val="20"/>
                <w:u w:val="single"/>
              </w:rPr>
            </w:rPrChange>
          </w:rPr>
          <w:fldChar w:fldCharType="begin"/>
        </w:r>
        <w:r w:rsidRPr="00EE27B1">
          <w:rPr>
            <w:rFonts w:ascii="Calibri" w:hAnsi="Calibri"/>
            <w:i/>
            <w:rPrChange w:id="1385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860" w:author="Tre" w:date="2012-11-19T09:07:00Z">
              <w:rPr>
                <w:rFonts w:ascii="Calibri" w:hAnsi="Calibri"/>
                <w:i/>
                <w:color w:val="0000FF"/>
                <w:sz w:val="20"/>
                <w:szCs w:val="20"/>
                <w:u w:val="single"/>
              </w:rPr>
            </w:rPrChange>
          </w:rPr>
          <w:fldChar w:fldCharType="separate"/>
        </w:r>
        <w:r w:rsidRPr="00EE27B1">
          <w:rPr>
            <w:rFonts w:ascii="Calibri" w:hAnsi="Calibri"/>
            <w:i/>
            <w:noProof/>
            <w:rPrChange w:id="13861" w:author="Tre" w:date="2012-11-19T09:07:00Z">
              <w:rPr>
                <w:rFonts w:ascii="Calibri" w:hAnsi="Calibri"/>
                <w:i/>
                <w:noProof/>
                <w:color w:val="0000FF"/>
                <w:sz w:val="20"/>
                <w:szCs w:val="20"/>
                <w:u w:val="single"/>
              </w:rPr>
            </w:rPrChange>
          </w:rPr>
          <w:delText>magazine (20)</w:delText>
        </w:r>
        <w:r w:rsidRPr="00EE27B1" w:rsidDel="00702889">
          <w:rPr>
            <w:rFonts w:ascii="Calibri" w:hAnsi="Calibri"/>
            <w:i/>
            <w:rPrChange w:id="13862" w:author="Tre" w:date="2012-11-19T09:07:00Z">
              <w:rPr>
                <w:rFonts w:ascii="Calibri" w:hAnsi="Calibri"/>
                <w:i/>
                <w:color w:val="0000FF"/>
                <w:sz w:val="20"/>
                <w:szCs w:val="20"/>
                <w:u w:val="single"/>
              </w:rPr>
            </w:rPrChange>
          </w:rPr>
          <w:fldChar w:fldCharType="end"/>
        </w:r>
        <w:r w:rsidRPr="00EE27B1">
          <w:rPr>
            <w:rFonts w:ascii="Calibri" w:hAnsi="Calibri"/>
            <w:i/>
            <w:rPrChange w:id="1386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864" w:author="Tre" w:date="2012-11-19T09:07:00Z">
              <w:rPr>
                <w:rFonts w:ascii="Calibri" w:hAnsi="Calibri"/>
                <w:i/>
                <w:color w:val="0000FF"/>
                <w:sz w:val="20"/>
                <w:szCs w:val="20"/>
                <w:u w:val="single"/>
              </w:rPr>
            </w:rPrChange>
          </w:rPr>
          <w:fldChar w:fldCharType="begin"/>
        </w:r>
        <w:r w:rsidRPr="00EE27B1">
          <w:rPr>
            <w:rFonts w:ascii="Calibri" w:hAnsi="Calibri"/>
            <w:i/>
            <w:rPrChange w:id="1386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866" w:author="Tre" w:date="2012-11-19T09:07:00Z">
              <w:rPr>
                <w:rFonts w:ascii="Calibri" w:hAnsi="Calibri"/>
                <w:i/>
                <w:color w:val="0000FF"/>
                <w:sz w:val="20"/>
                <w:szCs w:val="20"/>
                <w:u w:val="single"/>
              </w:rPr>
            </w:rPrChange>
          </w:rPr>
          <w:fldChar w:fldCharType="end"/>
        </w:r>
        <w:r w:rsidRPr="00EE27B1">
          <w:rPr>
            <w:rFonts w:ascii="Calibri" w:hAnsi="Calibri"/>
            <w:i/>
            <w:rPrChange w:id="1386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868" w:author="Tre" w:date="2012-11-19T09:07:00Z">
              <w:rPr>
                <w:rFonts w:ascii="Calibri" w:hAnsi="Calibri"/>
                <w:i/>
                <w:color w:val="0000FF"/>
                <w:sz w:val="20"/>
                <w:szCs w:val="20"/>
                <w:u w:val="single"/>
              </w:rPr>
            </w:rPrChange>
          </w:rPr>
          <w:fldChar w:fldCharType="begin"/>
        </w:r>
        <w:r w:rsidRPr="00EE27B1">
          <w:rPr>
            <w:rFonts w:ascii="Calibri" w:hAnsi="Calibri"/>
            <w:i/>
            <w:rPrChange w:id="1386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870" w:author="Tre" w:date="2012-11-19T09:07:00Z">
              <w:rPr>
                <w:rFonts w:ascii="Calibri" w:hAnsi="Calibri"/>
                <w:i/>
                <w:color w:val="0000FF"/>
                <w:sz w:val="20"/>
                <w:szCs w:val="20"/>
                <w:u w:val="single"/>
              </w:rPr>
            </w:rPrChange>
          </w:rPr>
          <w:fldChar w:fldCharType="end"/>
        </w:r>
        <w:r w:rsidRPr="00EE27B1">
          <w:rPr>
            <w:rFonts w:ascii="Calibri" w:hAnsi="Calibri"/>
            <w:i/>
            <w:rPrChange w:id="1387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872" w:author="Tre" w:date="2012-11-19T09:07:00Z">
              <w:rPr>
                <w:rFonts w:ascii="Calibri" w:hAnsi="Calibri"/>
                <w:i/>
                <w:color w:val="0000FF"/>
                <w:sz w:val="20"/>
                <w:szCs w:val="20"/>
                <w:u w:val="single"/>
              </w:rPr>
            </w:rPrChange>
          </w:rPr>
          <w:fldChar w:fldCharType="begin"/>
        </w:r>
        <w:r w:rsidRPr="00EE27B1">
          <w:rPr>
            <w:rFonts w:ascii="Calibri" w:hAnsi="Calibri"/>
            <w:i/>
            <w:rPrChange w:id="1387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874" w:author="Tre" w:date="2012-11-19T09:07:00Z">
              <w:rPr>
                <w:rFonts w:ascii="Calibri" w:hAnsi="Calibri"/>
                <w:i/>
                <w:color w:val="0000FF"/>
                <w:sz w:val="20"/>
                <w:szCs w:val="20"/>
                <w:u w:val="single"/>
              </w:rPr>
            </w:rPrChange>
          </w:rPr>
          <w:fldChar w:fldCharType="end"/>
        </w:r>
        <w:r w:rsidRPr="00EE27B1">
          <w:rPr>
            <w:rFonts w:ascii="Calibri" w:hAnsi="Calibri"/>
            <w:i/>
            <w:rPrChange w:id="1387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876" w:author="Tre" w:date="2012-11-19T09:07:00Z">
              <w:rPr>
                <w:rFonts w:ascii="Calibri" w:hAnsi="Calibri"/>
                <w:i/>
                <w:color w:val="0000FF"/>
                <w:sz w:val="20"/>
                <w:szCs w:val="20"/>
                <w:u w:val="single"/>
              </w:rPr>
            </w:rPrChange>
          </w:rPr>
          <w:fldChar w:fldCharType="begin"/>
        </w:r>
        <w:r w:rsidRPr="00EE27B1">
          <w:rPr>
            <w:rFonts w:ascii="Calibri" w:hAnsi="Calibri"/>
            <w:i/>
            <w:rPrChange w:id="1387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878" w:author="Tre" w:date="2012-11-19T09:07:00Z">
              <w:rPr>
                <w:rFonts w:ascii="Calibri" w:hAnsi="Calibri"/>
                <w:i/>
                <w:color w:val="0000FF"/>
                <w:sz w:val="20"/>
                <w:szCs w:val="20"/>
                <w:u w:val="single"/>
              </w:rPr>
            </w:rPrChange>
          </w:rPr>
          <w:fldChar w:fldCharType="end"/>
        </w:r>
        <w:r w:rsidRPr="00EE27B1">
          <w:rPr>
            <w:rFonts w:ascii="Calibri" w:hAnsi="Calibri"/>
            <w:i/>
            <w:rPrChange w:id="13879" w:author="Tre" w:date="2012-11-19T09:07:00Z">
              <w:rPr>
                <w:rFonts w:ascii="Calibri" w:hAnsi="Calibri"/>
                <w:i/>
                <w:color w:val="0000FF"/>
                <w:sz w:val="20"/>
                <w:szCs w:val="20"/>
                <w:u w:val="single"/>
              </w:rPr>
            </w:rPrChange>
          </w:rPr>
          <w:delText>), Fuel (</w:delText>
        </w:r>
        <w:r w:rsidRPr="00EE27B1" w:rsidDel="00702889">
          <w:rPr>
            <w:rFonts w:ascii="Calibri" w:hAnsi="Calibri"/>
            <w:i/>
            <w:rPrChange w:id="13880" w:author="Tre" w:date="2012-11-19T09:07:00Z">
              <w:rPr>
                <w:rFonts w:ascii="Calibri" w:hAnsi="Calibri"/>
                <w:i/>
                <w:color w:val="0000FF"/>
                <w:sz w:val="20"/>
                <w:szCs w:val="20"/>
                <w:u w:val="single"/>
              </w:rPr>
            </w:rPrChange>
          </w:rPr>
          <w:fldChar w:fldCharType="begin"/>
        </w:r>
        <w:r w:rsidRPr="00EE27B1">
          <w:rPr>
            <w:rFonts w:ascii="Calibri" w:hAnsi="Calibri"/>
            <w:i/>
            <w:rPrChange w:id="1388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882" w:author="Tre" w:date="2012-11-19T09:07:00Z">
              <w:rPr>
                <w:rFonts w:ascii="Calibri" w:hAnsi="Calibri"/>
                <w:i/>
                <w:color w:val="0000FF"/>
                <w:sz w:val="20"/>
                <w:szCs w:val="20"/>
                <w:u w:val="single"/>
              </w:rPr>
            </w:rPrChange>
          </w:rPr>
          <w:fldChar w:fldCharType="end"/>
        </w:r>
        <w:r w:rsidRPr="00EE27B1">
          <w:rPr>
            <w:rFonts w:ascii="Calibri" w:hAnsi="Calibri"/>
            <w:i/>
            <w:rPrChange w:id="1388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884" w:author="frontdesk" w:date="2012-11-16T12:58:00Z"/>
          <w:rFonts w:ascii="Calibri" w:hAnsi="Calibri"/>
          <w:rPrChange w:id="13885" w:author="Tre" w:date="2012-11-19T09:07:00Z">
            <w:rPr>
              <w:del w:id="13886" w:author="frontdesk" w:date="2012-11-16T12:58:00Z"/>
              <w:rFonts w:ascii="Calibri" w:hAnsi="Calibri"/>
              <w:sz w:val="20"/>
              <w:szCs w:val="20"/>
            </w:rPr>
          </w:rPrChange>
        </w:rPr>
      </w:pPr>
      <w:del w:id="13887" w:author="frontdesk" w:date="2012-11-16T12:58:00Z">
        <w:r w:rsidRPr="00EE27B1" w:rsidDel="00702889">
          <w:rPr>
            <w:rFonts w:ascii="Calibri" w:hAnsi="Calibri"/>
            <w:rPrChange w:id="13888" w:author="Tre" w:date="2012-11-19T09:07:00Z">
              <w:rPr>
                <w:rFonts w:ascii="Calibri" w:hAnsi="Calibri"/>
                <w:color w:val="0000FF"/>
                <w:sz w:val="20"/>
                <w:szCs w:val="20"/>
                <w:u w:val="single"/>
              </w:rPr>
            </w:rPrChange>
          </w:rPr>
          <w:fldChar w:fldCharType="begin"/>
        </w:r>
        <w:r w:rsidRPr="00EE27B1">
          <w:rPr>
            <w:rFonts w:ascii="Calibri" w:hAnsi="Calibri"/>
            <w:rPrChange w:id="1388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890" w:author="Tre" w:date="2012-11-19T09:07:00Z">
              <w:rPr>
                <w:rFonts w:ascii="Calibri" w:hAnsi="Calibri"/>
                <w:color w:val="0000FF"/>
                <w:sz w:val="20"/>
                <w:szCs w:val="20"/>
                <w:u w:val="single"/>
              </w:rPr>
            </w:rPrChange>
          </w:rPr>
          <w:fldChar w:fldCharType="separate"/>
        </w:r>
        <w:r w:rsidRPr="00EE27B1">
          <w:rPr>
            <w:rFonts w:ascii="Calibri" w:hAnsi="Calibri"/>
            <w:noProof/>
            <w:rPrChange w:id="13891" w:author="Tre" w:date="2012-11-19T09:07:00Z">
              <w:rPr>
                <w:rFonts w:ascii="Calibri" w:hAnsi="Calibri"/>
                <w:noProof/>
                <w:color w:val="0000FF"/>
                <w:sz w:val="20"/>
                <w:szCs w:val="20"/>
                <w:u w:val="single"/>
              </w:rPr>
            </w:rPrChange>
          </w:rPr>
          <w:delText>An assault rifle originally designed for jungle warfare. It can be modified to have a laser sight or a night vision scope. Some models have a shortened carbine  barrel.</w:delText>
        </w:r>
        <w:r w:rsidRPr="00EE27B1" w:rsidDel="00702889">
          <w:rPr>
            <w:rFonts w:ascii="Calibri" w:hAnsi="Calibri"/>
            <w:rPrChange w:id="13892" w:author="Tre" w:date="2012-11-19T09:07:00Z">
              <w:rPr>
                <w:rFonts w:ascii="Calibri" w:hAnsi="Calibri"/>
                <w:color w:val="0000FF"/>
                <w:sz w:val="20"/>
                <w:szCs w:val="20"/>
                <w:u w:val="single"/>
              </w:rPr>
            </w:rPrChange>
          </w:rPr>
          <w:fldChar w:fldCharType="end"/>
        </w:r>
        <w:r w:rsidRPr="00EE27B1" w:rsidDel="00702889">
          <w:rPr>
            <w:rFonts w:ascii="Calibri" w:hAnsi="Calibri"/>
            <w:rPrChange w:id="13893" w:author="Tre" w:date="2012-11-19T09:07:00Z">
              <w:rPr>
                <w:rFonts w:ascii="Calibri" w:hAnsi="Calibri"/>
                <w:color w:val="0000FF"/>
                <w:sz w:val="20"/>
                <w:szCs w:val="20"/>
                <w:u w:val="single"/>
              </w:rPr>
            </w:rPrChange>
          </w:rPr>
          <w:fldChar w:fldCharType="begin"/>
        </w:r>
        <w:r w:rsidRPr="00EE27B1">
          <w:rPr>
            <w:rFonts w:ascii="Calibri" w:hAnsi="Calibri"/>
            <w:rPrChange w:id="1389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89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896" w:author="frontdesk" w:date="2012-11-16T12:58:00Z"/>
          <w:rFonts w:ascii="Calibri" w:hAnsi="Calibri"/>
          <w:b/>
          <w:rPrChange w:id="13897" w:author="Tre" w:date="2012-11-19T09:07:00Z">
            <w:rPr>
              <w:del w:id="13898" w:author="frontdesk" w:date="2012-11-16T12:58:00Z"/>
              <w:rFonts w:ascii="Calibri" w:hAnsi="Calibri"/>
              <w:b/>
              <w:sz w:val="20"/>
              <w:szCs w:val="20"/>
            </w:rPr>
          </w:rPrChange>
        </w:rPr>
      </w:pPr>
      <w:del w:id="13899" w:author="frontdesk" w:date="2012-11-16T12:58:00Z">
        <w:r w:rsidRPr="00EE27B1" w:rsidDel="00702889">
          <w:rPr>
            <w:rFonts w:ascii="Calibri" w:hAnsi="Calibri"/>
            <w:b/>
            <w:rPrChange w:id="13900" w:author="Tre" w:date="2012-11-19T09:07:00Z">
              <w:rPr>
                <w:rFonts w:ascii="Calibri" w:hAnsi="Calibri"/>
                <w:b/>
                <w:color w:val="0000FF"/>
                <w:sz w:val="20"/>
                <w:szCs w:val="20"/>
                <w:u w:val="single"/>
              </w:rPr>
            </w:rPrChange>
          </w:rPr>
          <w:fldChar w:fldCharType="begin"/>
        </w:r>
        <w:r w:rsidRPr="00EE27B1">
          <w:rPr>
            <w:rFonts w:ascii="Calibri" w:hAnsi="Calibri"/>
            <w:b/>
            <w:rPrChange w:id="1390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902" w:author="Tre" w:date="2012-11-19T09:07:00Z">
              <w:rPr>
                <w:rFonts w:ascii="Calibri" w:hAnsi="Calibri"/>
                <w:b/>
                <w:color w:val="0000FF"/>
                <w:sz w:val="20"/>
                <w:szCs w:val="20"/>
                <w:u w:val="single"/>
              </w:rPr>
            </w:rPrChange>
          </w:rPr>
          <w:fldChar w:fldCharType="separate"/>
        </w:r>
        <w:r w:rsidRPr="00EE27B1">
          <w:rPr>
            <w:rFonts w:ascii="Calibri" w:hAnsi="Calibri"/>
            <w:b/>
            <w:noProof/>
            <w:rPrChange w:id="13903" w:author="Tre" w:date="2012-11-19T09:07:00Z">
              <w:rPr>
                <w:rFonts w:ascii="Calibri" w:hAnsi="Calibri"/>
                <w:b/>
                <w:noProof/>
                <w:color w:val="0000FF"/>
                <w:sz w:val="20"/>
                <w:szCs w:val="20"/>
                <w:u w:val="single"/>
              </w:rPr>
            </w:rPrChange>
          </w:rPr>
          <w:delText>Shotgun "Mossberg"</w:delText>
        </w:r>
        <w:r w:rsidRPr="00EE27B1" w:rsidDel="00702889">
          <w:rPr>
            <w:rFonts w:ascii="Calibri" w:hAnsi="Calibri"/>
            <w:b/>
            <w:rPrChange w:id="1390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905" w:author="frontdesk" w:date="2012-11-16T12:58:00Z"/>
          <w:rFonts w:ascii="Calibri" w:hAnsi="Calibri"/>
          <w:i/>
          <w:rPrChange w:id="13906" w:author="Tre" w:date="2012-11-19T09:07:00Z">
            <w:rPr>
              <w:del w:id="13907" w:author="frontdesk" w:date="2012-11-16T12:58:00Z"/>
              <w:rFonts w:ascii="Calibri" w:hAnsi="Calibri"/>
              <w:i/>
              <w:sz w:val="20"/>
              <w:szCs w:val="20"/>
            </w:rPr>
          </w:rPrChange>
        </w:rPr>
      </w:pPr>
      <w:del w:id="13908" w:author="frontdesk" w:date="2012-11-16T12:58:00Z">
        <w:r w:rsidRPr="00EE27B1">
          <w:rPr>
            <w:rFonts w:ascii="Calibri" w:hAnsi="Calibri"/>
            <w:i/>
            <w:rPrChange w:id="1390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910" w:author="Tre" w:date="2012-11-19T09:07:00Z">
              <w:rPr>
                <w:rFonts w:ascii="Calibri" w:hAnsi="Calibri"/>
                <w:i/>
                <w:color w:val="0000FF"/>
                <w:sz w:val="20"/>
                <w:szCs w:val="20"/>
                <w:u w:val="single"/>
              </w:rPr>
            </w:rPrChange>
          </w:rPr>
          <w:fldChar w:fldCharType="begin"/>
        </w:r>
        <w:r w:rsidRPr="00EE27B1">
          <w:rPr>
            <w:rFonts w:ascii="Calibri" w:hAnsi="Calibri"/>
            <w:i/>
            <w:rPrChange w:id="1391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912" w:author="Tre" w:date="2012-11-19T09:07:00Z">
              <w:rPr>
                <w:rFonts w:ascii="Calibri" w:hAnsi="Calibri"/>
                <w:i/>
                <w:color w:val="0000FF"/>
                <w:sz w:val="20"/>
                <w:szCs w:val="20"/>
                <w:u w:val="single"/>
              </w:rPr>
            </w:rPrChange>
          </w:rPr>
          <w:fldChar w:fldCharType="separate"/>
        </w:r>
        <w:r w:rsidRPr="00EE27B1">
          <w:rPr>
            <w:rFonts w:ascii="Calibri" w:hAnsi="Calibri"/>
            <w:i/>
            <w:noProof/>
            <w:rPrChange w:id="13913"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3914" w:author="Tre" w:date="2012-11-19T09:07:00Z">
              <w:rPr>
                <w:rFonts w:ascii="Calibri" w:hAnsi="Calibri"/>
                <w:i/>
                <w:color w:val="0000FF"/>
                <w:sz w:val="20"/>
                <w:szCs w:val="20"/>
                <w:u w:val="single"/>
              </w:rPr>
            </w:rPrChange>
          </w:rPr>
          <w:fldChar w:fldCharType="end"/>
        </w:r>
        <w:r w:rsidRPr="00EE27B1">
          <w:rPr>
            <w:rFonts w:ascii="Calibri" w:hAnsi="Calibri"/>
            <w:i/>
            <w:rPrChange w:id="13915" w:author="Tre" w:date="2012-11-19T09:07:00Z">
              <w:rPr>
                <w:rFonts w:ascii="Calibri" w:hAnsi="Calibri"/>
                <w:i/>
                <w:color w:val="0000FF"/>
                <w:sz w:val="20"/>
                <w:szCs w:val="20"/>
                <w:u w:val="single"/>
              </w:rPr>
            </w:rPrChange>
          </w:rPr>
          <w:delText>), Type (</w:delText>
        </w:r>
        <w:r w:rsidRPr="00EE27B1" w:rsidDel="00702889">
          <w:rPr>
            <w:rFonts w:ascii="Calibri" w:hAnsi="Calibri"/>
            <w:i/>
            <w:rPrChange w:id="13916" w:author="Tre" w:date="2012-11-19T09:07:00Z">
              <w:rPr>
                <w:rFonts w:ascii="Calibri" w:hAnsi="Calibri"/>
                <w:i/>
                <w:color w:val="0000FF"/>
                <w:sz w:val="20"/>
                <w:szCs w:val="20"/>
                <w:u w:val="single"/>
              </w:rPr>
            </w:rPrChange>
          </w:rPr>
          <w:fldChar w:fldCharType="begin"/>
        </w:r>
        <w:r w:rsidRPr="00EE27B1">
          <w:rPr>
            <w:rFonts w:ascii="Calibri" w:hAnsi="Calibri"/>
            <w:i/>
            <w:rPrChange w:id="1391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918" w:author="Tre" w:date="2012-11-19T09:07:00Z">
              <w:rPr>
                <w:rFonts w:ascii="Calibri" w:hAnsi="Calibri"/>
                <w:i/>
                <w:color w:val="0000FF"/>
                <w:sz w:val="20"/>
                <w:szCs w:val="20"/>
                <w:u w:val="single"/>
              </w:rPr>
            </w:rPrChange>
          </w:rPr>
          <w:fldChar w:fldCharType="separate"/>
        </w:r>
        <w:r w:rsidRPr="00EE27B1">
          <w:rPr>
            <w:rFonts w:ascii="Calibri" w:hAnsi="Calibri"/>
            <w:i/>
            <w:noProof/>
            <w:rPrChange w:id="1391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920" w:author="Tre" w:date="2012-11-19T09:07:00Z">
              <w:rPr>
                <w:rFonts w:ascii="Calibri" w:hAnsi="Calibri"/>
                <w:i/>
                <w:color w:val="0000FF"/>
                <w:sz w:val="20"/>
                <w:szCs w:val="20"/>
                <w:u w:val="single"/>
              </w:rPr>
            </w:rPrChange>
          </w:rPr>
          <w:fldChar w:fldCharType="end"/>
        </w:r>
        <w:r w:rsidRPr="00EE27B1">
          <w:rPr>
            <w:rFonts w:ascii="Calibri" w:hAnsi="Calibri"/>
            <w:i/>
            <w:rPrChange w:id="13921" w:author="Tre" w:date="2012-11-19T09:07:00Z">
              <w:rPr>
                <w:rFonts w:ascii="Calibri" w:hAnsi="Calibri"/>
                <w:i/>
                <w:color w:val="0000FF"/>
                <w:sz w:val="20"/>
                <w:szCs w:val="20"/>
                <w:u w:val="single"/>
              </w:rPr>
            </w:rPrChange>
          </w:rPr>
          <w:delText>), Rate (</w:delText>
        </w:r>
        <w:r w:rsidRPr="00EE27B1" w:rsidDel="00702889">
          <w:rPr>
            <w:rFonts w:ascii="Calibri" w:hAnsi="Calibri"/>
            <w:i/>
            <w:rPrChange w:id="13922" w:author="Tre" w:date="2012-11-19T09:07:00Z">
              <w:rPr>
                <w:rFonts w:ascii="Calibri" w:hAnsi="Calibri"/>
                <w:i/>
                <w:color w:val="0000FF"/>
                <w:sz w:val="20"/>
                <w:szCs w:val="20"/>
                <w:u w:val="single"/>
              </w:rPr>
            </w:rPrChange>
          </w:rPr>
          <w:fldChar w:fldCharType="begin"/>
        </w:r>
        <w:r w:rsidRPr="00EE27B1">
          <w:rPr>
            <w:rFonts w:ascii="Calibri" w:hAnsi="Calibri"/>
            <w:i/>
            <w:rPrChange w:id="1392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924" w:author="Tre" w:date="2012-11-19T09:07:00Z">
              <w:rPr>
                <w:rFonts w:ascii="Calibri" w:hAnsi="Calibri"/>
                <w:i/>
                <w:color w:val="0000FF"/>
                <w:sz w:val="20"/>
                <w:szCs w:val="20"/>
                <w:u w:val="single"/>
              </w:rPr>
            </w:rPrChange>
          </w:rPr>
          <w:fldChar w:fldCharType="separate"/>
        </w:r>
        <w:r w:rsidRPr="00EE27B1">
          <w:rPr>
            <w:rFonts w:ascii="Calibri" w:hAnsi="Calibri"/>
            <w:i/>
            <w:noProof/>
            <w:rPrChange w:id="13925"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3926" w:author="Tre" w:date="2012-11-19T09:07:00Z">
              <w:rPr>
                <w:rFonts w:ascii="Calibri" w:hAnsi="Calibri"/>
                <w:i/>
                <w:color w:val="0000FF"/>
                <w:sz w:val="20"/>
                <w:szCs w:val="20"/>
                <w:u w:val="single"/>
              </w:rPr>
            </w:rPrChange>
          </w:rPr>
          <w:fldChar w:fldCharType="end"/>
        </w:r>
        <w:r w:rsidRPr="00EE27B1">
          <w:rPr>
            <w:rFonts w:ascii="Calibri" w:hAnsi="Calibri"/>
            <w:i/>
            <w:rPrChange w:id="13927" w:author="Tre" w:date="2012-11-19T09:07:00Z">
              <w:rPr>
                <w:rFonts w:ascii="Calibri" w:hAnsi="Calibri"/>
                <w:i/>
                <w:color w:val="0000FF"/>
                <w:sz w:val="20"/>
                <w:szCs w:val="20"/>
                <w:u w:val="single"/>
              </w:rPr>
            </w:rPrChange>
          </w:rPr>
          <w:delText>), Ammo (</w:delText>
        </w:r>
        <w:r w:rsidRPr="00EE27B1" w:rsidDel="00702889">
          <w:rPr>
            <w:rFonts w:ascii="Calibri" w:hAnsi="Calibri"/>
            <w:i/>
            <w:rPrChange w:id="13928" w:author="Tre" w:date="2012-11-19T09:07:00Z">
              <w:rPr>
                <w:rFonts w:ascii="Calibri" w:hAnsi="Calibri"/>
                <w:i/>
                <w:color w:val="0000FF"/>
                <w:sz w:val="20"/>
                <w:szCs w:val="20"/>
                <w:u w:val="single"/>
              </w:rPr>
            </w:rPrChange>
          </w:rPr>
          <w:fldChar w:fldCharType="begin"/>
        </w:r>
        <w:r w:rsidRPr="00EE27B1">
          <w:rPr>
            <w:rFonts w:ascii="Calibri" w:hAnsi="Calibri"/>
            <w:i/>
            <w:rPrChange w:id="1392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3930" w:author="Tre" w:date="2012-11-19T09:07:00Z">
              <w:rPr>
                <w:rFonts w:ascii="Calibri" w:hAnsi="Calibri"/>
                <w:i/>
                <w:color w:val="0000FF"/>
                <w:sz w:val="20"/>
                <w:szCs w:val="20"/>
                <w:u w:val="single"/>
              </w:rPr>
            </w:rPrChange>
          </w:rPr>
          <w:fldChar w:fldCharType="separate"/>
        </w:r>
        <w:r w:rsidRPr="00EE27B1">
          <w:rPr>
            <w:rFonts w:ascii="Calibri" w:hAnsi="Calibri"/>
            <w:i/>
            <w:noProof/>
            <w:rPrChange w:id="13931" w:author="Tre" w:date="2012-11-19T09:07:00Z">
              <w:rPr>
                <w:rFonts w:ascii="Calibri" w:hAnsi="Calibri"/>
                <w:i/>
                <w:noProof/>
                <w:color w:val="0000FF"/>
                <w:sz w:val="20"/>
                <w:szCs w:val="20"/>
                <w:u w:val="single"/>
              </w:rPr>
            </w:rPrChange>
          </w:rPr>
          <w:delText>magazine (5)</w:delText>
        </w:r>
        <w:r w:rsidRPr="00EE27B1" w:rsidDel="00702889">
          <w:rPr>
            <w:rFonts w:ascii="Calibri" w:hAnsi="Calibri"/>
            <w:i/>
            <w:rPrChange w:id="13932" w:author="Tre" w:date="2012-11-19T09:07:00Z">
              <w:rPr>
                <w:rFonts w:ascii="Calibri" w:hAnsi="Calibri"/>
                <w:i/>
                <w:color w:val="0000FF"/>
                <w:sz w:val="20"/>
                <w:szCs w:val="20"/>
                <w:u w:val="single"/>
              </w:rPr>
            </w:rPrChange>
          </w:rPr>
          <w:fldChar w:fldCharType="end"/>
        </w:r>
        <w:r w:rsidRPr="00EE27B1">
          <w:rPr>
            <w:rFonts w:ascii="Calibri" w:hAnsi="Calibri"/>
            <w:i/>
            <w:rPrChange w:id="13933" w:author="Tre" w:date="2012-11-19T09:07:00Z">
              <w:rPr>
                <w:rFonts w:ascii="Calibri" w:hAnsi="Calibri"/>
                <w:i/>
                <w:color w:val="0000FF"/>
                <w:sz w:val="20"/>
                <w:szCs w:val="20"/>
                <w:u w:val="single"/>
              </w:rPr>
            </w:rPrChange>
          </w:rPr>
          <w:delText>), Range (</w:delText>
        </w:r>
        <w:r w:rsidRPr="00EE27B1" w:rsidDel="00702889">
          <w:rPr>
            <w:rFonts w:ascii="Calibri" w:hAnsi="Calibri"/>
            <w:i/>
            <w:rPrChange w:id="13934" w:author="Tre" w:date="2012-11-19T09:07:00Z">
              <w:rPr>
                <w:rFonts w:ascii="Calibri" w:hAnsi="Calibri"/>
                <w:i/>
                <w:color w:val="0000FF"/>
                <w:sz w:val="20"/>
                <w:szCs w:val="20"/>
                <w:u w:val="single"/>
              </w:rPr>
            </w:rPrChange>
          </w:rPr>
          <w:fldChar w:fldCharType="begin"/>
        </w:r>
        <w:r w:rsidRPr="00EE27B1">
          <w:rPr>
            <w:rFonts w:ascii="Calibri" w:hAnsi="Calibri"/>
            <w:i/>
            <w:rPrChange w:id="1393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3936" w:author="Tre" w:date="2012-11-19T09:07:00Z">
              <w:rPr>
                <w:rFonts w:ascii="Calibri" w:hAnsi="Calibri"/>
                <w:i/>
                <w:color w:val="0000FF"/>
                <w:sz w:val="20"/>
                <w:szCs w:val="20"/>
                <w:u w:val="single"/>
              </w:rPr>
            </w:rPrChange>
          </w:rPr>
          <w:fldChar w:fldCharType="end"/>
        </w:r>
        <w:r w:rsidRPr="00EE27B1">
          <w:rPr>
            <w:rFonts w:ascii="Calibri" w:hAnsi="Calibri"/>
            <w:i/>
            <w:rPrChange w:id="1393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3938" w:author="Tre" w:date="2012-11-19T09:07:00Z">
              <w:rPr>
                <w:rFonts w:ascii="Calibri" w:hAnsi="Calibri"/>
                <w:i/>
                <w:color w:val="0000FF"/>
                <w:sz w:val="20"/>
                <w:szCs w:val="20"/>
                <w:u w:val="single"/>
              </w:rPr>
            </w:rPrChange>
          </w:rPr>
          <w:fldChar w:fldCharType="begin"/>
        </w:r>
        <w:r w:rsidRPr="00EE27B1">
          <w:rPr>
            <w:rFonts w:ascii="Calibri" w:hAnsi="Calibri"/>
            <w:i/>
            <w:rPrChange w:id="1393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3940" w:author="Tre" w:date="2012-11-19T09:07:00Z">
              <w:rPr>
                <w:rFonts w:ascii="Calibri" w:hAnsi="Calibri"/>
                <w:i/>
                <w:color w:val="0000FF"/>
                <w:sz w:val="20"/>
                <w:szCs w:val="20"/>
                <w:u w:val="single"/>
              </w:rPr>
            </w:rPrChange>
          </w:rPr>
          <w:fldChar w:fldCharType="end"/>
        </w:r>
        <w:r w:rsidRPr="00EE27B1">
          <w:rPr>
            <w:rFonts w:ascii="Calibri" w:hAnsi="Calibri"/>
            <w:i/>
            <w:rPrChange w:id="13941" w:author="Tre" w:date="2012-11-19T09:07:00Z">
              <w:rPr>
                <w:rFonts w:ascii="Calibri" w:hAnsi="Calibri"/>
                <w:i/>
                <w:color w:val="0000FF"/>
                <w:sz w:val="20"/>
                <w:szCs w:val="20"/>
                <w:u w:val="single"/>
              </w:rPr>
            </w:rPrChange>
          </w:rPr>
          <w:delText>), Speed (</w:delText>
        </w:r>
        <w:r w:rsidRPr="00EE27B1" w:rsidDel="00702889">
          <w:rPr>
            <w:rFonts w:ascii="Calibri" w:hAnsi="Calibri"/>
            <w:i/>
            <w:rPrChange w:id="13942" w:author="Tre" w:date="2012-11-19T09:07:00Z">
              <w:rPr>
                <w:rFonts w:ascii="Calibri" w:hAnsi="Calibri"/>
                <w:i/>
                <w:color w:val="0000FF"/>
                <w:sz w:val="20"/>
                <w:szCs w:val="20"/>
                <w:u w:val="single"/>
              </w:rPr>
            </w:rPrChange>
          </w:rPr>
          <w:fldChar w:fldCharType="begin"/>
        </w:r>
        <w:r w:rsidRPr="00EE27B1">
          <w:rPr>
            <w:rFonts w:ascii="Calibri" w:hAnsi="Calibri"/>
            <w:i/>
            <w:rPrChange w:id="1394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3944" w:author="Tre" w:date="2012-11-19T09:07:00Z">
              <w:rPr>
                <w:rFonts w:ascii="Calibri" w:hAnsi="Calibri"/>
                <w:i/>
                <w:color w:val="0000FF"/>
                <w:sz w:val="20"/>
                <w:szCs w:val="20"/>
                <w:u w:val="single"/>
              </w:rPr>
            </w:rPrChange>
          </w:rPr>
          <w:fldChar w:fldCharType="end"/>
        </w:r>
        <w:r w:rsidRPr="00EE27B1">
          <w:rPr>
            <w:rFonts w:ascii="Calibri" w:hAnsi="Calibri"/>
            <w:i/>
            <w:rPrChange w:id="1394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3946" w:author="Tre" w:date="2012-11-19T09:07:00Z">
              <w:rPr>
                <w:rFonts w:ascii="Calibri" w:hAnsi="Calibri"/>
                <w:i/>
                <w:color w:val="0000FF"/>
                <w:sz w:val="20"/>
                <w:szCs w:val="20"/>
                <w:u w:val="single"/>
              </w:rPr>
            </w:rPrChange>
          </w:rPr>
          <w:fldChar w:fldCharType="begin"/>
        </w:r>
        <w:r w:rsidRPr="00EE27B1">
          <w:rPr>
            <w:rFonts w:ascii="Calibri" w:hAnsi="Calibri"/>
            <w:i/>
            <w:rPrChange w:id="1394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3948" w:author="Tre" w:date="2012-11-19T09:07:00Z">
              <w:rPr>
                <w:rFonts w:ascii="Calibri" w:hAnsi="Calibri"/>
                <w:i/>
                <w:color w:val="0000FF"/>
                <w:sz w:val="20"/>
                <w:szCs w:val="20"/>
                <w:u w:val="single"/>
              </w:rPr>
            </w:rPrChange>
          </w:rPr>
          <w:fldChar w:fldCharType="end"/>
        </w:r>
        <w:r w:rsidRPr="00EE27B1">
          <w:rPr>
            <w:rFonts w:ascii="Calibri" w:hAnsi="Calibri"/>
            <w:i/>
            <w:rPrChange w:id="13949" w:author="Tre" w:date="2012-11-19T09:07:00Z">
              <w:rPr>
                <w:rFonts w:ascii="Calibri" w:hAnsi="Calibri"/>
                <w:i/>
                <w:color w:val="0000FF"/>
                <w:sz w:val="20"/>
                <w:szCs w:val="20"/>
                <w:u w:val="single"/>
              </w:rPr>
            </w:rPrChange>
          </w:rPr>
          <w:delText>), Fuel (</w:delText>
        </w:r>
        <w:r w:rsidRPr="00EE27B1" w:rsidDel="00702889">
          <w:rPr>
            <w:rFonts w:ascii="Calibri" w:hAnsi="Calibri"/>
            <w:i/>
            <w:rPrChange w:id="13950" w:author="Tre" w:date="2012-11-19T09:07:00Z">
              <w:rPr>
                <w:rFonts w:ascii="Calibri" w:hAnsi="Calibri"/>
                <w:i/>
                <w:color w:val="0000FF"/>
                <w:sz w:val="20"/>
                <w:szCs w:val="20"/>
                <w:u w:val="single"/>
              </w:rPr>
            </w:rPrChange>
          </w:rPr>
          <w:fldChar w:fldCharType="begin"/>
        </w:r>
        <w:r w:rsidRPr="00EE27B1">
          <w:rPr>
            <w:rFonts w:ascii="Calibri" w:hAnsi="Calibri"/>
            <w:i/>
            <w:rPrChange w:id="1395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3952" w:author="Tre" w:date="2012-11-19T09:07:00Z">
              <w:rPr>
                <w:rFonts w:ascii="Calibri" w:hAnsi="Calibri"/>
                <w:i/>
                <w:color w:val="0000FF"/>
                <w:sz w:val="20"/>
                <w:szCs w:val="20"/>
                <w:u w:val="single"/>
              </w:rPr>
            </w:rPrChange>
          </w:rPr>
          <w:fldChar w:fldCharType="end"/>
        </w:r>
        <w:r w:rsidRPr="00EE27B1">
          <w:rPr>
            <w:rFonts w:ascii="Calibri" w:hAnsi="Calibri"/>
            <w:i/>
            <w:rPrChange w:id="1395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3954" w:author="frontdesk" w:date="2012-11-16T12:58:00Z"/>
          <w:rFonts w:ascii="Calibri" w:hAnsi="Calibri"/>
          <w:rPrChange w:id="13955" w:author="Tre" w:date="2012-11-19T09:07:00Z">
            <w:rPr>
              <w:del w:id="13956" w:author="frontdesk" w:date="2012-11-16T12:58:00Z"/>
              <w:rFonts w:ascii="Calibri" w:hAnsi="Calibri"/>
              <w:sz w:val="20"/>
              <w:szCs w:val="20"/>
            </w:rPr>
          </w:rPrChange>
        </w:rPr>
      </w:pPr>
      <w:del w:id="13957" w:author="frontdesk" w:date="2012-11-16T12:58:00Z">
        <w:r w:rsidRPr="00EE27B1" w:rsidDel="00702889">
          <w:rPr>
            <w:rFonts w:ascii="Calibri" w:hAnsi="Calibri"/>
            <w:rPrChange w:id="13958" w:author="Tre" w:date="2012-11-19T09:07:00Z">
              <w:rPr>
                <w:rFonts w:ascii="Calibri" w:hAnsi="Calibri"/>
                <w:color w:val="0000FF"/>
                <w:sz w:val="20"/>
                <w:szCs w:val="20"/>
                <w:u w:val="single"/>
              </w:rPr>
            </w:rPrChange>
          </w:rPr>
          <w:fldChar w:fldCharType="begin"/>
        </w:r>
        <w:r w:rsidRPr="00EE27B1">
          <w:rPr>
            <w:rFonts w:ascii="Calibri" w:hAnsi="Calibri"/>
            <w:rPrChange w:id="1395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3960" w:author="Tre" w:date="2012-11-19T09:07:00Z">
              <w:rPr>
                <w:rFonts w:ascii="Calibri" w:hAnsi="Calibri"/>
                <w:color w:val="0000FF"/>
                <w:sz w:val="20"/>
                <w:szCs w:val="20"/>
                <w:u w:val="single"/>
              </w:rPr>
            </w:rPrChange>
          </w:rPr>
          <w:fldChar w:fldCharType="separate"/>
        </w:r>
        <w:r w:rsidRPr="00EE27B1">
          <w:rPr>
            <w:rFonts w:ascii="Calibri" w:hAnsi="Calibri"/>
            <w:noProof/>
            <w:rPrChange w:id="13961" w:author="Tre" w:date="2012-11-19T09:07:00Z">
              <w:rPr>
                <w:rFonts w:ascii="Calibri" w:hAnsi="Calibri"/>
                <w:noProof/>
                <w:color w:val="0000FF"/>
                <w:sz w:val="20"/>
                <w:szCs w:val="20"/>
                <w:u w:val="single"/>
              </w:rPr>
            </w:rPrChange>
          </w:rPr>
          <w:delText>A typical pump action shotgun.</w:delText>
        </w:r>
        <w:r w:rsidRPr="00EE27B1" w:rsidDel="00702889">
          <w:rPr>
            <w:rFonts w:ascii="Calibri" w:hAnsi="Calibri"/>
            <w:rPrChange w:id="13962" w:author="Tre" w:date="2012-11-19T09:07:00Z">
              <w:rPr>
                <w:rFonts w:ascii="Calibri" w:hAnsi="Calibri"/>
                <w:color w:val="0000FF"/>
                <w:sz w:val="20"/>
                <w:szCs w:val="20"/>
                <w:u w:val="single"/>
              </w:rPr>
            </w:rPrChange>
          </w:rPr>
          <w:fldChar w:fldCharType="end"/>
        </w:r>
        <w:r w:rsidRPr="00EE27B1" w:rsidDel="00702889">
          <w:rPr>
            <w:rFonts w:ascii="Calibri" w:hAnsi="Calibri"/>
            <w:rPrChange w:id="13963" w:author="Tre" w:date="2012-11-19T09:07:00Z">
              <w:rPr>
                <w:rFonts w:ascii="Calibri" w:hAnsi="Calibri"/>
                <w:color w:val="0000FF"/>
                <w:sz w:val="20"/>
                <w:szCs w:val="20"/>
                <w:u w:val="single"/>
              </w:rPr>
            </w:rPrChange>
          </w:rPr>
          <w:fldChar w:fldCharType="begin"/>
        </w:r>
        <w:r w:rsidRPr="00EE27B1">
          <w:rPr>
            <w:rFonts w:ascii="Calibri" w:hAnsi="Calibri"/>
            <w:rPrChange w:id="1396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396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3966" w:author="frontdesk" w:date="2012-11-16T12:58:00Z"/>
          <w:rFonts w:ascii="Calibri" w:hAnsi="Calibri"/>
          <w:b/>
          <w:rPrChange w:id="13967" w:author="Tre" w:date="2012-11-19T09:07:00Z">
            <w:rPr>
              <w:del w:id="13968" w:author="frontdesk" w:date="2012-11-16T12:58:00Z"/>
              <w:rFonts w:ascii="Calibri" w:hAnsi="Calibri"/>
              <w:b/>
              <w:sz w:val="20"/>
              <w:szCs w:val="20"/>
            </w:rPr>
          </w:rPrChange>
        </w:rPr>
      </w:pPr>
      <w:del w:id="13969" w:author="frontdesk" w:date="2012-11-16T12:58:00Z">
        <w:r w:rsidRPr="00EE27B1" w:rsidDel="00702889">
          <w:rPr>
            <w:rFonts w:ascii="Calibri" w:hAnsi="Calibri"/>
            <w:b/>
            <w:rPrChange w:id="13970" w:author="Tre" w:date="2012-11-19T09:07:00Z">
              <w:rPr>
                <w:rFonts w:ascii="Calibri" w:hAnsi="Calibri"/>
                <w:b/>
                <w:color w:val="0000FF"/>
                <w:sz w:val="20"/>
                <w:szCs w:val="20"/>
                <w:u w:val="single"/>
              </w:rPr>
            </w:rPrChange>
          </w:rPr>
          <w:fldChar w:fldCharType="begin"/>
        </w:r>
        <w:r w:rsidRPr="00EE27B1">
          <w:rPr>
            <w:rFonts w:ascii="Calibri" w:hAnsi="Calibri"/>
            <w:b/>
            <w:rPrChange w:id="1397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3972" w:author="Tre" w:date="2012-11-19T09:07:00Z">
              <w:rPr>
                <w:rFonts w:ascii="Calibri" w:hAnsi="Calibri"/>
                <w:b/>
                <w:color w:val="0000FF"/>
                <w:sz w:val="20"/>
                <w:szCs w:val="20"/>
                <w:u w:val="single"/>
              </w:rPr>
            </w:rPrChange>
          </w:rPr>
          <w:fldChar w:fldCharType="separate"/>
        </w:r>
        <w:r w:rsidRPr="00EE27B1">
          <w:rPr>
            <w:rFonts w:ascii="Calibri" w:hAnsi="Calibri"/>
            <w:b/>
            <w:noProof/>
            <w:rPrChange w:id="13973" w:author="Tre" w:date="2012-11-19T09:07:00Z">
              <w:rPr>
                <w:rFonts w:ascii="Calibri" w:hAnsi="Calibri"/>
                <w:b/>
                <w:noProof/>
                <w:color w:val="0000FF"/>
                <w:sz w:val="20"/>
                <w:szCs w:val="20"/>
                <w:u w:val="single"/>
              </w:rPr>
            </w:rPrChange>
          </w:rPr>
          <w:delText>Glock .45 cal</w:delText>
        </w:r>
        <w:r w:rsidRPr="00EE27B1" w:rsidDel="00702889">
          <w:rPr>
            <w:rFonts w:ascii="Calibri" w:hAnsi="Calibri"/>
            <w:b/>
            <w:rPrChange w:id="1397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3975" w:author="frontdesk" w:date="2012-11-16T12:58:00Z"/>
          <w:rFonts w:ascii="Calibri" w:hAnsi="Calibri"/>
          <w:i/>
          <w:rPrChange w:id="13976" w:author="Tre" w:date="2012-11-19T09:07:00Z">
            <w:rPr>
              <w:del w:id="13977" w:author="frontdesk" w:date="2012-11-16T12:58:00Z"/>
              <w:rFonts w:ascii="Calibri" w:hAnsi="Calibri"/>
              <w:i/>
              <w:sz w:val="20"/>
              <w:szCs w:val="20"/>
            </w:rPr>
          </w:rPrChange>
        </w:rPr>
      </w:pPr>
      <w:del w:id="13978" w:author="frontdesk" w:date="2012-11-16T12:58:00Z">
        <w:r w:rsidRPr="00EE27B1">
          <w:rPr>
            <w:rFonts w:ascii="Calibri" w:hAnsi="Calibri"/>
            <w:i/>
            <w:rPrChange w:id="13979" w:author="Tre" w:date="2012-11-19T09:07:00Z">
              <w:rPr>
                <w:rFonts w:ascii="Calibri" w:hAnsi="Calibri"/>
                <w:i/>
                <w:color w:val="0000FF"/>
                <w:sz w:val="20"/>
                <w:szCs w:val="20"/>
                <w:u w:val="single"/>
              </w:rPr>
            </w:rPrChange>
          </w:rPr>
          <w:delText>[Damage (</w:delText>
        </w:r>
        <w:r w:rsidRPr="00EE27B1" w:rsidDel="00702889">
          <w:rPr>
            <w:rFonts w:ascii="Calibri" w:hAnsi="Calibri"/>
            <w:i/>
            <w:rPrChange w:id="13980" w:author="Tre" w:date="2012-11-19T09:07:00Z">
              <w:rPr>
                <w:rFonts w:ascii="Calibri" w:hAnsi="Calibri"/>
                <w:i/>
                <w:color w:val="0000FF"/>
                <w:sz w:val="20"/>
                <w:szCs w:val="20"/>
                <w:u w:val="single"/>
              </w:rPr>
            </w:rPrChange>
          </w:rPr>
          <w:fldChar w:fldCharType="begin"/>
        </w:r>
        <w:r w:rsidRPr="00EE27B1">
          <w:rPr>
            <w:rFonts w:ascii="Calibri" w:hAnsi="Calibri"/>
            <w:i/>
            <w:rPrChange w:id="1398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3982" w:author="Tre" w:date="2012-11-19T09:07:00Z">
              <w:rPr>
                <w:rFonts w:ascii="Calibri" w:hAnsi="Calibri"/>
                <w:i/>
                <w:color w:val="0000FF"/>
                <w:sz w:val="20"/>
                <w:szCs w:val="20"/>
                <w:u w:val="single"/>
              </w:rPr>
            </w:rPrChange>
          </w:rPr>
          <w:fldChar w:fldCharType="separate"/>
        </w:r>
        <w:r w:rsidRPr="00EE27B1">
          <w:rPr>
            <w:rFonts w:ascii="Calibri" w:hAnsi="Calibri"/>
            <w:i/>
            <w:noProof/>
            <w:rPrChange w:id="13983"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3984" w:author="Tre" w:date="2012-11-19T09:07:00Z">
              <w:rPr>
                <w:rFonts w:ascii="Calibri" w:hAnsi="Calibri"/>
                <w:i/>
                <w:color w:val="0000FF"/>
                <w:sz w:val="20"/>
                <w:szCs w:val="20"/>
                <w:u w:val="single"/>
              </w:rPr>
            </w:rPrChange>
          </w:rPr>
          <w:fldChar w:fldCharType="end"/>
        </w:r>
        <w:r w:rsidRPr="00EE27B1">
          <w:rPr>
            <w:rFonts w:ascii="Calibri" w:hAnsi="Calibri"/>
            <w:i/>
            <w:rPrChange w:id="13985" w:author="Tre" w:date="2012-11-19T09:07:00Z">
              <w:rPr>
                <w:rFonts w:ascii="Calibri" w:hAnsi="Calibri"/>
                <w:i/>
                <w:color w:val="0000FF"/>
                <w:sz w:val="20"/>
                <w:szCs w:val="20"/>
                <w:u w:val="single"/>
              </w:rPr>
            </w:rPrChange>
          </w:rPr>
          <w:delText>), Type (</w:delText>
        </w:r>
        <w:r w:rsidRPr="00EE27B1" w:rsidDel="00702889">
          <w:rPr>
            <w:rFonts w:ascii="Calibri" w:hAnsi="Calibri"/>
            <w:i/>
            <w:rPrChange w:id="13986" w:author="Tre" w:date="2012-11-19T09:07:00Z">
              <w:rPr>
                <w:rFonts w:ascii="Calibri" w:hAnsi="Calibri"/>
                <w:i/>
                <w:color w:val="0000FF"/>
                <w:sz w:val="20"/>
                <w:szCs w:val="20"/>
                <w:u w:val="single"/>
              </w:rPr>
            </w:rPrChange>
          </w:rPr>
          <w:fldChar w:fldCharType="begin"/>
        </w:r>
        <w:r w:rsidRPr="00EE27B1">
          <w:rPr>
            <w:rFonts w:ascii="Calibri" w:hAnsi="Calibri"/>
            <w:i/>
            <w:rPrChange w:id="1398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3988" w:author="Tre" w:date="2012-11-19T09:07:00Z">
              <w:rPr>
                <w:rFonts w:ascii="Calibri" w:hAnsi="Calibri"/>
                <w:i/>
                <w:color w:val="0000FF"/>
                <w:sz w:val="20"/>
                <w:szCs w:val="20"/>
                <w:u w:val="single"/>
              </w:rPr>
            </w:rPrChange>
          </w:rPr>
          <w:fldChar w:fldCharType="separate"/>
        </w:r>
        <w:r w:rsidRPr="00EE27B1">
          <w:rPr>
            <w:rFonts w:ascii="Calibri" w:hAnsi="Calibri"/>
            <w:i/>
            <w:noProof/>
            <w:rPrChange w:id="1398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3990" w:author="Tre" w:date="2012-11-19T09:07:00Z">
              <w:rPr>
                <w:rFonts w:ascii="Calibri" w:hAnsi="Calibri"/>
                <w:i/>
                <w:color w:val="0000FF"/>
                <w:sz w:val="20"/>
                <w:szCs w:val="20"/>
                <w:u w:val="single"/>
              </w:rPr>
            </w:rPrChange>
          </w:rPr>
          <w:fldChar w:fldCharType="end"/>
        </w:r>
        <w:r w:rsidRPr="00EE27B1">
          <w:rPr>
            <w:rFonts w:ascii="Calibri" w:hAnsi="Calibri"/>
            <w:i/>
            <w:rPrChange w:id="13991" w:author="Tre" w:date="2012-11-19T09:07:00Z">
              <w:rPr>
                <w:rFonts w:ascii="Calibri" w:hAnsi="Calibri"/>
                <w:i/>
                <w:color w:val="0000FF"/>
                <w:sz w:val="20"/>
                <w:szCs w:val="20"/>
                <w:u w:val="single"/>
              </w:rPr>
            </w:rPrChange>
          </w:rPr>
          <w:delText>), Rate (</w:delText>
        </w:r>
        <w:r w:rsidRPr="00EE27B1" w:rsidDel="00702889">
          <w:rPr>
            <w:rFonts w:ascii="Calibri" w:hAnsi="Calibri"/>
            <w:i/>
            <w:rPrChange w:id="13992" w:author="Tre" w:date="2012-11-19T09:07:00Z">
              <w:rPr>
                <w:rFonts w:ascii="Calibri" w:hAnsi="Calibri"/>
                <w:i/>
                <w:color w:val="0000FF"/>
                <w:sz w:val="20"/>
                <w:szCs w:val="20"/>
                <w:u w:val="single"/>
              </w:rPr>
            </w:rPrChange>
          </w:rPr>
          <w:fldChar w:fldCharType="begin"/>
        </w:r>
        <w:r w:rsidRPr="00EE27B1">
          <w:rPr>
            <w:rFonts w:ascii="Calibri" w:hAnsi="Calibri"/>
            <w:i/>
            <w:rPrChange w:id="1399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3994" w:author="Tre" w:date="2012-11-19T09:07:00Z">
              <w:rPr>
                <w:rFonts w:ascii="Calibri" w:hAnsi="Calibri"/>
                <w:i/>
                <w:color w:val="0000FF"/>
                <w:sz w:val="20"/>
                <w:szCs w:val="20"/>
                <w:u w:val="single"/>
              </w:rPr>
            </w:rPrChange>
          </w:rPr>
          <w:fldChar w:fldCharType="separate"/>
        </w:r>
        <w:r w:rsidRPr="00EE27B1">
          <w:rPr>
            <w:rFonts w:ascii="Calibri" w:hAnsi="Calibri"/>
            <w:i/>
            <w:noProof/>
            <w:rPrChange w:id="13995"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3996" w:author="Tre" w:date="2012-11-19T09:07:00Z">
              <w:rPr>
                <w:rFonts w:ascii="Calibri" w:hAnsi="Calibri"/>
                <w:i/>
                <w:color w:val="0000FF"/>
                <w:sz w:val="20"/>
                <w:szCs w:val="20"/>
                <w:u w:val="single"/>
              </w:rPr>
            </w:rPrChange>
          </w:rPr>
          <w:fldChar w:fldCharType="end"/>
        </w:r>
        <w:r w:rsidRPr="00EE27B1">
          <w:rPr>
            <w:rFonts w:ascii="Calibri" w:hAnsi="Calibri"/>
            <w:i/>
            <w:rPrChange w:id="13997" w:author="Tre" w:date="2012-11-19T09:07:00Z">
              <w:rPr>
                <w:rFonts w:ascii="Calibri" w:hAnsi="Calibri"/>
                <w:i/>
                <w:color w:val="0000FF"/>
                <w:sz w:val="20"/>
                <w:szCs w:val="20"/>
                <w:u w:val="single"/>
              </w:rPr>
            </w:rPrChange>
          </w:rPr>
          <w:delText>), Ammo (</w:delText>
        </w:r>
        <w:r w:rsidRPr="00EE27B1" w:rsidDel="00702889">
          <w:rPr>
            <w:rFonts w:ascii="Calibri" w:hAnsi="Calibri"/>
            <w:i/>
            <w:rPrChange w:id="13998" w:author="Tre" w:date="2012-11-19T09:07:00Z">
              <w:rPr>
                <w:rFonts w:ascii="Calibri" w:hAnsi="Calibri"/>
                <w:i/>
                <w:color w:val="0000FF"/>
                <w:sz w:val="20"/>
                <w:szCs w:val="20"/>
                <w:u w:val="single"/>
              </w:rPr>
            </w:rPrChange>
          </w:rPr>
          <w:fldChar w:fldCharType="begin"/>
        </w:r>
        <w:r w:rsidRPr="00EE27B1">
          <w:rPr>
            <w:rFonts w:ascii="Calibri" w:hAnsi="Calibri"/>
            <w:i/>
            <w:rPrChange w:id="1399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000" w:author="Tre" w:date="2012-11-19T09:07:00Z">
              <w:rPr>
                <w:rFonts w:ascii="Calibri" w:hAnsi="Calibri"/>
                <w:i/>
                <w:color w:val="0000FF"/>
                <w:sz w:val="20"/>
                <w:szCs w:val="20"/>
                <w:u w:val="single"/>
              </w:rPr>
            </w:rPrChange>
          </w:rPr>
          <w:fldChar w:fldCharType="separate"/>
        </w:r>
        <w:r w:rsidRPr="00EE27B1">
          <w:rPr>
            <w:rFonts w:ascii="Calibri" w:hAnsi="Calibri"/>
            <w:i/>
            <w:noProof/>
            <w:rPrChange w:id="14001" w:author="Tre" w:date="2012-11-19T09:07:00Z">
              <w:rPr>
                <w:rFonts w:ascii="Calibri" w:hAnsi="Calibri"/>
                <w:i/>
                <w:noProof/>
                <w:color w:val="0000FF"/>
                <w:sz w:val="20"/>
                <w:szCs w:val="20"/>
                <w:u w:val="single"/>
              </w:rPr>
            </w:rPrChange>
          </w:rPr>
          <w:delText>magazine (10)</w:delText>
        </w:r>
        <w:r w:rsidRPr="00EE27B1" w:rsidDel="00702889">
          <w:rPr>
            <w:rFonts w:ascii="Calibri" w:hAnsi="Calibri"/>
            <w:i/>
            <w:rPrChange w:id="14002" w:author="Tre" w:date="2012-11-19T09:07:00Z">
              <w:rPr>
                <w:rFonts w:ascii="Calibri" w:hAnsi="Calibri"/>
                <w:i/>
                <w:color w:val="0000FF"/>
                <w:sz w:val="20"/>
                <w:szCs w:val="20"/>
                <w:u w:val="single"/>
              </w:rPr>
            </w:rPrChange>
          </w:rPr>
          <w:fldChar w:fldCharType="end"/>
        </w:r>
        <w:r w:rsidRPr="00EE27B1">
          <w:rPr>
            <w:rFonts w:ascii="Calibri" w:hAnsi="Calibri"/>
            <w:i/>
            <w:rPrChange w:id="14003" w:author="Tre" w:date="2012-11-19T09:07:00Z">
              <w:rPr>
                <w:rFonts w:ascii="Calibri" w:hAnsi="Calibri"/>
                <w:i/>
                <w:color w:val="0000FF"/>
                <w:sz w:val="20"/>
                <w:szCs w:val="20"/>
                <w:u w:val="single"/>
              </w:rPr>
            </w:rPrChange>
          </w:rPr>
          <w:delText>), Range (</w:delText>
        </w:r>
        <w:r w:rsidRPr="00EE27B1" w:rsidDel="00702889">
          <w:rPr>
            <w:rFonts w:ascii="Calibri" w:hAnsi="Calibri"/>
            <w:i/>
            <w:rPrChange w:id="14004" w:author="Tre" w:date="2012-11-19T09:07:00Z">
              <w:rPr>
                <w:rFonts w:ascii="Calibri" w:hAnsi="Calibri"/>
                <w:i/>
                <w:color w:val="0000FF"/>
                <w:sz w:val="20"/>
                <w:szCs w:val="20"/>
                <w:u w:val="single"/>
              </w:rPr>
            </w:rPrChange>
          </w:rPr>
          <w:fldChar w:fldCharType="begin"/>
        </w:r>
        <w:r w:rsidRPr="00EE27B1">
          <w:rPr>
            <w:rFonts w:ascii="Calibri" w:hAnsi="Calibri"/>
            <w:i/>
            <w:rPrChange w:id="1400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006" w:author="Tre" w:date="2012-11-19T09:07:00Z">
              <w:rPr>
                <w:rFonts w:ascii="Calibri" w:hAnsi="Calibri"/>
                <w:i/>
                <w:color w:val="0000FF"/>
                <w:sz w:val="20"/>
                <w:szCs w:val="20"/>
                <w:u w:val="single"/>
              </w:rPr>
            </w:rPrChange>
          </w:rPr>
          <w:fldChar w:fldCharType="end"/>
        </w:r>
        <w:r w:rsidRPr="00EE27B1">
          <w:rPr>
            <w:rFonts w:ascii="Calibri" w:hAnsi="Calibri"/>
            <w:i/>
            <w:rPrChange w:id="1400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008" w:author="Tre" w:date="2012-11-19T09:07:00Z">
              <w:rPr>
                <w:rFonts w:ascii="Calibri" w:hAnsi="Calibri"/>
                <w:i/>
                <w:color w:val="0000FF"/>
                <w:sz w:val="20"/>
                <w:szCs w:val="20"/>
                <w:u w:val="single"/>
              </w:rPr>
            </w:rPrChange>
          </w:rPr>
          <w:fldChar w:fldCharType="begin"/>
        </w:r>
        <w:r w:rsidRPr="00EE27B1">
          <w:rPr>
            <w:rFonts w:ascii="Calibri" w:hAnsi="Calibri"/>
            <w:i/>
            <w:rPrChange w:id="1400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010" w:author="Tre" w:date="2012-11-19T09:07:00Z">
              <w:rPr>
                <w:rFonts w:ascii="Calibri" w:hAnsi="Calibri"/>
                <w:i/>
                <w:color w:val="0000FF"/>
                <w:sz w:val="20"/>
                <w:szCs w:val="20"/>
                <w:u w:val="single"/>
              </w:rPr>
            </w:rPrChange>
          </w:rPr>
          <w:fldChar w:fldCharType="end"/>
        </w:r>
        <w:r w:rsidRPr="00EE27B1">
          <w:rPr>
            <w:rFonts w:ascii="Calibri" w:hAnsi="Calibri"/>
            <w:i/>
            <w:rPrChange w:id="14011" w:author="Tre" w:date="2012-11-19T09:07:00Z">
              <w:rPr>
                <w:rFonts w:ascii="Calibri" w:hAnsi="Calibri"/>
                <w:i/>
                <w:color w:val="0000FF"/>
                <w:sz w:val="20"/>
                <w:szCs w:val="20"/>
                <w:u w:val="single"/>
              </w:rPr>
            </w:rPrChange>
          </w:rPr>
          <w:delText>), Speed (</w:delText>
        </w:r>
        <w:r w:rsidRPr="00EE27B1" w:rsidDel="00702889">
          <w:rPr>
            <w:rFonts w:ascii="Calibri" w:hAnsi="Calibri"/>
            <w:i/>
            <w:rPrChange w:id="14012" w:author="Tre" w:date="2012-11-19T09:07:00Z">
              <w:rPr>
                <w:rFonts w:ascii="Calibri" w:hAnsi="Calibri"/>
                <w:i/>
                <w:color w:val="0000FF"/>
                <w:sz w:val="20"/>
                <w:szCs w:val="20"/>
                <w:u w:val="single"/>
              </w:rPr>
            </w:rPrChange>
          </w:rPr>
          <w:fldChar w:fldCharType="begin"/>
        </w:r>
        <w:r w:rsidRPr="00EE27B1">
          <w:rPr>
            <w:rFonts w:ascii="Calibri" w:hAnsi="Calibri"/>
            <w:i/>
            <w:rPrChange w:id="1401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014" w:author="Tre" w:date="2012-11-19T09:07:00Z">
              <w:rPr>
                <w:rFonts w:ascii="Calibri" w:hAnsi="Calibri"/>
                <w:i/>
                <w:color w:val="0000FF"/>
                <w:sz w:val="20"/>
                <w:szCs w:val="20"/>
                <w:u w:val="single"/>
              </w:rPr>
            </w:rPrChange>
          </w:rPr>
          <w:fldChar w:fldCharType="end"/>
        </w:r>
        <w:r w:rsidRPr="00EE27B1">
          <w:rPr>
            <w:rFonts w:ascii="Calibri" w:hAnsi="Calibri"/>
            <w:i/>
            <w:rPrChange w:id="1401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016" w:author="Tre" w:date="2012-11-19T09:07:00Z">
              <w:rPr>
                <w:rFonts w:ascii="Calibri" w:hAnsi="Calibri"/>
                <w:i/>
                <w:color w:val="0000FF"/>
                <w:sz w:val="20"/>
                <w:szCs w:val="20"/>
                <w:u w:val="single"/>
              </w:rPr>
            </w:rPrChange>
          </w:rPr>
          <w:fldChar w:fldCharType="begin"/>
        </w:r>
        <w:r w:rsidRPr="00EE27B1">
          <w:rPr>
            <w:rFonts w:ascii="Calibri" w:hAnsi="Calibri"/>
            <w:i/>
            <w:rPrChange w:id="1401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018" w:author="Tre" w:date="2012-11-19T09:07:00Z">
              <w:rPr>
                <w:rFonts w:ascii="Calibri" w:hAnsi="Calibri"/>
                <w:i/>
                <w:color w:val="0000FF"/>
                <w:sz w:val="20"/>
                <w:szCs w:val="20"/>
                <w:u w:val="single"/>
              </w:rPr>
            </w:rPrChange>
          </w:rPr>
          <w:fldChar w:fldCharType="end"/>
        </w:r>
        <w:r w:rsidRPr="00EE27B1">
          <w:rPr>
            <w:rFonts w:ascii="Calibri" w:hAnsi="Calibri"/>
            <w:i/>
            <w:rPrChange w:id="14019" w:author="Tre" w:date="2012-11-19T09:07:00Z">
              <w:rPr>
                <w:rFonts w:ascii="Calibri" w:hAnsi="Calibri"/>
                <w:i/>
                <w:color w:val="0000FF"/>
                <w:sz w:val="20"/>
                <w:szCs w:val="20"/>
                <w:u w:val="single"/>
              </w:rPr>
            </w:rPrChange>
          </w:rPr>
          <w:delText>), Fuel (</w:delText>
        </w:r>
        <w:r w:rsidRPr="00EE27B1" w:rsidDel="00702889">
          <w:rPr>
            <w:rFonts w:ascii="Calibri" w:hAnsi="Calibri"/>
            <w:i/>
            <w:rPrChange w:id="14020" w:author="Tre" w:date="2012-11-19T09:07:00Z">
              <w:rPr>
                <w:rFonts w:ascii="Calibri" w:hAnsi="Calibri"/>
                <w:i/>
                <w:color w:val="0000FF"/>
                <w:sz w:val="20"/>
                <w:szCs w:val="20"/>
                <w:u w:val="single"/>
              </w:rPr>
            </w:rPrChange>
          </w:rPr>
          <w:fldChar w:fldCharType="begin"/>
        </w:r>
        <w:r w:rsidRPr="00EE27B1">
          <w:rPr>
            <w:rFonts w:ascii="Calibri" w:hAnsi="Calibri"/>
            <w:i/>
            <w:rPrChange w:id="1402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022" w:author="Tre" w:date="2012-11-19T09:07:00Z">
              <w:rPr>
                <w:rFonts w:ascii="Calibri" w:hAnsi="Calibri"/>
                <w:i/>
                <w:color w:val="0000FF"/>
                <w:sz w:val="20"/>
                <w:szCs w:val="20"/>
                <w:u w:val="single"/>
              </w:rPr>
            </w:rPrChange>
          </w:rPr>
          <w:fldChar w:fldCharType="end"/>
        </w:r>
        <w:r w:rsidRPr="00EE27B1">
          <w:rPr>
            <w:rFonts w:ascii="Calibri" w:hAnsi="Calibri"/>
            <w:i/>
            <w:rPrChange w:id="1402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024" w:author="frontdesk" w:date="2012-11-16T12:58:00Z"/>
          <w:rFonts w:ascii="Calibri" w:hAnsi="Calibri"/>
          <w:rPrChange w:id="14025" w:author="Tre" w:date="2012-11-19T09:07:00Z">
            <w:rPr>
              <w:del w:id="14026" w:author="frontdesk" w:date="2012-11-16T12:58:00Z"/>
              <w:rFonts w:ascii="Calibri" w:hAnsi="Calibri"/>
              <w:sz w:val="20"/>
              <w:szCs w:val="20"/>
            </w:rPr>
          </w:rPrChange>
        </w:rPr>
      </w:pPr>
      <w:del w:id="14027" w:author="frontdesk" w:date="2012-11-16T12:58:00Z">
        <w:r w:rsidRPr="00EE27B1" w:rsidDel="00702889">
          <w:rPr>
            <w:rFonts w:ascii="Calibri" w:hAnsi="Calibri"/>
            <w:rPrChange w:id="14028" w:author="Tre" w:date="2012-11-19T09:07:00Z">
              <w:rPr>
                <w:rFonts w:ascii="Calibri" w:hAnsi="Calibri"/>
                <w:color w:val="0000FF"/>
                <w:sz w:val="20"/>
                <w:szCs w:val="20"/>
                <w:u w:val="single"/>
              </w:rPr>
            </w:rPrChange>
          </w:rPr>
          <w:fldChar w:fldCharType="begin"/>
        </w:r>
        <w:r w:rsidRPr="00EE27B1">
          <w:rPr>
            <w:rFonts w:ascii="Calibri" w:hAnsi="Calibri"/>
            <w:rPrChange w:id="1402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030" w:author="Tre" w:date="2012-11-19T09:07:00Z">
              <w:rPr>
                <w:rFonts w:ascii="Calibri" w:hAnsi="Calibri"/>
                <w:color w:val="0000FF"/>
                <w:sz w:val="20"/>
                <w:szCs w:val="20"/>
                <w:u w:val="single"/>
              </w:rPr>
            </w:rPrChange>
          </w:rPr>
          <w:fldChar w:fldCharType="separate"/>
        </w:r>
        <w:r w:rsidRPr="00EE27B1">
          <w:rPr>
            <w:rFonts w:ascii="Calibri" w:hAnsi="Calibri"/>
            <w:noProof/>
            <w:rPrChange w:id="14031" w:author="Tre" w:date="2012-11-19T09:07:00Z">
              <w:rPr>
                <w:rFonts w:ascii="Calibri" w:hAnsi="Calibri"/>
                <w:noProof/>
                <w:color w:val="0000FF"/>
                <w:sz w:val="20"/>
                <w:szCs w:val="20"/>
                <w:u w:val="single"/>
              </w:rPr>
            </w:rPrChange>
          </w:rPr>
          <w:delText>A medium-caliber handgun with a polymer frame.</w:delText>
        </w:r>
        <w:r w:rsidRPr="00EE27B1" w:rsidDel="00702889">
          <w:rPr>
            <w:rFonts w:ascii="Calibri" w:hAnsi="Calibri"/>
            <w:rPrChange w:id="14032" w:author="Tre" w:date="2012-11-19T09:07:00Z">
              <w:rPr>
                <w:rFonts w:ascii="Calibri" w:hAnsi="Calibri"/>
                <w:color w:val="0000FF"/>
                <w:sz w:val="20"/>
                <w:szCs w:val="20"/>
                <w:u w:val="single"/>
              </w:rPr>
            </w:rPrChange>
          </w:rPr>
          <w:fldChar w:fldCharType="end"/>
        </w:r>
        <w:r w:rsidRPr="00EE27B1" w:rsidDel="00702889">
          <w:rPr>
            <w:rFonts w:ascii="Calibri" w:hAnsi="Calibri"/>
            <w:rPrChange w:id="14033" w:author="Tre" w:date="2012-11-19T09:07:00Z">
              <w:rPr>
                <w:rFonts w:ascii="Calibri" w:hAnsi="Calibri"/>
                <w:color w:val="0000FF"/>
                <w:sz w:val="20"/>
                <w:szCs w:val="20"/>
                <w:u w:val="single"/>
              </w:rPr>
            </w:rPrChange>
          </w:rPr>
          <w:fldChar w:fldCharType="begin"/>
        </w:r>
        <w:r w:rsidRPr="00EE27B1">
          <w:rPr>
            <w:rFonts w:ascii="Calibri" w:hAnsi="Calibri"/>
            <w:rPrChange w:id="1403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03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036" w:author="frontdesk" w:date="2012-11-16T12:58:00Z"/>
          <w:rFonts w:ascii="Calibri" w:hAnsi="Calibri"/>
          <w:b/>
          <w:rPrChange w:id="14037" w:author="Tre" w:date="2012-11-19T09:07:00Z">
            <w:rPr>
              <w:del w:id="14038" w:author="frontdesk" w:date="2012-11-16T12:58:00Z"/>
              <w:rFonts w:ascii="Calibri" w:hAnsi="Calibri"/>
              <w:b/>
              <w:sz w:val="20"/>
              <w:szCs w:val="20"/>
            </w:rPr>
          </w:rPrChange>
        </w:rPr>
      </w:pPr>
      <w:del w:id="14039" w:author="frontdesk" w:date="2012-11-16T12:58:00Z">
        <w:r w:rsidRPr="00EE27B1" w:rsidDel="00702889">
          <w:rPr>
            <w:rFonts w:ascii="Calibri" w:hAnsi="Calibri"/>
            <w:b/>
            <w:rPrChange w:id="14040" w:author="Tre" w:date="2012-11-19T09:07:00Z">
              <w:rPr>
                <w:rFonts w:ascii="Calibri" w:hAnsi="Calibri"/>
                <w:b/>
                <w:color w:val="0000FF"/>
                <w:sz w:val="20"/>
                <w:szCs w:val="20"/>
                <w:u w:val="single"/>
              </w:rPr>
            </w:rPrChange>
          </w:rPr>
          <w:fldChar w:fldCharType="begin"/>
        </w:r>
        <w:r w:rsidRPr="00EE27B1">
          <w:rPr>
            <w:rFonts w:ascii="Calibri" w:hAnsi="Calibri"/>
            <w:b/>
            <w:rPrChange w:id="1404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042" w:author="Tre" w:date="2012-11-19T09:07:00Z">
              <w:rPr>
                <w:rFonts w:ascii="Calibri" w:hAnsi="Calibri"/>
                <w:b/>
                <w:color w:val="0000FF"/>
                <w:sz w:val="20"/>
                <w:szCs w:val="20"/>
                <w:u w:val="single"/>
              </w:rPr>
            </w:rPrChange>
          </w:rPr>
          <w:fldChar w:fldCharType="separate"/>
        </w:r>
        <w:r w:rsidRPr="00EE27B1">
          <w:rPr>
            <w:rFonts w:ascii="Calibri" w:hAnsi="Calibri"/>
            <w:b/>
            <w:noProof/>
            <w:rPrChange w:id="14043" w:author="Tre" w:date="2012-11-19T09:07:00Z">
              <w:rPr>
                <w:rFonts w:ascii="Calibri" w:hAnsi="Calibri"/>
                <w:b/>
                <w:noProof/>
                <w:color w:val="0000FF"/>
                <w:sz w:val="20"/>
                <w:szCs w:val="20"/>
                <w:u w:val="single"/>
              </w:rPr>
            </w:rPrChange>
          </w:rPr>
          <w:delText>Hand Grenade</w:delText>
        </w:r>
        <w:r w:rsidRPr="00EE27B1" w:rsidDel="00702889">
          <w:rPr>
            <w:rFonts w:ascii="Calibri" w:hAnsi="Calibri"/>
            <w:b/>
            <w:rPrChange w:id="1404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045" w:author="frontdesk" w:date="2012-11-16T12:58:00Z"/>
          <w:rFonts w:ascii="Calibri" w:hAnsi="Calibri"/>
          <w:i/>
          <w:rPrChange w:id="14046" w:author="Tre" w:date="2012-11-19T09:07:00Z">
            <w:rPr>
              <w:del w:id="14047" w:author="frontdesk" w:date="2012-11-16T12:58:00Z"/>
              <w:rFonts w:ascii="Calibri" w:hAnsi="Calibri"/>
              <w:i/>
              <w:sz w:val="20"/>
              <w:szCs w:val="20"/>
            </w:rPr>
          </w:rPrChange>
        </w:rPr>
      </w:pPr>
      <w:del w:id="14048" w:author="frontdesk" w:date="2012-11-16T12:58:00Z">
        <w:r w:rsidRPr="00EE27B1">
          <w:rPr>
            <w:rFonts w:ascii="Calibri" w:hAnsi="Calibri"/>
            <w:i/>
            <w:rPrChange w:id="14049" w:author="Tre" w:date="2012-11-19T09:07:00Z">
              <w:rPr>
                <w:rFonts w:ascii="Calibri" w:hAnsi="Calibri"/>
                <w:i/>
                <w:color w:val="0000FF"/>
                <w:sz w:val="20"/>
                <w:szCs w:val="20"/>
                <w:u w:val="single"/>
              </w:rPr>
            </w:rPrChange>
          </w:rPr>
          <w:delText>[Damage (</w:delText>
        </w:r>
        <w:r w:rsidRPr="00EE27B1" w:rsidDel="00702889">
          <w:rPr>
            <w:rFonts w:ascii="Calibri" w:hAnsi="Calibri"/>
            <w:i/>
            <w:rPrChange w:id="14050" w:author="Tre" w:date="2012-11-19T09:07:00Z">
              <w:rPr>
                <w:rFonts w:ascii="Calibri" w:hAnsi="Calibri"/>
                <w:i/>
                <w:color w:val="0000FF"/>
                <w:sz w:val="20"/>
                <w:szCs w:val="20"/>
                <w:u w:val="single"/>
              </w:rPr>
            </w:rPrChange>
          </w:rPr>
          <w:fldChar w:fldCharType="begin"/>
        </w:r>
        <w:r w:rsidRPr="00EE27B1">
          <w:rPr>
            <w:rFonts w:ascii="Calibri" w:hAnsi="Calibri"/>
            <w:i/>
            <w:rPrChange w:id="1405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052" w:author="Tre" w:date="2012-11-19T09:07:00Z">
              <w:rPr>
                <w:rFonts w:ascii="Calibri" w:hAnsi="Calibri"/>
                <w:i/>
                <w:color w:val="0000FF"/>
                <w:sz w:val="20"/>
                <w:szCs w:val="20"/>
                <w:u w:val="single"/>
              </w:rPr>
            </w:rPrChange>
          </w:rPr>
          <w:fldChar w:fldCharType="separate"/>
        </w:r>
        <w:r w:rsidRPr="00EE27B1">
          <w:rPr>
            <w:rFonts w:ascii="Calibri" w:hAnsi="Calibri"/>
            <w:i/>
            <w:noProof/>
            <w:rPrChange w:id="14053" w:author="Tre" w:date="2012-11-19T09:07:00Z">
              <w:rPr>
                <w:rFonts w:ascii="Calibri" w:hAnsi="Calibri"/>
                <w:i/>
                <w:noProof/>
                <w:color w:val="0000FF"/>
                <w:sz w:val="20"/>
                <w:szCs w:val="20"/>
                <w:u w:val="single"/>
              </w:rPr>
            </w:rPrChange>
          </w:rPr>
          <w:delText>4</w:delText>
        </w:r>
        <w:r w:rsidRPr="00EE27B1" w:rsidDel="00702889">
          <w:rPr>
            <w:rFonts w:ascii="Calibri" w:hAnsi="Calibri"/>
            <w:i/>
            <w:rPrChange w:id="14054" w:author="Tre" w:date="2012-11-19T09:07:00Z">
              <w:rPr>
                <w:rFonts w:ascii="Calibri" w:hAnsi="Calibri"/>
                <w:i/>
                <w:color w:val="0000FF"/>
                <w:sz w:val="20"/>
                <w:szCs w:val="20"/>
                <w:u w:val="single"/>
              </w:rPr>
            </w:rPrChange>
          </w:rPr>
          <w:fldChar w:fldCharType="end"/>
        </w:r>
        <w:r w:rsidRPr="00EE27B1">
          <w:rPr>
            <w:rFonts w:ascii="Calibri" w:hAnsi="Calibri"/>
            <w:i/>
            <w:rPrChange w:id="14055" w:author="Tre" w:date="2012-11-19T09:07:00Z">
              <w:rPr>
                <w:rFonts w:ascii="Calibri" w:hAnsi="Calibri"/>
                <w:i/>
                <w:color w:val="0000FF"/>
                <w:sz w:val="20"/>
                <w:szCs w:val="20"/>
                <w:u w:val="single"/>
              </w:rPr>
            </w:rPrChange>
          </w:rPr>
          <w:delText>), Type (</w:delText>
        </w:r>
        <w:r w:rsidRPr="00EE27B1" w:rsidDel="00702889">
          <w:rPr>
            <w:rFonts w:ascii="Calibri" w:hAnsi="Calibri"/>
            <w:i/>
            <w:rPrChange w:id="14056" w:author="Tre" w:date="2012-11-19T09:07:00Z">
              <w:rPr>
                <w:rFonts w:ascii="Calibri" w:hAnsi="Calibri"/>
                <w:i/>
                <w:color w:val="0000FF"/>
                <w:sz w:val="20"/>
                <w:szCs w:val="20"/>
                <w:u w:val="single"/>
              </w:rPr>
            </w:rPrChange>
          </w:rPr>
          <w:fldChar w:fldCharType="begin"/>
        </w:r>
        <w:r w:rsidRPr="00EE27B1">
          <w:rPr>
            <w:rFonts w:ascii="Calibri" w:hAnsi="Calibri"/>
            <w:i/>
            <w:rPrChange w:id="1405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058" w:author="Tre" w:date="2012-11-19T09:07:00Z">
              <w:rPr>
                <w:rFonts w:ascii="Calibri" w:hAnsi="Calibri"/>
                <w:i/>
                <w:color w:val="0000FF"/>
                <w:sz w:val="20"/>
                <w:szCs w:val="20"/>
                <w:u w:val="single"/>
              </w:rPr>
            </w:rPrChange>
          </w:rPr>
          <w:fldChar w:fldCharType="separate"/>
        </w:r>
        <w:r w:rsidRPr="00EE27B1">
          <w:rPr>
            <w:rFonts w:ascii="Calibri" w:hAnsi="Calibri"/>
            <w:i/>
            <w:noProof/>
            <w:rPrChange w:id="1405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060" w:author="Tre" w:date="2012-11-19T09:07:00Z">
              <w:rPr>
                <w:rFonts w:ascii="Calibri" w:hAnsi="Calibri"/>
                <w:i/>
                <w:color w:val="0000FF"/>
                <w:sz w:val="20"/>
                <w:szCs w:val="20"/>
                <w:u w:val="single"/>
              </w:rPr>
            </w:rPrChange>
          </w:rPr>
          <w:fldChar w:fldCharType="end"/>
        </w:r>
        <w:r w:rsidRPr="00EE27B1">
          <w:rPr>
            <w:rFonts w:ascii="Calibri" w:hAnsi="Calibri"/>
            <w:i/>
            <w:rPrChange w:id="14061" w:author="Tre" w:date="2012-11-19T09:07:00Z">
              <w:rPr>
                <w:rFonts w:ascii="Calibri" w:hAnsi="Calibri"/>
                <w:i/>
                <w:color w:val="0000FF"/>
                <w:sz w:val="20"/>
                <w:szCs w:val="20"/>
                <w:u w:val="single"/>
              </w:rPr>
            </w:rPrChange>
          </w:rPr>
          <w:delText>), Rate (</w:delText>
        </w:r>
        <w:r w:rsidRPr="00EE27B1" w:rsidDel="00702889">
          <w:rPr>
            <w:rFonts w:ascii="Calibri" w:hAnsi="Calibri"/>
            <w:i/>
            <w:rPrChange w:id="14062" w:author="Tre" w:date="2012-11-19T09:07:00Z">
              <w:rPr>
                <w:rFonts w:ascii="Calibri" w:hAnsi="Calibri"/>
                <w:i/>
                <w:color w:val="0000FF"/>
                <w:sz w:val="20"/>
                <w:szCs w:val="20"/>
                <w:u w:val="single"/>
              </w:rPr>
            </w:rPrChange>
          </w:rPr>
          <w:fldChar w:fldCharType="begin"/>
        </w:r>
        <w:r w:rsidRPr="00EE27B1">
          <w:rPr>
            <w:rFonts w:ascii="Calibri" w:hAnsi="Calibri"/>
            <w:i/>
            <w:rPrChange w:id="1406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064" w:author="Tre" w:date="2012-11-19T09:07:00Z">
              <w:rPr>
                <w:rFonts w:ascii="Calibri" w:hAnsi="Calibri"/>
                <w:i/>
                <w:color w:val="0000FF"/>
                <w:sz w:val="20"/>
                <w:szCs w:val="20"/>
                <w:u w:val="single"/>
              </w:rPr>
            </w:rPrChange>
          </w:rPr>
          <w:fldChar w:fldCharType="separate"/>
        </w:r>
        <w:r w:rsidRPr="00EE27B1">
          <w:rPr>
            <w:rFonts w:ascii="Calibri" w:hAnsi="Calibri"/>
            <w:i/>
            <w:noProof/>
            <w:rPrChange w:id="14065" w:author="Tre" w:date="2012-11-19T09:07:00Z">
              <w:rPr>
                <w:rFonts w:ascii="Calibri" w:hAnsi="Calibri"/>
                <w:i/>
                <w:noProof/>
                <w:color w:val="0000FF"/>
                <w:sz w:val="20"/>
                <w:szCs w:val="20"/>
                <w:u w:val="single"/>
              </w:rPr>
            </w:rPrChange>
          </w:rPr>
          <w:delText>Agility/2</w:delText>
        </w:r>
        <w:r w:rsidRPr="00EE27B1" w:rsidDel="00702889">
          <w:rPr>
            <w:rFonts w:ascii="Calibri" w:hAnsi="Calibri"/>
            <w:i/>
            <w:rPrChange w:id="14066" w:author="Tre" w:date="2012-11-19T09:07:00Z">
              <w:rPr>
                <w:rFonts w:ascii="Calibri" w:hAnsi="Calibri"/>
                <w:i/>
                <w:color w:val="0000FF"/>
                <w:sz w:val="20"/>
                <w:szCs w:val="20"/>
                <w:u w:val="single"/>
              </w:rPr>
            </w:rPrChange>
          </w:rPr>
          <w:fldChar w:fldCharType="end"/>
        </w:r>
        <w:r w:rsidRPr="00EE27B1">
          <w:rPr>
            <w:rFonts w:ascii="Calibri" w:hAnsi="Calibri"/>
            <w:i/>
            <w:rPrChange w:id="14067" w:author="Tre" w:date="2012-11-19T09:07:00Z">
              <w:rPr>
                <w:rFonts w:ascii="Calibri" w:hAnsi="Calibri"/>
                <w:i/>
                <w:color w:val="0000FF"/>
                <w:sz w:val="20"/>
                <w:szCs w:val="20"/>
                <w:u w:val="single"/>
              </w:rPr>
            </w:rPrChange>
          </w:rPr>
          <w:delText>), Ammo (</w:delText>
        </w:r>
        <w:r w:rsidRPr="00EE27B1" w:rsidDel="00702889">
          <w:rPr>
            <w:rFonts w:ascii="Calibri" w:hAnsi="Calibri"/>
            <w:i/>
            <w:rPrChange w:id="14068" w:author="Tre" w:date="2012-11-19T09:07:00Z">
              <w:rPr>
                <w:rFonts w:ascii="Calibri" w:hAnsi="Calibri"/>
                <w:i/>
                <w:color w:val="0000FF"/>
                <w:sz w:val="20"/>
                <w:szCs w:val="20"/>
                <w:u w:val="single"/>
              </w:rPr>
            </w:rPrChange>
          </w:rPr>
          <w:fldChar w:fldCharType="begin"/>
        </w:r>
        <w:r w:rsidRPr="00EE27B1">
          <w:rPr>
            <w:rFonts w:ascii="Calibri" w:hAnsi="Calibri"/>
            <w:i/>
            <w:rPrChange w:id="1406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070" w:author="Tre" w:date="2012-11-19T09:07:00Z">
              <w:rPr>
                <w:rFonts w:ascii="Calibri" w:hAnsi="Calibri"/>
                <w:i/>
                <w:color w:val="0000FF"/>
                <w:sz w:val="20"/>
                <w:szCs w:val="20"/>
                <w:u w:val="single"/>
              </w:rPr>
            </w:rPrChange>
          </w:rPr>
          <w:fldChar w:fldCharType="end"/>
        </w:r>
        <w:r w:rsidRPr="00EE27B1">
          <w:rPr>
            <w:rFonts w:ascii="Calibri" w:hAnsi="Calibri"/>
            <w:i/>
            <w:rPrChange w:id="14071" w:author="Tre" w:date="2012-11-19T09:07:00Z">
              <w:rPr>
                <w:rFonts w:ascii="Calibri" w:hAnsi="Calibri"/>
                <w:i/>
                <w:color w:val="0000FF"/>
                <w:sz w:val="20"/>
                <w:szCs w:val="20"/>
                <w:u w:val="single"/>
              </w:rPr>
            </w:rPrChange>
          </w:rPr>
          <w:delText>), Range (</w:delText>
        </w:r>
        <w:r w:rsidRPr="00EE27B1" w:rsidDel="00702889">
          <w:rPr>
            <w:rFonts w:ascii="Calibri" w:hAnsi="Calibri"/>
            <w:i/>
            <w:rPrChange w:id="14072" w:author="Tre" w:date="2012-11-19T09:07:00Z">
              <w:rPr>
                <w:rFonts w:ascii="Calibri" w:hAnsi="Calibri"/>
                <w:i/>
                <w:color w:val="0000FF"/>
                <w:sz w:val="20"/>
                <w:szCs w:val="20"/>
                <w:u w:val="single"/>
              </w:rPr>
            </w:rPrChange>
          </w:rPr>
          <w:fldChar w:fldCharType="begin"/>
        </w:r>
        <w:r w:rsidRPr="00EE27B1">
          <w:rPr>
            <w:rFonts w:ascii="Calibri" w:hAnsi="Calibri"/>
            <w:i/>
            <w:rPrChange w:id="14073"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074" w:author="Tre" w:date="2012-11-19T09:07:00Z">
              <w:rPr>
                <w:rFonts w:ascii="Calibri" w:hAnsi="Calibri"/>
                <w:i/>
                <w:color w:val="0000FF"/>
                <w:sz w:val="20"/>
                <w:szCs w:val="20"/>
                <w:u w:val="single"/>
              </w:rPr>
            </w:rPrChange>
          </w:rPr>
          <w:fldChar w:fldCharType="end"/>
        </w:r>
        <w:r w:rsidRPr="00EE27B1">
          <w:rPr>
            <w:rFonts w:ascii="Calibri" w:hAnsi="Calibri"/>
            <w:i/>
            <w:rPrChange w:id="14075"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076" w:author="Tre" w:date="2012-11-19T09:07:00Z">
              <w:rPr>
                <w:rFonts w:ascii="Calibri" w:hAnsi="Calibri"/>
                <w:i/>
                <w:color w:val="0000FF"/>
                <w:sz w:val="20"/>
                <w:szCs w:val="20"/>
                <w:u w:val="single"/>
              </w:rPr>
            </w:rPrChange>
          </w:rPr>
          <w:fldChar w:fldCharType="begin"/>
        </w:r>
        <w:r w:rsidRPr="00EE27B1">
          <w:rPr>
            <w:rFonts w:ascii="Calibri" w:hAnsi="Calibri"/>
            <w:i/>
            <w:rPrChange w:id="14077"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078" w:author="Tre" w:date="2012-11-19T09:07:00Z">
              <w:rPr>
                <w:rFonts w:ascii="Calibri" w:hAnsi="Calibri"/>
                <w:i/>
                <w:color w:val="0000FF"/>
                <w:sz w:val="20"/>
                <w:szCs w:val="20"/>
                <w:u w:val="single"/>
              </w:rPr>
            </w:rPrChange>
          </w:rPr>
          <w:fldChar w:fldCharType="end"/>
        </w:r>
        <w:r w:rsidRPr="00EE27B1">
          <w:rPr>
            <w:rFonts w:ascii="Calibri" w:hAnsi="Calibri"/>
            <w:i/>
            <w:rPrChange w:id="14079" w:author="Tre" w:date="2012-11-19T09:07:00Z">
              <w:rPr>
                <w:rFonts w:ascii="Calibri" w:hAnsi="Calibri"/>
                <w:i/>
                <w:color w:val="0000FF"/>
                <w:sz w:val="20"/>
                <w:szCs w:val="20"/>
                <w:u w:val="single"/>
              </w:rPr>
            </w:rPrChange>
          </w:rPr>
          <w:delText>), Speed (</w:delText>
        </w:r>
        <w:r w:rsidRPr="00EE27B1" w:rsidDel="00702889">
          <w:rPr>
            <w:rFonts w:ascii="Calibri" w:hAnsi="Calibri"/>
            <w:i/>
            <w:rPrChange w:id="14080" w:author="Tre" w:date="2012-11-19T09:07:00Z">
              <w:rPr>
                <w:rFonts w:ascii="Calibri" w:hAnsi="Calibri"/>
                <w:i/>
                <w:color w:val="0000FF"/>
                <w:sz w:val="20"/>
                <w:szCs w:val="20"/>
                <w:u w:val="single"/>
              </w:rPr>
            </w:rPrChange>
          </w:rPr>
          <w:fldChar w:fldCharType="begin"/>
        </w:r>
        <w:r w:rsidRPr="00EE27B1">
          <w:rPr>
            <w:rFonts w:ascii="Calibri" w:hAnsi="Calibri"/>
            <w:i/>
            <w:rPrChange w:id="14081"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082" w:author="Tre" w:date="2012-11-19T09:07:00Z">
              <w:rPr>
                <w:rFonts w:ascii="Calibri" w:hAnsi="Calibri"/>
                <w:i/>
                <w:color w:val="0000FF"/>
                <w:sz w:val="20"/>
                <w:szCs w:val="20"/>
                <w:u w:val="single"/>
              </w:rPr>
            </w:rPrChange>
          </w:rPr>
          <w:fldChar w:fldCharType="end"/>
        </w:r>
        <w:r w:rsidRPr="00EE27B1">
          <w:rPr>
            <w:rFonts w:ascii="Calibri" w:hAnsi="Calibri"/>
            <w:i/>
            <w:rPrChange w:id="14083"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084" w:author="Tre" w:date="2012-11-19T09:07:00Z">
              <w:rPr>
                <w:rFonts w:ascii="Calibri" w:hAnsi="Calibri"/>
                <w:i/>
                <w:color w:val="0000FF"/>
                <w:sz w:val="20"/>
                <w:szCs w:val="20"/>
                <w:u w:val="single"/>
              </w:rPr>
            </w:rPrChange>
          </w:rPr>
          <w:fldChar w:fldCharType="begin"/>
        </w:r>
        <w:r w:rsidRPr="00EE27B1">
          <w:rPr>
            <w:rFonts w:ascii="Calibri" w:hAnsi="Calibri"/>
            <w:i/>
            <w:rPrChange w:id="14085"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086" w:author="Tre" w:date="2012-11-19T09:07:00Z">
              <w:rPr>
                <w:rFonts w:ascii="Calibri" w:hAnsi="Calibri"/>
                <w:i/>
                <w:color w:val="0000FF"/>
                <w:sz w:val="20"/>
                <w:szCs w:val="20"/>
                <w:u w:val="single"/>
              </w:rPr>
            </w:rPrChange>
          </w:rPr>
          <w:fldChar w:fldCharType="end"/>
        </w:r>
        <w:r w:rsidRPr="00EE27B1">
          <w:rPr>
            <w:rFonts w:ascii="Calibri" w:hAnsi="Calibri"/>
            <w:i/>
            <w:rPrChange w:id="14087" w:author="Tre" w:date="2012-11-19T09:07:00Z">
              <w:rPr>
                <w:rFonts w:ascii="Calibri" w:hAnsi="Calibri"/>
                <w:i/>
                <w:color w:val="0000FF"/>
                <w:sz w:val="20"/>
                <w:szCs w:val="20"/>
                <w:u w:val="single"/>
              </w:rPr>
            </w:rPrChange>
          </w:rPr>
          <w:delText>), Fuel (</w:delText>
        </w:r>
        <w:r w:rsidRPr="00EE27B1" w:rsidDel="00702889">
          <w:rPr>
            <w:rFonts w:ascii="Calibri" w:hAnsi="Calibri"/>
            <w:i/>
            <w:rPrChange w:id="14088" w:author="Tre" w:date="2012-11-19T09:07:00Z">
              <w:rPr>
                <w:rFonts w:ascii="Calibri" w:hAnsi="Calibri"/>
                <w:i/>
                <w:color w:val="0000FF"/>
                <w:sz w:val="20"/>
                <w:szCs w:val="20"/>
                <w:u w:val="single"/>
              </w:rPr>
            </w:rPrChange>
          </w:rPr>
          <w:fldChar w:fldCharType="begin"/>
        </w:r>
        <w:r w:rsidRPr="00EE27B1">
          <w:rPr>
            <w:rFonts w:ascii="Calibri" w:hAnsi="Calibri"/>
            <w:i/>
            <w:rPrChange w:id="14089"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090" w:author="Tre" w:date="2012-11-19T09:07:00Z">
              <w:rPr>
                <w:rFonts w:ascii="Calibri" w:hAnsi="Calibri"/>
                <w:i/>
                <w:color w:val="0000FF"/>
                <w:sz w:val="20"/>
                <w:szCs w:val="20"/>
                <w:u w:val="single"/>
              </w:rPr>
            </w:rPrChange>
          </w:rPr>
          <w:fldChar w:fldCharType="end"/>
        </w:r>
        <w:r w:rsidRPr="00EE27B1">
          <w:rPr>
            <w:rFonts w:ascii="Calibri" w:hAnsi="Calibri"/>
            <w:i/>
            <w:rPrChange w:id="14091"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092" w:author="frontdesk" w:date="2012-11-16T12:58:00Z"/>
          <w:rFonts w:ascii="Calibri" w:hAnsi="Calibri"/>
          <w:rPrChange w:id="14093" w:author="Tre" w:date="2012-11-19T09:07:00Z">
            <w:rPr>
              <w:del w:id="14094" w:author="frontdesk" w:date="2012-11-16T12:58:00Z"/>
              <w:rFonts w:ascii="Calibri" w:hAnsi="Calibri"/>
              <w:sz w:val="20"/>
              <w:szCs w:val="20"/>
            </w:rPr>
          </w:rPrChange>
        </w:rPr>
      </w:pPr>
      <w:del w:id="14095" w:author="frontdesk" w:date="2012-11-16T12:58:00Z">
        <w:r w:rsidRPr="00EE27B1" w:rsidDel="00702889">
          <w:rPr>
            <w:rFonts w:ascii="Calibri" w:hAnsi="Calibri"/>
            <w:rPrChange w:id="14096" w:author="Tre" w:date="2012-11-19T09:07:00Z">
              <w:rPr>
                <w:rFonts w:ascii="Calibri" w:hAnsi="Calibri"/>
                <w:color w:val="0000FF"/>
                <w:sz w:val="20"/>
                <w:szCs w:val="20"/>
                <w:u w:val="single"/>
              </w:rPr>
            </w:rPrChange>
          </w:rPr>
          <w:fldChar w:fldCharType="begin"/>
        </w:r>
        <w:r w:rsidRPr="00EE27B1">
          <w:rPr>
            <w:rFonts w:ascii="Calibri" w:hAnsi="Calibri"/>
            <w:rPrChange w:id="14097"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098" w:author="Tre" w:date="2012-11-19T09:07:00Z">
              <w:rPr>
                <w:rFonts w:ascii="Calibri" w:hAnsi="Calibri"/>
                <w:color w:val="0000FF"/>
                <w:sz w:val="20"/>
                <w:szCs w:val="20"/>
                <w:u w:val="single"/>
              </w:rPr>
            </w:rPrChange>
          </w:rPr>
          <w:fldChar w:fldCharType="separate"/>
        </w:r>
        <w:r w:rsidRPr="00EE27B1">
          <w:rPr>
            <w:rFonts w:ascii="Calibri" w:hAnsi="Calibri"/>
            <w:noProof/>
            <w:rPrChange w:id="14099" w:author="Tre" w:date="2012-11-19T09:07:00Z">
              <w:rPr>
                <w:rFonts w:ascii="Calibri" w:hAnsi="Calibri"/>
                <w:noProof/>
                <w:color w:val="0000FF"/>
                <w:sz w:val="20"/>
                <w:szCs w:val="20"/>
                <w:u w:val="single"/>
              </w:rPr>
            </w:rPrChange>
          </w:rPr>
          <w:delText>High explosive that can be thrown like a baseball and goes off after a set amount of time determined before it is activated.</w:delText>
        </w:r>
        <w:r w:rsidRPr="00EE27B1" w:rsidDel="00702889">
          <w:rPr>
            <w:rFonts w:ascii="Calibri" w:hAnsi="Calibri"/>
            <w:rPrChange w:id="14100" w:author="Tre" w:date="2012-11-19T09:07:00Z">
              <w:rPr>
                <w:rFonts w:ascii="Calibri" w:hAnsi="Calibri"/>
                <w:color w:val="0000FF"/>
                <w:sz w:val="20"/>
                <w:szCs w:val="20"/>
                <w:u w:val="single"/>
              </w:rPr>
            </w:rPrChange>
          </w:rPr>
          <w:fldChar w:fldCharType="end"/>
        </w:r>
        <w:r w:rsidRPr="00EE27B1" w:rsidDel="00702889">
          <w:rPr>
            <w:rFonts w:ascii="Calibri" w:hAnsi="Calibri"/>
            <w:rPrChange w:id="14101" w:author="Tre" w:date="2012-11-19T09:07:00Z">
              <w:rPr>
                <w:rFonts w:ascii="Calibri" w:hAnsi="Calibri"/>
                <w:color w:val="0000FF"/>
                <w:sz w:val="20"/>
                <w:szCs w:val="20"/>
                <w:u w:val="single"/>
              </w:rPr>
            </w:rPrChange>
          </w:rPr>
          <w:fldChar w:fldCharType="begin"/>
        </w:r>
        <w:r w:rsidRPr="00EE27B1">
          <w:rPr>
            <w:rFonts w:ascii="Calibri" w:hAnsi="Calibri"/>
            <w:rPrChange w:id="14102"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103"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104" w:author="frontdesk" w:date="2012-11-16T12:58:00Z"/>
          <w:rFonts w:ascii="Calibri" w:hAnsi="Calibri"/>
          <w:b/>
          <w:rPrChange w:id="14105" w:author="Tre" w:date="2012-11-19T09:07:00Z">
            <w:rPr>
              <w:del w:id="14106" w:author="frontdesk" w:date="2012-11-16T12:58:00Z"/>
              <w:rFonts w:ascii="Calibri" w:hAnsi="Calibri"/>
              <w:b/>
              <w:sz w:val="20"/>
              <w:szCs w:val="20"/>
            </w:rPr>
          </w:rPrChange>
        </w:rPr>
      </w:pPr>
      <w:del w:id="14107" w:author="frontdesk" w:date="2012-11-16T12:58:00Z">
        <w:r w:rsidRPr="00EE27B1" w:rsidDel="00702889">
          <w:rPr>
            <w:rFonts w:ascii="Calibri" w:hAnsi="Calibri"/>
            <w:b/>
            <w:rPrChange w:id="14108" w:author="Tre" w:date="2012-11-19T09:07:00Z">
              <w:rPr>
                <w:rFonts w:ascii="Calibri" w:hAnsi="Calibri"/>
                <w:b/>
                <w:color w:val="0000FF"/>
                <w:sz w:val="20"/>
                <w:szCs w:val="20"/>
                <w:u w:val="single"/>
              </w:rPr>
            </w:rPrChange>
          </w:rPr>
          <w:fldChar w:fldCharType="begin"/>
        </w:r>
        <w:r w:rsidRPr="00EE27B1">
          <w:rPr>
            <w:rFonts w:ascii="Calibri" w:hAnsi="Calibri"/>
            <w:b/>
            <w:rPrChange w:id="14109"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110" w:author="Tre" w:date="2012-11-19T09:07:00Z">
              <w:rPr>
                <w:rFonts w:ascii="Calibri" w:hAnsi="Calibri"/>
                <w:b/>
                <w:color w:val="0000FF"/>
                <w:sz w:val="20"/>
                <w:szCs w:val="20"/>
                <w:u w:val="single"/>
              </w:rPr>
            </w:rPrChange>
          </w:rPr>
          <w:fldChar w:fldCharType="separate"/>
        </w:r>
        <w:r w:rsidRPr="00EE27B1">
          <w:rPr>
            <w:rFonts w:ascii="Calibri" w:hAnsi="Calibri"/>
            <w:b/>
            <w:noProof/>
            <w:rPrChange w:id="14111" w:author="Tre" w:date="2012-11-19T09:07:00Z">
              <w:rPr>
                <w:rFonts w:ascii="Calibri" w:hAnsi="Calibri"/>
                <w:b/>
                <w:noProof/>
                <w:color w:val="0000FF"/>
                <w:sz w:val="20"/>
                <w:szCs w:val="20"/>
                <w:u w:val="single"/>
              </w:rPr>
            </w:rPrChange>
          </w:rPr>
          <w:delText>Rocket Propelled Grenade</w:delText>
        </w:r>
        <w:r w:rsidRPr="00EE27B1" w:rsidDel="00702889">
          <w:rPr>
            <w:rFonts w:ascii="Calibri" w:hAnsi="Calibri"/>
            <w:b/>
            <w:rPrChange w:id="14112"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113" w:author="frontdesk" w:date="2012-11-16T12:58:00Z"/>
          <w:rFonts w:ascii="Calibri" w:hAnsi="Calibri"/>
          <w:i/>
          <w:rPrChange w:id="14114" w:author="Tre" w:date="2012-11-19T09:07:00Z">
            <w:rPr>
              <w:del w:id="14115" w:author="frontdesk" w:date="2012-11-16T12:58:00Z"/>
              <w:rFonts w:ascii="Calibri" w:hAnsi="Calibri"/>
              <w:i/>
              <w:sz w:val="20"/>
              <w:szCs w:val="20"/>
            </w:rPr>
          </w:rPrChange>
        </w:rPr>
      </w:pPr>
      <w:del w:id="14116" w:author="frontdesk" w:date="2012-11-16T12:58:00Z">
        <w:r w:rsidRPr="00EE27B1">
          <w:rPr>
            <w:rFonts w:ascii="Calibri" w:hAnsi="Calibri"/>
            <w:i/>
            <w:rPrChange w:id="14117" w:author="Tre" w:date="2012-11-19T09:07:00Z">
              <w:rPr>
                <w:rFonts w:ascii="Calibri" w:hAnsi="Calibri"/>
                <w:i/>
                <w:color w:val="0000FF"/>
                <w:sz w:val="20"/>
                <w:szCs w:val="20"/>
                <w:u w:val="single"/>
              </w:rPr>
            </w:rPrChange>
          </w:rPr>
          <w:delText>[Damage (</w:delText>
        </w:r>
        <w:r w:rsidRPr="00EE27B1" w:rsidDel="00702889">
          <w:rPr>
            <w:rFonts w:ascii="Calibri" w:hAnsi="Calibri"/>
            <w:i/>
            <w:rPrChange w:id="14118" w:author="Tre" w:date="2012-11-19T09:07:00Z">
              <w:rPr>
                <w:rFonts w:ascii="Calibri" w:hAnsi="Calibri"/>
                <w:i/>
                <w:color w:val="0000FF"/>
                <w:sz w:val="20"/>
                <w:szCs w:val="20"/>
                <w:u w:val="single"/>
              </w:rPr>
            </w:rPrChange>
          </w:rPr>
          <w:fldChar w:fldCharType="begin"/>
        </w:r>
        <w:r w:rsidRPr="00EE27B1">
          <w:rPr>
            <w:rFonts w:ascii="Calibri" w:hAnsi="Calibri"/>
            <w:i/>
            <w:rPrChange w:id="14119"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120" w:author="Tre" w:date="2012-11-19T09:07:00Z">
              <w:rPr>
                <w:rFonts w:ascii="Calibri" w:hAnsi="Calibri"/>
                <w:i/>
                <w:color w:val="0000FF"/>
                <w:sz w:val="20"/>
                <w:szCs w:val="20"/>
                <w:u w:val="single"/>
              </w:rPr>
            </w:rPrChange>
          </w:rPr>
          <w:fldChar w:fldCharType="separate"/>
        </w:r>
        <w:r w:rsidRPr="00EE27B1">
          <w:rPr>
            <w:rFonts w:ascii="Calibri" w:hAnsi="Calibri"/>
            <w:i/>
            <w:noProof/>
            <w:rPrChange w:id="14121" w:author="Tre" w:date="2012-11-19T09:07:00Z">
              <w:rPr>
                <w:rFonts w:ascii="Calibri" w:hAnsi="Calibri"/>
                <w:i/>
                <w:noProof/>
                <w:color w:val="0000FF"/>
                <w:sz w:val="20"/>
                <w:szCs w:val="20"/>
                <w:u w:val="single"/>
              </w:rPr>
            </w:rPrChange>
          </w:rPr>
          <w:delText>4</w:delText>
        </w:r>
        <w:r w:rsidRPr="00EE27B1" w:rsidDel="00702889">
          <w:rPr>
            <w:rFonts w:ascii="Calibri" w:hAnsi="Calibri"/>
            <w:i/>
            <w:rPrChange w:id="14122" w:author="Tre" w:date="2012-11-19T09:07:00Z">
              <w:rPr>
                <w:rFonts w:ascii="Calibri" w:hAnsi="Calibri"/>
                <w:i/>
                <w:color w:val="0000FF"/>
                <w:sz w:val="20"/>
                <w:szCs w:val="20"/>
                <w:u w:val="single"/>
              </w:rPr>
            </w:rPrChange>
          </w:rPr>
          <w:fldChar w:fldCharType="end"/>
        </w:r>
        <w:r w:rsidRPr="00EE27B1">
          <w:rPr>
            <w:rFonts w:ascii="Calibri" w:hAnsi="Calibri"/>
            <w:i/>
            <w:rPrChange w:id="14123" w:author="Tre" w:date="2012-11-19T09:07:00Z">
              <w:rPr>
                <w:rFonts w:ascii="Calibri" w:hAnsi="Calibri"/>
                <w:i/>
                <w:color w:val="0000FF"/>
                <w:sz w:val="20"/>
                <w:szCs w:val="20"/>
                <w:u w:val="single"/>
              </w:rPr>
            </w:rPrChange>
          </w:rPr>
          <w:delText>), Type (</w:delText>
        </w:r>
        <w:r w:rsidRPr="00EE27B1" w:rsidDel="00702889">
          <w:rPr>
            <w:rFonts w:ascii="Calibri" w:hAnsi="Calibri"/>
            <w:i/>
            <w:rPrChange w:id="14124" w:author="Tre" w:date="2012-11-19T09:07:00Z">
              <w:rPr>
                <w:rFonts w:ascii="Calibri" w:hAnsi="Calibri"/>
                <w:i/>
                <w:color w:val="0000FF"/>
                <w:sz w:val="20"/>
                <w:szCs w:val="20"/>
                <w:u w:val="single"/>
              </w:rPr>
            </w:rPrChange>
          </w:rPr>
          <w:fldChar w:fldCharType="begin"/>
        </w:r>
        <w:r w:rsidRPr="00EE27B1">
          <w:rPr>
            <w:rFonts w:ascii="Calibri" w:hAnsi="Calibri"/>
            <w:i/>
            <w:rPrChange w:id="14125"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126" w:author="Tre" w:date="2012-11-19T09:07:00Z">
              <w:rPr>
                <w:rFonts w:ascii="Calibri" w:hAnsi="Calibri"/>
                <w:i/>
                <w:color w:val="0000FF"/>
                <w:sz w:val="20"/>
                <w:szCs w:val="20"/>
                <w:u w:val="single"/>
              </w:rPr>
            </w:rPrChange>
          </w:rPr>
          <w:fldChar w:fldCharType="separate"/>
        </w:r>
        <w:r w:rsidRPr="00EE27B1">
          <w:rPr>
            <w:rFonts w:ascii="Calibri" w:hAnsi="Calibri"/>
            <w:i/>
            <w:noProof/>
            <w:rPrChange w:id="14127"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128" w:author="Tre" w:date="2012-11-19T09:07:00Z">
              <w:rPr>
                <w:rFonts w:ascii="Calibri" w:hAnsi="Calibri"/>
                <w:i/>
                <w:color w:val="0000FF"/>
                <w:sz w:val="20"/>
                <w:szCs w:val="20"/>
                <w:u w:val="single"/>
              </w:rPr>
            </w:rPrChange>
          </w:rPr>
          <w:fldChar w:fldCharType="end"/>
        </w:r>
        <w:r w:rsidRPr="00EE27B1">
          <w:rPr>
            <w:rFonts w:ascii="Calibri" w:hAnsi="Calibri"/>
            <w:i/>
            <w:rPrChange w:id="14129" w:author="Tre" w:date="2012-11-19T09:07:00Z">
              <w:rPr>
                <w:rFonts w:ascii="Calibri" w:hAnsi="Calibri"/>
                <w:i/>
                <w:color w:val="0000FF"/>
                <w:sz w:val="20"/>
                <w:szCs w:val="20"/>
                <w:u w:val="single"/>
              </w:rPr>
            </w:rPrChange>
          </w:rPr>
          <w:delText>), Rate (</w:delText>
        </w:r>
        <w:r w:rsidRPr="00EE27B1" w:rsidDel="00702889">
          <w:rPr>
            <w:rFonts w:ascii="Calibri" w:hAnsi="Calibri"/>
            <w:i/>
            <w:rPrChange w:id="14130" w:author="Tre" w:date="2012-11-19T09:07:00Z">
              <w:rPr>
                <w:rFonts w:ascii="Calibri" w:hAnsi="Calibri"/>
                <w:i/>
                <w:color w:val="0000FF"/>
                <w:sz w:val="20"/>
                <w:szCs w:val="20"/>
                <w:u w:val="single"/>
              </w:rPr>
            </w:rPrChange>
          </w:rPr>
          <w:fldChar w:fldCharType="begin"/>
        </w:r>
        <w:r w:rsidRPr="00EE27B1">
          <w:rPr>
            <w:rFonts w:ascii="Calibri" w:hAnsi="Calibri"/>
            <w:i/>
            <w:rPrChange w:id="14131"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132" w:author="Tre" w:date="2012-11-19T09:07:00Z">
              <w:rPr>
                <w:rFonts w:ascii="Calibri" w:hAnsi="Calibri"/>
                <w:i/>
                <w:color w:val="0000FF"/>
                <w:sz w:val="20"/>
                <w:szCs w:val="20"/>
                <w:u w:val="single"/>
              </w:rPr>
            </w:rPrChange>
          </w:rPr>
          <w:fldChar w:fldCharType="separate"/>
        </w:r>
        <w:r w:rsidRPr="00EE27B1">
          <w:rPr>
            <w:rFonts w:ascii="Calibri" w:hAnsi="Calibri"/>
            <w:i/>
            <w:noProof/>
            <w:rPrChange w:id="14133" w:author="Tre" w:date="2012-11-19T09:07:00Z">
              <w:rPr>
                <w:rFonts w:ascii="Calibri" w:hAnsi="Calibri"/>
                <w:i/>
                <w:noProof/>
                <w:color w:val="0000FF"/>
                <w:sz w:val="20"/>
                <w:szCs w:val="20"/>
                <w:u w:val="single"/>
              </w:rPr>
            </w:rPrChange>
          </w:rPr>
          <w:delText>Single Shot</w:delText>
        </w:r>
        <w:r w:rsidRPr="00EE27B1" w:rsidDel="00702889">
          <w:rPr>
            <w:rFonts w:ascii="Calibri" w:hAnsi="Calibri"/>
            <w:i/>
            <w:rPrChange w:id="14134" w:author="Tre" w:date="2012-11-19T09:07:00Z">
              <w:rPr>
                <w:rFonts w:ascii="Calibri" w:hAnsi="Calibri"/>
                <w:i/>
                <w:color w:val="0000FF"/>
                <w:sz w:val="20"/>
                <w:szCs w:val="20"/>
                <w:u w:val="single"/>
              </w:rPr>
            </w:rPrChange>
          </w:rPr>
          <w:fldChar w:fldCharType="end"/>
        </w:r>
        <w:r w:rsidRPr="00EE27B1">
          <w:rPr>
            <w:rFonts w:ascii="Calibri" w:hAnsi="Calibri"/>
            <w:i/>
            <w:rPrChange w:id="14135" w:author="Tre" w:date="2012-11-19T09:07:00Z">
              <w:rPr>
                <w:rFonts w:ascii="Calibri" w:hAnsi="Calibri"/>
                <w:i/>
                <w:color w:val="0000FF"/>
                <w:sz w:val="20"/>
                <w:szCs w:val="20"/>
                <w:u w:val="single"/>
              </w:rPr>
            </w:rPrChange>
          </w:rPr>
          <w:delText>), Ammo (</w:delText>
        </w:r>
        <w:r w:rsidRPr="00EE27B1" w:rsidDel="00702889">
          <w:rPr>
            <w:rFonts w:ascii="Calibri" w:hAnsi="Calibri"/>
            <w:i/>
            <w:rPrChange w:id="14136" w:author="Tre" w:date="2012-11-19T09:07:00Z">
              <w:rPr>
                <w:rFonts w:ascii="Calibri" w:hAnsi="Calibri"/>
                <w:i/>
                <w:color w:val="0000FF"/>
                <w:sz w:val="20"/>
                <w:szCs w:val="20"/>
                <w:u w:val="single"/>
              </w:rPr>
            </w:rPrChange>
          </w:rPr>
          <w:fldChar w:fldCharType="begin"/>
        </w:r>
        <w:r w:rsidRPr="00EE27B1">
          <w:rPr>
            <w:rFonts w:ascii="Calibri" w:hAnsi="Calibri"/>
            <w:i/>
            <w:rPrChange w:id="14137"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138" w:author="Tre" w:date="2012-11-19T09:07:00Z">
              <w:rPr>
                <w:rFonts w:ascii="Calibri" w:hAnsi="Calibri"/>
                <w:i/>
                <w:color w:val="0000FF"/>
                <w:sz w:val="20"/>
                <w:szCs w:val="20"/>
                <w:u w:val="single"/>
              </w:rPr>
            </w:rPrChange>
          </w:rPr>
          <w:fldChar w:fldCharType="end"/>
        </w:r>
        <w:r w:rsidRPr="00EE27B1">
          <w:rPr>
            <w:rFonts w:ascii="Calibri" w:hAnsi="Calibri"/>
            <w:i/>
            <w:rPrChange w:id="14139" w:author="Tre" w:date="2012-11-19T09:07:00Z">
              <w:rPr>
                <w:rFonts w:ascii="Calibri" w:hAnsi="Calibri"/>
                <w:i/>
                <w:color w:val="0000FF"/>
                <w:sz w:val="20"/>
                <w:szCs w:val="20"/>
                <w:u w:val="single"/>
              </w:rPr>
            </w:rPrChange>
          </w:rPr>
          <w:delText>), Range (</w:delText>
        </w:r>
        <w:r w:rsidRPr="00EE27B1" w:rsidDel="00702889">
          <w:rPr>
            <w:rFonts w:ascii="Calibri" w:hAnsi="Calibri"/>
            <w:i/>
            <w:rPrChange w:id="14140" w:author="Tre" w:date="2012-11-19T09:07:00Z">
              <w:rPr>
                <w:rFonts w:ascii="Calibri" w:hAnsi="Calibri"/>
                <w:i/>
                <w:color w:val="0000FF"/>
                <w:sz w:val="20"/>
                <w:szCs w:val="20"/>
                <w:u w:val="single"/>
              </w:rPr>
            </w:rPrChange>
          </w:rPr>
          <w:fldChar w:fldCharType="begin"/>
        </w:r>
        <w:r w:rsidRPr="00EE27B1">
          <w:rPr>
            <w:rFonts w:ascii="Calibri" w:hAnsi="Calibri"/>
            <w:i/>
            <w:rPrChange w:id="14141"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142" w:author="Tre" w:date="2012-11-19T09:07:00Z">
              <w:rPr>
                <w:rFonts w:ascii="Calibri" w:hAnsi="Calibri"/>
                <w:i/>
                <w:color w:val="0000FF"/>
                <w:sz w:val="20"/>
                <w:szCs w:val="20"/>
                <w:u w:val="single"/>
              </w:rPr>
            </w:rPrChange>
          </w:rPr>
          <w:fldChar w:fldCharType="end"/>
        </w:r>
        <w:r w:rsidRPr="00EE27B1">
          <w:rPr>
            <w:rFonts w:ascii="Calibri" w:hAnsi="Calibri"/>
            <w:i/>
            <w:rPrChange w:id="14143"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144" w:author="Tre" w:date="2012-11-19T09:07:00Z">
              <w:rPr>
                <w:rFonts w:ascii="Calibri" w:hAnsi="Calibri"/>
                <w:i/>
                <w:color w:val="0000FF"/>
                <w:sz w:val="20"/>
                <w:szCs w:val="20"/>
                <w:u w:val="single"/>
              </w:rPr>
            </w:rPrChange>
          </w:rPr>
          <w:fldChar w:fldCharType="begin"/>
        </w:r>
        <w:r w:rsidRPr="00EE27B1">
          <w:rPr>
            <w:rFonts w:ascii="Calibri" w:hAnsi="Calibri"/>
            <w:i/>
            <w:rPrChange w:id="14145"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146" w:author="Tre" w:date="2012-11-19T09:07:00Z">
              <w:rPr>
                <w:rFonts w:ascii="Calibri" w:hAnsi="Calibri"/>
                <w:i/>
                <w:color w:val="0000FF"/>
                <w:sz w:val="20"/>
                <w:szCs w:val="20"/>
                <w:u w:val="single"/>
              </w:rPr>
            </w:rPrChange>
          </w:rPr>
          <w:fldChar w:fldCharType="end"/>
        </w:r>
        <w:r w:rsidRPr="00EE27B1">
          <w:rPr>
            <w:rFonts w:ascii="Calibri" w:hAnsi="Calibri"/>
            <w:i/>
            <w:rPrChange w:id="14147" w:author="Tre" w:date="2012-11-19T09:07:00Z">
              <w:rPr>
                <w:rFonts w:ascii="Calibri" w:hAnsi="Calibri"/>
                <w:i/>
                <w:color w:val="0000FF"/>
                <w:sz w:val="20"/>
                <w:szCs w:val="20"/>
                <w:u w:val="single"/>
              </w:rPr>
            </w:rPrChange>
          </w:rPr>
          <w:delText>), Speed (</w:delText>
        </w:r>
        <w:r w:rsidRPr="00EE27B1" w:rsidDel="00702889">
          <w:rPr>
            <w:rFonts w:ascii="Calibri" w:hAnsi="Calibri"/>
            <w:i/>
            <w:rPrChange w:id="14148" w:author="Tre" w:date="2012-11-19T09:07:00Z">
              <w:rPr>
                <w:rFonts w:ascii="Calibri" w:hAnsi="Calibri"/>
                <w:i/>
                <w:color w:val="0000FF"/>
                <w:sz w:val="20"/>
                <w:szCs w:val="20"/>
                <w:u w:val="single"/>
              </w:rPr>
            </w:rPrChange>
          </w:rPr>
          <w:fldChar w:fldCharType="begin"/>
        </w:r>
        <w:r w:rsidRPr="00EE27B1">
          <w:rPr>
            <w:rFonts w:ascii="Calibri" w:hAnsi="Calibri"/>
            <w:i/>
            <w:rPrChange w:id="14149"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150" w:author="Tre" w:date="2012-11-19T09:07:00Z">
              <w:rPr>
                <w:rFonts w:ascii="Calibri" w:hAnsi="Calibri"/>
                <w:i/>
                <w:color w:val="0000FF"/>
                <w:sz w:val="20"/>
                <w:szCs w:val="20"/>
                <w:u w:val="single"/>
              </w:rPr>
            </w:rPrChange>
          </w:rPr>
          <w:fldChar w:fldCharType="end"/>
        </w:r>
        <w:r w:rsidRPr="00EE27B1">
          <w:rPr>
            <w:rFonts w:ascii="Calibri" w:hAnsi="Calibri"/>
            <w:i/>
            <w:rPrChange w:id="14151"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152" w:author="Tre" w:date="2012-11-19T09:07:00Z">
              <w:rPr>
                <w:rFonts w:ascii="Calibri" w:hAnsi="Calibri"/>
                <w:i/>
                <w:color w:val="0000FF"/>
                <w:sz w:val="20"/>
                <w:szCs w:val="20"/>
                <w:u w:val="single"/>
              </w:rPr>
            </w:rPrChange>
          </w:rPr>
          <w:fldChar w:fldCharType="begin"/>
        </w:r>
        <w:r w:rsidRPr="00EE27B1">
          <w:rPr>
            <w:rFonts w:ascii="Calibri" w:hAnsi="Calibri"/>
            <w:i/>
            <w:rPrChange w:id="14153"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154" w:author="Tre" w:date="2012-11-19T09:07:00Z">
              <w:rPr>
                <w:rFonts w:ascii="Calibri" w:hAnsi="Calibri"/>
                <w:i/>
                <w:color w:val="0000FF"/>
                <w:sz w:val="20"/>
                <w:szCs w:val="20"/>
                <w:u w:val="single"/>
              </w:rPr>
            </w:rPrChange>
          </w:rPr>
          <w:fldChar w:fldCharType="end"/>
        </w:r>
        <w:r w:rsidRPr="00EE27B1">
          <w:rPr>
            <w:rFonts w:ascii="Calibri" w:hAnsi="Calibri"/>
            <w:i/>
            <w:rPrChange w:id="14155" w:author="Tre" w:date="2012-11-19T09:07:00Z">
              <w:rPr>
                <w:rFonts w:ascii="Calibri" w:hAnsi="Calibri"/>
                <w:i/>
                <w:color w:val="0000FF"/>
                <w:sz w:val="20"/>
                <w:szCs w:val="20"/>
                <w:u w:val="single"/>
              </w:rPr>
            </w:rPrChange>
          </w:rPr>
          <w:delText>), Fuel (</w:delText>
        </w:r>
        <w:r w:rsidRPr="00EE27B1" w:rsidDel="00702889">
          <w:rPr>
            <w:rFonts w:ascii="Calibri" w:hAnsi="Calibri"/>
            <w:i/>
            <w:rPrChange w:id="14156" w:author="Tre" w:date="2012-11-19T09:07:00Z">
              <w:rPr>
                <w:rFonts w:ascii="Calibri" w:hAnsi="Calibri"/>
                <w:i/>
                <w:color w:val="0000FF"/>
                <w:sz w:val="20"/>
                <w:szCs w:val="20"/>
                <w:u w:val="single"/>
              </w:rPr>
            </w:rPrChange>
          </w:rPr>
          <w:fldChar w:fldCharType="begin"/>
        </w:r>
        <w:r w:rsidRPr="00EE27B1">
          <w:rPr>
            <w:rFonts w:ascii="Calibri" w:hAnsi="Calibri"/>
            <w:i/>
            <w:rPrChange w:id="14157"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158" w:author="Tre" w:date="2012-11-19T09:07:00Z">
              <w:rPr>
                <w:rFonts w:ascii="Calibri" w:hAnsi="Calibri"/>
                <w:i/>
                <w:color w:val="0000FF"/>
                <w:sz w:val="20"/>
                <w:szCs w:val="20"/>
                <w:u w:val="single"/>
              </w:rPr>
            </w:rPrChange>
          </w:rPr>
          <w:fldChar w:fldCharType="end"/>
        </w:r>
        <w:r w:rsidRPr="00EE27B1">
          <w:rPr>
            <w:rFonts w:ascii="Calibri" w:hAnsi="Calibri"/>
            <w:i/>
            <w:rPrChange w:id="14159"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160" w:author="frontdesk" w:date="2012-11-16T12:58:00Z"/>
          <w:rFonts w:ascii="Calibri" w:hAnsi="Calibri"/>
          <w:rPrChange w:id="14161" w:author="Tre" w:date="2012-11-19T09:07:00Z">
            <w:rPr>
              <w:del w:id="14162" w:author="frontdesk" w:date="2012-11-16T12:58:00Z"/>
              <w:rFonts w:ascii="Calibri" w:hAnsi="Calibri"/>
              <w:sz w:val="20"/>
              <w:szCs w:val="20"/>
            </w:rPr>
          </w:rPrChange>
        </w:rPr>
      </w:pPr>
      <w:del w:id="14163" w:author="frontdesk" w:date="2012-11-16T12:58:00Z">
        <w:r w:rsidRPr="00EE27B1" w:rsidDel="00702889">
          <w:rPr>
            <w:rFonts w:ascii="Calibri" w:hAnsi="Calibri"/>
            <w:rPrChange w:id="14164" w:author="Tre" w:date="2012-11-19T09:07:00Z">
              <w:rPr>
                <w:rFonts w:ascii="Calibri" w:hAnsi="Calibri"/>
                <w:color w:val="0000FF"/>
                <w:sz w:val="20"/>
                <w:szCs w:val="20"/>
                <w:u w:val="single"/>
              </w:rPr>
            </w:rPrChange>
          </w:rPr>
          <w:fldChar w:fldCharType="begin"/>
        </w:r>
        <w:r w:rsidRPr="00EE27B1">
          <w:rPr>
            <w:rFonts w:ascii="Calibri" w:hAnsi="Calibri"/>
            <w:rPrChange w:id="14165"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166" w:author="Tre" w:date="2012-11-19T09:07:00Z">
              <w:rPr>
                <w:rFonts w:ascii="Calibri" w:hAnsi="Calibri"/>
                <w:color w:val="0000FF"/>
                <w:sz w:val="20"/>
                <w:szCs w:val="20"/>
                <w:u w:val="single"/>
              </w:rPr>
            </w:rPrChange>
          </w:rPr>
          <w:fldChar w:fldCharType="separate"/>
        </w:r>
        <w:r w:rsidRPr="00EE27B1">
          <w:rPr>
            <w:rFonts w:ascii="Calibri" w:hAnsi="Calibri"/>
            <w:noProof/>
            <w:rPrChange w:id="14167" w:author="Tre" w:date="2012-11-19T09:07:00Z">
              <w:rPr>
                <w:rFonts w:ascii="Calibri" w:hAnsi="Calibri"/>
                <w:noProof/>
                <w:color w:val="0000FF"/>
                <w:sz w:val="20"/>
                <w:szCs w:val="20"/>
                <w:u w:val="single"/>
              </w:rPr>
            </w:rPrChange>
          </w:rPr>
          <w:delText>A shoulder-mounted anti-tank weapon. It fires an explosive warhead with fins for stabilization. Some RPGs aim by a laser guided system.</w:delText>
        </w:r>
        <w:r w:rsidRPr="00EE27B1" w:rsidDel="00702889">
          <w:rPr>
            <w:rFonts w:ascii="Calibri" w:hAnsi="Calibri"/>
            <w:rPrChange w:id="14168" w:author="Tre" w:date="2012-11-19T09:07:00Z">
              <w:rPr>
                <w:rFonts w:ascii="Calibri" w:hAnsi="Calibri"/>
                <w:color w:val="0000FF"/>
                <w:sz w:val="20"/>
                <w:szCs w:val="20"/>
                <w:u w:val="single"/>
              </w:rPr>
            </w:rPrChange>
          </w:rPr>
          <w:fldChar w:fldCharType="end"/>
        </w:r>
        <w:r w:rsidRPr="00EE27B1" w:rsidDel="00702889">
          <w:rPr>
            <w:rFonts w:ascii="Calibri" w:hAnsi="Calibri"/>
            <w:rPrChange w:id="14169" w:author="Tre" w:date="2012-11-19T09:07:00Z">
              <w:rPr>
                <w:rFonts w:ascii="Calibri" w:hAnsi="Calibri"/>
                <w:color w:val="0000FF"/>
                <w:sz w:val="20"/>
                <w:szCs w:val="20"/>
                <w:u w:val="single"/>
              </w:rPr>
            </w:rPrChange>
          </w:rPr>
          <w:fldChar w:fldCharType="begin"/>
        </w:r>
        <w:r w:rsidRPr="00EE27B1">
          <w:rPr>
            <w:rFonts w:ascii="Calibri" w:hAnsi="Calibri"/>
            <w:rPrChange w:id="14170"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171"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172" w:author="frontdesk" w:date="2012-11-16T12:58:00Z"/>
          <w:rFonts w:ascii="Calibri" w:hAnsi="Calibri"/>
          <w:b/>
          <w:rPrChange w:id="14173" w:author="Tre" w:date="2012-11-19T09:07:00Z">
            <w:rPr>
              <w:del w:id="14174" w:author="frontdesk" w:date="2012-11-16T12:58:00Z"/>
              <w:rFonts w:ascii="Calibri" w:hAnsi="Calibri"/>
              <w:b/>
              <w:sz w:val="20"/>
              <w:szCs w:val="20"/>
            </w:rPr>
          </w:rPrChange>
        </w:rPr>
      </w:pPr>
      <w:del w:id="14175" w:author="frontdesk" w:date="2012-11-16T12:58:00Z">
        <w:r w:rsidRPr="00EE27B1" w:rsidDel="00702889">
          <w:rPr>
            <w:rFonts w:ascii="Calibri" w:hAnsi="Calibri"/>
            <w:b/>
            <w:rPrChange w:id="14176" w:author="Tre" w:date="2012-11-19T09:07:00Z">
              <w:rPr>
                <w:rFonts w:ascii="Calibri" w:hAnsi="Calibri"/>
                <w:b/>
                <w:color w:val="0000FF"/>
                <w:sz w:val="20"/>
                <w:szCs w:val="20"/>
                <w:u w:val="single"/>
              </w:rPr>
            </w:rPrChange>
          </w:rPr>
          <w:fldChar w:fldCharType="begin"/>
        </w:r>
        <w:r w:rsidRPr="00EE27B1">
          <w:rPr>
            <w:rFonts w:ascii="Calibri" w:hAnsi="Calibri"/>
            <w:b/>
            <w:rPrChange w:id="14177"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178" w:author="Tre" w:date="2012-11-19T09:07:00Z">
              <w:rPr>
                <w:rFonts w:ascii="Calibri" w:hAnsi="Calibri"/>
                <w:b/>
                <w:color w:val="0000FF"/>
                <w:sz w:val="20"/>
                <w:szCs w:val="20"/>
                <w:u w:val="single"/>
              </w:rPr>
            </w:rPrChange>
          </w:rPr>
          <w:fldChar w:fldCharType="separate"/>
        </w:r>
        <w:r w:rsidRPr="00EE27B1">
          <w:rPr>
            <w:rFonts w:ascii="Calibri" w:hAnsi="Calibri"/>
            <w:b/>
            <w:noProof/>
            <w:rPrChange w:id="14179" w:author="Tre" w:date="2012-11-19T09:07:00Z">
              <w:rPr>
                <w:rFonts w:ascii="Calibri" w:hAnsi="Calibri"/>
                <w:b/>
                <w:noProof/>
                <w:color w:val="0000FF"/>
                <w:sz w:val="20"/>
                <w:szCs w:val="20"/>
                <w:u w:val="single"/>
              </w:rPr>
            </w:rPrChange>
          </w:rPr>
          <w:delText>M72 LAW Rocket</w:delText>
        </w:r>
        <w:r w:rsidRPr="00EE27B1" w:rsidDel="00702889">
          <w:rPr>
            <w:rFonts w:ascii="Calibri" w:hAnsi="Calibri"/>
            <w:b/>
            <w:rPrChange w:id="14180"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181" w:author="frontdesk" w:date="2012-11-16T12:58:00Z"/>
          <w:rFonts w:ascii="Calibri" w:hAnsi="Calibri"/>
          <w:i/>
          <w:rPrChange w:id="14182" w:author="Tre" w:date="2012-11-19T09:07:00Z">
            <w:rPr>
              <w:del w:id="14183" w:author="frontdesk" w:date="2012-11-16T12:58:00Z"/>
              <w:rFonts w:ascii="Calibri" w:hAnsi="Calibri"/>
              <w:i/>
              <w:sz w:val="20"/>
              <w:szCs w:val="20"/>
            </w:rPr>
          </w:rPrChange>
        </w:rPr>
      </w:pPr>
      <w:del w:id="14184" w:author="frontdesk" w:date="2012-11-16T12:58:00Z">
        <w:r w:rsidRPr="00EE27B1">
          <w:rPr>
            <w:rFonts w:ascii="Calibri" w:hAnsi="Calibri"/>
            <w:i/>
            <w:rPrChange w:id="14185" w:author="Tre" w:date="2012-11-19T09:07:00Z">
              <w:rPr>
                <w:rFonts w:ascii="Calibri" w:hAnsi="Calibri"/>
                <w:i/>
                <w:color w:val="0000FF"/>
                <w:sz w:val="20"/>
                <w:szCs w:val="20"/>
                <w:u w:val="single"/>
              </w:rPr>
            </w:rPrChange>
          </w:rPr>
          <w:delText>[Damage (</w:delText>
        </w:r>
        <w:r w:rsidRPr="00EE27B1" w:rsidDel="00702889">
          <w:rPr>
            <w:rFonts w:ascii="Calibri" w:hAnsi="Calibri"/>
            <w:i/>
            <w:rPrChange w:id="14186" w:author="Tre" w:date="2012-11-19T09:07:00Z">
              <w:rPr>
                <w:rFonts w:ascii="Calibri" w:hAnsi="Calibri"/>
                <w:i/>
                <w:color w:val="0000FF"/>
                <w:sz w:val="20"/>
                <w:szCs w:val="20"/>
                <w:u w:val="single"/>
              </w:rPr>
            </w:rPrChange>
          </w:rPr>
          <w:fldChar w:fldCharType="begin"/>
        </w:r>
        <w:r w:rsidRPr="00EE27B1">
          <w:rPr>
            <w:rFonts w:ascii="Calibri" w:hAnsi="Calibri"/>
            <w:i/>
            <w:rPrChange w:id="14187"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188" w:author="Tre" w:date="2012-11-19T09:07:00Z">
              <w:rPr>
                <w:rFonts w:ascii="Calibri" w:hAnsi="Calibri"/>
                <w:i/>
                <w:color w:val="0000FF"/>
                <w:sz w:val="20"/>
                <w:szCs w:val="20"/>
                <w:u w:val="single"/>
              </w:rPr>
            </w:rPrChange>
          </w:rPr>
          <w:fldChar w:fldCharType="separate"/>
        </w:r>
        <w:r w:rsidRPr="00EE27B1">
          <w:rPr>
            <w:rFonts w:ascii="Calibri" w:hAnsi="Calibri"/>
            <w:i/>
            <w:noProof/>
            <w:rPrChange w:id="14189" w:author="Tre" w:date="2012-11-19T09:07:00Z">
              <w:rPr>
                <w:rFonts w:ascii="Calibri" w:hAnsi="Calibri"/>
                <w:i/>
                <w:noProof/>
                <w:color w:val="0000FF"/>
                <w:sz w:val="20"/>
                <w:szCs w:val="20"/>
                <w:u w:val="single"/>
              </w:rPr>
            </w:rPrChange>
          </w:rPr>
          <w:delText>5</w:delText>
        </w:r>
        <w:r w:rsidRPr="00EE27B1" w:rsidDel="00702889">
          <w:rPr>
            <w:rFonts w:ascii="Calibri" w:hAnsi="Calibri"/>
            <w:i/>
            <w:rPrChange w:id="14190" w:author="Tre" w:date="2012-11-19T09:07:00Z">
              <w:rPr>
                <w:rFonts w:ascii="Calibri" w:hAnsi="Calibri"/>
                <w:i/>
                <w:color w:val="0000FF"/>
                <w:sz w:val="20"/>
                <w:szCs w:val="20"/>
                <w:u w:val="single"/>
              </w:rPr>
            </w:rPrChange>
          </w:rPr>
          <w:fldChar w:fldCharType="end"/>
        </w:r>
        <w:r w:rsidRPr="00EE27B1">
          <w:rPr>
            <w:rFonts w:ascii="Calibri" w:hAnsi="Calibri"/>
            <w:i/>
            <w:rPrChange w:id="14191" w:author="Tre" w:date="2012-11-19T09:07:00Z">
              <w:rPr>
                <w:rFonts w:ascii="Calibri" w:hAnsi="Calibri"/>
                <w:i/>
                <w:color w:val="0000FF"/>
                <w:sz w:val="20"/>
                <w:szCs w:val="20"/>
                <w:u w:val="single"/>
              </w:rPr>
            </w:rPrChange>
          </w:rPr>
          <w:delText>), Type (</w:delText>
        </w:r>
        <w:r w:rsidRPr="00EE27B1" w:rsidDel="00702889">
          <w:rPr>
            <w:rFonts w:ascii="Calibri" w:hAnsi="Calibri"/>
            <w:i/>
            <w:rPrChange w:id="14192" w:author="Tre" w:date="2012-11-19T09:07:00Z">
              <w:rPr>
                <w:rFonts w:ascii="Calibri" w:hAnsi="Calibri"/>
                <w:i/>
                <w:color w:val="0000FF"/>
                <w:sz w:val="20"/>
                <w:szCs w:val="20"/>
                <w:u w:val="single"/>
              </w:rPr>
            </w:rPrChange>
          </w:rPr>
          <w:fldChar w:fldCharType="begin"/>
        </w:r>
        <w:r w:rsidRPr="00EE27B1">
          <w:rPr>
            <w:rFonts w:ascii="Calibri" w:hAnsi="Calibri"/>
            <w:i/>
            <w:rPrChange w:id="14193"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194" w:author="Tre" w:date="2012-11-19T09:07:00Z">
              <w:rPr>
                <w:rFonts w:ascii="Calibri" w:hAnsi="Calibri"/>
                <w:i/>
                <w:color w:val="0000FF"/>
                <w:sz w:val="20"/>
                <w:szCs w:val="20"/>
                <w:u w:val="single"/>
              </w:rPr>
            </w:rPrChange>
          </w:rPr>
          <w:fldChar w:fldCharType="separate"/>
        </w:r>
        <w:r w:rsidRPr="00EE27B1">
          <w:rPr>
            <w:rFonts w:ascii="Calibri" w:hAnsi="Calibri"/>
            <w:i/>
            <w:noProof/>
            <w:rPrChange w:id="14195"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196" w:author="Tre" w:date="2012-11-19T09:07:00Z">
              <w:rPr>
                <w:rFonts w:ascii="Calibri" w:hAnsi="Calibri"/>
                <w:i/>
                <w:color w:val="0000FF"/>
                <w:sz w:val="20"/>
                <w:szCs w:val="20"/>
                <w:u w:val="single"/>
              </w:rPr>
            </w:rPrChange>
          </w:rPr>
          <w:fldChar w:fldCharType="end"/>
        </w:r>
        <w:r w:rsidRPr="00EE27B1">
          <w:rPr>
            <w:rFonts w:ascii="Calibri" w:hAnsi="Calibri"/>
            <w:i/>
            <w:rPrChange w:id="14197" w:author="Tre" w:date="2012-11-19T09:07:00Z">
              <w:rPr>
                <w:rFonts w:ascii="Calibri" w:hAnsi="Calibri"/>
                <w:i/>
                <w:color w:val="0000FF"/>
                <w:sz w:val="20"/>
                <w:szCs w:val="20"/>
                <w:u w:val="single"/>
              </w:rPr>
            </w:rPrChange>
          </w:rPr>
          <w:delText>), Rate (</w:delText>
        </w:r>
        <w:r w:rsidRPr="00EE27B1" w:rsidDel="00702889">
          <w:rPr>
            <w:rFonts w:ascii="Calibri" w:hAnsi="Calibri"/>
            <w:i/>
            <w:rPrChange w:id="14198" w:author="Tre" w:date="2012-11-19T09:07:00Z">
              <w:rPr>
                <w:rFonts w:ascii="Calibri" w:hAnsi="Calibri"/>
                <w:i/>
                <w:color w:val="0000FF"/>
                <w:sz w:val="20"/>
                <w:szCs w:val="20"/>
                <w:u w:val="single"/>
              </w:rPr>
            </w:rPrChange>
          </w:rPr>
          <w:fldChar w:fldCharType="begin"/>
        </w:r>
        <w:r w:rsidRPr="00EE27B1">
          <w:rPr>
            <w:rFonts w:ascii="Calibri" w:hAnsi="Calibri"/>
            <w:i/>
            <w:rPrChange w:id="14199"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200" w:author="Tre" w:date="2012-11-19T09:07:00Z">
              <w:rPr>
                <w:rFonts w:ascii="Calibri" w:hAnsi="Calibri"/>
                <w:i/>
                <w:color w:val="0000FF"/>
                <w:sz w:val="20"/>
                <w:szCs w:val="20"/>
                <w:u w:val="single"/>
              </w:rPr>
            </w:rPrChange>
          </w:rPr>
          <w:fldChar w:fldCharType="separate"/>
        </w:r>
        <w:r w:rsidRPr="00EE27B1">
          <w:rPr>
            <w:rFonts w:ascii="Calibri" w:hAnsi="Calibri"/>
            <w:i/>
            <w:noProof/>
            <w:rPrChange w:id="14201" w:author="Tre" w:date="2012-11-19T09:07:00Z">
              <w:rPr>
                <w:rFonts w:ascii="Calibri" w:hAnsi="Calibri"/>
                <w:i/>
                <w:noProof/>
                <w:color w:val="0000FF"/>
                <w:sz w:val="20"/>
                <w:szCs w:val="20"/>
                <w:u w:val="single"/>
              </w:rPr>
            </w:rPrChange>
          </w:rPr>
          <w:delText>Single Shot</w:delText>
        </w:r>
        <w:r w:rsidRPr="00EE27B1" w:rsidDel="00702889">
          <w:rPr>
            <w:rFonts w:ascii="Calibri" w:hAnsi="Calibri"/>
            <w:i/>
            <w:rPrChange w:id="14202" w:author="Tre" w:date="2012-11-19T09:07:00Z">
              <w:rPr>
                <w:rFonts w:ascii="Calibri" w:hAnsi="Calibri"/>
                <w:i/>
                <w:color w:val="0000FF"/>
                <w:sz w:val="20"/>
                <w:szCs w:val="20"/>
                <w:u w:val="single"/>
              </w:rPr>
            </w:rPrChange>
          </w:rPr>
          <w:fldChar w:fldCharType="end"/>
        </w:r>
        <w:r w:rsidRPr="00EE27B1">
          <w:rPr>
            <w:rFonts w:ascii="Calibri" w:hAnsi="Calibri"/>
            <w:i/>
            <w:rPrChange w:id="14203" w:author="Tre" w:date="2012-11-19T09:07:00Z">
              <w:rPr>
                <w:rFonts w:ascii="Calibri" w:hAnsi="Calibri"/>
                <w:i/>
                <w:color w:val="0000FF"/>
                <w:sz w:val="20"/>
                <w:szCs w:val="20"/>
                <w:u w:val="single"/>
              </w:rPr>
            </w:rPrChange>
          </w:rPr>
          <w:delText>), Ammo (</w:delText>
        </w:r>
        <w:r w:rsidRPr="00EE27B1" w:rsidDel="00702889">
          <w:rPr>
            <w:rFonts w:ascii="Calibri" w:hAnsi="Calibri"/>
            <w:i/>
            <w:rPrChange w:id="14204" w:author="Tre" w:date="2012-11-19T09:07:00Z">
              <w:rPr>
                <w:rFonts w:ascii="Calibri" w:hAnsi="Calibri"/>
                <w:i/>
                <w:color w:val="0000FF"/>
                <w:sz w:val="20"/>
                <w:szCs w:val="20"/>
                <w:u w:val="single"/>
              </w:rPr>
            </w:rPrChange>
          </w:rPr>
          <w:fldChar w:fldCharType="begin"/>
        </w:r>
        <w:r w:rsidRPr="00EE27B1">
          <w:rPr>
            <w:rFonts w:ascii="Calibri" w:hAnsi="Calibri"/>
            <w:i/>
            <w:rPrChange w:id="14205"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206" w:author="Tre" w:date="2012-11-19T09:07:00Z">
              <w:rPr>
                <w:rFonts w:ascii="Calibri" w:hAnsi="Calibri"/>
                <w:i/>
                <w:color w:val="0000FF"/>
                <w:sz w:val="20"/>
                <w:szCs w:val="20"/>
                <w:u w:val="single"/>
              </w:rPr>
            </w:rPrChange>
          </w:rPr>
          <w:fldChar w:fldCharType="end"/>
        </w:r>
        <w:r w:rsidRPr="00EE27B1">
          <w:rPr>
            <w:rFonts w:ascii="Calibri" w:hAnsi="Calibri"/>
            <w:i/>
            <w:rPrChange w:id="14207" w:author="Tre" w:date="2012-11-19T09:07:00Z">
              <w:rPr>
                <w:rFonts w:ascii="Calibri" w:hAnsi="Calibri"/>
                <w:i/>
                <w:color w:val="0000FF"/>
                <w:sz w:val="20"/>
                <w:szCs w:val="20"/>
                <w:u w:val="single"/>
              </w:rPr>
            </w:rPrChange>
          </w:rPr>
          <w:delText>), Range (</w:delText>
        </w:r>
        <w:r w:rsidRPr="00EE27B1" w:rsidDel="00702889">
          <w:rPr>
            <w:rFonts w:ascii="Calibri" w:hAnsi="Calibri"/>
            <w:i/>
            <w:rPrChange w:id="14208" w:author="Tre" w:date="2012-11-19T09:07:00Z">
              <w:rPr>
                <w:rFonts w:ascii="Calibri" w:hAnsi="Calibri"/>
                <w:i/>
                <w:color w:val="0000FF"/>
                <w:sz w:val="20"/>
                <w:szCs w:val="20"/>
                <w:u w:val="single"/>
              </w:rPr>
            </w:rPrChange>
          </w:rPr>
          <w:fldChar w:fldCharType="begin"/>
        </w:r>
        <w:r w:rsidRPr="00EE27B1">
          <w:rPr>
            <w:rFonts w:ascii="Calibri" w:hAnsi="Calibri"/>
            <w:i/>
            <w:rPrChange w:id="14209"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210" w:author="Tre" w:date="2012-11-19T09:07:00Z">
              <w:rPr>
                <w:rFonts w:ascii="Calibri" w:hAnsi="Calibri"/>
                <w:i/>
                <w:color w:val="0000FF"/>
                <w:sz w:val="20"/>
                <w:szCs w:val="20"/>
                <w:u w:val="single"/>
              </w:rPr>
            </w:rPrChange>
          </w:rPr>
          <w:fldChar w:fldCharType="end"/>
        </w:r>
        <w:r w:rsidRPr="00EE27B1">
          <w:rPr>
            <w:rFonts w:ascii="Calibri" w:hAnsi="Calibri"/>
            <w:i/>
            <w:rPrChange w:id="14211"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212" w:author="Tre" w:date="2012-11-19T09:07:00Z">
              <w:rPr>
                <w:rFonts w:ascii="Calibri" w:hAnsi="Calibri"/>
                <w:i/>
                <w:color w:val="0000FF"/>
                <w:sz w:val="20"/>
                <w:szCs w:val="20"/>
                <w:u w:val="single"/>
              </w:rPr>
            </w:rPrChange>
          </w:rPr>
          <w:fldChar w:fldCharType="begin"/>
        </w:r>
        <w:r w:rsidRPr="00EE27B1">
          <w:rPr>
            <w:rFonts w:ascii="Calibri" w:hAnsi="Calibri"/>
            <w:i/>
            <w:rPrChange w:id="14213"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214" w:author="Tre" w:date="2012-11-19T09:07:00Z">
              <w:rPr>
                <w:rFonts w:ascii="Calibri" w:hAnsi="Calibri"/>
                <w:i/>
                <w:color w:val="0000FF"/>
                <w:sz w:val="20"/>
                <w:szCs w:val="20"/>
                <w:u w:val="single"/>
              </w:rPr>
            </w:rPrChange>
          </w:rPr>
          <w:fldChar w:fldCharType="end"/>
        </w:r>
        <w:r w:rsidRPr="00EE27B1">
          <w:rPr>
            <w:rFonts w:ascii="Calibri" w:hAnsi="Calibri"/>
            <w:i/>
            <w:rPrChange w:id="14215" w:author="Tre" w:date="2012-11-19T09:07:00Z">
              <w:rPr>
                <w:rFonts w:ascii="Calibri" w:hAnsi="Calibri"/>
                <w:i/>
                <w:color w:val="0000FF"/>
                <w:sz w:val="20"/>
                <w:szCs w:val="20"/>
                <w:u w:val="single"/>
              </w:rPr>
            </w:rPrChange>
          </w:rPr>
          <w:delText>), Speed (</w:delText>
        </w:r>
        <w:r w:rsidRPr="00EE27B1" w:rsidDel="00702889">
          <w:rPr>
            <w:rFonts w:ascii="Calibri" w:hAnsi="Calibri"/>
            <w:i/>
            <w:rPrChange w:id="14216" w:author="Tre" w:date="2012-11-19T09:07:00Z">
              <w:rPr>
                <w:rFonts w:ascii="Calibri" w:hAnsi="Calibri"/>
                <w:i/>
                <w:color w:val="0000FF"/>
                <w:sz w:val="20"/>
                <w:szCs w:val="20"/>
                <w:u w:val="single"/>
              </w:rPr>
            </w:rPrChange>
          </w:rPr>
          <w:fldChar w:fldCharType="begin"/>
        </w:r>
        <w:r w:rsidRPr="00EE27B1">
          <w:rPr>
            <w:rFonts w:ascii="Calibri" w:hAnsi="Calibri"/>
            <w:i/>
            <w:rPrChange w:id="14217"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218" w:author="Tre" w:date="2012-11-19T09:07:00Z">
              <w:rPr>
                <w:rFonts w:ascii="Calibri" w:hAnsi="Calibri"/>
                <w:i/>
                <w:color w:val="0000FF"/>
                <w:sz w:val="20"/>
                <w:szCs w:val="20"/>
                <w:u w:val="single"/>
              </w:rPr>
            </w:rPrChange>
          </w:rPr>
          <w:fldChar w:fldCharType="end"/>
        </w:r>
        <w:r w:rsidRPr="00EE27B1">
          <w:rPr>
            <w:rFonts w:ascii="Calibri" w:hAnsi="Calibri"/>
            <w:i/>
            <w:rPrChange w:id="14219"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220" w:author="Tre" w:date="2012-11-19T09:07:00Z">
              <w:rPr>
                <w:rFonts w:ascii="Calibri" w:hAnsi="Calibri"/>
                <w:i/>
                <w:color w:val="0000FF"/>
                <w:sz w:val="20"/>
                <w:szCs w:val="20"/>
                <w:u w:val="single"/>
              </w:rPr>
            </w:rPrChange>
          </w:rPr>
          <w:fldChar w:fldCharType="begin"/>
        </w:r>
        <w:r w:rsidRPr="00EE27B1">
          <w:rPr>
            <w:rFonts w:ascii="Calibri" w:hAnsi="Calibri"/>
            <w:i/>
            <w:rPrChange w:id="14221"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222" w:author="Tre" w:date="2012-11-19T09:07:00Z">
              <w:rPr>
                <w:rFonts w:ascii="Calibri" w:hAnsi="Calibri"/>
                <w:i/>
                <w:color w:val="0000FF"/>
                <w:sz w:val="20"/>
                <w:szCs w:val="20"/>
                <w:u w:val="single"/>
              </w:rPr>
            </w:rPrChange>
          </w:rPr>
          <w:fldChar w:fldCharType="end"/>
        </w:r>
        <w:r w:rsidRPr="00EE27B1">
          <w:rPr>
            <w:rFonts w:ascii="Calibri" w:hAnsi="Calibri"/>
            <w:i/>
            <w:rPrChange w:id="14223" w:author="Tre" w:date="2012-11-19T09:07:00Z">
              <w:rPr>
                <w:rFonts w:ascii="Calibri" w:hAnsi="Calibri"/>
                <w:i/>
                <w:color w:val="0000FF"/>
                <w:sz w:val="20"/>
                <w:szCs w:val="20"/>
                <w:u w:val="single"/>
              </w:rPr>
            </w:rPrChange>
          </w:rPr>
          <w:delText>), Fuel (</w:delText>
        </w:r>
        <w:r w:rsidRPr="00EE27B1" w:rsidDel="00702889">
          <w:rPr>
            <w:rFonts w:ascii="Calibri" w:hAnsi="Calibri"/>
            <w:i/>
            <w:rPrChange w:id="14224" w:author="Tre" w:date="2012-11-19T09:07:00Z">
              <w:rPr>
                <w:rFonts w:ascii="Calibri" w:hAnsi="Calibri"/>
                <w:i/>
                <w:color w:val="0000FF"/>
                <w:sz w:val="20"/>
                <w:szCs w:val="20"/>
                <w:u w:val="single"/>
              </w:rPr>
            </w:rPrChange>
          </w:rPr>
          <w:fldChar w:fldCharType="begin"/>
        </w:r>
        <w:r w:rsidRPr="00EE27B1">
          <w:rPr>
            <w:rFonts w:ascii="Calibri" w:hAnsi="Calibri"/>
            <w:i/>
            <w:rPrChange w:id="14225"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226" w:author="Tre" w:date="2012-11-19T09:07:00Z">
              <w:rPr>
                <w:rFonts w:ascii="Calibri" w:hAnsi="Calibri"/>
                <w:i/>
                <w:color w:val="0000FF"/>
                <w:sz w:val="20"/>
                <w:szCs w:val="20"/>
                <w:u w:val="single"/>
              </w:rPr>
            </w:rPrChange>
          </w:rPr>
          <w:fldChar w:fldCharType="end"/>
        </w:r>
        <w:r w:rsidRPr="00EE27B1">
          <w:rPr>
            <w:rFonts w:ascii="Calibri" w:hAnsi="Calibri"/>
            <w:i/>
            <w:rPrChange w:id="14227"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228" w:author="frontdesk" w:date="2012-11-16T12:58:00Z"/>
          <w:rFonts w:ascii="Calibri" w:hAnsi="Calibri"/>
          <w:rPrChange w:id="14229" w:author="Tre" w:date="2012-11-19T09:07:00Z">
            <w:rPr>
              <w:del w:id="14230" w:author="frontdesk" w:date="2012-11-16T12:58:00Z"/>
              <w:rFonts w:ascii="Calibri" w:hAnsi="Calibri"/>
              <w:sz w:val="20"/>
              <w:szCs w:val="20"/>
            </w:rPr>
          </w:rPrChange>
        </w:rPr>
      </w:pPr>
      <w:del w:id="14231" w:author="frontdesk" w:date="2012-11-16T12:58:00Z">
        <w:r w:rsidRPr="00EE27B1" w:rsidDel="00702889">
          <w:rPr>
            <w:rFonts w:ascii="Calibri" w:hAnsi="Calibri"/>
            <w:rPrChange w:id="14232" w:author="Tre" w:date="2012-11-19T09:07:00Z">
              <w:rPr>
                <w:rFonts w:ascii="Calibri" w:hAnsi="Calibri"/>
                <w:color w:val="0000FF"/>
                <w:sz w:val="20"/>
                <w:szCs w:val="20"/>
                <w:u w:val="single"/>
              </w:rPr>
            </w:rPrChange>
          </w:rPr>
          <w:fldChar w:fldCharType="begin"/>
        </w:r>
        <w:r w:rsidRPr="00EE27B1">
          <w:rPr>
            <w:rFonts w:ascii="Calibri" w:hAnsi="Calibri"/>
            <w:rPrChange w:id="14233"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234" w:author="Tre" w:date="2012-11-19T09:07:00Z">
              <w:rPr>
                <w:rFonts w:ascii="Calibri" w:hAnsi="Calibri"/>
                <w:color w:val="0000FF"/>
                <w:sz w:val="20"/>
                <w:szCs w:val="20"/>
                <w:u w:val="single"/>
              </w:rPr>
            </w:rPrChange>
          </w:rPr>
          <w:fldChar w:fldCharType="separate"/>
        </w:r>
        <w:r w:rsidRPr="00EE27B1">
          <w:rPr>
            <w:rFonts w:ascii="Calibri" w:hAnsi="Calibri"/>
            <w:noProof/>
            <w:rPrChange w:id="14235" w:author="Tre" w:date="2012-11-19T09:07:00Z">
              <w:rPr>
                <w:rFonts w:ascii="Calibri" w:hAnsi="Calibri"/>
                <w:noProof/>
                <w:color w:val="0000FF"/>
                <w:sz w:val="20"/>
                <w:szCs w:val="20"/>
                <w:u w:val="single"/>
              </w:rPr>
            </w:rPrChange>
          </w:rPr>
          <w:delText>The M72 LAW (Light Anti-Armor Weapon) fires an unguided 66-mm round. These are highly portable anti-armor weapons.</w:delText>
        </w:r>
        <w:r w:rsidRPr="00EE27B1" w:rsidDel="00702889">
          <w:rPr>
            <w:rFonts w:ascii="Calibri" w:hAnsi="Calibri"/>
            <w:rPrChange w:id="14236" w:author="Tre" w:date="2012-11-19T09:07:00Z">
              <w:rPr>
                <w:rFonts w:ascii="Calibri" w:hAnsi="Calibri"/>
                <w:color w:val="0000FF"/>
                <w:sz w:val="20"/>
                <w:szCs w:val="20"/>
                <w:u w:val="single"/>
              </w:rPr>
            </w:rPrChange>
          </w:rPr>
          <w:fldChar w:fldCharType="end"/>
        </w:r>
        <w:r w:rsidRPr="00EE27B1" w:rsidDel="00702889">
          <w:rPr>
            <w:rFonts w:ascii="Calibri" w:hAnsi="Calibri"/>
            <w:rPrChange w:id="14237" w:author="Tre" w:date="2012-11-19T09:07:00Z">
              <w:rPr>
                <w:rFonts w:ascii="Calibri" w:hAnsi="Calibri"/>
                <w:color w:val="0000FF"/>
                <w:sz w:val="20"/>
                <w:szCs w:val="20"/>
                <w:u w:val="single"/>
              </w:rPr>
            </w:rPrChange>
          </w:rPr>
          <w:fldChar w:fldCharType="begin"/>
        </w:r>
        <w:r w:rsidRPr="00EE27B1">
          <w:rPr>
            <w:rFonts w:ascii="Calibri" w:hAnsi="Calibri"/>
            <w:rPrChange w:id="14238"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239"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240" w:author="frontdesk" w:date="2012-11-16T12:58:00Z"/>
          <w:rFonts w:ascii="Calibri" w:hAnsi="Calibri"/>
          <w:b/>
          <w:rPrChange w:id="14241" w:author="Tre" w:date="2012-11-19T09:07:00Z">
            <w:rPr>
              <w:del w:id="14242" w:author="frontdesk" w:date="2012-11-16T12:58:00Z"/>
              <w:rFonts w:ascii="Calibri" w:hAnsi="Calibri"/>
              <w:b/>
              <w:sz w:val="20"/>
              <w:szCs w:val="20"/>
            </w:rPr>
          </w:rPrChange>
        </w:rPr>
      </w:pPr>
      <w:del w:id="14243" w:author="frontdesk" w:date="2012-11-16T12:58:00Z">
        <w:r w:rsidRPr="00EE27B1" w:rsidDel="00702889">
          <w:rPr>
            <w:rFonts w:ascii="Calibri" w:hAnsi="Calibri"/>
            <w:b/>
            <w:rPrChange w:id="14244" w:author="Tre" w:date="2012-11-19T09:07:00Z">
              <w:rPr>
                <w:rFonts w:ascii="Calibri" w:hAnsi="Calibri"/>
                <w:b/>
                <w:color w:val="0000FF"/>
                <w:sz w:val="20"/>
                <w:szCs w:val="20"/>
                <w:u w:val="single"/>
              </w:rPr>
            </w:rPrChange>
          </w:rPr>
          <w:fldChar w:fldCharType="begin"/>
        </w:r>
        <w:r w:rsidRPr="00EE27B1">
          <w:rPr>
            <w:rFonts w:ascii="Calibri" w:hAnsi="Calibri"/>
            <w:b/>
            <w:rPrChange w:id="14245"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246" w:author="Tre" w:date="2012-11-19T09:07:00Z">
              <w:rPr>
                <w:rFonts w:ascii="Calibri" w:hAnsi="Calibri"/>
                <w:b/>
                <w:color w:val="0000FF"/>
                <w:sz w:val="20"/>
                <w:szCs w:val="20"/>
                <w:u w:val="single"/>
              </w:rPr>
            </w:rPrChange>
          </w:rPr>
          <w:fldChar w:fldCharType="separate"/>
        </w:r>
        <w:r w:rsidRPr="00EE27B1">
          <w:rPr>
            <w:rFonts w:ascii="Calibri" w:hAnsi="Calibri"/>
            <w:b/>
            <w:noProof/>
            <w:rPrChange w:id="14247" w:author="Tre" w:date="2012-11-19T09:07:00Z">
              <w:rPr>
                <w:rFonts w:ascii="Calibri" w:hAnsi="Calibri"/>
                <w:b/>
                <w:noProof/>
                <w:color w:val="0000FF"/>
                <w:sz w:val="20"/>
                <w:szCs w:val="20"/>
                <w:u w:val="single"/>
              </w:rPr>
            </w:rPrChange>
          </w:rPr>
          <w:delText>APS Machine Pistol</w:delText>
        </w:r>
        <w:r w:rsidRPr="00EE27B1" w:rsidDel="00702889">
          <w:rPr>
            <w:rFonts w:ascii="Calibri" w:hAnsi="Calibri"/>
            <w:b/>
            <w:rPrChange w:id="14248"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249" w:author="frontdesk" w:date="2012-11-16T12:58:00Z"/>
          <w:rFonts w:ascii="Calibri" w:hAnsi="Calibri"/>
          <w:i/>
          <w:rPrChange w:id="14250" w:author="Tre" w:date="2012-11-19T09:07:00Z">
            <w:rPr>
              <w:del w:id="14251" w:author="frontdesk" w:date="2012-11-16T12:58:00Z"/>
              <w:rFonts w:ascii="Calibri" w:hAnsi="Calibri"/>
              <w:i/>
              <w:sz w:val="20"/>
              <w:szCs w:val="20"/>
            </w:rPr>
          </w:rPrChange>
        </w:rPr>
      </w:pPr>
      <w:del w:id="14252" w:author="frontdesk" w:date="2012-11-16T12:58:00Z">
        <w:r w:rsidRPr="00EE27B1">
          <w:rPr>
            <w:rFonts w:ascii="Calibri" w:hAnsi="Calibri"/>
            <w:i/>
            <w:rPrChange w:id="14253" w:author="Tre" w:date="2012-11-19T09:07:00Z">
              <w:rPr>
                <w:rFonts w:ascii="Calibri" w:hAnsi="Calibri"/>
                <w:i/>
                <w:color w:val="0000FF"/>
                <w:sz w:val="20"/>
                <w:szCs w:val="20"/>
                <w:u w:val="single"/>
              </w:rPr>
            </w:rPrChange>
          </w:rPr>
          <w:delText>[Damage (</w:delText>
        </w:r>
        <w:r w:rsidRPr="00EE27B1" w:rsidDel="00702889">
          <w:rPr>
            <w:rFonts w:ascii="Calibri" w:hAnsi="Calibri"/>
            <w:i/>
            <w:rPrChange w:id="14254" w:author="Tre" w:date="2012-11-19T09:07:00Z">
              <w:rPr>
                <w:rFonts w:ascii="Calibri" w:hAnsi="Calibri"/>
                <w:i/>
                <w:color w:val="0000FF"/>
                <w:sz w:val="20"/>
                <w:szCs w:val="20"/>
                <w:u w:val="single"/>
              </w:rPr>
            </w:rPrChange>
          </w:rPr>
          <w:fldChar w:fldCharType="begin"/>
        </w:r>
        <w:r w:rsidRPr="00EE27B1">
          <w:rPr>
            <w:rFonts w:ascii="Calibri" w:hAnsi="Calibri"/>
            <w:i/>
            <w:rPrChange w:id="14255"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256" w:author="Tre" w:date="2012-11-19T09:07:00Z">
              <w:rPr>
                <w:rFonts w:ascii="Calibri" w:hAnsi="Calibri"/>
                <w:i/>
                <w:color w:val="0000FF"/>
                <w:sz w:val="20"/>
                <w:szCs w:val="20"/>
                <w:u w:val="single"/>
              </w:rPr>
            </w:rPrChange>
          </w:rPr>
          <w:fldChar w:fldCharType="separate"/>
        </w:r>
        <w:r w:rsidRPr="00EE27B1">
          <w:rPr>
            <w:rFonts w:ascii="Calibri" w:hAnsi="Calibri"/>
            <w:i/>
            <w:noProof/>
            <w:rPrChange w:id="14257"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4258" w:author="Tre" w:date="2012-11-19T09:07:00Z">
              <w:rPr>
                <w:rFonts w:ascii="Calibri" w:hAnsi="Calibri"/>
                <w:i/>
                <w:color w:val="0000FF"/>
                <w:sz w:val="20"/>
                <w:szCs w:val="20"/>
                <w:u w:val="single"/>
              </w:rPr>
            </w:rPrChange>
          </w:rPr>
          <w:fldChar w:fldCharType="end"/>
        </w:r>
        <w:r w:rsidRPr="00EE27B1">
          <w:rPr>
            <w:rFonts w:ascii="Calibri" w:hAnsi="Calibri"/>
            <w:i/>
            <w:rPrChange w:id="14259" w:author="Tre" w:date="2012-11-19T09:07:00Z">
              <w:rPr>
                <w:rFonts w:ascii="Calibri" w:hAnsi="Calibri"/>
                <w:i/>
                <w:color w:val="0000FF"/>
                <w:sz w:val="20"/>
                <w:szCs w:val="20"/>
                <w:u w:val="single"/>
              </w:rPr>
            </w:rPrChange>
          </w:rPr>
          <w:delText>), Type (</w:delText>
        </w:r>
        <w:r w:rsidRPr="00EE27B1" w:rsidDel="00702889">
          <w:rPr>
            <w:rFonts w:ascii="Calibri" w:hAnsi="Calibri"/>
            <w:i/>
            <w:rPrChange w:id="14260" w:author="Tre" w:date="2012-11-19T09:07:00Z">
              <w:rPr>
                <w:rFonts w:ascii="Calibri" w:hAnsi="Calibri"/>
                <w:i/>
                <w:color w:val="0000FF"/>
                <w:sz w:val="20"/>
                <w:szCs w:val="20"/>
                <w:u w:val="single"/>
              </w:rPr>
            </w:rPrChange>
          </w:rPr>
          <w:fldChar w:fldCharType="begin"/>
        </w:r>
        <w:r w:rsidRPr="00EE27B1">
          <w:rPr>
            <w:rFonts w:ascii="Calibri" w:hAnsi="Calibri"/>
            <w:i/>
            <w:rPrChange w:id="14261"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262" w:author="Tre" w:date="2012-11-19T09:07:00Z">
              <w:rPr>
                <w:rFonts w:ascii="Calibri" w:hAnsi="Calibri"/>
                <w:i/>
                <w:color w:val="0000FF"/>
                <w:sz w:val="20"/>
                <w:szCs w:val="20"/>
                <w:u w:val="single"/>
              </w:rPr>
            </w:rPrChange>
          </w:rPr>
          <w:fldChar w:fldCharType="separate"/>
        </w:r>
        <w:r w:rsidRPr="00EE27B1">
          <w:rPr>
            <w:rFonts w:ascii="Calibri" w:hAnsi="Calibri"/>
            <w:i/>
            <w:noProof/>
            <w:rPrChange w:id="14263"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264" w:author="Tre" w:date="2012-11-19T09:07:00Z">
              <w:rPr>
                <w:rFonts w:ascii="Calibri" w:hAnsi="Calibri"/>
                <w:i/>
                <w:color w:val="0000FF"/>
                <w:sz w:val="20"/>
                <w:szCs w:val="20"/>
                <w:u w:val="single"/>
              </w:rPr>
            </w:rPrChange>
          </w:rPr>
          <w:fldChar w:fldCharType="end"/>
        </w:r>
        <w:r w:rsidRPr="00EE27B1">
          <w:rPr>
            <w:rFonts w:ascii="Calibri" w:hAnsi="Calibri"/>
            <w:i/>
            <w:rPrChange w:id="14265" w:author="Tre" w:date="2012-11-19T09:07:00Z">
              <w:rPr>
                <w:rFonts w:ascii="Calibri" w:hAnsi="Calibri"/>
                <w:i/>
                <w:color w:val="0000FF"/>
                <w:sz w:val="20"/>
                <w:szCs w:val="20"/>
                <w:u w:val="single"/>
              </w:rPr>
            </w:rPrChange>
          </w:rPr>
          <w:delText>), Rate (</w:delText>
        </w:r>
        <w:r w:rsidRPr="00EE27B1" w:rsidDel="00702889">
          <w:rPr>
            <w:rFonts w:ascii="Calibri" w:hAnsi="Calibri"/>
            <w:i/>
            <w:rPrChange w:id="14266" w:author="Tre" w:date="2012-11-19T09:07:00Z">
              <w:rPr>
                <w:rFonts w:ascii="Calibri" w:hAnsi="Calibri"/>
                <w:i/>
                <w:color w:val="0000FF"/>
                <w:sz w:val="20"/>
                <w:szCs w:val="20"/>
                <w:u w:val="single"/>
              </w:rPr>
            </w:rPrChange>
          </w:rPr>
          <w:fldChar w:fldCharType="begin"/>
        </w:r>
        <w:r w:rsidRPr="00EE27B1">
          <w:rPr>
            <w:rFonts w:ascii="Calibri" w:hAnsi="Calibri"/>
            <w:i/>
            <w:rPrChange w:id="14267"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268" w:author="Tre" w:date="2012-11-19T09:07:00Z">
              <w:rPr>
                <w:rFonts w:ascii="Calibri" w:hAnsi="Calibri"/>
                <w:i/>
                <w:color w:val="0000FF"/>
                <w:sz w:val="20"/>
                <w:szCs w:val="20"/>
                <w:u w:val="single"/>
              </w:rPr>
            </w:rPrChange>
          </w:rPr>
          <w:fldChar w:fldCharType="separate"/>
        </w:r>
        <w:r w:rsidRPr="00EE27B1">
          <w:rPr>
            <w:rFonts w:ascii="Calibri" w:hAnsi="Calibri"/>
            <w:i/>
            <w:noProof/>
            <w:rPrChange w:id="14269" w:author="Tre" w:date="2012-11-19T09:07:00Z">
              <w:rPr>
                <w:rFonts w:ascii="Calibri" w:hAnsi="Calibri"/>
                <w:i/>
                <w:noProof/>
                <w:color w:val="0000FF"/>
                <w:sz w:val="20"/>
                <w:szCs w:val="20"/>
                <w:u w:val="single"/>
              </w:rPr>
            </w:rPrChange>
          </w:rPr>
          <w:delText>Semi Auto/Full Auto</w:delText>
        </w:r>
        <w:r w:rsidRPr="00EE27B1" w:rsidDel="00702889">
          <w:rPr>
            <w:rFonts w:ascii="Calibri" w:hAnsi="Calibri"/>
            <w:i/>
            <w:rPrChange w:id="14270" w:author="Tre" w:date="2012-11-19T09:07:00Z">
              <w:rPr>
                <w:rFonts w:ascii="Calibri" w:hAnsi="Calibri"/>
                <w:i/>
                <w:color w:val="0000FF"/>
                <w:sz w:val="20"/>
                <w:szCs w:val="20"/>
                <w:u w:val="single"/>
              </w:rPr>
            </w:rPrChange>
          </w:rPr>
          <w:fldChar w:fldCharType="end"/>
        </w:r>
        <w:r w:rsidRPr="00EE27B1">
          <w:rPr>
            <w:rFonts w:ascii="Calibri" w:hAnsi="Calibri"/>
            <w:i/>
            <w:rPrChange w:id="14271" w:author="Tre" w:date="2012-11-19T09:07:00Z">
              <w:rPr>
                <w:rFonts w:ascii="Calibri" w:hAnsi="Calibri"/>
                <w:i/>
                <w:color w:val="0000FF"/>
                <w:sz w:val="20"/>
                <w:szCs w:val="20"/>
                <w:u w:val="single"/>
              </w:rPr>
            </w:rPrChange>
          </w:rPr>
          <w:delText>), Ammo (</w:delText>
        </w:r>
        <w:r w:rsidRPr="00EE27B1" w:rsidDel="00702889">
          <w:rPr>
            <w:rFonts w:ascii="Calibri" w:hAnsi="Calibri"/>
            <w:i/>
            <w:rPrChange w:id="14272" w:author="Tre" w:date="2012-11-19T09:07:00Z">
              <w:rPr>
                <w:rFonts w:ascii="Calibri" w:hAnsi="Calibri"/>
                <w:i/>
                <w:color w:val="0000FF"/>
                <w:sz w:val="20"/>
                <w:szCs w:val="20"/>
                <w:u w:val="single"/>
              </w:rPr>
            </w:rPrChange>
          </w:rPr>
          <w:fldChar w:fldCharType="begin"/>
        </w:r>
        <w:r w:rsidRPr="00EE27B1">
          <w:rPr>
            <w:rFonts w:ascii="Calibri" w:hAnsi="Calibri"/>
            <w:i/>
            <w:rPrChange w:id="14273"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274" w:author="Tre" w:date="2012-11-19T09:07:00Z">
              <w:rPr>
                <w:rFonts w:ascii="Calibri" w:hAnsi="Calibri"/>
                <w:i/>
                <w:color w:val="0000FF"/>
                <w:sz w:val="20"/>
                <w:szCs w:val="20"/>
                <w:u w:val="single"/>
              </w:rPr>
            </w:rPrChange>
          </w:rPr>
          <w:fldChar w:fldCharType="separate"/>
        </w:r>
        <w:r w:rsidRPr="00EE27B1">
          <w:rPr>
            <w:rFonts w:ascii="Calibri" w:hAnsi="Calibri"/>
            <w:i/>
            <w:noProof/>
            <w:rPrChange w:id="14275" w:author="Tre" w:date="2012-11-19T09:07:00Z">
              <w:rPr>
                <w:rFonts w:ascii="Calibri" w:hAnsi="Calibri"/>
                <w:i/>
                <w:noProof/>
                <w:color w:val="0000FF"/>
                <w:sz w:val="20"/>
                <w:szCs w:val="20"/>
                <w:u w:val="single"/>
              </w:rPr>
            </w:rPrChange>
          </w:rPr>
          <w:delText>magazine (20)</w:delText>
        </w:r>
        <w:r w:rsidRPr="00EE27B1" w:rsidDel="00702889">
          <w:rPr>
            <w:rFonts w:ascii="Calibri" w:hAnsi="Calibri"/>
            <w:i/>
            <w:rPrChange w:id="14276" w:author="Tre" w:date="2012-11-19T09:07:00Z">
              <w:rPr>
                <w:rFonts w:ascii="Calibri" w:hAnsi="Calibri"/>
                <w:i/>
                <w:color w:val="0000FF"/>
                <w:sz w:val="20"/>
                <w:szCs w:val="20"/>
                <w:u w:val="single"/>
              </w:rPr>
            </w:rPrChange>
          </w:rPr>
          <w:fldChar w:fldCharType="end"/>
        </w:r>
        <w:r w:rsidRPr="00EE27B1">
          <w:rPr>
            <w:rFonts w:ascii="Calibri" w:hAnsi="Calibri"/>
            <w:i/>
            <w:rPrChange w:id="14277" w:author="Tre" w:date="2012-11-19T09:07:00Z">
              <w:rPr>
                <w:rFonts w:ascii="Calibri" w:hAnsi="Calibri"/>
                <w:i/>
                <w:color w:val="0000FF"/>
                <w:sz w:val="20"/>
                <w:szCs w:val="20"/>
                <w:u w:val="single"/>
              </w:rPr>
            </w:rPrChange>
          </w:rPr>
          <w:delText>), Range (</w:delText>
        </w:r>
        <w:r w:rsidRPr="00EE27B1" w:rsidDel="00702889">
          <w:rPr>
            <w:rFonts w:ascii="Calibri" w:hAnsi="Calibri"/>
            <w:i/>
            <w:rPrChange w:id="14278" w:author="Tre" w:date="2012-11-19T09:07:00Z">
              <w:rPr>
                <w:rFonts w:ascii="Calibri" w:hAnsi="Calibri"/>
                <w:i/>
                <w:color w:val="0000FF"/>
                <w:sz w:val="20"/>
                <w:szCs w:val="20"/>
                <w:u w:val="single"/>
              </w:rPr>
            </w:rPrChange>
          </w:rPr>
          <w:fldChar w:fldCharType="begin"/>
        </w:r>
        <w:r w:rsidRPr="00EE27B1">
          <w:rPr>
            <w:rFonts w:ascii="Calibri" w:hAnsi="Calibri"/>
            <w:i/>
            <w:rPrChange w:id="14279"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280" w:author="Tre" w:date="2012-11-19T09:07:00Z">
              <w:rPr>
                <w:rFonts w:ascii="Calibri" w:hAnsi="Calibri"/>
                <w:i/>
                <w:color w:val="0000FF"/>
                <w:sz w:val="20"/>
                <w:szCs w:val="20"/>
                <w:u w:val="single"/>
              </w:rPr>
            </w:rPrChange>
          </w:rPr>
          <w:fldChar w:fldCharType="end"/>
        </w:r>
        <w:r w:rsidRPr="00EE27B1">
          <w:rPr>
            <w:rFonts w:ascii="Calibri" w:hAnsi="Calibri"/>
            <w:i/>
            <w:rPrChange w:id="14281"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282" w:author="Tre" w:date="2012-11-19T09:07:00Z">
              <w:rPr>
                <w:rFonts w:ascii="Calibri" w:hAnsi="Calibri"/>
                <w:i/>
                <w:color w:val="0000FF"/>
                <w:sz w:val="20"/>
                <w:szCs w:val="20"/>
                <w:u w:val="single"/>
              </w:rPr>
            </w:rPrChange>
          </w:rPr>
          <w:fldChar w:fldCharType="begin"/>
        </w:r>
        <w:r w:rsidRPr="00EE27B1">
          <w:rPr>
            <w:rFonts w:ascii="Calibri" w:hAnsi="Calibri"/>
            <w:i/>
            <w:rPrChange w:id="14283"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284" w:author="Tre" w:date="2012-11-19T09:07:00Z">
              <w:rPr>
                <w:rFonts w:ascii="Calibri" w:hAnsi="Calibri"/>
                <w:i/>
                <w:color w:val="0000FF"/>
                <w:sz w:val="20"/>
                <w:szCs w:val="20"/>
                <w:u w:val="single"/>
              </w:rPr>
            </w:rPrChange>
          </w:rPr>
          <w:fldChar w:fldCharType="end"/>
        </w:r>
        <w:r w:rsidRPr="00EE27B1">
          <w:rPr>
            <w:rFonts w:ascii="Calibri" w:hAnsi="Calibri"/>
            <w:i/>
            <w:rPrChange w:id="14285" w:author="Tre" w:date="2012-11-19T09:07:00Z">
              <w:rPr>
                <w:rFonts w:ascii="Calibri" w:hAnsi="Calibri"/>
                <w:i/>
                <w:color w:val="0000FF"/>
                <w:sz w:val="20"/>
                <w:szCs w:val="20"/>
                <w:u w:val="single"/>
              </w:rPr>
            </w:rPrChange>
          </w:rPr>
          <w:delText>), Speed (</w:delText>
        </w:r>
        <w:r w:rsidRPr="00EE27B1" w:rsidDel="00702889">
          <w:rPr>
            <w:rFonts w:ascii="Calibri" w:hAnsi="Calibri"/>
            <w:i/>
            <w:rPrChange w:id="14286" w:author="Tre" w:date="2012-11-19T09:07:00Z">
              <w:rPr>
                <w:rFonts w:ascii="Calibri" w:hAnsi="Calibri"/>
                <w:i/>
                <w:color w:val="0000FF"/>
                <w:sz w:val="20"/>
                <w:szCs w:val="20"/>
                <w:u w:val="single"/>
              </w:rPr>
            </w:rPrChange>
          </w:rPr>
          <w:fldChar w:fldCharType="begin"/>
        </w:r>
        <w:r w:rsidRPr="00EE27B1">
          <w:rPr>
            <w:rFonts w:ascii="Calibri" w:hAnsi="Calibri"/>
            <w:i/>
            <w:rPrChange w:id="14287"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288" w:author="Tre" w:date="2012-11-19T09:07:00Z">
              <w:rPr>
                <w:rFonts w:ascii="Calibri" w:hAnsi="Calibri"/>
                <w:i/>
                <w:color w:val="0000FF"/>
                <w:sz w:val="20"/>
                <w:szCs w:val="20"/>
                <w:u w:val="single"/>
              </w:rPr>
            </w:rPrChange>
          </w:rPr>
          <w:fldChar w:fldCharType="end"/>
        </w:r>
        <w:r w:rsidRPr="00EE27B1">
          <w:rPr>
            <w:rFonts w:ascii="Calibri" w:hAnsi="Calibri"/>
            <w:i/>
            <w:rPrChange w:id="14289"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290" w:author="Tre" w:date="2012-11-19T09:07:00Z">
              <w:rPr>
                <w:rFonts w:ascii="Calibri" w:hAnsi="Calibri"/>
                <w:i/>
                <w:color w:val="0000FF"/>
                <w:sz w:val="20"/>
                <w:szCs w:val="20"/>
                <w:u w:val="single"/>
              </w:rPr>
            </w:rPrChange>
          </w:rPr>
          <w:fldChar w:fldCharType="begin"/>
        </w:r>
        <w:r w:rsidRPr="00EE27B1">
          <w:rPr>
            <w:rFonts w:ascii="Calibri" w:hAnsi="Calibri"/>
            <w:i/>
            <w:rPrChange w:id="14291"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292" w:author="Tre" w:date="2012-11-19T09:07:00Z">
              <w:rPr>
                <w:rFonts w:ascii="Calibri" w:hAnsi="Calibri"/>
                <w:i/>
                <w:color w:val="0000FF"/>
                <w:sz w:val="20"/>
                <w:szCs w:val="20"/>
                <w:u w:val="single"/>
              </w:rPr>
            </w:rPrChange>
          </w:rPr>
          <w:fldChar w:fldCharType="end"/>
        </w:r>
        <w:r w:rsidRPr="00EE27B1">
          <w:rPr>
            <w:rFonts w:ascii="Calibri" w:hAnsi="Calibri"/>
            <w:i/>
            <w:rPrChange w:id="14293" w:author="Tre" w:date="2012-11-19T09:07:00Z">
              <w:rPr>
                <w:rFonts w:ascii="Calibri" w:hAnsi="Calibri"/>
                <w:i/>
                <w:color w:val="0000FF"/>
                <w:sz w:val="20"/>
                <w:szCs w:val="20"/>
                <w:u w:val="single"/>
              </w:rPr>
            </w:rPrChange>
          </w:rPr>
          <w:delText>), Fuel (</w:delText>
        </w:r>
        <w:r w:rsidRPr="00EE27B1" w:rsidDel="00702889">
          <w:rPr>
            <w:rFonts w:ascii="Calibri" w:hAnsi="Calibri"/>
            <w:i/>
            <w:rPrChange w:id="14294" w:author="Tre" w:date="2012-11-19T09:07:00Z">
              <w:rPr>
                <w:rFonts w:ascii="Calibri" w:hAnsi="Calibri"/>
                <w:i/>
                <w:color w:val="0000FF"/>
                <w:sz w:val="20"/>
                <w:szCs w:val="20"/>
                <w:u w:val="single"/>
              </w:rPr>
            </w:rPrChange>
          </w:rPr>
          <w:fldChar w:fldCharType="begin"/>
        </w:r>
        <w:r w:rsidRPr="00EE27B1">
          <w:rPr>
            <w:rFonts w:ascii="Calibri" w:hAnsi="Calibri"/>
            <w:i/>
            <w:rPrChange w:id="14295"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296" w:author="Tre" w:date="2012-11-19T09:07:00Z">
              <w:rPr>
                <w:rFonts w:ascii="Calibri" w:hAnsi="Calibri"/>
                <w:i/>
                <w:color w:val="0000FF"/>
                <w:sz w:val="20"/>
                <w:szCs w:val="20"/>
                <w:u w:val="single"/>
              </w:rPr>
            </w:rPrChange>
          </w:rPr>
          <w:fldChar w:fldCharType="end"/>
        </w:r>
        <w:r w:rsidRPr="00EE27B1">
          <w:rPr>
            <w:rFonts w:ascii="Calibri" w:hAnsi="Calibri"/>
            <w:i/>
            <w:rPrChange w:id="14297"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298" w:author="frontdesk" w:date="2012-11-16T12:58:00Z"/>
          <w:rFonts w:ascii="Calibri" w:hAnsi="Calibri"/>
          <w:rPrChange w:id="14299" w:author="Tre" w:date="2012-11-19T09:07:00Z">
            <w:rPr>
              <w:del w:id="14300" w:author="frontdesk" w:date="2012-11-16T12:58:00Z"/>
              <w:rFonts w:ascii="Calibri" w:hAnsi="Calibri"/>
              <w:sz w:val="20"/>
              <w:szCs w:val="20"/>
            </w:rPr>
          </w:rPrChange>
        </w:rPr>
      </w:pPr>
      <w:del w:id="14301" w:author="frontdesk" w:date="2012-11-16T12:58:00Z">
        <w:r w:rsidRPr="00EE27B1" w:rsidDel="00702889">
          <w:rPr>
            <w:rFonts w:ascii="Calibri" w:hAnsi="Calibri"/>
            <w:rPrChange w:id="14302" w:author="Tre" w:date="2012-11-19T09:07:00Z">
              <w:rPr>
                <w:rFonts w:ascii="Calibri" w:hAnsi="Calibri"/>
                <w:color w:val="0000FF"/>
                <w:sz w:val="20"/>
                <w:szCs w:val="20"/>
                <w:u w:val="single"/>
              </w:rPr>
            </w:rPrChange>
          </w:rPr>
          <w:fldChar w:fldCharType="begin"/>
        </w:r>
        <w:r w:rsidRPr="00EE27B1">
          <w:rPr>
            <w:rFonts w:ascii="Calibri" w:hAnsi="Calibri"/>
            <w:rPrChange w:id="14303"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304" w:author="Tre" w:date="2012-11-19T09:07:00Z">
              <w:rPr>
                <w:rFonts w:ascii="Calibri" w:hAnsi="Calibri"/>
                <w:color w:val="0000FF"/>
                <w:sz w:val="20"/>
                <w:szCs w:val="20"/>
                <w:u w:val="single"/>
              </w:rPr>
            </w:rPrChange>
          </w:rPr>
          <w:fldChar w:fldCharType="separate"/>
        </w:r>
        <w:r w:rsidRPr="00EE27B1">
          <w:rPr>
            <w:rFonts w:ascii="Calibri" w:hAnsi="Calibri"/>
            <w:noProof/>
            <w:rPrChange w:id="14305" w:author="Tre" w:date="2012-11-19T09:07:00Z">
              <w:rPr>
                <w:rFonts w:ascii="Calibri" w:hAnsi="Calibri"/>
                <w:noProof/>
                <w:color w:val="0000FF"/>
                <w:sz w:val="20"/>
                <w:szCs w:val="20"/>
                <w:u w:val="single"/>
              </w:rPr>
            </w:rPrChange>
          </w:rPr>
          <w:delText>Handguns with extended clips and fully automatic fire.</w:delText>
        </w:r>
        <w:r w:rsidRPr="00EE27B1" w:rsidDel="00702889">
          <w:rPr>
            <w:rFonts w:ascii="Calibri" w:hAnsi="Calibri"/>
            <w:rPrChange w:id="14306" w:author="Tre" w:date="2012-11-19T09:07:00Z">
              <w:rPr>
                <w:rFonts w:ascii="Calibri" w:hAnsi="Calibri"/>
                <w:color w:val="0000FF"/>
                <w:sz w:val="20"/>
                <w:szCs w:val="20"/>
                <w:u w:val="single"/>
              </w:rPr>
            </w:rPrChange>
          </w:rPr>
          <w:fldChar w:fldCharType="end"/>
        </w:r>
        <w:r w:rsidRPr="00EE27B1" w:rsidDel="00702889">
          <w:rPr>
            <w:rFonts w:ascii="Calibri" w:hAnsi="Calibri"/>
            <w:rPrChange w:id="14307" w:author="Tre" w:date="2012-11-19T09:07:00Z">
              <w:rPr>
                <w:rFonts w:ascii="Calibri" w:hAnsi="Calibri"/>
                <w:color w:val="0000FF"/>
                <w:sz w:val="20"/>
                <w:szCs w:val="20"/>
                <w:u w:val="single"/>
              </w:rPr>
            </w:rPrChange>
          </w:rPr>
          <w:fldChar w:fldCharType="begin"/>
        </w:r>
        <w:r w:rsidRPr="00EE27B1">
          <w:rPr>
            <w:rFonts w:ascii="Calibri" w:hAnsi="Calibri"/>
            <w:rPrChange w:id="14308"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309"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310" w:author="frontdesk" w:date="2012-11-16T12:58:00Z"/>
          <w:rFonts w:ascii="Calibri" w:hAnsi="Calibri"/>
          <w:b/>
          <w:rPrChange w:id="14311" w:author="Tre" w:date="2012-11-19T09:07:00Z">
            <w:rPr>
              <w:del w:id="14312" w:author="frontdesk" w:date="2012-11-16T12:58:00Z"/>
              <w:rFonts w:ascii="Calibri" w:hAnsi="Calibri"/>
              <w:b/>
              <w:sz w:val="20"/>
              <w:szCs w:val="20"/>
            </w:rPr>
          </w:rPrChange>
        </w:rPr>
      </w:pPr>
      <w:del w:id="14313" w:author="frontdesk" w:date="2012-11-16T12:58:00Z">
        <w:r w:rsidRPr="00EE27B1" w:rsidDel="00702889">
          <w:rPr>
            <w:rFonts w:ascii="Calibri" w:hAnsi="Calibri"/>
            <w:b/>
            <w:rPrChange w:id="14314" w:author="Tre" w:date="2012-11-19T09:07:00Z">
              <w:rPr>
                <w:rFonts w:ascii="Calibri" w:hAnsi="Calibri"/>
                <w:b/>
                <w:color w:val="0000FF"/>
                <w:sz w:val="20"/>
                <w:szCs w:val="20"/>
                <w:u w:val="single"/>
              </w:rPr>
            </w:rPrChange>
          </w:rPr>
          <w:fldChar w:fldCharType="begin"/>
        </w:r>
        <w:r w:rsidRPr="00EE27B1">
          <w:rPr>
            <w:rFonts w:ascii="Calibri" w:hAnsi="Calibri"/>
            <w:b/>
            <w:rPrChange w:id="14315"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316" w:author="Tre" w:date="2012-11-19T09:07:00Z">
              <w:rPr>
                <w:rFonts w:ascii="Calibri" w:hAnsi="Calibri"/>
                <w:b/>
                <w:color w:val="0000FF"/>
                <w:sz w:val="20"/>
                <w:szCs w:val="20"/>
                <w:u w:val="single"/>
              </w:rPr>
            </w:rPrChange>
          </w:rPr>
          <w:fldChar w:fldCharType="separate"/>
        </w:r>
        <w:r w:rsidRPr="00EE27B1">
          <w:rPr>
            <w:rFonts w:ascii="Calibri" w:hAnsi="Calibri"/>
            <w:b/>
            <w:noProof/>
            <w:rPrChange w:id="14317" w:author="Tre" w:date="2012-11-19T09:07:00Z">
              <w:rPr>
                <w:rFonts w:ascii="Calibri" w:hAnsi="Calibri"/>
                <w:b/>
                <w:noProof/>
                <w:color w:val="0000FF"/>
                <w:sz w:val="20"/>
                <w:szCs w:val="20"/>
                <w:u w:val="single"/>
              </w:rPr>
            </w:rPrChange>
          </w:rPr>
          <w:delText>7 mm Remington Sniper Rifle</w:delText>
        </w:r>
        <w:r w:rsidRPr="00EE27B1" w:rsidDel="00702889">
          <w:rPr>
            <w:rFonts w:ascii="Calibri" w:hAnsi="Calibri"/>
            <w:b/>
            <w:rPrChange w:id="14318"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319" w:author="frontdesk" w:date="2012-11-16T12:58:00Z"/>
          <w:rFonts w:ascii="Calibri" w:hAnsi="Calibri"/>
          <w:i/>
          <w:rPrChange w:id="14320" w:author="Tre" w:date="2012-11-19T09:07:00Z">
            <w:rPr>
              <w:del w:id="14321" w:author="frontdesk" w:date="2012-11-16T12:58:00Z"/>
              <w:rFonts w:ascii="Calibri" w:hAnsi="Calibri"/>
              <w:i/>
              <w:sz w:val="20"/>
              <w:szCs w:val="20"/>
            </w:rPr>
          </w:rPrChange>
        </w:rPr>
      </w:pPr>
      <w:del w:id="14322" w:author="frontdesk" w:date="2012-11-16T12:58:00Z">
        <w:r w:rsidRPr="00EE27B1">
          <w:rPr>
            <w:rFonts w:ascii="Calibri" w:hAnsi="Calibri"/>
            <w:i/>
            <w:rPrChange w:id="14323" w:author="Tre" w:date="2012-11-19T09:07:00Z">
              <w:rPr>
                <w:rFonts w:ascii="Calibri" w:hAnsi="Calibri"/>
                <w:i/>
                <w:color w:val="0000FF"/>
                <w:sz w:val="20"/>
                <w:szCs w:val="20"/>
                <w:u w:val="single"/>
              </w:rPr>
            </w:rPrChange>
          </w:rPr>
          <w:delText>[Damage (</w:delText>
        </w:r>
        <w:r w:rsidRPr="00EE27B1" w:rsidDel="00702889">
          <w:rPr>
            <w:rFonts w:ascii="Calibri" w:hAnsi="Calibri"/>
            <w:i/>
            <w:rPrChange w:id="14324" w:author="Tre" w:date="2012-11-19T09:07:00Z">
              <w:rPr>
                <w:rFonts w:ascii="Calibri" w:hAnsi="Calibri"/>
                <w:i/>
                <w:color w:val="0000FF"/>
                <w:sz w:val="20"/>
                <w:szCs w:val="20"/>
                <w:u w:val="single"/>
              </w:rPr>
            </w:rPrChange>
          </w:rPr>
          <w:fldChar w:fldCharType="begin"/>
        </w:r>
        <w:r w:rsidRPr="00EE27B1">
          <w:rPr>
            <w:rFonts w:ascii="Calibri" w:hAnsi="Calibri"/>
            <w:i/>
            <w:rPrChange w:id="14325"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326" w:author="Tre" w:date="2012-11-19T09:07:00Z">
              <w:rPr>
                <w:rFonts w:ascii="Calibri" w:hAnsi="Calibri"/>
                <w:i/>
                <w:color w:val="0000FF"/>
                <w:sz w:val="20"/>
                <w:szCs w:val="20"/>
                <w:u w:val="single"/>
              </w:rPr>
            </w:rPrChange>
          </w:rPr>
          <w:fldChar w:fldCharType="separate"/>
        </w:r>
        <w:r w:rsidRPr="00EE27B1">
          <w:rPr>
            <w:rFonts w:ascii="Calibri" w:hAnsi="Calibri"/>
            <w:i/>
            <w:noProof/>
            <w:rPrChange w:id="14327" w:author="Tre" w:date="2012-11-19T09:07:00Z">
              <w:rPr>
                <w:rFonts w:ascii="Calibri" w:hAnsi="Calibri"/>
                <w:i/>
                <w:noProof/>
                <w:color w:val="0000FF"/>
                <w:sz w:val="20"/>
                <w:szCs w:val="20"/>
                <w:u w:val="single"/>
              </w:rPr>
            </w:rPrChange>
          </w:rPr>
          <w:delText>4</w:delText>
        </w:r>
        <w:r w:rsidRPr="00EE27B1" w:rsidDel="00702889">
          <w:rPr>
            <w:rFonts w:ascii="Calibri" w:hAnsi="Calibri"/>
            <w:i/>
            <w:rPrChange w:id="14328" w:author="Tre" w:date="2012-11-19T09:07:00Z">
              <w:rPr>
                <w:rFonts w:ascii="Calibri" w:hAnsi="Calibri"/>
                <w:i/>
                <w:color w:val="0000FF"/>
                <w:sz w:val="20"/>
                <w:szCs w:val="20"/>
                <w:u w:val="single"/>
              </w:rPr>
            </w:rPrChange>
          </w:rPr>
          <w:fldChar w:fldCharType="end"/>
        </w:r>
        <w:r w:rsidRPr="00EE27B1">
          <w:rPr>
            <w:rFonts w:ascii="Calibri" w:hAnsi="Calibri"/>
            <w:i/>
            <w:rPrChange w:id="14329" w:author="Tre" w:date="2012-11-19T09:07:00Z">
              <w:rPr>
                <w:rFonts w:ascii="Calibri" w:hAnsi="Calibri"/>
                <w:i/>
                <w:color w:val="0000FF"/>
                <w:sz w:val="20"/>
                <w:szCs w:val="20"/>
                <w:u w:val="single"/>
              </w:rPr>
            </w:rPrChange>
          </w:rPr>
          <w:delText>), Type (</w:delText>
        </w:r>
        <w:r w:rsidRPr="00EE27B1" w:rsidDel="00702889">
          <w:rPr>
            <w:rFonts w:ascii="Calibri" w:hAnsi="Calibri"/>
            <w:i/>
            <w:rPrChange w:id="14330" w:author="Tre" w:date="2012-11-19T09:07:00Z">
              <w:rPr>
                <w:rFonts w:ascii="Calibri" w:hAnsi="Calibri"/>
                <w:i/>
                <w:color w:val="0000FF"/>
                <w:sz w:val="20"/>
                <w:szCs w:val="20"/>
                <w:u w:val="single"/>
              </w:rPr>
            </w:rPrChange>
          </w:rPr>
          <w:fldChar w:fldCharType="begin"/>
        </w:r>
        <w:r w:rsidRPr="00EE27B1">
          <w:rPr>
            <w:rFonts w:ascii="Calibri" w:hAnsi="Calibri"/>
            <w:i/>
            <w:rPrChange w:id="14331"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332" w:author="Tre" w:date="2012-11-19T09:07:00Z">
              <w:rPr>
                <w:rFonts w:ascii="Calibri" w:hAnsi="Calibri"/>
                <w:i/>
                <w:color w:val="0000FF"/>
                <w:sz w:val="20"/>
                <w:szCs w:val="20"/>
                <w:u w:val="single"/>
              </w:rPr>
            </w:rPrChange>
          </w:rPr>
          <w:fldChar w:fldCharType="separate"/>
        </w:r>
        <w:r w:rsidRPr="00EE27B1">
          <w:rPr>
            <w:rFonts w:ascii="Calibri" w:hAnsi="Calibri"/>
            <w:i/>
            <w:noProof/>
            <w:rPrChange w:id="14333"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334" w:author="Tre" w:date="2012-11-19T09:07:00Z">
              <w:rPr>
                <w:rFonts w:ascii="Calibri" w:hAnsi="Calibri"/>
                <w:i/>
                <w:color w:val="0000FF"/>
                <w:sz w:val="20"/>
                <w:szCs w:val="20"/>
                <w:u w:val="single"/>
              </w:rPr>
            </w:rPrChange>
          </w:rPr>
          <w:fldChar w:fldCharType="end"/>
        </w:r>
        <w:r w:rsidRPr="00EE27B1">
          <w:rPr>
            <w:rFonts w:ascii="Calibri" w:hAnsi="Calibri"/>
            <w:i/>
            <w:rPrChange w:id="14335" w:author="Tre" w:date="2012-11-19T09:07:00Z">
              <w:rPr>
                <w:rFonts w:ascii="Calibri" w:hAnsi="Calibri"/>
                <w:i/>
                <w:color w:val="0000FF"/>
                <w:sz w:val="20"/>
                <w:szCs w:val="20"/>
                <w:u w:val="single"/>
              </w:rPr>
            </w:rPrChange>
          </w:rPr>
          <w:delText>), Rate (</w:delText>
        </w:r>
        <w:r w:rsidRPr="00EE27B1" w:rsidDel="00702889">
          <w:rPr>
            <w:rFonts w:ascii="Calibri" w:hAnsi="Calibri"/>
            <w:i/>
            <w:rPrChange w:id="14336" w:author="Tre" w:date="2012-11-19T09:07:00Z">
              <w:rPr>
                <w:rFonts w:ascii="Calibri" w:hAnsi="Calibri"/>
                <w:i/>
                <w:color w:val="0000FF"/>
                <w:sz w:val="20"/>
                <w:szCs w:val="20"/>
                <w:u w:val="single"/>
              </w:rPr>
            </w:rPrChange>
          </w:rPr>
          <w:fldChar w:fldCharType="begin"/>
        </w:r>
        <w:r w:rsidRPr="00EE27B1">
          <w:rPr>
            <w:rFonts w:ascii="Calibri" w:hAnsi="Calibri"/>
            <w:i/>
            <w:rPrChange w:id="14337"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338" w:author="Tre" w:date="2012-11-19T09:07:00Z">
              <w:rPr>
                <w:rFonts w:ascii="Calibri" w:hAnsi="Calibri"/>
                <w:i/>
                <w:color w:val="0000FF"/>
                <w:sz w:val="20"/>
                <w:szCs w:val="20"/>
                <w:u w:val="single"/>
              </w:rPr>
            </w:rPrChange>
          </w:rPr>
          <w:fldChar w:fldCharType="separate"/>
        </w:r>
        <w:r w:rsidRPr="00EE27B1">
          <w:rPr>
            <w:rFonts w:ascii="Calibri" w:hAnsi="Calibri"/>
            <w:i/>
            <w:noProof/>
            <w:rPrChange w:id="14339" w:author="Tre" w:date="2012-11-19T09:07:00Z">
              <w:rPr>
                <w:rFonts w:ascii="Calibri" w:hAnsi="Calibri"/>
                <w:i/>
                <w:noProof/>
                <w:color w:val="0000FF"/>
                <w:sz w:val="20"/>
                <w:szCs w:val="20"/>
                <w:u w:val="single"/>
              </w:rPr>
            </w:rPrChange>
          </w:rPr>
          <w:delText>Single Shot</w:delText>
        </w:r>
        <w:r w:rsidRPr="00EE27B1" w:rsidDel="00702889">
          <w:rPr>
            <w:rFonts w:ascii="Calibri" w:hAnsi="Calibri"/>
            <w:i/>
            <w:rPrChange w:id="14340" w:author="Tre" w:date="2012-11-19T09:07:00Z">
              <w:rPr>
                <w:rFonts w:ascii="Calibri" w:hAnsi="Calibri"/>
                <w:i/>
                <w:color w:val="0000FF"/>
                <w:sz w:val="20"/>
                <w:szCs w:val="20"/>
                <w:u w:val="single"/>
              </w:rPr>
            </w:rPrChange>
          </w:rPr>
          <w:fldChar w:fldCharType="end"/>
        </w:r>
        <w:r w:rsidRPr="00EE27B1">
          <w:rPr>
            <w:rFonts w:ascii="Calibri" w:hAnsi="Calibri"/>
            <w:i/>
            <w:rPrChange w:id="14341" w:author="Tre" w:date="2012-11-19T09:07:00Z">
              <w:rPr>
                <w:rFonts w:ascii="Calibri" w:hAnsi="Calibri"/>
                <w:i/>
                <w:color w:val="0000FF"/>
                <w:sz w:val="20"/>
                <w:szCs w:val="20"/>
                <w:u w:val="single"/>
              </w:rPr>
            </w:rPrChange>
          </w:rPr>
          <w:delText>), Ammo (</w:delText>
        </w:r>
        <w:r w:rsidRPr="00EE27B1" w:rsidDel="00702889">
          <w:rPr>
            <w:rFonts w:ascii="Calibri" w:hAnsi="Calibri"/>
            <w:i/>
            <w:rPrChange w:id="14342" w:author="Tre" w:date="2012-11-19T09:07:00Z">
              <w:rPr>
                <w:rFonts w:ascii="Calibri" w:hAnsi="Calibri"/>
                <w:i/>
                <w:color w:val="0000FF"/>
                <w:sz w:val="20"/>
                <w:szCs w:val="20"/>
                <w:u w:val="single"/>
              </w:rPr>
            </w:rPrChange>
          </w:rPr>
          <w:fldChar w:fldCharType="begin"/>
        </w:r>
        <w:r w:rsidRPr="00EE27B1">
          <w:rPr>
            <w:rFonts w:ascii="Calibri" w:hAnsi="Calibri"/>
            <w:i/>
            <w:rPrChange w:id="14343"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344" w:author="Tre" w:date="2012-11-19T09:07:00Z">
              <w:rPr>
                <w:rFonts w:ascii="Calibri" w:hAnsi="Calibri"/>
                <w:i/>
                <w:color w:val="0000FF"/>
                <w:sz w:val="20"/>
                <w:szCs w:val="20"/>
                <w:u w:val="single"/>
              </w:rPr>
            </w:rPrChange>
          </w:rPr>
          <w:fldChar w:fldCharType="end"/>
        </w:r>
        <w:r w:rsidRPr="00EE27B1">
          <w:rPr>
            <w:rFonts w:ascii="Calibri" w:hAnsi="Calibri"/>
            <w:i/>
            <w:rPrChange w:id="14345" w:author="Tre" w:date="2012-11-19T09:07:00Z">
              <w:rPr>
                <w:rFonts w:ascii="Calibri" w:hAnsi="Calibri"/>
                <w:i/>
                <w:color w:val="0000FF"/>
                <w:sz w:val="20"/>
                <w:szCs w:val="20"/>
                <w:u w:val="single"/>
              </w:rPr>
            </w:rPrChange>
          </w:rPr>
          <w:delText>), Range (</w:delText>
        </w:r>
        <w:r w:rsidRPr="00EE27B1" w:rsidDel="00702889">
          <w:rPr>
            <w:rFonts w:ascii="Calibri" w:hAnsi="Calibri"/>
            <w:i/>
            <w:rPrChange w:id="14346" w:author="Tre" w:date="2012-11-19T09:07:00Z">
              <w:rPr>
                <w:rFonts w:ascii="Calibri" w:hAnsi="Calibri"/>
                <w:i/>
                <w:color w:val="0000FF"/>
                <w:sz w:val="20"/>
                <w:szCs w:val="20"/>
                <w:u w:val="single"/>
              </w:rPr>
            </w:rPrChange>
          </w:rPr>
          <w:fldChar w:fldCharType="begin"/>
        </w:r>
        <w:r w:rsidRPr="00EE27B1">
          <w:rPr>
            <w:rFonts w:ascii="Calibri" w:hAnsi="Calibri"/>
            <w:i/>
            <w:rPrChange w:id="14347"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348" w:author="Tre" w:date="2012-11-19T09:07:00Z">
              <w:rPr>
                <w:rFonts w:ascii="Calibri" w:hAnsi="Calibri"/>
                <w:i/>
                <w:color w:val="0000FF"/>
                <w:sz w:val="20"/>
                <w:szCs w:val="20"/>
                <w:u w:val="single"/>
              </w:rPr>
            </w:rPrChange>
          </w:rPr>
          <w:fldChar w:fldCharType="end"/>
        </w:r>
        <w:r w:rsidRPr="00EE27B1">
          <w:rPr>
            <w:rFonts w:ascii="Calibri" w:hAnsi="Calibri"/>
            <w:i/>
            <w:rPrChange w:id="14349"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350" w:author="Tre" w:date="2012-11-19T09:07:00Z">
              <w:rPr>
                <w:rFonts w:ascii="Calibri" w:hAnsi="Calibri"/>
                <w:i/>
                <w:color w:val="0000FF"/>
                <w:sz w:val="20"/>
                <w:szCs w:val="20"/>
                <w:u w:val="single"/>
              </w:rPr>
            </w:rPrChange>
          </w:rPr>
          <w:fldChar w:fldCharType="begin"/>
        </w:r>
        <w:r w:rsidRPr="00EE27B1">
          <w:rPr>
            <w:rFonts w:ascii="Calibri" w:hAnsi="Calibri"/>
            <w:i/>
            <w:rPrChange w:id="14351"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352" w:author="Tre" w:date="2012-11-19T09:07:00Z">
              <w:rPr>
                <w:rFonts w:ascii="Calibri" w:hAnsi="Calibri"/>
                <w:i/>
                <w:color w:val="0000FF"/>
                <w:sz w:val="20"/>
                <w:szCs w:val="20"/>
                <w:u w:val="single"/>
              </w:rPr>
            </w:rPrChange>
          </w:rPr>
          <w:fldChar w:fldCharType="end"/>
        </w:r>
        <w:r w:rsidRPr="00EE27B1">
          <w:rPr>
            <w:rFonts w:ascii="Calibri" w:hAnsi="Calibri"/>
            <w:i/>
            <w:rPrChange w:id="14353" w:author="Tre" w:date="2012-11-19T09:07:00Z">
              <w:rPr>
                <w:rFonts w:ascii="Calibri" w:hAnsi="Calibri"/>
                <w:i/>
                <w:color w:val="0000FF"/>
                <w:sz w:val="20"/>
                <w:szCs w:val="20"/>
                <w:u w:val="single"/>
              </w:rPr>
            </w:rPrChange>
          </w:rPr>
          <w:delText>), Speed (</w:delText>
        </w:r>
        <w:r w:rsidRPr="00EE27B1" w:rsidDel="00702889">
          <w:rPr>
            <w:rFonts w:ascii="Calibri" w:hAnsi="Calibri"/>
            <w:i/>
            <w:rPrChange w:id="14354" w:author="Tre" w:date="2012-11-19T09:07:00Z">
              <w:rPr>
                <w:rFonts w:ascii="Calibri" w:hAnsi="Calibri"/>
                <w:i/>
                <w:color w:val="0000FF"/>
                <w:sz w:val="20"/>
                <w:szCs w:val="20"/>
                <w:u w:val="single"/>
              </w:rPr>
            </w:rPrChange>
          </w:rPr>
          <w:fldChar w:fldCharType="begin"/>
        </w:r>
        <w:r w:rsidRPr="00EE27B1">
          <w:rPr>
            <w:rFonts w:ascii="Calibri" w:hAnsi="Calibri"/>
            <w:i/>
            <w:rPrChange w:id="14355"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356" w:author="Tre" w:date="2012-11-19T09:07:00Z">
              <w:rPr>
                <w:rFonts w:ascii="Calibri" w:hAnsi="Calibri"/>
                <w:i/>
                <w:color w:val="0000FF"/>
                <w:sz w:val="20"/>
                <w:szCs w:val="20"/>
                <w:u w:val="single"/>
              </w:rPr>
            </w:rPrChange>
          </w:rPr>
          <w:fldChar w:fldCharType="end"/>
        </w:r>
        <w:r w:rsidRPr="00EE27B1">
          <w:rPr>
            <w:rFonts w:ascii="Calibri" w:hAnsi="Calibri"/>
            <w:i/>
            <w:rPrChange w:id="14357"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358" w:author="Tre" w:date="2012-11-19T09:07:00Z">
              <w:rPr>
                <w:rFonts w:ascii="Calibri" w:hAnsi="Calibri"/>
                <w:i/>
                <w:color w:val="0000FF"/>
                <w:sz w:val="20"/>
                <w:szCs w:val="20"/>
                <w:u w:val="single"/>
              </w:rPr>
            </w:rPrChange>
          </w:rPr>
          <w:fldChar w:fldCharType="begin"/>
        </w:r>
        <w:r w:rsidRPr="00EE27B1">
          <w:rPr>
            <w:rFonts w:ascii="Calibri" w:hAnsi="Calibri"/>
            <w:i/>
            <w:rPrChange w:id="14359"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360" w:author="Tre" w:date="2012-11-19T09:07:00Z">
              <w:rPr>
                <w:rFonts w:ascii="Calibri" w:hAnsi="Calibri"/>
                <w:i/>
                <w:color w:val="0000FF"/>
                <w:sz w:val="20"/>
                <w:szCs w:val="20"/>
                <w:u w:val="single"/>
              </w:rPr>
            </w:rPrChange>
          </w:rPr>
          <w:fldChar w:fldCharType="end"/>
        </w:r>
        <w:r w:rsidRPr="00EE27B1">
          <w:rPr>
            <w:rFonts w:ascii="Calibri" w:hAnsi="Calibri"/>
            <w:i/>
            <w:rPrChange w:id="14361" w:author="Tre" w:date="2012-11-19T09:07:00Z">
              <w:rPr>
                <w:rFonts w:ascii="Calibri" w:hAnsi="Calibri"/>
                <w:i/>
                <w:color w:val="0000FF"/>
                <w:sz w:val="20"/>
                <w:szCs w:val="20"/>
                <w:u w:val="single"/>
              </w:rPr>
            </w:rPrChange>
          </w:rPr>
          <w:delText>), Fuel (</w:delText>
        </w:r>
        <w:r w:rsidRPr="00EE27B1" w:rsidDel="00702889">
          <w:rPr>
            <w:rFonts w:ascii="Calibri" w:hAnsi="Calibri"/>
            <w:i/>
            <w:rPrChange w:id="14362" w:author="Tre" w:date="2012-11-19T09:07:00Z">
              <w:rPr>
                <w:rFonts w:ascii="Calibri" w:hAnsi="Calibri"/>
                <w:i/>
                <w:color w:val="0000FF"/>
                <w:sz w:val="20"/>
                <w:szCs w:val="20"/>
                <w:u w:val="single"/>
              </w:rPr>
            </w:rPrChange>
          </w:rPr>
          <w:fldChar w:fldCharType="begin"/>
        </w:r>
        <w:r w:rsidRPr="00EE27B1">
          <w:rPr>
            <w:rFonts w:ascii="Calibri" w:hAnsi="Calibri"/>
            <w:i/>
            <w:rPrChange w:id="14363"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364" w:author="Tre" w:date="2012-11-19T09:07:00Z">
              <w:rPr>
                <w:rFonts w:ascii="Calibri" w:hAnsi="Calibri"/>
                <w:i/>
                <w:color w:val="0000FF"/>
                <w:sz w:val="20"/>
                <w:szCs w:val="20"/>
                <w:u w:val="single"/>
              </w:rPr>
            </w:rPrChange>
          </w:rPr>
          <w:fldChar w:fldCharType="end"/>
        </w:r>
        <w:r w:rsidRPr="00EE27B1">
          <w:rPr>
            <w:rFonts w:ascii="Calibri" w:hAnsi="Calibri"/>
            <w:i/>
            <w:rPrChange w:id="14365"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366" w:author="frontdesk" w:date="2012-11-16T12:58:00Z"/>
          <w:rFonts w:ascii="Calibri" w:hAnsi="Calibri"/>
          <w:rPrChange w:id="14367" w:author="Tre" w:date="2012-11-19T09:07:00Z">
            <w:rPr>
              <w:del w:id="14368" w:author="frontdesk" w:date="2012-11-16T12:58:00Z"/>
              <w:rFonts w:ascii="Calibri" w:hAnsi="Calibri"/>
              <w:sz w:val="20"/>
              <w:szCs w:val="20"/>
            </w:rPr>
          </w:rPrChange>
        </w:rPr>
      </w:pPr>
      <w:del w:id="14369" w:author="frontdesk" w:date="2012-11-16T12:58:00Z">
        <w:r w:rsidRPr="00EE27B1" w:rsidDel="00702889">
          <w:rPr>
            <w:rFonts w:ascii="Calibri" w:hAnsi="Calibri"/>
            <w:rPrChange w:id="14370" w:author="Tre" w:date="2012-11-19T09:07:00Z">
              <w:rPr>
                <w:rFonts w:ascii="Calibri" w:hAnsi="Calibri"/>
                <w:color w:val="0000FF"/>
                <w:sz w:val="20"/>
                <w:szCs w:val="20"/>
                <w:u w:val="single"/>
              </w:rPr>
            </w:rPrChange>
          </w:rPr>
          <w:fldChar w:fldCharType="begin"/>
        </w:r>
        <w:r w:rsidRPr="00EE27B1">
          <w:rPr>
            <w:rFonts w:ascii="Calibri" w:hAnsi="Calibri"/>
            <w:rPrChange w:id="14371"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372" w:author="Tre" w:date="2012-11-19T09:07:00Z">
              <w:rPr>
                <w:rFonts w:ascii="Calibri" w:hAnsi="Calibri"/>
                <w:color w:val="0000FF"/>
                <w:sz w:val="20"/>
                <w:szCs w:val="20"/>
                <w:u w:val="single"/>
              </w:rPr>
            </w:rPrChange>
          </w:rPr>
          <w:fldChar w:fldCharType="separate"/>
        </w:r>
        <w:r w:rsidRPr="00EE27B1">
          <w:rPr>
            <w:rFonts w:ascii="Calibri" w:hAnsi="Calibri"/>
            <w:noProof/>
            <w:rPrChange w:id="14373" w:author="Tre" w:date="2012-11-19T09:07:00Z">
              <w:rPr>
                <w:rFonts w:ascii="Calibri" w:hAnsi="Calibri"/>
                <w:noProof/>
                <w:color w:val="0000FF"/>
                <w:sz w:val="20"/>
                <w:szCs w:val="20"/>
                <w:u w:val="single"/>
              </w:rPr>
            </w:rPrChange>
          </w:rPr>
          <w:delText>A precision rifle that is accurate at longer ranges than a sporting rifle. This rifle commonly has a tripod and gun scopes added.</w:delText>
        </w:r>
        <w:r w:rsidRPr="00EE27B1" w:rsidDel="00702889">
          <w:rPr>
            <w:rFonts w:ascii="Calibri" w:hAnsi="Calibri"/>
            <w:rPrChange w:id="14374" w:author="Tre" w:date="2012-11-19T09:07:00Z">
              <w:rPr>
                <w:rFonts w:ascii="Calibri" w:hAnsi="Calibri"/>
                <w:color w:val="0000FF"/>
                <w:sz w:val="20"/>
                <w:szCs w:val="20"/>
                <w:u w:val="single"/>
              </w:rPr>
            </w:rPrChange>
          </w:rPr>
          <w:fldChar w:fldCharType="end"/>
        </w:r>
        <w:r w:rsidRPr="00EE27B1" w:rsidDel="00702889">
          <w:rPr>
            <w:rFonts w:ascii="Calibri" w:hAnsi="Calibri"/>
            <w:rPrChange w:id="14375" w:author="Tre" w:date="2012-11-19T09:07:00Z">
              <w:rPr>
                <w:rFonts w:ascii="Calibri" w:hAnsi="Calibri"/>
                <w:color w:val="0000FF"/>
                <w:sz w:val="20"/>
                <w:szCs w:val="20"/>
                <w:u w:val="single"/>
              </w:rPr>
            </w:rPrChange>
          </w:rPr>
          <w:fldChar w:fldCharType="begin"/>
        </w:r>
        <w:r w:rsidRPr="00EE27B1">
          <w:rPr>
            <w:rFonts w:ascii="Calibri" w:hAnsi="Calibri"/>
            <w:rPrChange w:id="14376"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377"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378" w:author="frontdesk" w:date="2012-11-16T12:58:00Z"/>
          <w:rFonts w:ascii="Calibri" w:hAnsi="Calibri"/>
          <w:b/>
          <w:rPrChange w:id="14379" w:author="Tre" w:date="2012-11-19T09:07:00Z">
            <w:rPr>
              <w:del w:id="14380" w:author="frontdesk" w:date="2012-11-16T12:58:00Z"/>
              <w:rFonts w:ascii="Calibri" w:hAnsi="Calibri"/>
              <w:b/>
              <w:sz w:val="20"/>
              <w:szCs w:val="20"/>
            </w:rPr>
          </w:rPrChange>
        </w:rPr>
      </w:pPr>
      <w:del w:id="14381" w:author="frontdesk" w:date="2012-11-16T12:58:00Z">
        <w:r w:rsidRPr="00EE27B1" w:rsidDel="00702889">
          <w:rPr>
            <w:rFonts w:ascii="Calibri" w:hAnsi="Calibri"/>
            <w:b/>
            <w:rPrChange w:id="14382" w:author="Tre" w:date="2012-11-19T09:07:00Z">
              <w:rPr>
                <w:rFonts w:ascii="Calibri" w:hAnsi="Calibri"/>
                <w:b/>
                <w:color w:val="0000FF"/>
                <w:sz w:val="20"/>
                <w:szCs w:val="20"/>
                <w:u w:val="single"/>
              </w:rPr>
            </w:rPrChange>
          </w:rPr>
          <w:fldChar w:fldCharType="begin"/>
        </w:r>
        <w:r w:rsidRPr="00EE27B1">
          <w:rPr>
            <w:rFonts w:ascii="Calibri" w:hAnsi="Calibri"/>
            <w:b/>
            <w:rPrChange w:id="14383"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384" w:author="Tre" w:date="2012-11-19T09:07:00Z">
              <w:rPr>
                <w:rFonts w:ascii="Calibri" w:hAnsi="Calibri"/>
                <w:b/>
                <w:color w:val="0000FF"/>
                <w:sz w:val="20"/>
                <w:szCs w:val="20"/>
                <w:u w:val="single"/>
              </w:rPr>
            </w:rPrChange>
          </w:rPr>
          <w:fldChar w:fldCharType="separate"/>
        </w:r>
        <w:r w:rsidRPr="00EE27B1">
          <w:rPr>
            <w:rFonts w:ascii="Calibri" w:hAnsi="Calibri"/>
            <w:b/>
            <w:noProof/>
            <w:rPrChange w:id="14385" w:author="Tre" w:date="2012-11-19T09:07:00Z">
              <w:rPr>
                <w:rFonts w:ascii="Calibri" w:hAnsi="Calibri"/>
                <w:b/>
                <w:noProof/>
                <w:color w:val="0000FF"/>
                <w:sz w:val="20"/>
                <w:szCs w:val="20"/>
                <w:u w:val="single"/>
              </w:rPr>
            </w:rPrChange>
          </w:rPr>
          <w:delText>Browning Hunting Rifle</w:delText>
        </w:r>
        <w:r w:rsidRPr="00EE27B1" w:rsidDel="00702889">
          <w:rPr>
            <w:rFonts w:ascii="Calibri" w:hAnsi="Calibri"/>
            <w:b/>
            <w:rPrChange w:id="14386"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387" w:author="frontdesk" w:date="2012-11-16T12:58:00Z"/>
          <w:rFonts w:ascii="Calibri" w:hAnsi="Calibri"/>
          <w:i/>
          <w:rPrChange w:id="14388" w:author="Tre" w:date="2012-11-19T09:07:00Z">
            <w:rPr>
              <w:del w:id="14389" w:author="frontdesk" w:date="2012-11-16T12:58:00Z"/>
              <w:rFonts w:ascii="Calibri" w:hAnsi="Calibri"/>
              <w:i/>
              <w:sz w:val="20"/>
              <w:szCs w:val="20"/>
            </w:rPr>
          </w:rPrChange>
        </w:rPr>
      </w:pPr>
      <w:del w:id="14390" w:author="frontdesk" w:date="2012-11-16T12:58:00Z">
        <w:r w:rsidRPr="00EE27B1">
          <w:rPr>
            <w:rFonts w:ascii="Calibri" w:hAnsi="Calibri"/>
            <w:i/>
            <w:rPrChange w:id="14391" w:author="Tre" w:date="2012-11-19T09:07:00Z">
              <w:rPr>
                <w:rFonts w:ascii="Calibri" w:hAnsi="Calibri"/>
                <w:i/>
                <w:color w:val="0000FF"/>
                <w:sz w:val="20"/>
                <w:szCs w:val="20"/>
                <w:u w:val="single"/>
              </w:rPr>
            </w:rPrChange>
          </w:rPr>
          <w:delText>[Damage (</w:delText>
        </w:r>
        <w:r w:rsidRPr="00EE27B1" w:rsidDel="00702889">
          <w:rPr>
            <w:rFonts w:ascii="Calibri" w:hAnsi="Calibri"/>
            <w:i/>
            <w:rPrChange w:id="14392" w:author="Tre" w:date="2012-11-19T09:07:00Z">
              <w:rPr>
                <w:rFonts w:ascii="Calibri" w:hAnsi="Calibri"/>
                <w:i/>
                <w:color w:val="0000FF"/>
                <w:sz w:val="20"/>
                <w:szCs w:val="20"/>
                <w:u w:val="single"/>
              </w:rPr>
            </w:rPrChange>
          </w:rPr>
          <w:fldChar w:fldCharType="begin"/>
        </w:r>
        <w:r w:rsidRPr="00EE27B1">
          <w:rPr>
            <w:rFonts w:ascii="Calibri" w:hAnsi="Calibri"/>
            <w:i/>
            <w:rPrChange w:id="14393"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394" w:author="Tre" w:date="2012-11-19T09:07:00Z">
              <w:rPr>
                <w:rFonts w:ascii="Calibri" w:hAnsi="Calibri"/>
                <w:i/>
                <w:color w:val="0000FF"/>
                <w:sz w:val="20"/>
                <w:szCs w:val="20"/>
                <w:u w:val="single"/>
              </w:rPr>
            </w:rPrChange>
          </w:rPr>
          <w:fldChar w:fldCharType="separate"/>
        </w:r>
        <w:r w:rsidRPr="00EE27B1">
          <w:rPr>
            <w:rFonts w:ascii="Calibri" w:hAnsi="Calibri"/>
            <w:i/>
            <w:noProof/>
            <w:rPrChange w:id="14395" w:author="Tre" w:date="2012-11-19T09:07:00Z">
              <w:rPr>
                <w:rFonts w:ascii="Calibri" w:hAnsi="Calibri"/>
                <w:i/>
                <w:noProof/>
                <w:color w:val="0000FF"/>
                <w:sz w:val="20"/>
                <w:szCs w:val="20"/>
                <w:u w:val="single"/>
              </w:rPr>
            </w:rPrChange>
          </w:rPr>
          <w:delText>3</w:delText>
        </w:r>
        <w:r w:rsidRPr="00EE27B1" w:rsidDel="00702889">
          <w:rPr>
            <w:rFonts w:ascii="Calibri" w:hAnsi="Calibri"/>
            <w:i/>
            <w:rPrChange w:id="14396" w:author="Tre" w:date="2012-11-19T09:07:00Z">
              <w:rPr>
                <w:rFonts w:ascii="Calibri" w:hAnsi="Calibri"/>
                <w:i/>
                <w:color w:val="0000FF"/>
                <w:sz w:val="20"/>
                <w:szCs w:val="20"/>
                <w:u w:val="single"/>
              </w:rPr>
            </w:rPrChange>
          </w:rPr>
          <w:fldChar w:fldCharType="end"/>
        </w:r>
        <w:r w:rsidRPr="00EE27B1">
          <w:rPr>
            <w:rFonts w:ascii="Calibri" w:hAnsi="Calibri"/>
            <w:i/>
            <w:rPrChange w:id="14397" w:author="Tre" w:date="2012-11-19T09:07:00Z">
              <w:rPr>
                <w:rFonts w:ascii="Calibri" w:hAnsi="Calibri"/>
                <w:i/>
                <w:color w:val="0000FF"/>
                <w:sz w:val="20"/>
                <w:szCs w:val="20"/>
                <w:u w:val="single"/>
              </w:rPr>
            </w:rPrChange>
          </w:rPr>
          <w:delText>), Type (</w:delText>
        </w:r>
        <w:r w:rsidRPr="00EE27B1" w:rsidDel="00702889">
          <w:rPr>
            <w:rFonts w:ascii="Calibri" w:hAnsi="Calibri"/>
            <w:i/>
            <w:rPrChange w:id="14398" w:author="Tre" w:date="2012-11-19T09:07:00Z">
              <w:rPr>
                <w:rFonts w:ascii="Calibri" w:hAnsi="Calibri"/>
                <w:i/>
                <w:color w:val="0000FF"/>
                <w:sz w:val="20"/>
                <w:szCs w:val="20"/>
                <w:u w:val="single"/>
              </w:rPr>
            </w:rPrChange>
          </w:rPr>
          <w:fldChar w:fldCharType="begin"/>
        </w:r>
        <w:r w:rsidRPr="00EE27B1">
          <w:rPr>
            <w:rFonts w:ascii="Calibri" w:hAnsi="Calibri"/>
            <w:i/>
            <w:rPrChange w:id="14399"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400" w:author="Tre" w:date="2012-11-19T09:07:00Z">
              <w:rPr>
                <w:rFonts w:ascii="Calibri" w:hAnsi="Calibri"/>
                <w:i/>
                <w:color w:val="0000FF"/>
                <w:sz w:val="20"/>
                <w:szCs w:val="20"/>
                <w:u w:val="single"/>
              </w:rPr>
            </w:rPrChange>
          </w:rPr>
          <w:fldChar w:fldCharType="separate"/>
        </w:r>
        <w:r w:rsidRPr="00EE27B1">
          <w:rPr>
            <w:rFonts w:ascii="Calibri" w:hAnsi="Calibri"/>
            <w:i/>
            <w:noProof/>
            <w:rPrChange w:id="14401"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402" w:author="Tre" w:date="2012-11-19T09:07:00Z">
              <w:rPr>
                <w:rFonts w:ascii="Calibri" w:hAnsi="Calibri"/>
                <w:i/>
                <w:color w:val="0000FF"/>
                <w:sz w:val="20"/>
                <w:szCs w:val="20"/>
                <w:u w:val="single"/>
              </w:rPr>
            </w:rPrChange>
          </w:rPr>
          <w:fldChar w:fldCharType="end"/>
        </w:r>
        <w:r w:rsidRPr="00EE27B1">
          <w:rPr>
            <w:rFonts w:ascii="Calibri" w:hAnsi="Calibri"/>
            <w:i/>
            <w:rPrChange w:id="14403" w:author="Tre" w:date="2012-11-19T09:07:00Z">
              <w:rPr>
                <w:rFonts w:ascii="Calibri" w:hAnsi="Calibri"/>
                <w:i/>
                <w:color w:val="0000FF"/>
                <w:sz w:val="20"/>
                <w:szCs w:val="20"/>
                <w:u w:val="single"/>
              </w:rPr>
            </w:rPrChange>
          </w:rPr>
          <w:delText>), Rate (</w:delText>
        </w:r>
        <w:r w:rsidRPr="00EE27B1" w:rsidDel="00702889">
          <w:rPr>
            <w:rFonts w:ascii="Calibri" w:hAnsi="Calibri"/>
            <w:i/>
            <w:rPrChange w:id="14404" w:author="Tre" w:date="2012-11-19T09:07:00Z">
              <w:rPr>
                <w:rFonts w:ascii="Calibri" w:hAnsi="Calibri"/>
                <w:i/>
                <w:color w:val="0000FF"/>
                <w:sz w:val="20"/>
                <w:szCs w:val="20"/>
                <w:u w:val="single"/>
              </w:rPr>
            </w:rPrChange>
          </w:rPr>
          <w:fldChar w:fldCharType="begin"/>
        </w:r>
        <w:r w:rsidRPr="00EE27B1">
          <w:rPr>
            <w:rFonts w:ascii="Calibri" w:hAnsi="Calibri"/>
            <w:i/>
            <w:rPrChange w:id="14405"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406" w:author="Tre" w:date="2012-11-19T09:07:00Z">
              <w:rPr>
                <w:rFonts w:ascii="Calibri" w:hAnsi="Calibri"/>
                <w:i/>
                <w:color w:val="0000FF"/>
                <w:sz w:val="20"/>
                <w:szCs w:val="20"/>
                <w:u w:val="single"/>
              </w:rPr>
            </w:rPrChange>
          </w:rPr>
          <w:fldChar w:fldCharType="separate"/>
        </w:r>
        <w:r w:rsidRPr="00EE27B1">
          <w:rPr>
            <w:rFonts w:ascii="Calibri" w:hAnsi="Calibri"/>
            <w:i/>
            <w:noProof/>
            <w:rPrChange w:id="14407"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4408" w:author="Tre" w:date="2012-11-19T09:07:00Z">
              <w:rPr>
                <w:rFonts w:ascii="Calibri" w:hAnsi="Calibri"/>
                <w:i/>
                <w:color w:val="0000FF"/>
                <w:sz w:val="20"/>
                <w:szCs w:val="20"/>
                <w:u w:val="single"/>
              </w:rPr>
            </w:rPrChange>
          </w:rPr>
          <w:fldChar w:fldCharType="end"/>
        </w:r>
        <w:r w:rsidRPr="00EE27B1">
          <w:rPr>
            <w:rFonts w:ascii="Calibri" w:hAnsi="Calibri"/>
            <w:i/>
            <w:rPrChange w:id="14409" w:author="Tre" w:date="2012-11-19T09:07:00Z">
              <w:rPr>
                <w:rFonts w:ascii="Calibri" w:hAnsi="Calibri"/>
                <w:i/>
                <w:color w:val="0000FF"/>
                <w:sz w:val="20"/>
                <w:szCs w:val="20"/>
                <w:u w:val="single"/>
              </w:rPr>
            </w:rPrChange>
          </w:rPr>
          <w:delText>), Ammo (</w:delText>
        </w:r>
        <w:r w:rsidRPr="00EE27B1" w:rsidDel="00702889">
          <w:rPr>
            <w:rFonts w:ascii="Calibri" w:hAnsi="Calibri"/>
            <w:i/>
            <w:rPrChange w:id="14410" w:author="Tre" w:date="2012-11-19T09:07:00Z">
              <w:rPr>
                <w:rFonts w:ascii="Calibri" w:hAnsi="Calibri"/>
                <w:i/>
                <w:color w:val="0000FF"/>
                <w:sz w:val="20"/>
                <w:szCs w:val="20"/>
                <w:u w:val="single"/>
              </w:rPr>
            </w:rPrChange>
          </w:rPr>
          <w:fldChar w:fldCharType="begin"/>
        </w:r>
        <w:r w:rsidRPr="00EE27B1">
          <w:rPr>
            <w:rFonts w:ascii="Calibri" w:hAnsi="Calibri"/>
            <w:i/>
            <w:rPrChange w:id="14411"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412" w:author="Tre" w:date="2012-11-19T09:07:00Z">
              <w:rPr>
                <w:rFonts w:ascii="Calibri" w:hAnsi="Calibri"/>
                <w:i/>
                <w:color w:val="0000FF"/>
                <w:sz w:val="20"/>
                <w:szCs w:val="20"/>
                <w:u w:val="single"/>
              </w:rPr>
            </w:rPrChange>
          </w:rPr>
          <w:fldChar w:fldCharType="separate"/>
        </w:r>
        <w:r w:rsidRPr="00EE27B1">
          <w:rPr>
            <w:rFonts w:ascii="Calibri" w:hAnsi="Calibri"/>
            <w:i/>
            <w:noProof/>
            <w:rPrChange w:id="14413" w:author="Tre" w:date="2012-11-19T09:07:00Z">
              <w:rPr>
                <w:rFonts w:ascii="Calibri" w:hAnsi="Calibri"/>
                <w:i/>
                <w:noProof/>
                <w:color w:val="0000FF"/>
                <w:sz w:val="20"/>
                <w:szCs w:val="20"/>
                <w:u w:val="single"/>
              </w:rPr>
            </w:rPrChange>
          </w:rPr>
          <w:delText>magazine (5)</w:delText>
        </w:r>
        <w:r w:rsidRPr="00EE27B1" w:rsidDel="00702889">
          <w:rPr>
            <w:rFonts w:ascii="Calibri" w:hAnsi="Calibri"/>
            <w:i/>
            <w:rPrChange w:id="14414" w:author="Tre" w:date="2012-11-19T09:07:00Z">
              <w:rPr>
                <w:rFonts w:ascii="Calibri" w:hAnsi="Calibri"/>
                <w:i/>
                <w:color w:val="0000FF"/>
                <w:sz w:val="20"/>
                <w:szCs w:val="20"/>
                <w:u w:val="single"/>
              </w:rPr>
            </w:rPrChange>
          </w:rPr>
          <w:fldChar w:fldCharType="end"/>
        </w:r>
        <w:r w:rsidRPr="00EE27B1">
          <w:rPr>
            <w:rFonts w:ascii="Calibri" w:hAnsi="Calibri"/>
            <w:i/>
            <w:rPrChange w:id="14415" w:author="Tre" w:date="2012-11-19T09:07:00Z">
              <w:rPr>
                <w:rFonts w:ascii="Calibri" w:hAnsi="Calibri"/>
                <w:i/>
                <w:color w:val="0000FF"/>
                <w:sz w:val="20"/>
                <w:szCs w:val="20"/>
                <w:u w:val="single"/>
              </w:rPr>
            </w:rPrChange>
          </w:rPr>
          <w:delText>), Range (</w:delText>
        </w:r>
        <w:r w:rsidRPr="00EE27B1" w:rsidDel="00702889">
          <w:rPr>
            <w:rFonts w:ascii="Calibri" w:hAnsi="Calibri"/>
            <w:i/>
            <w:rPrChange w:id="14416" w:author="Tre" w:date="2012-11-19T09:07:00Z">
              <w:rPr>
                <w:rFonts w:ascii="Calibri" w:hAnsi="Calibri"/>
                <w:i/>
                <w:color w:val="0000FF"/>
                <w:sz w:val="20"/>
                <w:szCs w:val="20"/>
                <w:u w:val="single"/>
              </w:rPr>
            </w:rPrChange>
          </w:rPr>
          <w:fldChar w:fldCharType="begin"/>
        </w:r>
        <w:r w:rsidRPr="00EE27B1">
          <w:rPr>
            <w:rFonts w:ascii="Calibri" w:hAnsi="Calibri"/>
            <w:i/>
            <w:rPrChange w:id="14417"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418" w:author="Tre" w:date="2012-11-19T09:07:00Z">
              <w:rPr>
                <w:rFonts w:ascii="Calibri" w:hAnsi="Calibri"/>
                <w:i/>
                <w:color w:val="0000FF"/>
                <w:sz w:val="20"/>
                <w:szCs w:val="20"/>
                <w:u w:val="single"/>
              </w:rPr>
            </w:rPrChange>
          </w:rPr>
          <w:fldChar w:fldCharType="end"/>
        </w:r>
        <w:r w:rsidRPr="00EE27B1">
          <w:rPr>
            <w:rFonts w:ascii="Calibri" w:hAnsi="Calibri"/>
            <w:i/>
            <w:rPrChange w:id="14419"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420" w:author="Tre" w:date="2012-11-19T09:07:00Z">
              <w:rPr>
                <w:rFonts w:ascii="Calibri" w:hAnsi="Calibri"/>
                <w:i/>
                <w:color w:val="0000FF"/>
                <w:sz w:val="20"/>
                <w:szCs w:val="20"/>
                <w:u w:val="single"/>
              </w:rPr>
            </w:rPrChange>
          </w:rPr>
          <w:fldChar w:fldCharType="begin"/>
        </w:r>
        <w:r w:rsidRPr="00EE27B1">
          <w:rPr>
            <w:rFonts w:ascii="Calibri" w:hAnsi="Calibri"/>
            <w:i/>
            <w:rPrChange w:id="14421"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422" w:author="Tre" w:date="2012-11-19T09:07:00Z">
              <w:rPr>
                <w:rFonts w:ascii="Calibri" w:hAnsi="Calibri"/>
                <w:i/>
                <w:color w:val="0000FF"/>
                <w:sz w:val="20"/>
                <w:szCs w:val="20"/>
                <w:u w:val="single"/>
              </w:rPr>
            </w:rPrChange>
          </w:rPr>
          <w:fldChar w:fldCharType="end"/>
        </w:r>
        <w:r w:rsidRPr="00EE27B1">
          <w:rPr>
            <w:rFonts w:ascii="Calibri" w:hAnsi="Calibri"/>
            <w:i/>
            <w:rPrChange w:id="14423" w:author="Tre" w:date="2012-11-19T09:07:00Z">
              <w:rPr>
                <w:rFonts w:ascii="Calibri" w:hAnsi="Calibri"/>
                <w:i/>
                <w:color w:val="0000FF"/>
                <w:sz w:val="20"/>
                <w:szCs w:val="20"/>
                <w:u w:val="single"/>
              </w:rPr>
            </w:rPrChange>
          </w:rPr>
          <w:delText>), Speed (</w:delText>
        </w:r>
        <w:r w:rsidRPr="00EE27B1" w:rsidDel="00702889">
          <w:rPr>
            <w:rFonts w:ascii="Calibri" w:hAnsi="Calibri"/>
            <w:i/>
            <w:rPrChange w:id="14424" w:author="Tre" w:date="2012-11-19T09:07:00Z">
              <w:rPr>
                <w:rFonts w:ascii="Calibri" w:hAnsi="Calibri"/>
                <w:i/>
                <w:color w:val="0000FF"/>
                <w:sz w:val="20"/>
                <w:szCs w:val="20"/>
                <w:u w:val="single"/>
              </w:rPr>
            </w:rPrChange>
          </w:rPr>
          <w:fldChar w:fldCharType="begin"/>
        </w:r>
        <w:r w:rsidRPr="00EE27B1">
          <w:rPr>
            <w:rFonts w:ascii="Calibri" w:hAnsi="Calibri"/>
            <w:i/>
            <w:rPrChange w:id="14425"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426" w:author="Tre" w:date="2012-11-19T09:07:00Z">
              <w:rPr>
                <w:rFonts w:ascii="Calibri" w:hAnsi="Calibri"/>
                <w:i/>
                <w:color w:val="0000FF"/>
                <w:sz w:val="20"/>
                <w:szCs w:val="20"/>
                <w:u w:val="single"/>
              </w:rPr>
            </w:rPrChange>
          </w:rPr>
          <w:fldChar w:fldCharType="end"/>
        </w:r>
        <w:r w:rsidRPr="00EE27B1">
          <w:rPr>
            <w:rFonts w:ascii="Calibri" w:hAnsi="Calibri"/>
            <w:i/>
            <w:rPrChange w:id="14427"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428" w:author="Tre" w:date="2012-11-19T09:07:00Z">
              <w:rPr>
                <w:rFonts w:ascii="Calibri" w:hAnsi="Calibri"/>
                <w:i/>
                <w:color w:val="0000FF"/>
                <w:sz w:val="20"/>
                <w:szCs w:val="20"/>
                <w:u w:val="single"/>
              </w:rPr>
            </w:rPrChange>
          </w:rPr>
          <w:fldChar w:fldCharType="begin"/>
        </w:r>
        <w:r w:rsidRPr="00EE27B1">
          <w:rPr>
            <w:rFonts w:ascii="Calibri" w:hAnsi="Calibri"/>
            <w:i/>
            <w:rPrChange w:id="14429"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430" w:author="Tre" w:date="2012-11-19T09:07:00Z">
              <w:rPr>
                <w:rFonts w:ascii="Calibri" w:hAnsi="Calibri"/>
                <w:i/>
                <w:color w:val="0000FF"/>
                <w:sz w:val="20"/>
                <w:szCs w:val="20"/>
                <w:u w:val="single"/>
              </w:rPr>
            </w:rPrChange>
          </w:rPr>
          <w:fldChar w:fldCharType="end"/>
        </w:r>
        <w:r w:rsidRPr="00EE27B1">
          <w:rPr>
            <w:rFonts w:ascii="Calibri" w:hAnsi="Calibri"/>
            <w:i/>
            <w:rPrChange w:id="14431" w:author="Tre" w:date="2012-11-19T09:07:00Z">
              <w:rPr>
                <w:rFonts w:ascii="Calibri" w:hAnsi="Calibri"/>
                <w:i/>
                <w:color w:val="0000FF"/>
                <w:sz w:val="20"/>
                <w:szCs w:val="20"/>
                <w:u w:val="single"/>
              </w:rPr>
            </w:rPrChange>
          </w:rPr>
          <w:delText>), Fuel (</w:delText>
        </w:r>
        <w:r w:rsidRPr="00EE27B1" w:rsidDel="00702889">
          <w:rPr>
            <w:rFonts w:ascii="Calibri" w:hAnsi="Calibri"/>
            <w:i/>
            <w:rPrChange w:id="14432" w:author="Tre" w:date="2012-11-19T09:07:00Z">
              <w:rPr>
                <w:rFonts w:ascii="Calibri" w:hAnsi="Calibri"/>
                <w:i/>
                <w:color w:val="0000FF"/>
                <w:sz w:val="20"/>
                <w:szCs w:val="20"/>
                <w:u w:val="single"/>
              </w:rPr>
            </w:rPrChange>
          </w:rPr>
          <w:fldChar w:fldCharType="begin"/>
        </w:r>
        <w:r w:rsidRPr="00EE27B1">
          <w:rPr>
            <w:rFonts w:ascii="Calibri" w:hAnsi="Calibri"/>
            <w:i/>
            <w:rPrChange w:id="14433"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434" w:author="Tre" w:date="2012-11-19T09:07:00Z">
              <w:rPr>
                <w:rFonts w:ascii="Calibri" w:hAnsi="Calibri"/>
                <w:i/>
                <w:color w:val="0000FF"/>
                <w:sz w:val="20"/>
                <w:szCs w:val="20"/>
                <w:u w:val="single"/>
              </w:rPr>
            </w:rPrChange>
          </w:rPr>
          <w:fldChar w:fldCharType="end"/>
        </w:r>
        <w:r w:rsidRPr="00EE27B1">
          <w:rPr>
            <w:rFonts w:ascii="Calibri" w:hAnsi="Calibri"/>
            <w:i/>
            <w:rPrChange w:id="14435"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436" w:author="frontdesk" w:date="2012-11-16T12:58:00Z"/>
          <w:rFonts w:ascii="Calibri" w:hAnsi="Calibri"/>
          <w:rPrChange w:id="14437" w:author="Tre" w:date="2012-11-19T09:07:00Z">
            <w:rPr>
              <w:del w:id="14438" w:author="frontdesk" w:date="2012-11-16T12:58:00Z"/>
              <w:rFonts w:ascii="Calibri" w:hAnsi="Calibri"/>
              <w:sz w:val="20"/>
              <w:szCs w:val="20"/>
            </w:rPr>
          </w:rPrChange>
        </w:rPr>
      </w:pPr>
      <w:del w:id="14439" w:author="frontdesk" w:date="2012-11-16T12:58:00Z">
        <w:r w:rsidRPr="00EE27B1" w:rsidDel="00702889">
          <w:rPr>
            <w:rFonts w:ascii="Calibri" w:hAnsi="Calibri"/>
            <w:rPrChange w:id="14440" w:author="Tre" w:date="2012-11-19T09:07:00Z">
              <w:rPr>
                <w:rFonts w:ascii="Calibri" w:hAnsi="Calibri"/>
                <w:color w:val="0000FF"/>
                <w:sz w:val="20"/>
                <w:szCs w:val="20"/>
                <w:u w:val="single"/>
              </w:rPr>
            </w:rPrChange>
          </w:rPr>
          <w:fldChar w:fldCharType="begin"/>
        </w:r>
        <w:r w:rsidRPr="00EE27B1">
          <w:rPr>
            <w:rFonts w:ascii="Calibri" w:hAnsi="Calibri"/>
            <w:rPrChange w:id="14441"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442" w:author="Tre" w:date="2012-11-19T09:07:00Z">
              <w:rPr>
                <w:rFonts w:ascii="Calibri" w:hAnsi="Calibri"/>
                <w:color w:val="0000FF"/>
                <w:sz w:val="20"/>
                <w:szCs w:val="20"/>
                <w:u w:val="single"/>
              </w:rPr>
            </w:rPrChange>
          </w:rPr>
          <w:fldChar w:fldCharType="separate"/>
        </w:r>
        <w:r w:rsidRPr="00EE27B1">
          <w:rPr>
            <w:rFonts w:ascii="Calibri" w:hAnsi="Calibri"/>
            <w:noProof/>
            <w:rPrChange w:id="14443" w:author="Tre" w:date="2012-11-19T09:07:00Z">
              <w:rPr>
                <w:rFonts w:ascii="Calibri" w:hAnsi="Calibri"/>
                <w:noProof/>
                <w:color w:val="0000FF"/>
                <w:sz w:val="20"/>
                <w:szCs w:val="20"/>
                <w:u w:val="single"/>
              </w:rPr>
            </w:rPrChange>
          </w:rPr>
          <w:delText>A sporting rifle designed for hunting game or sport shooting. These rifles are very accurate and damaging.</w:delText>
        </w:r>
        <w:r w:rsidRPr="00EE27B1" w:rsidDel="00702889">
          <w:rPr>
            <w:rFonts w:ascii="Calibri" w:hAnsi="Calibri"/>
            <w:rPrChange w:id="14444" w:author="Tre" w:date="2012-11-19T09:07:00Z">
              <w:rPr>
                <w:rFonts w:ascii="Calibri" w:hAnsi="Calibri"/>
                <w:color w:val="0000FF"/>
                <w:sz w:val="20"/>
                <w:szCs w:val="20"/>
                <w:u w:val="single"/>
              </w:rPr>
            </w:rPrChange>
          </w:rPr>
          <w:fldChar w:fldCharType="end"/>
        </w:r>
        <w:r w:rsidRPr="00EE27B1" w:rsidDel="00702889">
          <w:rPr>
            <w:rFonts w:ascii="Calibri" w:hAnsi="Calibri"/>
            <w:rPrChange w:id="14445" w:author="Tre" w:date="2012-11-19T09:07:00Z">
              <w:rPr>
                <w:rFonts w:ascii="Calibri" w:hAnsi="Calibri"/>
                <w:color w:val="0000FF"/>
                <w:sz w:val="20"/>
                <w:szCs w:val="20"/>
                <w:u w:val="single"/>
              </w:rPr>
            </w:rPrChange>
          </w:rPr>
          <w:fldChar w:fldCharType="begin"/>
        </w:r>
        <w:r w:rsidRPr="00EE27B1">
          <w:rPr>
            <w:rFonts w:ascii="Calibri" w:hAnsi="Calibri"/>
            <w:rPrChange w:id="14446"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447"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448" w:author="frontdesk" w:date="2012-11-16T12:58:00Z"/>
          <w:rFonts w:ascii="Calibri" w:hAnsi="Calibri"/>
          <w:b/>
          <w:rPrChange w:id="14449" w:author="Tre" w:date="2012-11-19T09:07:00Z">
            <w:rPr>
              <w:del w:id="14450" w:author="frontdesk" w:date="2012-11-16T12:58:00Z"/>
              <w:rFonts w:ascii="Calibri" w:hAnsi="Calibri"/>
              <w:b/>
              <w:sz w:val="20"/>
              <w:szCs w:val="20"/>
            </w:rPr>
          </w:rPrChange>
        </w:rPr>
      </w:pPr>
      <w:del w:id="14451" w:author="frontdesk" w:date="2012-11-16T12:58:00Z">
        <w:r w:rsidRPr="00EE27B1" w:rsidDel="00702889">
          <w:rPr>
            <w:rFonts w:ascii="Calibri" w:hAnsi="Calibri"/>
            <w:b/>
            <w:rPrChange w:id="14452" w:author="Tre" w:date="2012-11-19T09:07:00Z">
              <w:rPr>
                <w:rFonts w:ascii="Calibri" w:hAnsi="Calibri"/>
                <w:b/>
                <w:color w:val="0000FF"/>
                <w:sz w:val="20"/>
                <w:szCs w:val="20"/>
                <w:u w:val="single"/>
              </w:rPr>
            </w:rPrChange>
          </w:rPr>
          <w:fldChar w:fldCharType="begin"/>
        </w:r>
        <w:r w:rsidRPr="00EE27B1">
          <w:rPr>
            <w:rFonts w:ascii="Calibri" w:hAnsi="Calibri"/>
            <w:b/>
            <w:rPrChange w:id="14453"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454" w:author="Tre" w:date="2012-11-19T09:07:00Z">
              <w:rPr>
                <w:rFonts w:ascii="Calibri" w:hAnsi="Calibri"/>
                <w:b/>
                <w:color w:val="0000FF"/>
                <w:sz w:val="20"/>
                <w:szCs w:val="20"/>
                <w:u w:val="single"/>
              </w:rPr>
            </w:rPrChange>
          </w:rPr>
          <w:fldChar w:fldCharType="separate"/>
        </w:r>
        <w:r w:rsidRPr="00EE27B1">
          <w:rPr>
            <w:rFonts w:ascii="Calibri" w:hAnsi="Calibri"/>
            <w:b/>
            <w:noProof/>
            <w:rPrChange w:id="14455" w:author="Tre" w:date="2012-11-19T09:07:00Z">
              <w:rPr>
                <w:rFonts w:ascii="Calibri" w:hAnsi="Calibri"/>
                <w:b/>
                <w:noProof/>
                <w:color w:val="0000FF"/>
                <w:sz w:val="20"/>
                <w:szCs w:val="20"/>
                <w:u w:val="single"/>
              </w:rPr>
            </w:rPrChange>
          </w:rPr>
          <w:delText>Tanto survival knife</w:delText>
        </w:r>
        <w:r w:rsidRPr="00EE27B1" w:rsidDel="00702889">
          <w:rPr>
            <w:rFonts w:ascii="Calibri" w:hAnsi="Calibri"/>
            <w:b/>
            <w:rPrChange w:id="14456"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457" w:author="frontdesk" w:date="2012-11-16T12:58:00Z"/>
          <w:rFonts w:ascii="Calibri" w:hAnsi="Calibri"/>
          <w:i/>
          <w:rPrChange w:id="14458" w:author="Tre" w:date="2012-11-19T09:07:00Z">
            <w:rPr>
              <w:del w:id="14459" w:author="frontdesk" w:date="2012-11-16T12:58:00Z"/>
              <w:rFonts w:ascii="Calibri" w:hAnsi="Calibri"/>
              <w:i/>
              <w:sz w:val="20"/>
              <w:szCs w:val="20"/>
            </w:rPr>
          </w:rPrChange>
        </w:rPr>
      </w:pPr>
      <w:del w:id="14460" w:author="frontdesk" w:date="2012-11-16T12:58:00Z">
        <w:r w:rsidRPr="00EE27B1">
          <w:rPr>
            <w:rFonts w:ascii="Calibri" w:hAnsi="Calibri"/>
            <w:i/>
            <w:rPrChange w:id="14461" w:author="Tre" w:date="2012-11-19T09:07:00Z">
              <w:rPr>
                <w:rFonts w:ascii="Calibri" w:hAnsi="Calibri"/>
                <w:i/>
                <w:color w:val="0000FF"/>
                <w:sz w:val="20"/>
                <w:szCs w:val="20"/>
                <w:u w:val="single"/>
              </w:rPr>
            </w:rPrChange>
          </w:rPr>
          <w:delText>[Damage (</w:delText>
        </w:r>
        <w:r w:rsidRPr="00EE27B1" w:rsidDel="00702889">
          <w:rPr>
            <w:rFonts w:ascii="Calibri" w:hAnsi="Calibri"/>
            <w:i/>
            <w:rPrChange w:id="14462" w:author="Tre" w:date="2012-11-19T09:07:00Z">
              <w:rPr>
                <w:rFonts w:ascii="Calibri" w:hAnsi="Calibri"/>
                <w:i/>
                <w:color w:val="0000FF"/>
                <w:sz w:val="20"/>
                <w:szCs w:val="20"/>
                <w:u w:val="single"/>
              </w:rPr>
            </w:rPrChange>
          </w:rPr>
          <w:fldChar w:fldCharType="begin"/>
        </w:r>
        <w:r w:rsidRPr="00EE27B1">
          <w:rPr>
            <w:rFonts w:ascii="Calibri" w:hAnsi="Calibri"/>
            <w:i/>
            <w:rPrChange w:id="14463"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464" w:author="Tre" w:date="2012-11-19T09:07:00Z">
              <w:rPr>
                <w:rFonts w:ascii="Calibri" w:hAnsi="Calibri"/>
                <w:i/>
                <w:color w:val="0000FF"/>
                <w:sz w:val="20"/>
                <w:szCs w:val="20"/>
                <w:u w:val="single"/>
              </w:rPr>
            </w:rPrChange>
          </w:rPr>
          <w:fldChar w:fldCharType="separate"/>
        </w:r>
        <w:r w:rsidRPr="00EE27B1">
          <w:rPr>
            <w:rFonts w:ascii="Calibri" w:hAnsi="Calibri"/>
            <w:i/>
            <w:noProof/>
            <w:rPrChange w:id="14465" w:author="Tre" w:date="2012-11-19T09:07:00Z">
              <w:rPr>
                <w:rFonts w:ascii="Calibri" w:hAnsi="Calibri"/>
                <w:i/>
                <w:noProof/>
                <w:color w:val="0000FF"/>
                <w:sz w:val="20"/>
                <w:szCs w:val="20"/>
                <w:u w:val="single"/>
              </w:rPr>
            </w:rPrChange>
          </w:rPr>
          <w:delText>1</w:delText>
        </w:r>
        <w:r w:rsidRPr="00EE27B1" w:rsidDel="00702889">
          <w:rPr>
            <w:rFonts w:ascii="Calibri" w:hAnsi="Calibri"/>
            <w:i/>
            <w:rPrChange w:id="14466" w:author="Tre" w:date="2012-11-19T09:07:00Z">
              <w:rPr>
                <w:rFonts w:ascii="Calibri" w:hAnsi="Calibri"/>
                <w:i/>
                <w:color w:val="0000FF"/>
                <w:sz w:val="20"/>
                <w:szCs w:val="20"/>
                <w:u w:val="single"/>
              </w:rPr>
            </w:rPrChange>
          </w:rPr>
          <w:fldChar w:fldCharType="end"/>
        </w:r>
        <w:r w:rsidRPr="00EE27B1">
          <w:rPr>
            <w:rFonts w:ascii="Calibri" w:hAnsi="Calibri"/>
            <w:i/>
            <w:rPrChange w:id="14467" w:author="Tre" w:date="2012-11-19T09:07:00Z">
              <w:rPr>
                <w:rFonts w:ascii="Calibri" w:hAnsi="Calibri"/>
                <w:i/>
                <w:color w:val="0000FF"/>
                <w:sz w:val="20"/>
                <w:szCs w:val="20"/>
                <w:u w:val="single"/>
              </w:rPr>
            </w:rPrChange>
          </w:rPr>
          <w:delText>), Type (</w:delText>
        </w:r>
        <w:r w:rsidRPr="00EE27B1" w:rsidDel="00702889">
          <w:rPr>
            <w:rFonts w:ascii="Calibri" w:hAnsi="Calibri"/>
            <w:i/>
            <w:rPrChange w:id="14468" w:author="Tre" w:date="2012-11-19T09:07:00Z">
              <w:rPr>
                <w:rFonts w:ascii="Calibri" w:hAnsi="Calibri"/>
                <w:i/>
                <w:color w:val="0000FF"/>
                <w:sz w:val="20"/>
                <w:szCs w:val="20"/>
                <w:u w:val="single"/>
              </w:rPr>
            </w:rPrChange>
          </w:rPr>
          <w:fldChar w:fldCharType="begin"/>
        </w:r>
        <w:r w:rsidRPr="00EE27B1">
          <w:rPr>
            <w:rFonts w:ascii="Calibri" w:hAnsi="Calibri"/>
            <w:i/>
            <w:rPrChange w:id="14469"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470" w:author="Tre" w:date="2012-11-19T09:07:00Z">
              <w:rPr>
                <w:rFonts w:ascii="Calibri" w:hAnsi="Calibri"/>
                <w:i/>
                <w:color w:val="0000FF"/>
                <w:sz w:val="20"/>
                <w:szCs w:val="20"/>
                <w:u w:val="single"/>
              </w:rPr>
            </w:rPrChange>
          </w:rPr>
          <w:fldChar w:fldCharType="separate"/>
        </w:r>
        <w:r w:rsidRPr="00EE27B1">
          <w:rPr>
            <w:rFonts w:ascii="Calibri" w:hAnsi="Calibri"/>
            <w:i/>
            <w:noProof/>
            <w:rPrChange w:id="14471"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472" w:author="Tre" w:date="2012-11-19T09:07:00Z">
              <w:rPr>
                <w:rFonts w:ascii="Calibri" w:hAnsi="Calibri"/>
                <w:i/>
                <w:color w:val="0000FF"/>
                <w:sz w:val="20"/>
                <w:szCs w:val="20"/>
                <w:u w:val="single"/>
              </w:rPr>
            </w:rPrChange>
          </w:rPr>
          <w:fldChar w:fldCharType="end"/>
        </w:r>
        <w:r w:rsidRPr="00EE27B1">
          <w:rPr>
            <w:rFonts w:ascii="Calibri" w:hAnsi="Calibri"/>
            <w:i/>
            <w:rPrChange w:id="14473" w:author="Tre" w:date="2012-11-19T09:07:00Z">
              <w:rPr>
                <w:rFonts w:ascii="Calibri" w:hAnsi="Calibri"/>
                <w:i/>
                <w:color w:val="0000FF"/>
                <w:sz w:val="20"/>
                <w:szCs w:val="20"/>
                <w:u w:val="single"/>
              </w:rPr>
            </w:rPrChange>
          </w:rPr>
          <w:delText>), Rate (</w:delText>
        </w:r>
        <w:r w:rsidRPr="00EE27B1" w:rsidDel="00702889">
          <w:rPr>
            <w:rFonts w:ascii="Calibri" w:hAnsi="Calibri"/>
            <w:i/>
            <w:rPrChange w:id="14474" w:author="Tre" w:date="2012-11-19T09:07:00Z">
              <w:rPr>
                <w:rFonts w:ascii="Calibri" w:hAnsi="Calibri"/>
                <w:i/>
                <w:color w:val="0000FF"/>
                <w:sz w:val="20"/>
                <w:szCs w:val="20"/>
                <w:u w:val="single"/>
              </w:rPr>
            </w:rPrChange>
          </w:rPr>
          <w:fldChar w:fldCharType="begin"/>
        </w:r>
        <w:r w:rsidRPr="00EE27B1">
          <w:rPr>
            <w:rFonts w:ascii="Calibri" w:hAnsi="Calibri"/>
            <w:i/>
            <w:rPrChange w:id="14475"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476" w:author="Tre" w:date="2012-11-19T09:07:00Z">
              <w:rPr>
                <w:rFonts w:ascii="Calibri" w:hAnsi="Calibri"/>
                <w:i/>
                <w:color w:val="0000FF"/>
                <w:sz w:val="20"/>
                <w:szCs w:val="20"/>
                <w:u w:val="single"/>
              </w:rPr>
            </w:rPrChange>
          </w:rPr>
          <w:fldChar w:fldCharType="separate"/>
        </w:r>
        <w:r w:rsidRPr="00EE27B1">
          <w:rPr>
            <w:rFonts w:ascii="Calibri" w:hAnsi="Calibri"/>
            <w:i/>
            <w:noProof/>
            <w:rPrChange w:id="14477" w:author="Tre" w:date="2012-11-19T09:07:00Z">
              <w:rPr>
                <w:rFonts w:ascii="Calibri" w:hAnsi="Calibri"/>
                <w:i/>
                <w:noProof/>
                <w:color w:val="0000FF"/>
                <w:sz w:val="20"/>
                <w:szCs w:val="20"/>
                <w:u w:val="single"/>
              </w:rPr>
            </w:rPrChange>
          </w:rPr>
          <w:delText>Full Round</w:delText>
        </w:r>
        <w:r w:rsidRPr="00EE27B1" w:rsidDel="00702889">
          <w:rPr>
            <w:rFonts w:ascii="Calibri" w:hAnsi="Calibri"/>
            <w:i/>
            <w:rPrChange w:id="14478" w:author="Tre" w:date="2012-11-19T09:07:00Z">
              <w:rPr>
                <w:rFonts w:ascii="Calibri" w:hAnsi="Calibri"/>
                <w:i/>
                <w:color w:val="0000FF"/>
                <w:sz w:val="20"/>
                <w:szCs w:val="20"/>
                <w:u w:val="single"/>
              </w:rPr>
            </w:rPrChange>
          </w:rPr>
          <w:fldChar w:fldCharType="end"/>
        </w:r>
        <w:r w:rsidRPr="00EE27B1">
          <w:rPr>
            <w:rFonts w:ascii="Calibri" w:hAnsi="Calibri"/>
            <w:i/>
            <w:rPrChange w:id="14479" w:author="Tre" w:date="2012-11-19T09:07:00Z">
              <w:rPr>
                <w:rFonts w:ascii="Calibri" w:hAnsi="Calibri"/>
                <w:i/>
                <w:color w:val="0000FF"/>
                <w:sz w:val="20"/>
                <w:szCs w:val="20"/>
                <w:u w:val="single"/>
              </w:rPr>
            </w:rPrChange>
          </w:rPr>
          <w:delText>), Ammo (</w:delText>
        </w:r>
        <w:r w:rsidRPr="00EE27B1" w:rsidDel="00702889">
          <w:rPr>
            <w:rFonts w:ascii="Calibri" w:hAnsi="Calibri"/>
            <w:i/>
            <w:rPrChange w:id="14480" w:author="Tre" w:date="2012-11-19T09:07:00Z">
              <w:rPr>
                <w:rFonts w:ascii="Calibri" w:hAnsi="Calibri"/>
                <w:i/>
                <w:color w:val="0000FF"/>
                <w:sz w:val="20"/>
                <w:szCs w:val="20"/>
                <w:u w:val="single"/>
              </w:rPr>
            </w:rPrChange>
          </w:rPr>
          <w:fldChar w:fldCharType="begin"/>
        </w:r>
        <w:r w:rsidRPr="00EE27B1">
          <w:rPr>
            <w:rFonts w:ascii="Calibri" w:hAnsi="Calibri"/>
            <w:i/>
            <w:rPrChange w:id="14481"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482" w:author="Tre" w:date="2012-11-19T09:07:00Z">
              <w:rPr>
                <w:rFonts w:ascii="Calibri" w:hAnsi="Calibri"/>
                <w:i/>
                <w:color w:val="0000FF"/>
                <w:sz w:val="20"/>
                <w:szCs w:val="20"/>
                <w:u w:val="single"/>
              </w:rPr>
            </w:rPrChange>
          </w:rPr>
          <w:fldChar w:fldCharType="end"/>
        </w:r>
        <w:r w:rsidRPr="00EE27B1">
          <w:rPr>
            <w:rFonts w:ascii="Calibri" w:hAnsi="Calibri"/>
            <w:i/>
            <w:rPrChange w:id="14483" w:author="Tre" w:date="2012-11-19T09:07:00Z">
              <w:rPr>
                <w:rFonts w:ascii="Calibri" w:hAnsi="Calibri"/>
                <w:i/>
                <w:color w:val="0000FF"/>
                <w:sz w:val="20"/>
                <w:szCs w:val="20"/>
                <w:u w:val="single"/>
              </w:rPr>
            </w:rPrChange>
          </w:rPr>
          <w:delText>), Range (</w:delText>
        </w:r>
        <w:r w:rsidRPr="00EE27B1" w:rsidDel="00702889">
          <w:rPr>
            <w:rFonts w:ascii="Calibri" w:hAnsi="Calibri"/>
            <w:i/>
            <w:rPrChange w:id="14484" w:author="Tre" w:date="2012-11-19T09:07:00Z">
              <w:rPr>
                <w:rFonts w:ascii="Calibri" w:hAnsi="Calibri"/>
                <w:i/>
                <w:color w:val="0000FF"/>
                <w:sz w:val="20"/>
                <w:szCs w:val="20"/>
                <w:u w:val="single"/>
              </w:rPr>
            </w:rPrChange>
          </w:rPr>
          <w:fldChar w:fldCharType="begin"/>
        </w:r>
        <w:r w:rsidRPr="00EE27B1">
          <w:rPr>
            <w:rFonts w:ascii="Calibri" w:hAnsi="Calibri"/>
            <w:i/>
            <w:rPrChange w:id="14485"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486" w:author="Tre" w:date="2012-11-19T09:07:00Z">
              <w:rPr>
                <w:rFonts w:ascii="Calibri" w:hAnsi="Calibri"/>
                <w:i/>
                <w:color w:val="0000FF"/>
                <w:sz w:val="20"/>
                <w:szCs w:val="20"/>
                <w:u w:val="single"/>
              </w:rPr>
            </w:rPrChange>
          </w:rPr>
          <w:fldChar w:fldCharType="end"/>
        </w:r>
        <w:r w:rsidRPr="00EE27B1">
          <w:rPr>
            <w:rFonts w:ascii="Calibri" w:hAnsi="Calibri"/>
            <w:i/>
            <w:rPrChange w:id="14487"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488" w:author="Tre" w:date="2012-11-19T09:07:00Z">
              <w:rPr>
                <w:rFonts w:ascii="Calibri" w:hAnsi="Calibri"/>
                <w:i/>
                <w:color w:val="0000FF"/>
                <w:sz w:val="20"/>
                <w:szCs w:val="20"/>
                <w:u w:val="single"/>
              </w:rPr>
            </w:rPrChange>
          </w:rPr>
          <w:fldChar w:fldCharType="begin"/>
        </w:r>
        <w:r w:rsidRPr="00EE27B1">
          <w:rPr>
            <w:rFonts w:ascii="Calibri" w:hAnsi="Calibri"/>
            <w:i/>
            <w:rPrChange w:id="14489"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490" w:author="Tre" w:date="2012-11-19T09:07:00Z">
              <w:rPr>
                <w:rFonts w:ascii="Calibri" w:hAnsi="Calibri"/>
                <w:i/>
                <w:color w:val="0000FF"/>
                <w:sz w:val="20"/>
                <w:szCs w:val="20"/>
                <w:u w:val="single"/>
              </w:rPr>
            </w:rPrChange>
          </w:rPr>
          <w:fldChar w:fldCharType="end"/>
        </w:r>
        <w:r w:rsidRPr="00EE27B1">
          <w:rPr>
            <w:rFonts w:ascii="Calibri" w:hAnsi="Calibri"/>
            <w:i/>
            <w:rPrChange w:id="14491" w:author="Tre" w:date="2012-11-19T09:07:00Z">
              <w:rPr>
                <w:rFonts w:ascii="Calibri" w:hAnsi="Calibri"/>
                <w:i/>
                <w:color w:val="0000FF"/>
                <w:sz w:val="20"/>
                <w:szCs w:val="20"/>
                <w:u w:val="single"/>
              </w:rPr>
            </w:rPrChange>
          </w:rPr>
          <w:delText>), Speed (</w:delText>
        </w:r>
        <w:r w:rsidRPr="00EE27B1" w:rsidDel="00702889">
          <w:rPr>
            <w:rFonts w:ascii="Calibri" w:hAnsi="Calibri"/>
            <w:i/>
            <w:rPrChange w:id="14492" w:author="Tre" w:date="2012-11-19T09:07:00Z">
              <w:rPr>
                <w:rFonts w:ascii="Calibri" w:hAnsi="Calibri"/>
                <w:i/>
                <w:color w:val="0000FF"/>
                <w:sz w:val="20"/>
                <w:szCs w:val="20"/>
                <w:u w:val="single"/>
              </w:rPr>
            </w:rPrChange>
          </w:rPr>
          <w:fldChar w:fldCharType="begin"/>
        </w:r>
        <w:r w:rsidRPr="00EE27B1">
          <w:rPr>
            <w:rFonts w:ascii="Calibri" w:hAnsi="Calibri"/>
            <w:i/>
            <w:rPrChange w:id="14493"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494" w:author="Tre" w:date="2012-11-19T09:07:00Z">
              <w:rPr>
                <w:rFonts w:ascii="Calibri" w:hAnsi="Calibri"/>
                <w:i/>
                <w:color w:val="0000FF"/>
                <w:sz w:val="20"/>
                <w:szCs w:val="20"/>
                <w:u w:val="single"/>
              </w:rPr>
            </w:rPrChange>
          </w:rPr>
          <w:fldChar w:fldCharType="end"/>
        </w:r>
        <w:r w:rsidRPr="00EE27B1">
          <w:rPr>
            <w:rFonts w:ascii="Calibri" w:hAnsi="Calibri"/>
            <w:i/>
            <w:rPrChange w:id="14495"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496" w:author="Tre" w:date="2012-11-19T09:07:00Z">
              <w:rPr>
                <w:rFonts w:ascii="Calibri" w:hAnsi="Calibri"/>
                <w:i/>
                <w:color w:val="0000FF"/>
                <w:sz w:val="20"/>
                <w:szCs w:val="20"/>
                <w:u w:val="single"/>
              </w:rPr>
            </w:rPrChange>
          </w:rPr>
          <w:fldChar w:fldCharType="begin"/>
        </w:r>
        <w:r w:rsidRPr="00EE27B1">
          <w:rPr>
            <w:rFonts w:ascii="Calibri" w:hAnsi="Calibri"/>
            <w:i/>
            <w:rPrChange w:id="14497"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498" w:author="Tre" w:date="2012-11-19T09:07:00Z">
              <w:rPr>
                <w:rFonts w:ascii="Calibri" w:hAnsi="Calibri"/>
                <w:i/>
                <w:color w:val="0000FF"/>
                <w:sz w:val="20"/>
                <w:szCs w:val="20"/>
                <w:u w:val="single"/>
              </w:rPr>
            </w:rPrChange>
          </w:rPr>
          <w:fldChar w:fldCharType="end"/>
        </w:r>
        <w:r w:rsidRPr="00EE27B1">
          <w:rPr>
            <w:rFonts w:ascii="Calibri" w:hAnsi="Calibri"/>
            <w:i/>
            <w:rPrChange w:id="14499" w:author="Tre" w:date="2012-11-19T09:07:00Z">
              <w:rPr>
                <w:rFonts w:ascii="Calibri" w:hAnsi="Calibri"/>
                <w:i/>
                <w:color w:val="0000FF"/>
                <w:sz w:val="20"/>
                <w:szCs w:val="20"/>
                <w:u w:val="single"/>
              </w:rPr>
            </w:rPrChange>
          </w:rPr>
          <w:delText>), Fuel (</w:delText>
        </w:r>
        <w:r w:rsidRPr="00EE27B1" w:rsidDel="00702889">
          <w:rPr>
            <w:rFonts w:ascii="Calibri" w:hAnsi="Calibri"/>
            <w:i/>
            <w:rPrChange w:id="14500" w:author="Tre" w:date="2012-11-19T09:07:00Z">
              <w:rPr>
                <w:rFonts w:ascii="Calibri" w:hAnsi="Calibri"/>
                <w:i/>
                <w:color w:val="0000FF"/>
                <w:sz w:val="20"/>
                <w:szCs w:val="20"/>
                <w:u w:val="single"/>
              </w:rPr>
            </w:rPrChange>
          </w:rPr>
          <w:fldChar w:fldCharType="begin"/>
        </w:r>
        <w:r w:rsidRPr="00EE27B1">
          <w:rPr>
            <w:rFonts w:ascii="Calibri" w:hAnsi="Calibri"/>
            <w:i/>
            <w:rPrChange w:id="14501"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502" w:author="Tre" w:date="2012-11-19T09:07:00Z">
              <w:rPr>
                <w:rFonts w:ascii="Calibri" w:hAnsi="Calibri"/>
                <w:i/>
                <w:color w:val="0000FF"/>
                <w:sz w:val="20"/>
                <w:szCs w:val="20"/>
                <w:u w:val="single"/>
              </w:rPr>
            </w:rPrChange>
          </w:rPr>
          <w:fldChar w:fldCharType="end"/>
        </w:r>
        <w:r w:rsidRPr="00EE27B1">
          <w:rPr>
            <w:rFonts w:ascii="Calibri" w:hAnsi="Calibri"/>
            <w:i/>
            <w:rPrChange w:id="14503"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504" w:author="frontdesk" w:date="2012-11-16T12:58:00Z"/>
          <w:rFonts w:ascii="Calibri" w:hAnsi="Calibri"/>
          <w:rPrChange w:id="14505" w:author="Tre" w:date="2012-11-19T09:07:00Z">
            <w:rPr>
              <w:del w:id="14506" w:author="frontdesk" w:date="2012-11-16T12:58:00Z"/>
              <w:rFonts w:ascii="Calibri" w:hAnsi="Calibri"/>
              <w:sz w:val="20"/>
              <w:szCs w:val="20"/>
            </w:rPr>
          </w:rPrChange>
        </w:rPr>
      </w:pPr>
      <w:del w:id="14507" w:author="frontdesk" w:date="2012-11-16T12:58:00Z">
        <w:r w:rsidRPr="00EE27B1" w:rsidDel="00702889">
          <w:rPr>
            <w:rFonts w:ascii="Calibri" w:hAnsi="Calibri"/>
            <w:rPrChange w:id="14508" w:author="Tre" w:date="2012-11-19T09:07:00Z">
              <w:rPr>
                <w:rFonts w:ascii="Calibri" w:hAnsi="Calibri"/>
                <w:color w:val="0000FF"/>
                <w:sz w:val="20"/>
                <w:szCs w:val="20"/>
                <w:u w:val="single"/>
              </w:rPr>
            </w:rPrChange>
          </w:rPr>
          <w:fldChar w:fldCharType="begin"/>
        </w:r>
        <w:r w:rsidRPr="00EE27B1">
          <w:rPr>
            <w:rFonts w:ascii="Calibri" w:hAnsi="Calibri"/>
            <w:rPrChange w:id="14509"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510" w:author="Tre" w:date="2012-11-19T09:07:00Z">
              <w:rPr>
                <w:rFonts w:ascii="Calibri" w:hAnsi="Calibri"/>
                <w:color w:val="0000FF"/>
                <w:sz w:val="20"/>
                <w:szCs w:val="20"/>
                <w:u w:val="single"/>
              </w:rPr>
            </w:rPrChange>
          </w:rPr>
          <w:fldChar w:fldCharType="separate"/>
        </w:r>
        <w:r w:rsidRPr="00EE27B1">
          <w:rPr>
            <w:rFonts w:ascii="Calibri" w:hAnsi="Calibri"/>
            <w:noProof/>
            <w:rPrChange w:id="14511" w:author="Tre" w:date="2012-11-19T09:07:00Z">
              <w:rPr>
                <w:rFonts w:ascii="Calibri" w:hAnsi="Calibri"/>
                <w:noProof/>
                <w:color w:val="0000FF"/>
                <w:sz w:val="20"/>
                <w:szCs w:val="20"/>
                <w:u w:val="single"/>
              </w:rPr>
            </w:rPrChange>
          </w:rPr>
          <w:delText>The angular-shaped blade of the Tanto gives it extra strength. So strong it could cut through thin metal.</w:delText>
        </w:r>
        <w:r w:rsidRPr="00EE27B1" w:rsidDel="00702889">
          <w:rPr>
            <w:rFonts w:ascii="Calibri" w:hAnsi="Calibri"/>
            <w:rPrChange w:id="14512" w:author="Tre" w:date="2012-11-19T09:07:00Z">
              <w:rPr>
                <w:rFonts w:ascii="Calibri" w:hAnsi="Calibri"/>
                <w:color w:val="0000FF"/>
                <w:sz w:val="20"/>
                <w:szCs w:val="20"/>
                <w:u w:val="single"/>
              </w:rPr>
            </w:rPrChange>
          </w:rPr>
          <w:fldChar w:fldCharType="end"/>
        </w:r>
        <w:r w:rsidRPr="00EE27B1" w:rsidDel="00702889">
          <w:rPr>
            <w:rFonts w:ascii="Calibri" w:hAnsi="Calibri"/>
            <w:rPrChange w:id="14513" w:author="Tre" w:date="2012-11-19T09:07:00Z">
              <w:rPr>
                <w:rFonts w:ascii="Calibri" w:hAnsi="Calibri"/>
                <w:color w:val="0000FF"/>
                <w:sz w:val="20"/>
                <w:szCs w:val="20"/>
                <w:u w:val="single"/>
              </w:rPr>
            </w:rPrChange>
          </w:rPr>
          <w:fldChar w:fldCharType="begin"/>
        </w:r>
        <w:r w:rsidRPr="00EE27B1">
          <w:rPr>
            <w:rFonts w:ascii="Calibri" w:hAnsi="Calibri"/>
            <w:rPrChange w:id="14514"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515"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516" w:author="frontdesk" w:date="2012-11-16T12:58:00Z"/>
          <w:rFonts w:ascii="Calibri" w:hAnsi="Calibri"/>
          <w:b/>
          <w:rPrChange w:id="14517" w:author="Tre" w:date="2012-11-19T09:07:00Z">
            <w:rPr>
              <w:del w:id="14518" w:author="frontdesk" w:date="2012-11-16T12:58:00Z"/>
              <w:rFonts w:ascii="Calibri" w:hAnsi="Calibri"/>
              <w:b/>
              <w:sz w:val="20"/>
              <w:szCs w:val="20"/>
            </w:rPr>
          </w:rPrChange>
        </w:rPr>
      </w:pPr>
      <w:del w:id="14519" w:author="frontdesk" w:date="2012-11-16T12:58:00Z">
        <w:r w:rsidRPr="00EE27B1" w:rsidDel="00702889">
          <w:rPr>
            <w:rFonts w:ascii="Calibri" w:hAnsi="Calibri"/>
            <w:b/>
            <w:rPrChange w:id="14520" w:author="Tre" w:date="2012-11-19T09:07:00Z">
              <w:rPr>
                <w:rFonts w:ascii="Calibri" w:hAnsi="Calibri"/>
                <w:b/>
                <w:color w:val="0000FF"/>
                <w:sz w:val="20"/>
                <w:szCs w:val="20"/>
                <w:u w:val="single"/>
              </w:rPr>
            </w:rPrChange>
          </w:rPr>
          <w:fldChar w:fldCharType="begin"/>
        </w:r>
        <w:r w:rsidRPr="00EE27B1">
          <w:rPr>
            <w:rFonts w:ascii="Calibri" w:hAnsi="Calibri"/>
            <w:b/>
            <w:rPrChange w:id="14521"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522" w:author="Tre" w:date="2012-11-19T09:07:00Z">
              <w:rPr>
                <w:rFonts w:ascii="Calibri" w:hAnsi="Calibri"/>
                <w:b/>
                <w:color w:val="0000FF"/>
                <w:sz w:val="20"/>
                <w:szCs w:val="20"/>
                <w:u w:val="single"/>
              </w:rPr>
            </w:rPrChange>
          </w:rPr>
          <w:fldChar w:fldCharType="separate"/>
        </w:r>
        <w:r w:rsidRPr="00EE27B1">
          <w:rPr>
            <w:rFonts w:ascii="Calibri" w:hAnsi="Calibri"/>
            <w:b/>
            <w:noProof/>
            <w:rPrChange w:id="14523" w:author="Tre" w:date="2012-11-19T09:07:00Z">
              <w:rPr>
                <w:rFonts w:ascii="Calibri" w:hAnsi="Calibri"/>
                <w:b/>
                <w:noProof/>
                <w:color w:val="0000FF"/>
                <w:sz w:val="20"/>
                <w:szCs w:val="20"/>
                <w:u w:val="single"/>
              </w:rPr>
            </w:rPrChange>
          </w:rPr>
          <w:delText>Throwing Knives</w:delText>
        </w:r>
        <w:r w:rsidRPr="00EE27B1" w:rsidDel="00702889">
          <w:rPr>
            <w:rFonts w:ascii="Calibri" w:hAnsi="Calibri"/>
            <w:b/>
            <w:rPrChange w:id="14524"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525" w:author="frontdesk" w:date="2012-11-16T12:58:00Z"/>
          <w:rFonts w:ascii="Calibri" w:hAnsi="Calibri"/>
          <w:i/>
          <w:rPrChange w:id="14526" w:author="Tre" w:date="2012-11-19T09:07:00Z">
            <w:rPr>
              <w:del w:id="14527" w:author="frontdesk" w:date="2012-11-16T12:58:00Z"/>
              <w:rFonts w:ascii="Calibri" w:hAnsi="Calibri"/>
              <w:i/>
              <w:sz w:val="20"/>
              <w:szCs w:val="20"/>
            </w:rPr>
          </w:rPrChange>
        </w:rPr>
      </w:pPr>
      <w:del w:id="14528" w:author="frontdesk" w:date="2012-11-16T12:58:00Z">
        <w:r w:rsidRPr="00EE27B1">
          <w:rPr>
            <w:rFonts w:ascii="Calibri" w:hAnsi="Calibri"/>
            <w:i/>
            <w:rPrChange w:id="14529" w:author="Tre" w:date="2012-11-19T09:07:00Z">
              <w:rPr>
                <w:rFonts w:ascii="Calibri" w:hAnsi="Calibri"/>
                <w:i/>
                <w:color w:val="0000FF"/>
                <w:sz w:val="20"/>
                <w:szCs w:val="20"/>
                <w:u w:val="single"/>
              </w:rPr>
            </w:rPrChange>
          </w:rPr>
          <w:delText>[Damage (</w:delText>
        </w:r>
        <w:r w:rsidRPr="00EE27B1" w:rsidDel="00702889">
          <w:rPr>
            <w:rFonts w:ascii="Calibri" w:hAnsi="Calibri"/>
            <w:i/>
            <w:rPrChange w:id="14530" w:author="Tre" w:date="2012-11-19T09:07:00Z">
              <w:rPr>
                <w:rFonts w:ascii="Calibri" w:hAnsi="Calibri"/>
                <w:i/>
                <w:color w:val="0000FF"/>
                <w:sz w:val="20"/>
                <w:szCs w:val="20"/>
                <w:u w:val="single"/>
              </w:rPr>
            </w:rPrChange>
          </w:rPr>
          <w:fldChar w:fldCharType="begin"/>
        </w:r>
        <w:r w:rsidRPr="00EE27B1">
          <w:rPr>
            <w:rFonts w:ascii="Calibri" w:hAnsi="Calibri"/>
            <w:i/>
            <w:rPrChange w:id="14531"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532" w:author="Tre" w:date="2012-11-19T09:07:00Z">
              <w:rPr>
                <w:rFonts w:ascii="Calibri" w:hAnsi="Calibri"/>
                <w:i/>
                <w:color w:val="0000FF"/>
                <w:sz w:val="20"/>
                <w:szCs w:val="20"/>
                <w:u w:val="single"/>
              </w:rPr>
            </w:rPrChange>
          </w:rPr>
          <w:fldChar w:fldCharType="separate"/>
        </w:r>
        <w:r w:rsidRPr="00EE27B1">
          <w:rPr>
            <w:rFonts w:ascii="Calibri" w:hAnsi="Calibri"/>
            <w:i/>
            <w:noProof/>
            <w:rPrChange w:id="14533" w:author="Tre" w:date="2012-11-19T09:07:00Z">
              <w:rPr>
                <w:rFonts w:ascii="Calibri" w:hAnsi="Calibri"/>
                <w:i/>
                <w:noProof/>
                <w:color w:val="0000FF"/>
                <w:sz w:val="20"/>
                <w:szCs w:val="20"/>
                <w:u w:val="single"/>
              </w:rPr>
            </w:rPrChange>
          </w:rPr>
          <w:delText>1</w:delText>
        </w:r>
        <w:r w:rsidRPr="00EE27B1" w:rsidDel="00702889">
          <w:rPr>
            <w:rFonts w:ascii="Calibri" w:hAnsi="Calibri"/>
            <w:i/>
            <w:rPrChange w:id="14534" w:author="Tre" w:date="2012-11-19T09:07:00Z">
              <w:rPr>
                <w:rFonts w:ascii="Calibri" w:hAnsi="Calibri"/>
                <w:i/>
                <w:color w:val="0000FF"/>
                <w:sz w:val="20"/>
                <w:szCs w:val="20"/>
                <w:u w:val="single"/>
              </w:rPr>
            </w:rPrChange>
          </w:rPr>
          <w:fldChar w:fldCharType="end"/>
        </w:r>
        <w:r w:rsidRPr="00EE27B1">
          <w:rPr>
            <w:rFonts w:ascii="Calibri" w:hAnsi="Calibri"/>
            <w:i/>
            <w:rPrChange w:id="14535" w:author="Tre" w:date="2012-11-19T09:07:00Z">
              <w:rPr>
                <w:rFonts w:ascii="Calibri" w:hAnsi="Calibri"/>
                <w:i/>
                <w:color w:val="0000FF"/>
                <w:sz w:val="20"/>
                <w:szCs w:val="20"/>
                <w:u w:val="single"/>
              </w:rPr>
            </w:rPrChange>
          </w:rPr>
          <w:delText>), Type (</w:delText>
        </w:r>
        <w:r w:rsidRPr="00EE27B1" w:rsidDel="00702889">
          <w:rPr>
            <w:rFonts w:ascii="Calibri" w:hAnsi="Calibri"/>
            <w:i/>
            <w:rPrChange w:id="14536" w:author="Tre" w:date="2012-11-19T09:07:00Z">
              <w:rPr>
                <w:rFonts w:ascii="Calibri" w:hAnsi="Calibri"/>
                <w:i/>
                <w:color w:val="0000FF"/>
                <w:sz w:val="20"/>
                <w:szCs w:val="20"/>
                <w:u w:val="single"/>
              </w:rPr>
            </w:rPrChange>
          </w:rPr>
          <w:fldChar w:fldCharType="begin"/>
        </w:r>
        <w:r w:rsidRPr="00EE27B1">
          <w:rPr>
            <w:rFonts w:ascii="Calibri" w:hAnsi="Calibri"/>
            <w:i/>
            <w:rPrChange w:id="14537"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538" w:author="Tre" w:date="2012-11-19T09:07:00Z">
              <w:rPr>
                <w:rFonts w:ascii="Calibri" w:hAnsi="Calibri"/>
                <w:i/>
                <w:color w:val="0000FF"/>
                <w:sz w:val="20"/>
                <w:szCs w:val="20"/>
                <w:u w:val="single"/>
              </w:rPr>
            </w:rPrChange>
          </w:rPr>
          <w:fldChar w:fldCharType="separate"/>
        </w:r>
        <w:r w:rsidRPr="00EE27B1">
          <w:rPr>
            <w:rFonts w:ascii="Calibri" w:hAnsi="Calibri"/>
            <w:i/>
            <w:noProof/>
            <w:rPrChange w:id="14539"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540" w:author="Tre" w:date="2012-11-19T09:07:00Z">
              <w:rPr>
                <w:rFonts w:ascii="Calibri" w:hAnsi="Calibri"/>
                <w:i/>
                <w:color w:val="0000FF"/>
                <w:sz w:val="20"/>
                <w:szCs w:val="20"/>
                <w:u w:val="single"/>
              </w:rPr>
            </w:rPrChange>
          </w:rPr>
          <w:fldChar w:fldCharType="end"/>
        </w:r>
        <w:r w:rsidRPr="00EE27B1">
          <w:rPr>
            <w:rFonts w:ascii="Calibri" w:hAnsi="Calibri"/>
            <w:i/>
            <w:rPrChange w:id="14541" w:author="Tre" w:date="2012-11-19T09:07:00Z">
              <w:rPr>
                <w:rFonts w:ascii="Calibri" w:hAnsi="Calibri"/>
                <w:i/>
                <w:color w:val="0000FF"/>
                <w:sz w:val="20"/>
                <w:szCs w:val="20"/>
                <w:u w:val="single"/>
              </w:rPr>
            </w:rPrChange>
          </w:rPr>
          <w:delText>), Rate (</w:delText>
        </w:r>
        <w:r w:rsidRPr="00EE27B1" w:rsidDel="00702889">
          <w:rPr>
            <w:rFonts w:ascii="Calibri" w:hAnsi="Calibri"/>
            <w:i/>
            <w:rPrChange w:id="14542" w:author="Tre" w:date="2012-11-19T09:07:00Z">
              <w:rPr>
                <w:rFonts w:ascii="Calibri" w:hAnsi="Calibri"/>
                <w:i/>
                <w:color w:val="0000FF"/>
                <w:sz w:val="20"/>
                <w:szCs w:val="20"/>
                <w:u w:val="single"/>
              </w:rPr>
            </w:rPrChange>
          </w:rPr>
          <w:fldChar w:fldCharType="begin"/>
        </w:r>
        <w:r w:rsidRPr="00EE27B1">
          <w:rPr>
            <w:rFonts w:ascii="Calibri" w:hAnsi="Calibri"/>
            <w:i/>
            <w:rPrChange w:id="14543"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544" w:author="Tre" w:date="2012-11-19T09:07:00Z">
              <w:rPr>
                <w:rFonts w:ascii="Calibri" w:hAnsi="Calibri"/>
                <w:i/>
                <w:color w:val="0000FF"/>
                <w:sz w:val="20"/>
                <w:szCs w:val="20"/>
                <w:u w:val="single"/>
              </w:rPr>
            </w:rPrChange>
          </w:rPr>
          <w:fldChar w:fldCharType="separate"/>
        </w:r>
        <w:r w:rsidRPr="00EE27B1">
          <w:rPr>
            <w:rFonts w:ascii="Calibri" w:hAnsi="Calibri"/>
            <w:i/>
            <w:noProof/>
            <w:rPrChange w:id="14545" w:author="Tre" w:date="2012-11-19T09:07:00Z">
              <w:rPr>
                <w:rFonts w:ascii="Calibri" w:hAnsi="Calibri"/>
                <w:i/>
                <w:noProof/>
                <w:color w:val="0000FF"/>
                <w:sz w:val="20"/>
                <w:szCs w:val="20"/>
                <w:u w:val="single"/>
              </w:rPr>
            </w:rPrChange>
          </w:rPr>
          <w:delText>Agility/2</w:delText>
        </w:r>
        <w:r w:rsidRPr="00EE27B1" w:rsidDel="00702889">
          <w:rPr>
            <w:rFonts w:ascii="Calibri" w:hAnsi="Calibri"/>
            <w:i/>
            <w:rPrChange w:id="14546" w:author="Tre" w:date="2012-11-19T09:07:00Z">
              <w:rPr>
                <w:rFonts w:ascii="Calibri" w:hAnsi="Calibri"/>
                <w:i/>
                <w:color w:val="0000FF"/>
                <w:sz w:val="20"/>
                <w:szCs w:val="20"/>
                <w:u w:val="single"/>
              </w:rPr>
            </w:rPrChange>
          </w:rPr>
          <w:fldChar w:fldCharType="end"/>
        </w:r>
        <w:r w:rsidRPr="00EE27B1">
          <w:rPr>
            <w:rFonts w:ascii="Calibri" w:hAnsi="Calibri"/>
            <w:i/>
            <w:rPrChange w:id="14547" w:author="Tre" w:date="2012-11-19T09:07:00Z">
              <w:rPr>
                <w:rFonts w:ascii="Calibri" w:hAnsi="Calibri"/>
                <w:i/>
                <w:color w:val="0000FF"/>
                <w:sz w:val="20"/>
                <w:szCs w:val="20"/>
                <w:u w:val="single"/>
              </w:rPr>
            </w:rPrChange>
          </w:rPr>
          <w:delText>), Ammo (</w:delText>
        </w:r>
        <w:r w:rsidRPr="00EE27B1" w:rsidDel="00702889">
          <w:rPr>
            <w:rFonts w:ascii="Calibri" w:hAnsi="Calibri"/>
            <w:i/>
            <w:rPrChange w:id="14548" w:author="Tre" w:date="2012-11-19T09:07:00Z">
              <w:rPr>
                <w:rFonts w:ascii="Calibri" w:hAnsi="Calibri"/>
                <w:i/>
                <w:color w:val="0000FF"/>
                <w:sz w:val="20"/>
                <w:szCs w:val="20"/>
                <w:u w:val="single"/>
              </w:rPr>
            </w:rPrChange>
          </w:rPr>
          <w:fldChar w:fldCharType="begin"/>
        </w:r>
        <w:r w:rsidRPr="00EE27B1">
          <w:rPr>
            <w:rFonts w:ascii="Calibri" w:hAnsi="Calibri"/>
            <w:i/>
            <w:rPrChange w:id="14549"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550" w:author="Tre" w:date="2012-11-19T09:07:00Z">
              <w:rPr>
                <w:rFonts w:ascii="Calibri" w:hAnsi="Calibri"/>
                <w:i/>
                <w:color w:val="0000FF"/>
                <w:sz w:val="20"/>
                <w:szCs w:val="20"/>
                <w:u w:val="single"/>
              </w:rPr>
            </w:rPrChange>
          </w:rPr>
          <w:fldChar w:fldCharType="end"/>
        </w:r>
        <w:r w:rsidRPr="00EE27B1">
          <w:rPr>
            <w:rFonts w:ascii="Calibri" w:hAnsi="Calibri"/>
            <w:i/>
            <w:rPrChange w:id="14551" w:author="Tre" w:date="2012-11-19T09:07:00Z">
              <w:rPr>
                <w:rFonts w:ascii="Calibri" w:hAnsi="Calibri"/>
                <w:i/>
                <w:color w:val="0000FF"/>
                <w:sz w:val="20"/>
                <w:szCs w:val="20"/>
                <w:u w:val="single"/>
              </w:rPr>
            </w:rPrChange>
          </w:rPr>
          <w:delText>), Range (</w:delText>
        </w:r>
        <w:r w:rsidRPr="00EE27B1" w:rsidDel="00702889">
          <w:rPr>
            <w:rFonts w:ascii="Calibri" w:hAnsi="Calibri"/>
            <w:i/>
            <w:rPrChange w:id="14552" w:author="Tre" w:date="2012-11-19T09:07:00Z">
              <w:rPr>
                <w:rFonts w:ascii="Calibri" w:hAnsi="Calibri"/>
                <w:i/>
                <w:color w:val="0000FF"/>
                <w:sz w:val="20"/>
                <w:szCs w:val="20"/>
                <w:u w:val="single"/>
              </w:rPr>
            </w:rPrChange>
          </w:rPr>
          <w:fldChar w:fldCharType="begin"/>
        </w:r>
        <w:r w:rsidRPr="00EE27B1">
          <w:rPr>
            <w:rFonts w:ascii="Calibri" w:hAnsi="Calibri"/>
            <w:i/>
            <w:rPrChange w:id="14553"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554" w:author="Tre" w:date="2012-11-19T09:07:00Z">
              <w:rPr>
                <w:rFonts w:ascii="Calibri" w:hAnsi="Calibri"/>
                <w:i/>
                <w:color w:val="0000FF"/>
                <w:sz w:val="20"/>
                <w:szCs w:val="20"/>
                <w:u w:val="single"/>
              </w:rPr>
            </w:rPrChange>
          </w:rPr>
          <w:fldChar w:fldCharType="end"/>
        </w:r>
        <w:r w:rsidRPr="00EE27B1">
          <w:rPr>
            <w:rFonts w:ascii="Calibri" w:hAnsi="Calibri"/>
            <w:i/>
            <w:rPrChange w:id="14555"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556" w:author="Tre" w:date="2012-11-19T09:07:00Z">
              <w:rPr>
                <w:rFonts w:ascii="Calibri" w:hAnsi="Calibri"/>
                <w:i/>
                <w:color w:val="0000FF"/>
                <w:sz w:val="20"/>
                <w:szCs w:val="20"/>
                <w:u w:val="single"/>
              </w:rPr>
            </w:rPrChange>
          </w:rPr>
          <w:fldChar w:fldCharType="begin"/>
        </w:r>
        <w:r w:rsidRPr="00EE27B1">
          <w:rPr>
            <w:rFonts w:ascii="Calibri" w:hAnsi="Calibri"/>
            <w:i/>
            <w:rPrChange w:id="14557"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558" w:author="Tre" w:date="2012-11-19T09:07:00Z">
              <w:rPr>
                <w:rFonts w:ascii="Calibri" w:hAnsi="Calibri"/>
                <w:i/>
                <w:color w:val="0000FF"/>
                <w:sz w:val="20"/>
                <w:szCs w:val="20"/>
                <w:u w:val="single"/>
              </w:rPr>
            </w:rPrChange>
          </w:rPr>
          <w:fldChar w:fldCharType="end"/>
        </w:r>
        <w:r w:rsidRPr="00EE27B1">
          <w:rPr>
            <w:rFonts w:ascii="Calibri" w:hAnsi="Calibri"/>
            <w:i/>
            <w:rPrChange w:id="14559" w:author="Tre" w:date="2012-11-19T09:07:00Z">
              <w:rPr>
                <w:rFonts w:ascii="Calibri" w:hAnsi="Calibri"/>
                <w:i/>
                <w:color w:val="0000FF"/>
                <w:sz w:val="20"/>
                <w:szCs w:val="20"/>
                <w:u w:val="single"/>
              </w:rPr>
            </w:rPrChange>
          </w:rPr>
          <w:delText>), Speed (</w:delText>
        </w:r>
        <w:r w:rsidRPr="00EE27B1" w:rsidDel="00702889">
          <w:rPr>
            <w:rFonts w:ascii="Calibri" w:hAnsi="Calibri"/>
            <w:i/>
            <w:rPrChange w:id="14560" w:author="Tre" w:date="2012-11-19T09:07:00Z">
              <w:rPr>
                <w:rFonts w:ascii="Calibri" w:hAnsi="Calibri"/>
                <w:i/>
                <w:color w:val="0000FF"/>
                <w:sz w:val="20"/>
                <w:szCs w:val="20"/>
                <w:u w:val="single"/>
              </w:rPr>
            </w:rPrChange>
          </w:rPr>
          <w:fldChar w:fldCharType="begin"/>
        </w:r>
        <w:r w:rsidRPr="00EE27B1">
          <w:rPr>
            <w:rFonts w:ascii="Calibri" w:hAnsi="Calibri"/>
            <w:i/>
            <w:rPrChange w:id="14561"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562" w:author="Tre" w:date="2012-11-19T09:07:00Z">
              <w:rPr>
                <w:rFonts w:ascii="Calibri" w:hAnsi="Calibri"/>
                <w:i/>
                <w:color w:val="0000FF"/>
                <w:sz w:val="20"/>
                <w:szCs w:val="20"/>
                <w:u w:val="single"/>
              </w:rPr>
            </w:rPrChange>
          </w:rPr>
          <w:fldChar w:fldCharType="end"/>
        </w:r>
        <w:r w:rsidRPr="00EE27B1">
          <w:rPr>
            <w:rFonts w:ascii="Calibri" w:hAnsi="Calibri"/>
            <w:i/>
            <w:rPrChange w:id="14563"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564" w:author="Tre" w:date="2012-11-19T09:07:00Z">
              <w:rPr>
                <w:rFonts w:ascii="Calibri" w:hAnsi="Calibri"/>
                <w:i/>
                <w:color w:val="0000FF"/>
                <w:sz w:val="20"/>
                <w:szCs w:val="20"/>
                <w:u w:val="single"/>
              </w:rPr>
            </w:rPrChange>
          </w:rPr>
          <w:fldChar w:fldCharType="begin"/>
        </w:r>
        <w:r w:rsidRPr="00EE27B1">
          <w:rPr>
            <w:rFonts w:ascii="Calibri" w:hAnsi="Calibri"/>
            <w:i/>
            <w:rPrChange w:id="14565"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566" w:author="Tre" w:date="2012-11-19T09:07:00Z">
              <w:rPr>
                <w:rFonts w:ascii="Calibri" w:hAnsi="Calibri"/>
                <w:i/>
                <w:color w:val="0000FF"/>
                <w:sz w:val="20"/>
                <w:szCs w:val="20"/>
                <w:u w:val="single"/>
              </w:rPr>
            </w:rPrChange>
          </w:rPr>
          <w:fldChar w:fldCharType="end"/>
        </w:r>
        <w:r w:rsidRPr="00EE27B1">
          <w:rPr>
            <w:rFonts w:ascii="Calibri" w:hAnsi="Calibri"/>
            <w:i/>
            <w:rPrChange w:id="14567" w:author="Tre" w:date="2012-11-19T09:07:00Z">
              <w:rPr>
                <w:rFonts w:ascii="Calibri" w:hAnsi="Calibri"/>
                <w:i/>
                <w:color w:val="0000FF"/>
                <w:sz w:val="20"/>
                <w:szCs w:val="20"/>
                <w:u w:val="single"/>
              </w:rPr>
            </w:rPrChange>
          </w:rPr>
          <w:delText>), Fuel (</w:delText>
        </w:r>
        <w:r w:rsidRPr="00EE27B1" w:rsidDel="00702889">
          <w:rPr>
            <w:rFonts w:ascii="Calibri" w:hAnsi="Calibri"/>
            <w:i/>
            <w:rPrChange w:id="14568" w:author="Tre" w:date="2012-11-19T09:07:00Z">
              <w:rPr>
                <w:rFonts w:ascii="Calibri" w:hAnsi="Calibri"/>
                <w:i/>
                <w:color w:val="0000FF"/>
                <w:sz w:val="20"/>
                <w:szCs w:val="20"/>
                <w:u w:val="single"/>
              </w:rPr>
            </w:rPrChange>
          </w:rPr>
          <w:fldChar w:fldCharType="begin"/>
        </w:r>
        <w:r w:rsidRPr="00EE27B1">
          <w:rPr>
            <w:rFonts w:ascii="Calibri" w:hAnsi="Calibri"/>
            <w:i/>
            <w:rPrChange w:id="14569"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570" w:author="Tre" w:date="2012-11-19T09:07:00Z">
              <w:rPr>
                <w:rFonts w:ascii="Calibri" w:hAnsi="Calibri"/>
                <w:i/>
                <w:color w:val="0000FF"/>
                <w:sz w:val="20"/>
                <w:szCs w:val="20"/>
                <w:u w:val="single"/>
              </w:rPr>
            </w:rPrChange>
          </w:rPr>
          <w:fldChar w:fldCharType="end"/>
        </w:r>
        <w:r w:rsidRPr="00EE27B1">
          <w:rPr>
            <w:rFonts w:ascii="Calibri" w:hAnsi="Calibri"/>
            <w:i/>
            <w:rPrChange w:id="14571"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572" w:author="frontdesk" w:date="2012-11-16T12:58:00Z"/>
          <w:rFonts w:ascii="Calibri" w:hAnsi="Calibri"/>
          <w:rPrChange w:id="14573" w:author="Tre" w:date="2012-11-19T09:07:00Z">
            <w:rPr>
              <w:del w:id="14574" w:author="frontdesk" w:date="2012-11-16T12:58:00Z"/>
              <w:rFonts w:ascii="Calibri" w:hAnsi="Calibri"/>
              <w:sz w:val="20"/>
              <w:szCs w:val="20"/>
            </w:rPr>
          </w:rPrChange>
        </w:rPr>
      </w:pPr>
      <w:del w:id="14575" w:author="frontdesk" w:date="2012-11-16T12:58:00Z">
        <w:r w:rsidRPr="00EE27B1" w:rsidDel="00702889">
          <w:rPr>
            <w:rFonts w:ascii="Calibri" w:hAnsi="Calibri"/>
            <w:rPrChange w:id="14576" w:author="Tre" w:date="2012-11-19T09:07:00Z">
              <w:rPr>
                <w:rFonts w:ascii="Calibri" w:hAnsi="Calibri"/>
                <w:color w:val="0000FF"/>
                <w:sz w:val="20"/>
                <w:szCs w:val="20"/>
                <w:u w:val="single"/>
              </w:rPr>
            </w:rPrChange>
          </w:rPr>
          <w:fldChar w:fldCharType="begin"/>
        </w:r>
        <w:r w:rsidRPr="00EE27B1">
          <w:rPr>
            <w:rFonts w:ascii="Calibri" w:hAnsi="Calibri"/>
            <w:rPrChange w:id="14577"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578" w:author="Tre" w:date="2012-11-19T09:07:00Z">
              <w:rPr>
                <w:rFonts w:ascii="Calibri" w:hAnsi="Calibri"/>
                <w:color w:val="0000FF"/>
                <w:sz w:val="20"/>
                <w:szCs w:val="20"/>
                <w:u w:val="single"/>
              </w:rPr>
            </w:rPrChange>
          </w:rPr>
          <w:fldChar w:fldCharType="separate"/>
        </w:r>
        <w:r w:rsidRPr="00EE27B1">
          <w:rPr>
            <w:rFonts w:ascii="Calibri" w:hAnsi="Calibri"/>
            <w:noProof/>
            <w:rPrChange w:id="14579" w:author="Tre" w:date="2012-11-19T09:07:00Z">
              <w:rPr>
                <w:rFonts w:ascii="Calibri" w:hAnsi="Calibri"/>
                <w:noProof/>
                <w:color w:val="0000FF"/>
                <w:sz w:val="20"/>
                <w:szCs w:val="20"/>
                <w:u w:val="single"/>
              </w:rPr>
            </w:rPrChange>
          </w:rPr>
          <w:delText>Well balanced blades designed for being thrown at targets.</w:delText>
        </w:r>
        <w:r w:rsidRPr="00EE27B1" w:rsidDel="00702889">
          <w:rPr>
            <w:rFonts w:ascii="Calibri" w:hAnsi="Calibri"/>
            <w:rPrChange w:id="14580" w:author="Tre" w:date="2012-11-19T09:07:00Z">
              <w:rPr>
                <w:rFonts w:ascii="Calibri" w:hAnsi="Calibri"/>
                <w:color w:val="0000FF"/>
                <w:sz w:val="20"/>
                <w:szCs w:val="20"/>
                <w:u w:val="single"/>
              </w:rPr>
            </w:rPrChange>
          </w:rPr>
          <w:fldChar w:fldCharType="end"/>
        </w:r>
        <w:r w:rsidRPr="00EE27B1" w:rsidDel="00702889">
          <w:rPr>
            <w:rFonts w:ascii="Calibri" w:hAnsi="Calibri"/>
            <w:rPrChange w:id="14581" w:author="Tre" w:date="2012-11-19T09:07:00Z">
              <w:rPr>
                <w:rFonts w:ascii="Calibri" w:hAnsi="Calibri"/>
                <w:color w:val="0000FF"/>
                <w:sz w:val="20"/>
                <w:szCs w:val="20"/>
                <w:u w:val="single"/>
              </w:rPr>
            </w:rPrChange>
          </w:rPr>
          <w:fldChar w:fldCharType="begin"/>
        </w:r>
        <w:r w:rsidRPr="00EE27B1">
          <w:rPr>
            <w:rFonts w:ascii="Calibri" w:hAnsi="Calibri"/>
            <w:rPrChange w:id="14582"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583"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584" w:author="frontdesk" w:date="2012-11-16T12:58:00Z"/>
          <w:rFonts w:ascii="Calibri" w:hAnsi="Calibri"/>
          <w:b/>
          <w:rPrChange w:id="14585" w:author="Tre" w:date="2012-11-19T09:07:00Z">
            <w:rPr>
              <w:del w:id="14586" w:author="frontdesk" w:date="2012-11-16T12:58:00Z"/>
              <w:rFonts w:ascii="Calibri" w:hAnsi="Calibri"/>
              <w:b/>
              <w:sz w:val="20"/>
              <w:szCs w:val="20"/>
            </w:rPr>
          </w:rPrChange>
        </w:rPr>
      </w:pPr>
      <w:del w:id="14587" w:author="frontdesk" w:date="2012-11-16T12:58:00Z">
        <w:r w:rsidRPr="00EE27B1" w:rsidDel="00702889">
          <w:rPr>
            <w:rFonts w:ascii="Calibri" w:hAnsi="Calibri"/>
            <w:b/>
            <w:rPrChange w:id="14588" w:author="Tre" w:date="2012-11-19T09:07:00Z">
              <w:rPr>
                <w:rFonts w:ascii="Calibri" w:hAnsi="Calibri"/>
                <w:b/>
                <w:color w:val="0000FF"/>
                <w:sz w:val="20"/>
                <w:szCs w:val="20"/>
                <w:u w:val="single"/>
              </w:rPr>
            </w:rPrChange>
          </w:rPr>
          <w:fldChar w:fldCharType="begin"/>
        </w:r>
        <w:r w:rsidRPr="00EE27B1">
          <w:rPr>
            <w:rFonts w:ascii="Calibri" w:hAnsi="Calibri"/>
            <w:b/>
            <w:rPrChange w:id="14589"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590" w:author="Tre" w:date="2012-11-19T09:07:00Z">
              <w:rPr>
                <w:rFonts w:ascii="Calibri" w:hAnsi="Calibri"/>
                <w:b/>
                <w:color w:val="0000FF"/>
                <w:sz w:val="20"/>
                <w:szCs w:val="20"/>
                <w:u w:val="single"/>
              </w:rPr>
            </w:rPrChange>
          </w:rPr>
          <w:fldChar w:fldCharType="separate"/>
        </w:r>
        <w:r w:rsidRPr="00EE27B1">
          <w:rPr>
            <w:rFonts w:ascii="Calibri" w:hAnsi="Calibri"/>
            <w:b/>
            <w:noProof/>
            <w:rPrChange w:id="14591" w:author="Tre" w:date="2012-11-19T09:07:00Z">
              <w:rPr>
                <w:rFonts w:ascii="Calibri" w:hAnsi="Calibri"/>
                <w:b/>
                <w:noProof/>
                <w:color w:val="0000FF"/>
                <w:sz w:val="20"/>
                <w:szCs w:val="20"/>
                <w:u w:val="single"/>
              </w:rPr>
            </w:rPrChange>
          </w:rPr>
          <w:delText>Ruger Revolver .22 cal</w:delText>
        </w:r>
        <w:r w:rsidRPr="00EE27B1" w:rsidDel="00702889">
          <w:rPr>
            <w:rFonts w:ascii="Calibri" w:hAnsi="Calibri"/>
            <w:b/>
            <w:rPrChange w:id="14592"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593" w:author="frontdesk" w:date="2012-11-16T12:58:00Z"/>
          <w:rFonts w:ascii="Calibri" w:hAnsi="Calibri"/>
          <w:i/>
          <w:rPrChange w:id="14594" w:author="Tre" w:date="2012-11-19T09:07:00Z">
            <w:rPr>
              <w:del w:id="14595" w:author="frontdesk" w:date="2012-11-16T12:58:00Z"/>
              <w:rFonts w:ascii="Calibri" w:hAnsi="Calibri"/>
              <w:i/>
              <w:sz w:val="20"/>
              <w:szCs w:val="20"/>
            </w:rPr>
          </w:rPrChange>
        </w:rPr>
      </w:pPr>
      <w:del w:id="14596" w:author="frontdesk" w:date="2012-11-16T12:58:00Z">
        <w:r w:rsidRPr="00EE27B1">
          <w:rPr>
            <w:rFonts w:ascii="Calibri" w:hAnsi="Calibri"/>
            <w:i/>
            <w:rPrChange w:id="14597" w:author="Tre" w:date="2012-11-19T09:07:00Z">
              <w:rPr>
                <w:rFonts w:ascii="Calibri" w:hAnsi="Calibri"/>
                <w:i/>
                <w:color w:val="0000FF"/>
                <w:sz w:val="20"/>
                <w:szCs w:val="20"/>
                <w:u w:val="single"/>
              </w:rPr>
            </w:rPrChange>
          </w:rPr>
          <w:delText>[Damage (</w:delText>
        </w:r>
        <w:r w:rsidRPr="00EE27B1" w:rsidDel="00702889">
          <w:rPr>
            <w:rFonts w:ascii="Calibri" w:hAnsi="Calibri"/>
            <w:i/>
            <w:rPrChange w:id="14598" w:author="Tre" w:date="2012-11-19T09:07:00Z">
              <w:rPr>
                <w:rFonts w:ascii="Calibri" w:hAnsi="Calibri"/>
                <w:i/>
                <w:color w:val="0000FF"/>
                <w:sz w:val="20"/>
                <w:szCs w:val="20"/>
                <w:u w:val="single"/>
              </w:rPr>
            </w:rPrChange>
          </w:rPr>
          <w:fldChar w:fldCharType="begin"/>
        </w:r>
        <w:r w:rsidRPr="00EE27B1">
          <w:rPr>
            <w:rFonts w:ascii="Calibri" w:hAnsi="Calibri"/>
            <w:i/>
            <w:rPrChange w:id="14599"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600" w:author="Tre" w:date="2012-11-19T09:07:00Z">
              <w:rPr>
                <w:rFonts w:ascii="Calibri" w:hAnsi="Calibri"/>
                <w:i/>
                <w:color w:val="0000FF"/>
                <w:sz w:val="20"/>
                <w:szCs w:val="20"/>
                <w:u w:val="single"/>
              </w:rPr>
            </w:rPrChange>
          </w:rPr>
          <w:fldChar w:fldCharType="separate"/>
        </w:r>
        <w:r w:rsidRPr="00EE27B1">
          <w:rPr>
            <w:rFonts w:ascii="Calibri" w:hAnsi="Calibri"/>
            <w:i/>
            <w:noProof/>
            <w:rPrChange w:id="14601" w:author="Tre" w:date="2012-11-19T09:07:00Z">
              <w:rPr>
                <w:rFonts w:ascii="Calibri" w:hAnsi="Calibri"/>
                <w:i/>
                <w:noProof/>
                <w:color w:val="0000FF"/>
                <w:sz w:val="20"/>
                <w:szCs w:val="20"/>
                <w:u w:val="single"/>
              </w:rPr>
            </w:rPrChange>
          </w:rPr>
          <w:delText>1</w:delText>
        </w:r>
        <w:r w:rsidRPr="00EE27B1" w:rsidDel="00702889">
          <w:rPr>
            <w:rFonts w:ascii="Calibri" w:hAnsi="Calibri"/>
            <w:i/>
            <w:rPrChange w:id="14602" w:author="Tre" w:date="2012-11-19T09:07:00Z">
              <w:rPr>
                <w:rFonts w:ascii="Calibri" w:hAnsi="Calibri"/>
                <w:i/>
                <w:color w:val="0000FF"/>
                <w:sz w:val="20"/>
                <w:szCs w:val="20"/>
                <w:u w:val="single"/>
              </w:rPr>
            </w:rPrChange>
          </w:rPr>
          <w:fldChar w:fldCharType="end"/>
        </w:r>
        <w:r w:rsidRPr="00EE27B1">
          <w:rPr>
            <w:rFonts w:ascii="Calibri" w:hAnsi="Calibri"/>
            <w:i/>
            <w:rPrChange w:id="14603" w:author="Tre" w:date="2012-11-19T09:07:00Z">
              <w:rPr>
                <w:rFonts w:ascii="Calibri" w:hAnsi="Calibri"/>
                <w:i/>
                <w:color w:val="0000FF"/>
                <w:sz w:val="20"/>
                <w:szCs w:val="20"/>
                <w:u w:val="single"/>
              </w:rPr>
            </w:rPrChange>
          </w:rPr>
          <w:delText>), Type (</w:delText>
        </w:r>
        <w:r w:rsidRPr="00EE27B1" w:rsidDel="00702889">
          <w:rPr>
            <w:rFonts w:ascii="Calibri" w:hAnsi="Calibri"/>
            <w:i/>
            <w:rPrChange w:id="14604" w:author="Tre" w:date="2012-11-19T09:07:00Z">
              <w:rPr>
                <w:rFonts w:ascii="Calibri" w:hAnsi="Calibri"/>
                <w:i/>
                <w:color w:val="0000FF"/>
                <w:sz w:val="20"/>
                <w:szCs w:val="20"/>
                <w:u w:val="single"/>
              </w:rPr>
            </w:rPrChange>
          </w:rPr>
          <w:fldChar w:fldCharType="begin"/>
        </w:r>
        <w:r w:rsidRPr="00EE27B1">
          <w:rPr>
            <w:rFonts w:ascii="Calibri" w:hAnsi="Calibri"/>
            <w:i/>
            <w:rPrChange w:id="14605"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606" w:author="Tre" w:date="2012-11-19T09:07:00Z">
              <w:rPr>
                <w:rFonts w:ascii="Calibri" w:hAnsi="Calibri"/>
                <w:i/>
                <w:color w:val="0000FF"/>
                <w:sz w:val="20"/>
                <w:szCs w:val="20"/>
                <w:u w:val="single"/>
              </w:rPr>
            </w:rPrChange>
          </w:rPr>
          <w:fldChar w:fldCharType="separate"/>
        </w:r>
        <w:r w:rsidRPr="00EE27B1">
          <w:rPr>
            <w:rFonts w:ascii="Calibri" w:hAnsi="Calibri"/>
            <w:i/>
            <w:noProof/>
            <w:rPrChange w:id="14607"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608" w:author="Tre" w:date="2012-11-19T09:07:00Z">
              <w:rPr>
                <w:rFonts w:ascii="Calibri" w:hAnsi="Calibri"/>
                <w:i/>
                <w:color w:val="0000FF"/>
                <w:sz w:val="20"/>
                <w:szCs w:val="20"/>
                <w:u w:val="single"/>
              </w:rPr>
            </w:rPrChange>
          </w:rPr>
          <w:fldChar w:fldCharType="end"/>
        </w:r>
        <w:r w:rsidRPr="00EE27B1">
          <w:rPr>
            <w:rFonts w:ascii="Calibri" w:hAnsi="Calibri"/>
            <w:i/>
            <w:rPrChange w:id="14609" w:author="Tre" w:date="2012-11-19T09:07:00Z">
              <w:rPr>
                <w:rFonts w:ascii="Calibri" w:hAnsi="Calibri"/>
                <w:i/>
                <w:color w:val="0000FF"/>
                <w:sz w:val="20"/>
                <w:szCs w:val="20"/>
                <w:u w:val="single"/>
              </w:rPr>
            </w:rPrChange>
          </w:rPr>
          <w:delText>), Rate (</w:delText>
        </w:r>
        <w:r w:rsidRPr="00EE27B1" w:rsidDel="00702889">
          <w:rPr>
            <w:rFonts w:ascii="Calibri" w:hAnsi="Calibri"/>
            <w:i/>
            <w:rPrChange w:id="14610" w:author="Tre" w:date="2012-11-19T09:07:00Z">
              <w:rPr>
                <w:rFonts w:ascii="Calibri" w:hAnsi="Calibri"/>
                <w:i/>
                <w:color w:val="0000FF"/>
                <w:sz w:val="20"/>
                <w:szCs w:val="20"/>
                <w:u w:val="single"/>
              </w:rPr>
            </w:rPrChange>
          </w:rPr>
          <w:fldChar w:fldCharType="begin"/>
        </w:r>
        <w:r w:rsidRPr="00EE27B1">
          <w:rPr>
            <w:rFonts w:ascii="Calibri" w:hAnsi="Calibri"/>
            <w:i/>
            <w:rPrChange w:id="14611"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612" w:author="Tre" w:date="2012-11-19T09:07:00Z">
              <w:rPr>
                <w:rFonts w:ascii="Calibri" w:hAnsi="Calibri"/>
                <w:i/>
                <w:color w:val="0000FF"/>
                <w:sz w:val="20"/>
                <w:szCs w:val="20"/>
                <w:u w:val="single"/>
              </w:rPr>
            </w:rPrChange>
          </w:rPr>
          <w:fldChar w:fldCharType="separate"/>
        </w:r>
        <w:r w:rsidRPr="00EE27B1">
          <w:rPr>
            <w:rFonts w:ascii="Calibri" w:hAnsi="Calibri"/>
            <w:i/>
            <w:noProof/>
            <w:rPrChange w:id="14613" w:author="Tre" w:date="2012-11-19T09:07:00Z">
              <w:rPr>
                <w:rFonts w:ascii="Calibri" w:hAnsi="Calibri"/>
                <w:i/>
                <w:noProof/>
                <w:color w:val="0000FF"/>
                <w:sz w:val="20"/>
                <w:szCs w:val="20"/>
                <w:u w:val="single"/>
              </w:rPr>
            </w:rPrChange>
          </w:rPr>
          <w:delText>Semi Auto</w:delText>
        </w:r>
        <w:r w:rsidRPr="00EE27B1" w:rsidDel="00702889">
          <w:rPr>
            <w:rFonts w:ascii="Calibri" w:hAnsi="Calibri"/>
            <w:i/>
            <w:rPrChange w:id="14614" w:author="Tre" w:date="2012-11-19T09:07:00Z">
              <w:rPr>
                <w:rFonts w:ascii="Calibri" w:hAnsi="Calibri"/>
                <w:i/>
                <w:color w:val="0000FF"/>
                <w:sz w:val="20"/>
                <w:szCs w:val="20"/>
                <w:u w:val="single"/>
              </w:rPr>
            </w:rPrChange>
          </w:rPr>
          <w:fldChar w:fldCharType="end"/>
        </w:r>
        <w:r w:rsidRPr="00EE27B1">
          <w:rPr>
            <w:rFonts w:ascii="Calibri" w:hAnsi="Calibri"/>
            <w:i/>
            <w:rPrChange w:id="14615" w:author="Tre" w:date="2012-11-19T09:07:00Z">
              <w:rPr>
                <w:rFonts w:ascii="Calibri" w:hAnsi="Calibri"/>
                <w:i/>
                <w:color w:val="0000FF"/>
                <w:sz w:val="20"/>
                <w:szCs w:val="20"/>
                <w:u w:val="single"/>
              </w:rPr>
            </w:rPrChange>
          </w:rPr>
          <w:delText>), Ammo (</w:delText>
        </w:r>
        <w:r w:rsidRPr="00EE27B1" w:rsidDel="00702889">
          <w:rPr>
            <w:rFonts w:ascii="Calibri" w:hAnsi="Calibri"/>
            <w:i/>
            <w:rPrChange w:id="14616" w:author="Tre" w:date="2012-11-19T09:07:00Z">
              <w:rPr>
                <w:rFonts w:ascii="Calibri" w:hAnsi="Calibri"/>
                <w:i/>
                <w:color w:val="0000FF"/>
                <w:sz w:val="20"/>
                <w:szCs w:val="20"/>
                <w:u w:val="single"/>
              </w:rPr>
            </w:rPrChange>
          </w:rPr>
          <w:fldChar w:fldCharType="begin"/>
        </w:r>
        <w:r w:rsidRPr="00EE27B1">
          <w:rPr>
            <w:rFonts w:ascii="Calibri" w:hAnsi="Calibri"/>
            <w:i/>
            <w:rPrChange w:id="14617"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618" w:author="Tre" w:date="2012-11-19T09:07:00Z">
              <w:rPr>
                <w:rFonts w:ascii="Calibri" w:hAnsi="Calibri"/>
                <w:i/>
                <w:color w:val="0000FF"/>
                <w:sz w:val="20"/>
                <w:szCs w:val="20"/>
                <w:u w:val="single"/>
              </w:rPr>
            </w:rPrChange>
          </w:rPr>
          <w:fldChar w:fldCharType="separate"/>
        </w:r>
        <w:r w:rsidRPr="00EE27B1">
          <w:rPr>
            <w:rFonts w:ascii="Calibri" w:hAnsi="Calibri"/>
            <w:i/>
            <w:noProof/>
            <w:rPrChange w:id="14619" w:author="Tre" w:date="2012-11-19T09:07:00Z">
              <w:rPr>
                <w:rFonts w:ascii="Calibri" w:hAnsi="Calibri"/>
                <w:i/>
                <w:noProof/>
                <w:color w:val="0000FF"/>
                <w:sz w:val="20"/>
                <w:szCs w:val="20"/>
                <w:u w:val="single"/>
              </w:rPr>
            </w:rPrChange>
          </w:rPr>
          <w:delText>revolver (9)</w:delText>
        </w:r>
        <w:r w:rsidRPr="00EE27B1" w:rsidDel="00702889">
          <w:rPr>
            <w:rFonts w:ascii="Calibri" w:hAnsi="Calibri"/>
            <w:i/>
            <w:rPrChange w:id="14620" w:author="Tre" w:date="2012-11-19T09:07:00Z">
              <w:rPr>
                <w:rFonts w:ascii="Calibri" w:hAnsi="Calibri"/>
                <w:i/>
                <w:color w:val="0000FF"/>
                <w:sz w:val="20"/>
                <w:szCs w:val="20"/>
                <w:u w:val="single"/>
              </w:rPr>
            </w:rPrChange>
          </w:rPr>
          <w:fldChar w:fldCharType="end"/>
        </w:r>
        <w:r w:rsidRPr="00EE27B1">
          <w:rPr>
            <w:rFonts w:ascii="Calibri" w:hAnsi="Calibri"/>
            <w:i/>
            <w:rPrChange w:id="14621" w:author="Tre" w:date="2012-11-19T09:07:00Z">
              <w:rPr>
                <w:rFonts w:ascii="Calibri" w:hAnsi="Calibri"/>
                <w:i/>
                <w:color w:val="0000FF"/>
                <w:sz w:val="20"/>
                <w:szCs w:val="20"/>
                <w:u w:val="single"/>
              </w:rPr>
            </w:rPrChange>
          </w:rPr>
          <w:delText>), Range (</w:delText>
        </w:r>
        <w:r w:rsidRPr="00EE27B1" w:rsidDel="00702889">
          <w:rPr>
            <w:rFonts w:ascii="Calibri" w:hAnsi="Calibri"/>
            <w:i/>
            <w:rPrChange w:id="14622" w:author="Tre" w:date="2012-11-19T09:07:00Z">
              <w:rPr>
                <w:rFonts w:ascii="Calibri" w:hAnsi="Calibri"/>
                <w:i/>
                <w:color w:val="0000FF"/>
                <w:sz w:val="20"/>
                <w:szCs w:val="20"/>
                <w:u w:val="single"/>
              </w:rPr>
            </w:rPrChange>
          </w:rPr>
          <w:fldChar w:fldCharType="begin"/>
        </w:r>
        <w:r w:rsidRPr="00EE27B1">
          <w:rPr>
            <w:rFonts w:ascii="Calibri" w:hAnsi="Calibri"/>
            <w:i/>
            <w:rPrChange w:id="14623"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624" w:author="Tre" w:date="2012-11-19T09:07:00Z">
              <w:rPr>
                <w:rFonts w:ascii="Calibri" w:hAnsi="Calibri"/>
                <w:i/>
                <w:color w:val="0000FF"/>
                <w:sz w:val="20"/>
                <w:szCs w:val="20"/>
                <w:u w:val="single"/>
              </w:rPr>
            </w:rPrChange>
          </w:rPr>
          <w:fldChar w:fldCharType="end"/>
        </w:r>
        <w:r w:rsidRPr="00EE27B1">
          <w:rPr>
            <w:rFonts w:ascii="Calibri" w:hAnsi="Calibri"/>
            <w:i/>
            <w:rPrChange w:id="14625"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626" w:author="Tre" w:date="2012-11-19T09:07:00Z">
              <w:rPr>
                <w:rFonts w:ascii="Calibri" w:hAnsi="Calibri"/>
                <w:i/>
                <w:color w:val="0000FF"/>
                <w:sz w:val="20"/>
                <w:szCs w:val="20"/>
                <w:u w:val="single"/>
              </w:rPr>
            </w:rPrChange>
          </w:rPr>
          <w:fldChar w:fldCharType="begin"/>
        </w:r>
        <w:r w:rsidRPr="00EE27B1">
          <w:rPr>
            <w:rFonts w:ascii="Calibri" w:hAnsi="Calibri"/>
            <w:i/>
            <w:rPrChange w:id="14627"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628" w:author="Tre" w:date="2012-11-19T09:07:00Z">
              <w:rPr>
                <w:rFonts w:ascii="Calibri" w:hAnsi="Calibri"/>
                <w:i/>
                <w:color w:val="0000FF"/>
                <w:sz w:val="20"/>
                <w:szCs w:val="20"/>
                <w:u w:val="single"/>
              </w:rPr>
            </w:rPrChange>
          </w:rPr>
          <w:fldChar w:fldCharType="end"/>
        </w:r>
        <w:r w:rsidRPr="00EE27B1">
          <w:rPr>
            <w:rFonts w:ascii="Calibri" w:hAnsi="Calibri"/>
            <w:i/>
            <w:rPrChange w:id="14629" w:author="Tre" w:date="2012-11-19T09:07:00Z">
              <w:rPr>
                <w:rFonts w:ascii="Calibri" w:hAnsi="Calibri"/>
                <w:i/>
                <w:color w:val="0000FF"/>
                <w:sz w:val="20"/>
                <w:szCs w:val="20"/>
                <w:u w:val="single"/>
              </w:rPr>
            </w:rPrChange>
          </w:rPr>
          <w:delText>), Speed (</w:delText>
        </w:r>
        <w:r w:rsidRPr="00EE27B1" w:rsidDel="00702889">
          <w:rPr>
            <w:rFonts w:ascii="Calibri" w:hAnsi="Calibri"/>
            <w:i/>
            <w:rPrChange w:id="14630" w:author="Tre" w:date="2012-11-19T09:07:00Z">
              <w:rPr>
                <w:rFonts w:ascii="Calibri" w:hAnsi="Calibri"/>
                <w:i/>
                <w:color w:val="0000FF"/>
                <w:sz w:val="20"/>
                <w:szCs w:val="20"/>
                <w:u w:val="single"/>
              </w:rPr>
            </w:rPrChange>
          </w:rPr>
          <w:fldChar w:fldCharType="begin"/>
        </w:r>
        <w:r w:rsidRPr="00EE27B1">
          <w:rPr>
            <w:rFonts w:ascii="Calibri" w:hAnsi="Calibri"/>
            <w:i/>
            <w:rPrChange w:id="14631"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632" w:author="Tre" w:date="2012-11-19T09:07:00Z">
              <w:rPr>
                <w:rFonts w:ascii="Calibri" w:hAnsi="Calibri"/>
                <w:i/>
                <w:color w:val="0000FF"/>
                <w:sz w:val="20"/>
                <w:szCs w:val="20"/>
                <w:u w:val="single"/>
              </w:rPr>
            </w:rPrChange>
          </w:rPr>
          <w:fldChar w:fldCharType="end"/>
        </w:r>
        <w:r w:rsidRPr="00EE27B1">
          <w:rPr>
            <w:rFonts w:ascii="Calibri" w:hAnsi="Calibri"/>
            <w:i/>
            <w:rPrChange w:id="14633"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634" w:author="Tre" w:date="2012-11-19T09:07:00Z">
              <w:rPr>
                <w:rFonts w:ascii="Calibri" w:hAnsi="Calibri"/>
                <w:i/>
                <w:color w:val="0000FF"/>
                <w:sz w:val="20"/>
                <w:szCs w:val="20"/>
                <w:u w:val="single"/>
              </w:rPr>
            </w:rPrChange>
          </w:rPr>
          <w:fldChar w:fldCharType="begin"/>
        </w:r>
        <w:r w:rsidRPr="00EE27B1">
          <w:rPr>
            <w:rFonts w:ascii="Calibri" w:hAnsi="Calibri"/>
            <w:i/>
            <w:rPrChange w:id="14635"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636" w:author="Tre" w:date="2012-11-19T09:07:00Z">
              <w:rPr>
                <w:rFonts w:ascii="Calibri" w:hAnsi="Calibri"/>
                <w:i/>
                <w:color w:val="0000FF"/>
                <w:sz w:val="20"/>
                <w:szCs w:val="20"/>
                <w:u w:val="single"/>
              </w:rPr>
            </w:rPrChange>
          </w:rPr>
          <w:fldChar w:fldCharType="end"/>
        </w:r>
        <w:r w:rsidRPr="00EE27B1">
          <w:rPr>
            <w:rFonts w:ascii="Calibri" w:hAnsi="Calibri"/>
            <w:i/>
            <w:rPrChange w:id="14637" w:author="Tre" w:date="2012-11-19T09:07:00Z">
              <w:rPr>
                <w:rFonts w:ascii="Calibri" w:hAnsi="Calibri"/>
                <w:i/>
                <w:color w:val="0000FF"/>
                <w:sz w:val="20"/>
                <w:szCs w:val="20"/>
                <w:u w:val="single"/>
              </w:rPr>
            </w:rPrChange>
          </w:rPr>
          <w:delText>), Fuel (</w:delText>
        </w:r>
        <w:r w:rsidRPr="00EE27B1" w:rsidDel="00702889">
          <w:rPr>
            <w:rFonts w:ascii="Calibri" w:hAnsi="Calibri"/>
            <w:i/>
            <w:rPrChange w:id="14638" w:author="Tre" w:date="2012-11-19T09:07:00Z">
              <w:rPr>
                <w:rFonts w:ascii="Calibri" w:hAnsi="Calibri"/>
                <w:i/>
                <w:color w:val="0000FF"/>
                <w:sz w:val="20"/>
                <w:szCs w:val="20"/>
                <w:u w:val="single"/>
              </w:rPr>
            </w:rPrChange>
          </w:rPr>
          <w:fldChar w:fldCharType="begin"/>
        </w:r>
        <w:r w:rsidRPr="00EE27B1">
          <w:rPr>
            <w:rFonts w:ascii="Calibri" w:hAnsi="Calibri"/>
            <w:i/>
            <w:rPrChange w:id="14639"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640" w:author="Tre" w:date="2012-11-19T09:07:00Z">
              <w:rPr>
                <w:rFonts w:ascii="Calibri" w:hAnsi="Calibri"/>
                <w:i/>
                <w:color w:val="0000FF"/>
                <w:sz w:val="20"/>
                <w:szCs w:val="20"/>
                <w:u w:val="single"/>
              </w:rPr>
            </w:rPrChange>
          </w:rPr>
          <w:fldChar w:fldCharType="end"/>
        </w:r>
        <w:r w:rsidRPr="00EE27B1">
          <w:rPr>
            <w:rFonts w:ascii="Calibri" w:hAnsi="Calibri"/>
            <w:i/>
            <w:rPrChange w:id="14641"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642" w:author="frontdesk" w:date="2012-11-16T12:58:00Z"/>
          <w:rFonts w:ascii="Calibri" w:hAnsi="Calibri"/>
          <w:rPrChange w:id="14643" w:author="Tre" w:date="2012-11-19T09:07:00Z">
            <w:rPr>
              <w:del w:id="14644" w:author="frontdesk" w:date="2012-11-16T12:58:00Z"/>
              <w:rFonts w:ascii="Calibri" w:hAnsi="Calibri"/>
              <w:sz w:val="20"/>
              <w:szCs w:val="20"/>
            </w:rPr>
          </w:rPrChange>
        </w:rPr>
      </w:pPr>
      <w:del w:id="14645" w:author="frontdesk" w:date="2012-11-16T12:58:00Z">
        <w:r w:rsidRPr="00EE27B1" w:rsidDel="00702889">
          <w:rPr>
            <w:rFonts w:ascii="Calibri" w:hAnsi="Calibri"/>
            <w:rPrChange w:id="14646" w:author="Tre" w:date="2012-11-19T09:07:00Z">
              <w:rPr>
                <w:rFonts w:ascii="Calibri" w:hAnsi="Calibri"/>
                <w:color w:val="0000FF"/>
                <w:sz w:val="20"/>
                <w:szCs w:val="20"/>
                <w:u w:val="single"/>
              </w:rPr>
            </w:rPrChange>
          </w:rPr>
          <w:fldChar w:fldCharType="begin"/>
        </w:r>
        <w:r w:rsidRPr="00EE27B1">
          <w:rPr>
            <w:rFonts w:ascii="Calibri" w:hAnsi="Calibri"/>
            <w:rPrChange w:id="14647"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648" w:author="Tre" w:date="2012-11-19T09:07:00Z">
              <w:rPr>
                <w:rFonts w:ascii="Calibri" w:hAnsi="Calibri"/>
                <w:color w:val="0000FF"/>
                <w:sz w:val="20"/>
                <w:szCs w:val="20"/>
                <w:u w:val="single"/>
              </w:rPr>
            </w:rPrChange>
          </w:rPr>
          <w:fldChar w:fldCharType="separate"/>
        </w:r>
        <w:r w:rsidRPr="00EE27B1">
          <w:rPr>
            <w:rFonts w:ascii="Calibri" w:hAnsi="Calibri"/>
            <w:noProof/>
            <w:rPrChange w:id="14649" w:author="Tre" w:date="2012-11-19T09:07:00Z">
              <w:rPr>
                <w:rFonts w:ascii="Calibri" w:hAnsi="Calibri"/>
                <w:noProof/>
                <w:color w:val="0000FF"/>
                <w:sz w:val="20"/>
                <w:szCs w:val="20"/>
                <w:u w:val="single"/>
              </w:rPr>
            </w:rPrChange>
          </w:rPr>
          <w:delText>.22-caliber weapons are small and easy to hide in your clothes. They don't have much stopping power, but they will still damage the target.</w:delText>
        </w:r>
        <w:r w:rsidRPr="00EE27B1" w:rsidDel="00702889">
          <w:rPr>
            <w:rFonts w:ascii="Calibri" w:hAnsi="Calibri"/>
            <w:rPrChange w:id="14650" w:author="Tre" w:date="2012-11-19T09:07:00Z">
              <w:rPr>
                <w:rFonts w:ascii="Calibri" w:hAnsi="Calibri"/>
                <w:color w:val="0000FF"/>
                <w:sz w:val="20"/>
                <w:szCs w:val="20"/>
                <w:u w:val="single"/>
              </w:rPr>
            </w:rPrChange>
          </w:rPr>
          <w:fldChar w:fldCharType="end"/>
        </w:r>
        <w:r w:rsidRPr="00EE27B1" w:rsidDel="00702889">
          <w:rPr>
            <w:rFonts w:ascii="Calibri" w:hAnsi="Calibri"/>
            <w:rPrChange w:id="14651" w:author="Tre" w:date="2012-11-19T09:07:00Z">
              <w:rPr>
                <w:rFonts w:ascii="Calibri" w:hAnsi="Calibri"/>
                <w:color w:val="0000FF"/>
                <w:sz w:val="20"/>
                <w:szCs w:val="20"/>
                <w:u w:val="single"/>
              </w:rPr>
            </w:rPrChange>
          </w:rPr>
          <w:fldChar w:fldCharType="begin"/>
        </w:r>
        <w:r w:rsidRPr="00EE27B1">
          <w:rPr>
            <w:rFonts w:ascii="Calibri" w:hAnsi="Calibri"/>
            <w:rPrChange w:id="14652"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653"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654" w:author="frontdesk" w:date="2012-11-16T12:58:00Z"/>
          <w:rFonts w:ascii="Calibri" w:hAnsi="Calibri"/>
          <w:b/>
          <w:rPrChange w:id="14655" w:author="Tre" w:date="2012-11-19T09:07:00Z">
            <w:rPr>
              <w:del w:id="14656" w:author="frontdesk" w:date="2012-11-16T12:58:00Z"/>
              <w:rFonts w:ascii="Calibri" w:hAnsi="Calibri"/>
              <w:b/>
              <w:sz w:val="20"/>
              <w:szCs w:val="20"/>
            </w:rPr>
          </w:rPrChange>
        </w:rPr>
      </w:pPr>
      <w:del w:id="14657" w:author="frontdesk" w:date="2012-11-16T12:58:00Z">
        <w:r w:rsidRPr="00EE27B1" w:rsidDel="00702889">
          <w:rPr>
            <w:rFonts w:ascii="Calibri" w:hAnsi="Calibri"/>
            <w:b/>
            <w:rPrChange w:id="14658" w:author="Tre" w:date="2012-11-19T09:07:00Z">
              <w:rPr>
                <w:rFonts w:ascii="Calibri" w:hAnsi="Calibri"/>
                <w:b/>
                <w:color w:val="0000FF"/>
                <w:sz w:val="20"/>
                <w:szCs w:val="20"/>
                <w:u w:val="single"/>
              </w:rPr>
            </w:rPrChange>
          </w:rPr>
          <w:fldChar w:fldCharType="begin"/>
        </w:r>
        <w:r w:rsidRPr="00EE27B1">
          <w:rPr>
            <w:rFonts w:ascii="Calibri" w:hAnsi="Calibri"/>
            <w:b/>
            <w:rPrChange w:id="14659"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660" w:author="Tre" w:date="2012-11-19T09:07:00Z">
              <w:rPr>
                <w:rFonts w:ascii="Calibri" w:hAnsi="Calibri"/>
                <w:b/>
                <w:color w:val="0000FF"/>
                <w:sz w:val="20"/>
                <w:szCs w:val="20"/>
                <w:u w:val="single"/>
              </w:rPr>
            </w:rPrChange>
          </w:rPr>
          <w:fldChar w:fldCharType="separate"/>
        </w:r>
        <w:r w:rsidRPr="00EE27B1">
          <w:rPr>
            <w:rFonts w:ascii="Calibri" w:hAnsi="Calibri"/>
            <w:b/>
            <w:noProof/>
            <w:rPrChange w:id="14661" w:author="Tre" w:date="2012-11-19T09:07:00Z">
              <w:rPr>
                <w:rFonts w:ascii="Calibri" w:hAnsi="Calibri"/>
                <w:b/>
                <w:noProof/>
                <w:color w:val="0000FF"/>
                <w:sz w:val="20"/>
                <w:szCs w:val="20"/>
                <w:u w:val="single"/>
              </w:rPr>
            </w:rPrChange>
          </w:rPr>
          <w:delText>Katana</w:delText>
        </w:r>
        <w:r w:rsidRPr="00EE27B1" w:rsidDel="00702889">
          <w:rPr>
            <w:rFonts w:ascii="Calibri" w:hAnsi="Calibri"/>
            <w:b/>
            <w:rPrChange w:id="14662"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663" w:author="frontdesk" w:date="2012-11-16T12:58:00Z"/>
          <w:rFonts w:ascii="Calibri" w:hAnsi="Calibri"/>
          <w:i/>
          <w:rPrChange w:id="14664" w:author="Tre" w:date="2012-11-19T09:07:00Z">
            <w:rPr>
              <w:del w:id="14665" w:author="frontdesk" w:date="2012-11-16T12:58:00Z"/>
              <w:rFonts w:ascii="Calibri" w:hAnsi="Calibri"/>
              <w:i/>
              <w:sz w:val="20"/>
              <w:szCs w:val="20"/>
            </w:rPr>
          </w:rPrChange>
        </w:rPr>
      </w:pPr>
      <w:del w:id="14666" w:author="frontdesk" w:date="2012-11-16T12:58:00Z">
        <w:r w:rsidRPr="00EE27B1">
          <w:rPr>
            <w:rFonts w:ascii="Calibri" w:hAnsi="Calibri"/>
            <w:i/>
            <w:rPrChange w:id="14667" w:author="Tre" w:date="2012-11-19T09:07:00Z">
              <w:rPr>
                <w:rFonts w:ascii="Calibri" w:hAnsi="Calibri"/>
                <w:i/>
                <w:color w:val="0000FF"/>
                <w:sz w:val="20"/>
                <w:szCs w:val="20"/>
                <w:u w:val="single"/>
              </w:rPr>
            </w:rPrChange>
          </w:rPr>
          <w:delText>[Damage (</w:delText>
        </w:r>
        <w:r w:rsidRPr="00EE27B1" w:rsidDel="00702889">
          <w:rPr>
            <w:rFonts w:ascii="Calibri" w:hAnsi="Calibri"/>
            <w:i/>
            <w:rPrChange w:id="14668" w:author="Tre" w:date="2012-11-19T09:07:00Z">
              <w:rPr>
                <w:rFonts w:ascii="Calibri" w:hAnsi="Calibri"/>
                <w:i/>
                <w:color w:val="0000FF"/>
                <w:sz w:val="20"/>
                <w:szCs w:val="20"/>
                <w:u w:val="single"/>
              </w:rPr>
            </w:rPrChange>
          </w:rPr>
          <w:fldChar w:fldCharType="begin"/>
        </w:r>
        <w:r w:rsidRPr="00EE27B1">
          <w:rPr>
            <w:rFonts w:ascii="Calibri" w:hAnsi="Calibri"/>
            <w:i/>
            <w:rPrChange w:id="14669"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670" w:author="Tre" w:date="2012-11-19T09:07:00Z">
              <w:rPr>
                <w:rFonts w:ascii="Calibri" w:hAnsi="Calibri"/>
                <w:i/>
                <w:color w:val="0000FF"/>
                <w:sz w:val="20"/>
                <w:szCs w:val="20"/>
                <w:u w:val="single"/>
              </w:rPr>
            </w:rPrChange>
          </w:rPr>
          <w:fldChar w:fldCharType="separate"/>
        </w:r>
        <w:r w:rsidRPr="00EE27B1">
          <w:rPr>
            <w:rFonts w:ascii="Calibri" w:hAnsi="Calibri"/>
            <w:i/>
            <w:noProof/>
            <w:rPrChange w:id="14671" w:author="Tre" w:date="2012-11-19T09:07:00Z">
              <w:rPr>
                <w:rFonts w:ascii="Calibri" w:hAnsi="Calibri"/>
                <w:i/>
                <w:noProof/>
                <w:color w:val="0000FF"/>
                <w:sz w:val="20"/>
                <w:szCs w:val="20"/>
                <w:u w:val="single"/>
              </w:rPr>
            </w:rPrChange>
          </w:rPr>
          <w:delText>2</w:delText>
        </w:r>
        <w:r w:rsidRPr="00EE27B1" w:rsidDel="00702889">
          <w:rPr>
            <w:rFonts w:ascii="Calibri" w:hAnsi="Calibri"/>
            <w:i/>
            <w:rPrChange w:id="14672" w:author="Tre" w:date="2012-11-19T09:07:00Z">
              <w:rPr>
                <w:rFonts w:ascii="Calibri" w:hAnsi="Calibri"/>
                <w:i/>
                <w:color w:val="0000FF"/>
                <w:sz w:val="20"/>
                <w:szCs w:val="20"/>
                <w:u w:val="single"/>
              </w:rPr>
            </w:rPrChange>
          </w:rPr>
          <w:fldChar w:fldCharType="end"/>
        </w:r>
        <w:r w:rsidRPr="00EE27B1">
          <w:rPr>
            <w:rFonts w:ascii="Calibri" w:hAnsi="Calibri"/>
            <w:i/>
            <w:rPrChange w:id="14673" w:author="Tre" w:date="2012-11-19T09:07:00Z">
              <w:rPr>
                <w:rFonts w:ascii="Calibri" w:hAnsi="Calibri"/>
                <w:i/>
                <w:color w:val="0000FF"/>
                <w:sz w:val="20"/>
                <w:szCs w:val="20"/>
                <w:u w:val="single"/>
              </w:rPr>
            </w:rPrChange>
          </w:rPr>
          <w:delText>), Type (</w:delText>
        </w:r>
        <w:r w:rsidRPr="00EE27B1" w:rsidDel="00702889">
          <w:rPr>
            <w:rFonts w:ascii="Calibri" w:hAnsi="Calibri"/>
            <w:i/>
            <w:rPrChange w:id="14674" w:author="Tre" w:date="2012-11-19T09:07:00Z">
              <w:rPr>
                <w:rFonts w:ascii="Calibri" w:hAnsi="Calibri"/>
                <w:i/>
                <w:color w:val="0000FF"/>
                <w:sz w:val="20"/>
                <w:szCs w:val="20"/>
                <w:u w:val="single"/>
              </w:rPr>
            </w:rPrChange>
          </w:rPr>
          <w:fldChar w:fldCharType="begin"/>
        </w:r>
        <w:r w:rsidRPr="00EE27B1">
          <w:rPr>
            <w:rFonts w:ascii="Calibri" w:hAnsi="Calibri"/>
            <w:i/>
            <w:rPrChange w:id="14675"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676" w:author="Tre" w:date="2012-11-19T09:07:00Z">
              <w:rPr>
                <w:rFonts w:ascii="Calibri" w:hAnsi="Calibri"/>
                <w:i/>
                <w:color w:val="0000FF"/>
                <w:sz w:val="20"/>
                <w:szCs w:val="20"/>
                <w:u w:val="single"/>
              </w:rPr>
            </w:rPrChange>
          </w:rPr>
          <w:fldChar w:fldCharType="separate"/>
        </w:r>
        <w:r w:rsidRPr="00EE27B1">
          <w:rPr>
            <w:rFonts w:ascii="Calibri" w:hAnsi="Calibri"/>
            <w:i/>
            <w:noProof/>
            <w:rPrChange w:id="14677"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678" w:author="Tre" w:date="2012-11-19T09:07:00Z">
              <w:rPr>
                <w:rFonts w:ascii="Calibri" w:hAnsi="Calibri"/>
                <w:i/>
                <w:color w:val="0000FF"/>
                <w:sz w:val="20"/>
                <w:szCs w:val="20"/>
                <w:u w:val="single"/>
              </w:rPr>
            </w:rPrChange>
          </w:rPr>
          <w:fldChar w:fldCharType="end"/>
        </w:r>
        <w:r w:rsidRPr="00EE27B1">
          <w:rPr>
            <w:rFonts w:ascii="Calibri" w:hAnsi="Calibri"/>
            <w:i/>
            <w:rPrChange w:id="14679" w:author="Tre" w:date="2012-11-19T09:07:00Z">
              <w:rPr>
                <w:rFonts w:ascii="Calibri" w:hAnsi="Calibri"/>
                <w:i/>
                <w:color w:val="0000FF"/>
                <w:sz w:val="20"/>
                <w:szCs w:val="20"/>
                <w:u w:val="single"/>
              </w:rPr>
            </w:rPrChange>
          </w:rPr>
          <w:delText>), Rate (</w:delText>
        </w:r>
        <w:r w:rsidRPr="00EE27B1" w:rsidDel="00702889">
          <w:rPr>
            <w:rFonts w:ascii="Calibri" w:hAnsi="Calibri"/>
            <w:i/>
            <w:rPrChange w:id="14680" w:author="Tre" w:date="2012-11-19T09:07:00Z">
              <w:rPr>
                <w:rFonts w:ascii="Calibri" w:hAnsi="Calibri"/>
                <w:i/>
                <w:color w:val="0000FF"/>
                <w:sz w:val="20"/>
                <w:szCs w:val="20"/>
                <w:u w:val="single"/>
              </w:rPr>
            </w:rPrChange>
          </w:rPr>
          <w:fldChar w:fldCharType="begin"/>
        </w:r>
        <w:r w:rsidRPr="00EE27B1">
          <w:rPr>
            <w:rFonts w:ascii="Calibri" w:hAnsi="Calibri"/>
            <w:i/>
            <w:rPrChange w:id="14681"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682" w:author="Tre" w:date="2012-11-19T09:07:00Z">
              <w:rPr>
                <w:rFonts w:ascii="Calibri" w:hAnsi="Calibri"/>
                <w:i/>
                <w:color w:val="0000FF"/>
                <w:sz w:val="20"/>
                <w:szCs w:val="20"/>
                <w:u w:val="single"/>
              </w:rPr>
            </w:rPrChange>
          </w:rPr>
          <w:fldChar w:fldCharType="separate"/>
        </w:r>
        <w:r w:rsidRPr="00EE27B1">
          <w:rPr>
            <w:rFonts w:ascii="Calibri" w:hAnsi="Calibri"/>
            <w:i/>
            <w:noProof/>
            <w:rPrChange w:id="14683" w:author="Tre" w:date="2012-11-19T09:07:00Z">
              <w:rPr>
                <w:rFonts w:ascii="Calibri" w:hAnsi="Calibri"/>
                <w:i/>
                <w:noProof/>
                <w:color w:val="0000FF"/>
                <w:sz w:val="20"/>
                <w:szCs w:val="20"/>
                <w:u w:val="single"/>
              </w:rPr>
            </w:rPrChange>
          </w:rPr>
          <w:delText>Full Round</w:delText>
        </w:r>
        <w:r w:rsidRPr="00EE27B1" w:rsidDel="00702889">
          <w:rPr>
            <w:rFonts w:ascii="Calibri" w:hAnsi="Calibri"/>
            <w:i/>
            <w:rPrChange w:id="14684" w:author="Tre" w:date="2012-11-19T09:07:00Z">
              <w:rPr>
                <w:rFonts w:ascii="Calibri" w:hAnsi="Calibri"/>
                <w:i/>
                <w:color w:val="0000FF"/>
                <w:sz w:val="20"/>
                <w:szCs w:val="20"/>
                <w:u w:val="single"/>
              </w:rPr>
            </w:rPrChange>
          </w:rPr>
          <w:fldChar w:fldCharType="end"/>
        </w:r>
        <w:r w:rsidRPr="00EE27B1">
          <w:rPr>
            <w:rFonts w:ascii="Calibri" w:hAnsi="Calibri"/>
            <w:i/>
            <w:rPrChange w:id="14685" w:author="Tre" w:date="2012-11-19T09:07:00Z">
              <w:rPr>
                <w:rFonts w:ascii="Calibri" w:hAnsi="Calibri"/>
                <w:i/>
                <w:color w:val="0000FF"/>
                <w:sz w:val="20"/>
                <w:szCs w:val="20"/>
                <w:u w:val="single"/>
              </w:rPr>
            </w:rPrChange>
          </w:rPr>
          <w:delText>), Ammo (</w:delText>
        </w:r>
        <w:r w:rsidRPr="00EE27B1" w:rsidDel="00702889">
          <w:rPr>
            <w:rFonts w:ascii="Calibri" w:hAnsi="Calibri"/>
            <w:i/>
            <w:rPrChange w:id="14686" w:author="Tre" w:date="2012-11-19T09:07:00Z">
              <w:rPr>
                <w:rFonts w:ascii="Calibri" w:hAnsi="Calibri"/>
                <w:i/>
                <w:color w:val="0000FF"/>
                <w:sz w:val="20"/>
                <w:szCs w:val="20"/>
                <w:u w:val="single"/>
              </w:rPr>
            </w:rPrChange>
          </w:rPr>
          <w:fldChar w:fldCharType="begin"/>
        </w:r>
        <w:r w:rsidRPr="00EE27B1">
          <w:rPr>
            <w:rFonts w:ascii="Calibri" w:hAnsi="Calibri"/>
            <w:i/>
            <w:rPrChange w:id="14687"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688" w:author="Tre" w:date="2012-11-19T09:07:00Z">
              <w:rPr>
                <w:rFonts w:ascii="Calibri" w:hAnsi="Calibri"/>
                <w:i/>
                <w:color w:val="0000FF"/>
                <w:sz w:val="20"/>
                <w:szCs w:val="20"/>
                <w:u w:val="single"/>
              </w:rPr>
            </w:rPrChange>
          </w:rPr>
          <w:fldChar w:fldCharType="end"/>
        </w:r>
        <w:r w:rsidRPr="00EE27B1">
          <w:rPr>
            <w:rFonts w:ascii="Calibri" w:hAnsi="Calibri"/>
            <w:i/>
            <w:rPrChange w:id="14689" w:author="Tre" w:date="2012-11-19T09:07:00Z">
              <w:rPr>
                <w:rFonts w:ascii="Calibri" w:hAnsi="Calibri"/>
                <w:i/>
                <w:color w:val="0000FF"/>
                <w:sz w:val="20"/>
                <w:szCs w:val="20"/>
                <w:u w:val="single"/>
              </w:rPr>
            </w:rPrChange>
          </w:rPr>
          <w:delText>), Range (</w:delText>
        </w:r>
        <w:r w:rsidRPr="00EE27B1" w:rsidDel="00702889">
          <w:rPr>
            <w:rFonts w:ascii="Calibri" w:hAnsi="Calibri"/>
            <w:i/>
            <w:rPrChange w:id="14690" w:author="Tre" w:date="2012-11-19T09:07:00Z">
              <w:rPr>
                <w:rFonts w:ascii="Calibri" w:hAnsi="Calibri"/>
                <w:i/>
                <w:color w:val="0000FF"/>
                <w:sz w:val="20"/>
                <w:szCs w:val="20"/>
                <w:u w:val="single"/>
              </w:rPr>
            </w:rPrChange>
          </w:rPr>
          <w:fldChar w:fldCharType="begin"/>
        </w:r>
        <w:r w:rsidRPr="00EE27B1">
          <w:rPr>
            <w:rFonts w:ascii="Calibri" w:hAnsi="Calibri"/>
            <w:i/>
            <w:rPrChange w:id="14691"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692" w:author="Tre" w:date="2012-11-19T09:07:00Z">
              <w:rPr>
                <w:rFonts w:ascii="Calibri" w:hAnsi="Calibri"/>
                <w:i/>
                <w:color w:val="0000FF"/>
                <w:sz w:val="20"/>
                <w:szCs w:val="20"/>
                <w:u w:val="single"/>
              </w:rPr>
            </w:rPrChange>
          </w:rPr>
          <w:fldChar w:fldCharType="end"/>
        </w:r>
        <w:r w:rsidRPr="00EE27B1">
          <w:rPr>
            <w:rFonts w:ascii="Calibri" w:hAnsi="Calibri"/>
            <w:i/>
            <w:rPrChange w:id="14693"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694" w:author="Tre" w:date="2012-11-19T09:07:00Z">
              <w:rPr>
                <w:rFonts w:ascii="Calibri" w:hAnsi="Calibri"/>
                <w:i/>
                <w:color w:val="0000FF"/>
                <w:sz w:val="20"/>
                <w:szCs w:val="20"/>
                <w:u w:val="single"/>
              </w:rPr>
            </w:rPrChange>
          </w:rPr>
          <w:fldChar w:fldCharType="begin"/>
        </w:r>
        <w:r w:rsidRPr="00EE27B1">
          <w:rPr>
            <w:rFonts w:ascii="Calibri" w:hAnsi="Calibri"/>
            <w:i/>
            <w:rPrChange w:id="14695"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696" w:author="Tre" w:date="2012-11-19T09:07:00Z">
              <w:rPr>
                <w:rFonts w:ascii="Calibri" w:hAnsi="Calibri"/>
                <w:i/>
                <w:color w:val="0000FF"/>
                <w:sz w:val="20"/>
                <w:szCs w:val="20"/>
                <w:u w:val="single"/>
              </w:rPr>
            </w:rPrChange>
          </w:rPr>
          <w:fldChar w:fldCharType="end"/>
        </w:r>
        <w:r w:rsidRPr="00EE27B1">
          <w:rPr>
            <w:rFonts w:ascii="Calibri" w:hAnsi="Calibri"/>
            <w:i/>
            <w:rPrChange w:id="14697" w:author="Tre" w:date="2012-11-19T09:07:00Z">
              <w:rPr>
                <w:rFonts w:ascii="Calibri" w:hAnsi="Calibri"/>
                <w:i/>
                <w:color w:val="0000FF"/>
                <w:sz w:val="20"/>
                <w:szCs w:val="20"/>
                <w:u w:val="single"/>
              </w:rPr>
            </w:rPrChange>
          </w:rPr>
          <w:delText>), Speed (</w:delText>
        </w:r>
        <w:r w:rsidRPr="00EE27B1" w:rsidDel="00702889">
          <w:rPr>
            <w:rFonts w:ascii="Calibri" w:hAnsi="Calibri"/>
            <w:i/>
            <w:rPrChange w:id="14698" w:author="Tre" w:date="2012-11-19T09:07:00Z">
              <w:rPr>
                <w:rFonts w:ascii="Calibri" w:hAnsi="Calibri"/>
                <w:i/>
                <w:color w:val="0000FF"/>
                <w:sz w:val="20"/>
                <w:szCs w:val="20"/>
                <w:u w:val="single"/>
              </w:rPr>
            </w:rPrChange>
          </w:rPr>
          <w:fldChar w:fldCharType="begin"/>
        </w:r>
        <w:r w:rsidRPr="00EE27B1">
          <w:rPr>
            <w:rFonts w:ascii="Calibri" w:hAnsi="Calibri"/>
            <w:i/>
            <w:rPrChange w:id="14699"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700" w:author="Tre" w:date="2012-11-19T09:07:00Z">
              <w:rPr>
                <w:rFonts w:ascii="Calibri" w:hAnsi="Calibri"/>
                <w:i/>
                <w:color w:val="0000FF"/>
                <w:sz w:val="20"/>
                <w:szCs w:val="20"/>
                <w:u w:val="single"/>
              </w:rPr>
            </w:rPrChange>
          </w:rPr>
          <w:fldChar w:fldCharType="end"/>
        </w:r>
        <w:r w:rsidRPr="00EE27B1">
          <w:rPr>
            <w:rFonts w:ascii="Calibri" w:hAnsi="Calibri"/>
            <w:i/>
            <w:rPrChange w:id="14701"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702" w:author="Tre" w:date="2012-11-19T09:07:00Z">
              <w:rPr>
                <w:rFonts w:ascii="Calibri" w:hAnsi="Calibri"/>
                <w:i/>
                <w:color w:val="0000FF"/>
                <w:sz w:val="20"/>
                <w:szCs w:val="20"/>
                <w:u w:val="single"/>
              </w:rPr>
            </w:rPrChange>
          </w:rPr>
          <w:fldChar w:fldCharType="begin"/>
        </w:r>
        <w:r w:rsidRPr="00EE27B1">
          <w:rPr>
            <w:rFonts w:ascii="Calibri" w:hAnsi="Calibri"/>
            <w:i/>
            <w:rPrChange w:id="14703"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704" w:author="Tre" w:date="2012-11-19T09:07:00Z">
              <w:rPr>
                <w:rFonts w:ascii="Calibri" w:hAnsi="Calibri"/>
                <w:i/>
                <w:color w:val="0000FF"/>
                <w:sz w:val="20"/>
                <w:szCs w:val="20"/>
                <w:u w:val="single"/>
              </w:rPr>
            </w:rPrChange>
          </w:rPr>
          <w:fldChar w:fldCharType="end"/>
        </w:r>
        <w:r w:rsidRPr="00EE27B1">
          <w:rPr>
            <w:rFonts w:ascii="Calibri" w:hAnsi="Calibri"/>
            <w:i/>
            <w:rPrChange w:id="14705" w:author="Tre" w:date="2012-11-19T09:07:00Z">
              <w:rPr>
                <w:rFonts w:ascii="Calibri" w:hAnsi="Calibri"/>
                <w:i/>
                <w:color w:val="0000FF"/>
                <w:sz w:val="20"/>
                <w:szCs w:val="20"/>
                <w:u w:val="single"/>
              </w:rPr>
            </w:rPrChange>
          </w:rPr>
          <w:delText>), Fuel (</w:delText>
        </w:r>
        <w:r w:rsidRPr="00EE27B1" w:rsidDel="00702889">
          <w:rPr>
            <w:rFonts w:ascii="Calibri" w:hAnsi="Calibri"/>
            <w:i/>
            <w:rPrChange w:id="14706" w:author="Tre" w:date="2012-11-19T09:07:00Z">
              <w:rPr>
                <w:rFonts w:ascii="Calibri" w:hAnsi="Calibri"/>
                <w:i/>
                <w:color w:val="0000FF"/>
                <w:sz w:val="20"/>
                <w:szCs w:val="20"/>
                <w:u w:val="single"/>
              </w:rPr>
            </w:rPrChange>
          </w:rPr>
          <w:fldChar w:fldCharType="begin"/>
        </w:r>
        <w:r w:rsidRPr="00EE27B1">
          <w:rPr>
            <w:rFonts w:ascii="Calibri" w:hAnsi="Calibri"/>
            <w:i/>
            <w:rPrChange w:id="14707"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708" w:author="Tre" w:date="2012-11-19T09:07:00Z">
              <w:rPr>
                <w:rFonts w:ascii="Calibri" w:hAnsi="Calibri"/>
                <w:i/>
                <w:color w:val="0000FF"/>
                <w:sz w:val="20"/>
                <w:szCs w:val="20"/>
                <w:u w:val="single"/>
              </w:rPr>
            </w:rPrChange>
          </w:rPr>
          <w:fldChar w:fldCharType="end"/>
        </w:r>
        <w:r w:rsidRPr="00EE27B1">
          <w:rPr>
            <w:rFonts w:ascii="Calibri" w:hAnsi="Calibri"/>
            <w:i/>
            <w:rPrChange w:id="14709"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710" w:author="frontdesk" w:date="2012-11-16T12:58:00Z"/>
          <w:rFonts w:ascii="Calibri" w:hAnsi="Calibri"/>
          <w:rPrChange w:id="14711" w:author="Tre" w:date="2012-11-19T09:07:00Z">
            <w:rPr>
              <w:del w:id="14712" w:author="frontdesk" w:date="2012-11-16T12:58:00Z"/>
              <w:rFonts w:ascii="Calibri" w:hAnsi="Calibri"/>
              <w:sz w:val="20"/>
              <w:szCs w:val="20"/>
            </w:rPr>
          </w:rPrChange>
        </w:rPr>
      </w:pPr>
      <w:del w:id="14713" w:author="frontdesk" w:date="2012-11-16T12:58:00Z">
        <w:r w:rsidRPr="00EE27B1" w:rsidDel="00702889">
          <w:rPr>
            <w:rFonts w:ascii="Calibri" w:hAnsi="Calibri"/>
            <w:rPrChange w:id="14714" w:author="Tre" w:date="2012-11-19T09:07:00Z">
              <w:rPr>
                <w:rFonts w:ascii="Calibri" w:hAnsi="Calibri"/>
                <w:color w:val="0000FF"/>
                <w:sz w:val="20"/>
                <w:szCs w:val="20"/>
                <w:u w:val="single"/>
              </w:rPr>
            </w:rPrChange>
          </w:rPr>
          <w:fldChar w:fldCharType="begin"/>
        </w:r>
        <w:r w:rsidRPr="00EE27B1">
          <w:rPr>
            <w:rFonts w:ascii="Calibri" w:hAnsi="Calibri"/>
            <w:rPrChange w:id="14715"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716" w:author="Tre" w:date="2012-11-19T09:07:00Z">
              <w:rPr>
                <w:rFonts w:ascii="Calibri" w:hAnsi="Calibri"/>
                <w:color w:val="0000FF"/>
                <w:sz w:val="20"/>
                <w:szCs w:val="20"/>
                <w:u w:val="single"/>
              </w:rPr>
            </w:rPrChange>
          </w:rPr>
          <w:fldChar w:fldCharType="separate"/>
        </w:r>
        <w:r w:rsidRPr="00EE27B1">
          <w:rPr>
            <w:rFonts w:ascii="Calibri" w:hAnsi="Calibri"/>
            <w:noProof/>
            <w:rPrChange w:id="14717" w:author="Tre" w:date="2012-11-19T09:07:00Z">
              <w:rPr>
                <w:rFonts w:ascii="Calibri" w:hAnsi="Calibri"/>
                <w:noProof/>
                <w:color w:val="0000FF"/>
                <w:sz w:val="20"/>
                <w:szCs w:val="20"/>
                <w:u w:val="single"/>
              </w:rPr>
            </w:rPrChange>
          </w:rPr>
          <w:delText>Japanese swords that were traditionaly worn by samurai warriors. A moderately curved blade of about 23 inches and a long, two-handed grip.</w:delText>
        </w:r>
        <w:r w:rsidRPr="00EE27B1" w:rsidDel="00702889">
          <w:rPr>
            <w:rFonts w:ascii="Calibri" w:hAnsi="Calibri"/>
            <w:rPrChange w:id="14718" w:author="Tre" w:date="2012-11-19T09:07:00Z">
              <w:rPr>
                <w:rFonts w:ascii="Calibri" w:hAnsi="Calibri"/>
                <w:color w:val="0000FF"/>
                <w:sz w:val="20"/>
                <w:szCs w:val="20"/>
                <w:u w:val="single"/>
              </w:rPr>
            </w:rPrChange>
          </w:rPr>
          <w:fldChar w:fldCharType="end"/>
        </w:r>
        <w:r w:rsidRPr="00EE27B1" w:rsidDel="00702889">
          <w:rPr>
            <w:rFonts w:ascii="Calibri" w:hAnsi="Calibri"/>
            <w:rPrChange w:id="14719" w:author="Tre" w:date="2012-11-19T09:07:00Z">
              <w:rPr>
                <w:rFonts w:ascii="Calibri" w:hAnsi="Calibri"/>
                <w:color w:val="0000FF"/>
                <w:sz w:val="20"/>
                <w:szCs w:val="20"/>
                <w:u w:val="single"/>
              </w:rPr>
            </w:rPrChange>
          </w:rPr>
          <w:fldChar w:fldCharType="begin"/>
        </w:r>
        <w:r w:rsidRPr="00EE27B1">
          <w:rPr>
            <w:rFonts w:ascii="Calibri" w:hAnsi="Calibri"/>
            <w:rPrChange w:id="14720"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721" w:author="Tre" w:date="2012-11-19T09:07:00Z">
              <w:rPr>
                <w:rFonts w:ascii="Calibri" w:hAnsi="Calibri"/>
                <w:color w:val="0000FF"/>
                <w:sz w:val="20"/>
                <w:szCs w:val="20"/>
                <w:u w:val="single"/>
              </w:rPr>
            </w:rPrChange>
          </w:rPr>
          <w:fldChar w:fldCharType="end"/>
        </w:r>
      </w:del>
    </w:p>
    <w:p w:rsidR="004F3838" w:rsidRPr="000B0456" w:rsidDel="00702889" w:rsidRDefault="00EE27B1" w:rsidP="004F3838">
      <w:pPr>
        <w:jc w:val="both"/>
        <w:rPr>
          <w:del w:id="14722" w:author="frontdesk" w:date="2012-11-16T12:58:00Z"/>
          <w:rFonts w:ascii="Calibri" w:hAnsi="Calibri"/>
          <w:b/>
          <w:rPrChange w:id="14723" w:author="Tre" w:date="2012-11-19T09:07:00Z">
            <w:rPr>
              <w:del w:id="14724" w:author="frontdesk" w:date="2012-11-16T12:58:00Z"/>
              <w:rFonts w:ascii="Calibri" w:hAnsi="Calibri"/>
              <w:b/>
              <w:sz w:val="20"/>
              <w:szCs w:val="20"/>
            </w:rPr>
          </w:rPrChange>
        </w:rPr>
      </w:pPr>
      <w:del w:id="14725" w:author="frontdesk" w:date="2012-11-16T12:58:00Z">
        <w:r w:rsidRPr="00EE27B1" w:rsidDel="00702889">
          <w:rPr>
            <w:rFonts w:ascii="Calibri" w:hAnsi="Calibri"/>
            <w:b/>
            <w:rPrChange w:id="14726" w:author="Tre" w:date="2012-11-19T09:07:00Z">
              <w:rPr>
                <w:rFonts w:ascii="Calibri" w:hAnsi="Calibri"/>
                <w:b/>
                <w:color w:val="0000FF"/>
                <w:sz w:val="20"/>
                <w:szCs w:val="20"/>
                <w:u w:val="single"/>
              </w:rPr>
            </w:rPrChange>
          </w:rPr>
          <w:fldChar w:fldCharType="begin"/>
        </w:r>
        <w:r w:rsidRPr="00EE27B1">
          <w:rPr>
            <w:rFonts w:ascii="Calibri" w:hAnsi="Calibri"/>
            <w:b/>
            <w:rPrChange w:id="14727" w:author="Tre" w:date="2012-11-19T09:07:00Z">
              <w:rPr>
                <w:rFonts w:ascii="Calibri" w:hAnsi="Calibri"/>
                <w:b/>
                <w:color w:val="0000FF"/>
                <w:sz w:val="20"/>
                <w:szCs w:val="20"/>
                <w:u w:val="single"/>
              </w:rPr>
            </w:rPrChange>
          </w:rPr>
          <w:delInstrText xml:space="preserve"> MERGEFIELD Name </w:delInstrText>
        </w:r>
        <w:r w:rsidRPr="00EE27B1" w:rsidDel="00702889">
          <w:rPr>
            <w:rFonts w:ascii="Calibri" w:hAnsi="Calibri"/>
            <w:b/>
            <w:rPrChange w:id="14728" w:author="Tre" w:date="2012-11-19T09:07:00Z">
              <w:rPr>
                <w:rFonts w:ascii="Calibri" w:hAnsi="Calibri"/>
                <w:b/>
                <w:color w:val="0000FF"/>
                <w:sz w:val="20"/>
                <w:szCs w:val="20"/>
                <w:u w:val="single"/>
              </w:rPr>
            </w:rPrChange>
          </w:rPr>
          <w:fldChar w:fldCharType="separate"/>
        </w:r>
        <w:r w:rsidRPr="00EE27B1">
          <w:rPr>
            <w:rFonts w:ascii="Calibri" w:hAnsi="Calibri"/>
            <w:b/>
            <w:noProof/>
            <w:rPrChange w:id="14729" w:author="Tre" w:date="2012-11-19T09:07:00Z">
              <w:rPr>
                <w:rFonts w:ascii="Calibri" w:hAnsi="Calibri"/>
                <w:b/>
                <w:noProof/>
                <w:color w:val="0000FF"/>
                <w:sz w:val="20"/>
                <w:szCs w:val="20"/>
                <w:u w:val="single"/>
              </w:rPr>
            </w:rPrChange>
          </w:rPr>
          <w:delText>Rapier</w:delText>
        </w:r>
        <w:r w:rsidRPr="00EE27B1" w:rsidDel="00702889">
          <w:rPr>
            <w:rFonts w:ascii="Calibri" w:hAnsi="Calibri"/>
            <w:b/>
            <w:rPrChange w:id="14730" w:author="Tre" w:date="2012-11-19T09:07:00Z">
              <w:rPr>
                <w:rFonts w:ascii="Calibri" w:hAnsi="Calibri"/>
                <w:b/>
                <w:color w:val="0000FF"/>
                <w:sz w:val="20"/>
                <w:szCs w:val="20"/>
                <w:u w:val="single"/>
              </w:rPr>
            </w:rPrChange>
          </w:rPr>
          <w:fldChar w:fldCharType="end"/>
        </w:r>
      </w:del>
    </w:p>
    <w:p w:rsidR="004F3838" w:rsidRPr="000B0456" w:rsidDel="00702889" w:rsidRDefault="00EE27B1" w:rsidP="004F3838">
      <w:pPr>
        <w:jc w:val="both"/>
        <w:rPr>
          <w:del w:id="14731" w:author="frontdesk" w:date="2012-11-16T12:58:00Z"/>
          <w:rFonts w:ascii="Calibri" w:hAnsi="Calibri"/>
          <w:i/>
          <w:rPrChange w:id="14732" w:author="Tre" w:date="2012-11-19T09:07:00Z">
            <w:rPr>
              <w:del w:id="14733" w:author="frontdesk" w:date="2012-11-16T12:58:00Z"/>
              <w:rFonts w:ascii="Calibri" w:hAnsi="Calibri"/>
              <w:i/>
              <w:sz w:val="20"/>
              <w:szCs w:val="20"/>
            </w:rPr>
          </w:rPrChange>
        </w:rPr>
      </w:pPr>
      <w:del w:id="14734" w:author="frontdesk" w:date="2012-11-16T12:58:00Z">
        <w:r w:rsidRPr="00EE27B1">
          <w:rPr>
            <w:rFonts w:ascii="Calibri" w:hAnsi="Calibri"/>
            <w:i/>
            <w:rPrChange w:id="14735" w:author="Tre" w:date="2012-11-19T09:07:00Z">
              <w:rPr>
                <w:rFonts w:ascii="Calibri" w:hAnsi="Calibri"/>
                <w:i/>
                <w:color w:val="0000FF"/>
                <w:sz w:val="20"/>
                <w:szCs w:val="20"/>
                <w:u w:val="single"/>
              </w:rPr>
            </w:rPrChange>
          </w:rPr>
          <w:delText>[Damage (</w:delText>
        </w:r>
        <w:r w:rsidRPr="00EE27B1" w:rsidDel="00702889">
          <w:rPr>
            <w:rFonts w:ascii="Calibri" w:hAnsi="Calibri"/>
            <w:i/>
            <w:rPrChange w:id="14736" w:author="Tre" w:date="2012-11-19T09:07:00Z">
              <w:rPr>
                <w:rFonts w:ascii="Calibri" w:hAnsi="Calibri"/>
                <w:i/>
                <w:color w:val="0000FF"/>
                <w:sz w:val="20"/>
                <w:szCs w:val="20"/>
                <w:u w:val="single"/>
              </w:rPr>
            </w:rPrChange>
          </w:rPr>
          <w:fldChar w:fldCharType="begin"/>
        </w:r>
        <w:r w:rsidRPr="00EE27B1">
          <w:rPr>
            <w:rFonts w:ascii="Calibri" w:hAnsi="Calibri"/>
            <w:i/>
            <w:rPrChange w:id="14737" w:author="Tre" w:date="2012-11-19T09:07:00Z">
              <w:rPr>
                <w:rFonts w:ascii="Calibri" w:hAnsi="Calibri"/>
                <w:i/>
                <w:color w:val="0000FF"/>
                <w:sz w:val="20"/>
                <w:szCs w:val="20"/>
                <w:u w:val="single"/>
              </w:rPr>
            </w:rPrChange>
          </w:rPr>
          <w:delInstrText xml:space="preserve"> MERGEFIELD Damage_Level </w:delInstrText>
        </w:r>
        <w:r w:rsidRPr="00EE27B1" w:rsidDel="00702889">
          <w:rPr>
            <w:rFonts w:ascii="Calibri" w:hAnsi="Calibri"/>
            <w:i/>
            <w:rPrChange w:id="14738" w:author="Tre" w:date="2012-11-19T09:07:00Z">
              <w:rPr>
                <w:rFonts w:ascii="Calibri" w:hAnsi="Calibri"/>
                <w:i/>
                <w:color w:val="0000FF"/>
                <w:sz w:val="20"/>
                <w:szCs w:val="20"/>
                <w:u w:val="single"/>
              </w:rPr>
            </w:rPrChange>
          </w:rPr>
          <w:fldChar w:fldCharType="separate"/>
        </w:r>
        <w:r w:rsidRPr="00EE27B1">
          <w:rPr>
            <w:rFonts w:ascii="Calibri" w:hAnsi="Calibri"/>
            <w:i/>
            <w:noProof/>
            <w:rPrChange w:id="14739" w:author="Tre" w:date="2012-11-19T09:07:00Z">
              <w:rPr>
                <w:rFonts w:ascii="Calibri" w:hAnsi="Calibri"/>
                <w:i/>
                <w:noProof/>
                <w:color w:val="0000FF"/>
                <w:sz w:val="20"/>
                <w:szCs w:val="20"/>
                <w:u w:val="single"/>
              </w:rPr>
            </w:rPrChange>
          </w:rPr>
          <w:delText>2</w:delText>
        </w:r>
        <w:r w:rsidRPr="00EE27B1" w:rsidDel="00702889">
          <w:rPr>
            <w:rFonts w:ascii="Calibri" w:hAnsi="Calibri"/>
            <w:i/>
            <w:rPrChange w:id="14740" w:author="Tre" w:date="2012-11-19T09:07:00Z">
              <w:rPr>
                <w:rFonts w:ascii="Calibri" w:hAnsi="Calibri"/>
                <w:i/>
                <w:color w:val="0000FF"/>
                <w:sz w:val="20"/>
                <w:szCs w:val="20"/>
                <w:u w:val="single"/>
              </w:rPr>
            </w:rPrChange>
          </w:rPr>
          <w:fldChar w:fldCharType="end"/>
        </w:r>
        <w:r w:rsidRPr="00EE27B1">
          <w:rPr>
            <w:rFonts w:ascii="Calibri" w:hAnsi="Calibri"/>
            <w:i/>
            <w:rPrChange w:id="14741" w:author="Tre" w:date="2012-11-19T09:07:00Z">
              <w:rPr>
                <w:rFonts w:ascii="Calibri" w:hAnsi="Calibri"/>
                <w:i/>
                <w:color w:val="0000FF"/>
                <w:sz w:val="20"/>
                <w:szCs w:val="20"/>
                <w:u w:val="single"/>
              </w:rPr>
            </w:rPrChange>
          </w:rPr>
          <w:delText>), Type (</w:delText>
        </w:r>
        <w:r w:rsidRPr="00EE27B1" w:rsidDel="00702889">
          <w:rPr>
            <w:rFonts w:ascii="Calibri" w:hAnsi="Calibri"/>
            <w:i/>
            <w:rPrChange w:id="14742" w:author="Tre" w:date="2012-11-19T09:07:00Z">
              <w:rPr>
                <w:rFonts w:ascii="Calibri" w:hAnsi="Calibri"/>
                <w:i/>
                <w:color w:val="0000FF"/>
                <w:sz w:val="20"/>
                <w:szCs w:val="20"/>
                <w:u w:val="single"/>
              </w:rPr>
            </w:rPrChange>
          </w:rPr>
          <w:fldChar w:fldCharType="begin"/>
        </w:r>
        <w:r w:rsidRPr="00EE27B1">
          <w:rPr>
            <w:rFonts w:ascii="Calibri" w:hAnsi="Calibri"/>
            <w:i/>
            <w:rPrChange w:id="14743" w:author="Tre" w:date="2012-11-19T09:07:00Z">
              <w:rPr>
                <w:rFonts w:ascii="Calibri" w:hAnsi="Calibri"/>
                <w:i/>
                <w:color w:val="0000FF"/>
                <w:sz w:val="20"/>
                <w:szCs w:val="20"/>
                <w:u w:val="single"/>
              </w:rPr>
            </w:rPrChange>
          </w:rPr>
          <w:delInstrText xml:space="preserve"> MERGEFIELD Type </w:delInstrText>
        </w:r>
        <w:r w:rsidRPr="00EE27B1" w:rsidDel="00702889">
          <w:rPr>
            <w:rFonts w:ascii="Calibri" w:hAnsi="Calibri"/>
            <w:i/>
            <w:rPrChange w:id="14744" w:author="Tre" w:date="2012-11-19T09:07:00Z">
              <w:rPr>
                <w:rFonts w:ascii="Calibri" w:hAnsi="Calibri"/>
                <w:i/>
                <w:color w:val="0000FF"/>
                <w:sz w:val="20"/>
                <w:szCs w:val="20"/>
                <w:u w:val="single"/>
              </w:rPr>
            </w:rPrChange>
          </w:rPr>
          <w:fldChar w:fldCharType="separate"/>
        </w:r>
        <w:r w:rsidRPr="00EE27B1">
          <w:rPr>
            <w:rFonts w:ascii="Calibri" w:hAnsi="Calibri"/>
            <w:i/>
            <w:noProof/>
            <w:rPrChange w:id="14745" w:author="Tre" w:date="2012-11-19T09:07:00Z">
              <w:rPr>
                <w:rFonts w:ascii="Calibri" w:hAnsi="Calibri"/>
                <w:i/>
                <w:noProof/>
                <w:color w:val="0000FF"/>
                <w:sz w:val="20"/>
                <w:szCs w:val="20"/>
                <w:u w:val="single"/>
              </w:rPr>
            </w:rPrChange>
          </w:rPr>
          <w:delText>Gun</w:delText>
        </w:r>
        <w:r w:rsidRPr="00EE27B1" w:rsidDel="00702889">
          <w:rPr>
            <w:rFonts w:ascii="Calibri" w:hAnsi="Calibri"/>
            <w:i/>
            <w:rPrChange w:id="14746" w:author="Tre" w:date="2012-11-19T09:07:00Z">
              <w:rPr>
                <w:rFonts w:ascii="Calibri" w:hAnsi="Calibri"/>
                <w:i/>
                <w:color w:val="0000FF"/>
                <w:sz w:val="20"/>
                <w:szCs w:val="20"/>
                <w:u w:val="single"/>
              </w:rPr>
            </w:rPrChange>
          </w:rPr>
          <w:fldChar w:fldCharType="end"/>
        </w:r>
        <w:r w:rsidRPr="00EE27B1">
          <w:rPr>
            <w:rFonts w:ascii="Calibri" w:hAnsi="Calibri"/>
            <w:i/>
            <w:rPrChange w:id="14747" w:author="Tre" w:date="2012-11-19T09:07:00Z">
              <w:rPr>
                <w:rFonts w:ascii="Calibri" w:hAnsi="Calibri"/>
                <w:i/>
                <w:color w:val="0000FF"/>
                <w:sz w:val="20"/>
                <w:szCs w:val="20"/>
                <w:u w:val="single"/>
              </w:rPr>
            </w:rPrChange>
          </w:rPr>
          <w:delText>), Rate (</w:delText>
        </w:r>
        <w:r w:rsidRPr="00EE27B1" w:rsidDel="00702889">
          <w:rPr>
            <w:rFonts w:ascii="Calibri" w:hAnsi="Calibri"/>
            <w:i/>
            <w:rPrChange w:id="14748" w:author="Tre" w:date="2012-11-19T09:07:00Z">
              <w:rPr>
                <w:rFonts w:ascii="Calibri" w:hAnsi="Calibri"/>
                <w:i/>
                <w:color w:val="0000FF"/>
                <w:sz w:val="20"/>
                <w:szCs w:val="20"/>
                <w:u w:val="single"/>
              </w:rPr>
            </w:rPrChange>
          </w:rPr>
          <w:fldChar w:fldCharType="begin"/>
        </w:r>
        <w:r w:rsidRPr="00EE27B1">
          <w:rPr>
            <w:rFonts w:ascii="Calibri" w:hAnsi="Calibri"/>
            <w:i/>
            <w:rPrChange w:id="14749" w:author="Tre" w:date="2012-11-19T09:07:00Z">
              <w:rPr>
                <w:rFonts w:ascii="Calibri" w:hAnsi="Calibri"/>
                <w:i/>
                <w:color w:val="0000FF"/>
                <w:sz w:val="20"/>
                <w:szCs w:val="20"/>
                <w:u w:val="single"/>
              </w:rPr>
            </w:rPrChange>
          </w:rPr>
          <w:delInstrText xml:space="preserve"> MERGEFIELD Rate_of_Fire </w:delInstrText>
        </w:r>
        <w:r w:rsidRPr="00EE27B1" w:rsidDel="00702889">
          <w:rPr>
            <w:rFonts w:ascii="Calibri" w:hAnsi="Calibri"/>
            <w:i/>
            <w:rPrChange w:id="14750" w:author="Tre" w:date="2012-11-19T09:07:00Z">
              <w:rPr>
                <w:rFonts w:ascii="Calibri" w:hAnsi="Calibri"/>
                <w:i/>
                <w:color w:val="0000FF"/>
                <w:sz w:val="20"/>
                <w:szCs w:val="20"/>
                <w:u w:val="single"/>
              </w:rPr>
            </w:rPrChange>
          </w:rPr>
          <w:fldChar w:fldCharType="separate"/>
        </w:r>
        <w:r w:rsidRPr="00EE27B1">
          <w:rPr>
            <w:rFonts w:ascii="Calibri" w:hAnsi="Calibri"/>
            <w:i/>
            <w:noProof/>
            <w:rPrChange w:id="14751" w:author="Tre" w:date="2012-11-19T09:07:00Z">
              <w:rPr>
                <w:rFonts w:ascii="Calibri" w:hAnsi="Calibri"/>
                <w:i/>
                <w:noProof/>
                <w:color w:val="0000FF"/>
                <w:sz w:val="20"/>
                <w:szCs w:val="20"/>
                <w:u w:val="single"/>
              </w:rPr>
            </w:rPrChange>
          </w:rPr>
          <w:delText>Full Round</w:delText>
        </w:r>
        <w:r w:rsidRPr="00EE27B1" w:rsidDel="00702889">
          <w:rPr>
            <w:rFonts w:ascii="Calibri" w:hAnsi="Calibri"/>
            <w:i/>
            <w:rPrChange w:id="14752" w:author="Tre" w:date="2012-11-19T09:07:00Z">
              <w:rPr>
                <w:rFonts w:ascii="Calibri" w:hAnsi="Calibri"/>
                <w:i/>
                <w:color w:val="0000FF"/>
                <w:sz w:val="20"/>
                <w:szCs w:val="20"/>
                <w:u w:val="single"/>
              </w:rPr>
            </w:rPrChange>
          </w:rPr>
          <w:fldChar w:fldCharType="end"/>
        </w:r>
        <w:r w:rsidRPr="00EE27B1">
          <w:rPr>
            <w:rFonts w:ascii="Calibri" w:hAnsi="Calibri"/>
            <w:i/>
            <w:rPrChange w:id="14753" w:author="Tre" w:date="2012-11-19T09:07:00Z">
              <w:rPr>
                <w:rFonts w:ascii="Calibri" w:hAnsi="Calibri"/>
                <w:i/>
                <w:color w:val="0000FF"/>
                <w:sz w:val="20"/>
                <w:szCs w:val="20"/>
                <w:u w:val="single"/>
              </w:rPr>
            </w:rPrChange>
          </w:rPr>
          <w:delText>), Ammo (</w:delText>
        </w:r>
        <w:r w:rsidRPr="00EE27B1" w:rsidDel="00702889">
          <w:rPr>
            <w:rFonts w:ascii="Calibri" w:hAnsi="Calibri"/>
            <w:i/>
            <w:rPrChange w:id="14754" w:author="Tre" w:date="2012-11-19T09:07:00Z">
              <w:rPr>
                <w:rFonts w:ascii="Calibri" w:hAnsi="Calibri"/>
                <w:i/>
                <w:color w:val="0000FF"/>
                <w:sz w:val="20"/>
                <w:szCs w:val="20"/>
                <w:u w:val="single"/>
              </w:rPr>
            </w:rPrChange>
          </w:rPr>
          <w:fldChar w:fldCharType="begin"/>
        </w:r>
        <w:r w:rsidRPr="00EE27B1">
          <w:rPr>
            <w:rFonts w:ascii="Calibri" w:hAnsi="Calibri"/>
            <w:i/>
            <w:rPrChange w:id="14755" w:author="Tre" w:date="2012-11-19T09:07:00Z">
              <w:rPr>
                <w:rFonts w:ascii="Calibri" w:hAnsi="Calibri"/>
                <w:i/>
                <w:color w:val="0000FF"/>
                <w:sz w:val="20"/>
                <w:szCs w:val="20"/>
                <w:u w:val="single"/>
              </w:rPr>
            </w:rPrChange>
          </w:rPr>
          <w:delInstrText xml:space="preserve"> MERGEFIELD Ammo </w:delInstrText>
        </w:r>
        <w:r w:rsidRPr="00EE27B1" w:rsidDel="00702889">
          <w:rPr>
            <w:rFonts w:ascii="Calibri" w:hAnsi="Calibri"/>
            <w:i/>
            <w:rPrChange w:id="14756" w:author="Tre" w:date="2012-11-19T09:07:00Z">
              <w:rPr>
                <w:rFonts w:ascii="Calibri" w:hAnsi="Calibri"/>
                <w:i/>
                <w:color w:val="0000FF"/>
                <w:sz w:val="20"/>
                <w:szCs w:val="20"/>
                <w:u w:val="single"/>
              </w:rPr>
            </w:rPrChange>
          </w:rPr>
          <w:fldChar w:fldCharType="end"/>
        </w:r>
        <w:r w:rsidRPr="00EE27B1">
          <w:rPr>
            <w:rFonts w:ascii="Calibri" w:hAnsi="Calibri"/>
            <w:i/>
            <w:rPrChange w:id="14757" w:author="Tre" w:date="2012-11-19T09:07:00Z">
              <w:rPr>
                <w:rFonts w:ascii="Calibri" w:hAnsi="Calibri"/>
                <w:i/>
                <w:color w:val="0000FF"/>
                <w:sz w:val="20"/>
                <w:szCs w:val="20"/>
                <w:u w:val="single"/>
              </w:rPr>
            </w:rPrChange>
          </w:rPr>
          <w:delText>), Range (</w:delText>
        </w:r>
        <w:r w:rsidRPr="00EE27B1" w:rsidDel="00702889">
          <w:rPr>
            <w:rFonts w:ascii="Calibri" w:hAnsi="Calibri"/>
            <w:i/>
            <w:rPrChange w:id="14758" w:author="Tre" w:date="2012-11-19T09:07:00Z">
              <w:rPr>
                <w:rFonts w:ascii="Calibri" w:hAnsi="Calibri"/>
                <w:i/>
                <w:color w:val="0000FF"/>
                <w:sz w:val="20"/>
                <w:szCs w:val="20"/>
                <w:u w:val="single"/>
              </w:rPr>
            </w:rPrChange>
          </w:rPr>
          <w:fldChar w:fldCharType="begin"/>
        </w:r>
        <w:r w:rsidRPr="00EE27B1">
          <w:rPr>
            <w:rFonts w:ascii="Calibri" w:hAnsi="Calibri"/>
            <w:i/>
            <w:rPrChange w:id="14759" w:author="Tre" w:date="2012-11-19T09:07:00Z">
              <w:rPr>
                <w:rFonts w:ascii="Calibri" w:hAnsi="Calibri"/>
                <w:i/>
                <w:color w:val="0000FF"/>
                <w:sz w:val="20"/>
                <w:szCs w:val="20"/>
                <w:u w:val="single"/>
              </w:rPr>
            </w:rPrChange>
          </w:rPr>
          <w:delInstrText xml:space="preserve"> MERGEFIELD Range </w:delInstrText>
        </w:r>
        <w:r w:rsidRPr="00EE27B1" w:rsidDel="00702889">
          <w:rPr>
            <w:rFonts w:ascii="Calibri" w:hAnsi="Calibri"/>
            <w:i/>
            <w:rPrChange w:id="14760" w:author="Tre" w:date="2012-11-19T09:07:00Z">
              <w:rPr>
                <w:rFonts w:ascii="Calibri" w:hAnsi="Calibri"/>
                <w:i/>
                <w:color w:val="0000FF"/>
                <w:sz w:val="20"/>
                <w:szCs w:val="20"/>
                <w:u w:val="single"/>
              </w:rPr>
            </w:rPrChange>
          </w:rPr>
          <w:fldChar w:fldCharType="end"/>
        </w:r>
        <w:r w:rsidRPr="00EE27B1">
          <w:rPr>
            <w:rFonts w:ascii="Calibri" w:hAnsi="Calibri"/>
            <w:i/>
            <w:rPrChange w:id="14761" w:author="Tre" w:date="2012-11-19T09:07:00Z">
              <w:rPr>
                <w:rFonts w:ascii="Calibri" w:hAnsi="Calibri"/>
                <w:i/>
                <w:color w:val="0000FF"/>
                <w:sz w:val="20"/>
                <w:szCs w:val="20"/>
                <w:u w:val="single"/>
              </w:rPr>
            </w:rPrChange>
          </w:rPr>
          <w:delText>), Vehicle Type (</w:delText>
        </w:r>
        <w:r w:rsidRPr="00EE27B1" w:rsidDel="00702889">
          <w:rPr>
            <w:rFonts w:ascii="Calibri" w:hAnsi="Calibri"/>
            <w:i/>
            <w:rPrChange w:id="14762" w:author="Tre" w:date="2012-11-19T09:07:00Z">
              <w:rPr>
                <w:rFonts w:ascii="Calibri" w:hAnsi="Calibri"/>
                <w:i/>
                <w:color w:val="0000FF"/>
                <w:sz w:val="20"/>
                <w:szCs w:val="20"/>
                <w:u w:val="single"/>
              </w:rPr>
            </w:rPrChange>
          </w:rPr>
          <w:fldChar w:fldCharType="begin"/>
        </w:r>
        <w:r w:rsidRPr="00EE27B1">
          <w:rPr>
            <w:rFonts w:ascii="Calibri" w:hAnsi="Calibri"/>
            <w:i/>
            <w:rPrChange w:id="14763" w:author="Tre" w:date="2012-11-19T09:07:00Z">
              <w:rPr>
                <w:rFonts w:ascii="Calibri" w:hAnsi="Calibri"/>
                <w:i/>
                <w:color w:val="0000FF"/>
                <w:sz w:val="20"/>
                <w:szCs w:val="20"/>
                <w:u w:val="single"/>
              </w:rPr>
            </w:rPrChange>
          </w:rPr>
          <w:delInstrText xml:space="preserve"> MERGEFIELD Vehicle_Type </w:delInstrText>
        </w:r>
        <w:r w:rsidRPr="00EE27B1" w:rsidDel="00702889">
          <w:rPr>
            <w:rFonts w:ascii="Calibri" w:hAnsi="Calibri"/>
            <w:i/>
            <w:rPrChange w:id="14764" w:author="Tre" w:date="2012-11-19T09:07:00Z">
              <w:rPr>
                <w:rFonts w:ascii="Calibri" w:hAnsi="Calibri"/>
                <w:i/>
                <w:color w:val="0000FF"/>
                <w:sz w:val="20"/>
                <w:szCs w:val="20"/>
                <w:u w:val="single"/>
              </w:rPr>
            </w:rPrChange>
          </w:rPr>
          <w:fldChar w:fldCharType="end"/>
        </w:r>
        <w:r w:rsidRPr="00EE27B1">
          <w:rPr>
            <w:rFonts w:ascii="Calibri" w:hAnsi="Calibri"/>
            <w:i/>
            <w:rPrChange w:id="14765" w:author="Tre" w:date="2012-11-19T09:07:00Z">
              <w:rPr>
                <w:rFonts w:ascii="Calibri" w:hAnsi="Calibri"/>
                <w:i/>
                <w:color w:val="0000FF"/>
                <w:sz w:val="20"/>
                <w:szCs w:val="20"/>
                <w:u w:val="single"/>
              </w:rPr>
            </w:rPrChange>
          </w:rPr>
          <w:delText>), Speed (</w:delText>
        </w:r>
        <w:r w:rsidRPr="00EE27B1" w:rsidDel="00702889">
          <w:rPr>
            <w:rFonts w:ascii="Calibri" w:hAnsi="Calibri"/>
            <w:i/>
            <w:rPrChange w:id="14766" w:author="Tre" w:date="2012-11-19T09:07:00Z">
              <w:rPr>
                <w:rFonts w:ascii="Calibri" w:hAnsi="Calibri"/>
                <w:i/>
                <w:color w:val="0000FF"/>
                <w:sz w:val="20"/>
                <w:szCs w:val="20"/>
                <w:u w:val="single"/>
              </w:rPr>
            </w:rPrChange>
          </w:rPr>
          <w:fldChar w:fldCharType="begin"/>
        </w:r>
        <w:r w:rsidRPr="00EE27B1">
          <w:rPr>
            <w:rFonts w:ascii="Calibri" w:hAnsi="Calibri"/>
            <w:i/>
            <w:rPrChange w:id="14767" w:author="Tre" w:date="2012-11-19T09:07:00Z">
              <w:rPr>
                <w:rFonts w:ascii="Calibri" w:hAnsi="Calibri"/>
                <w:i/>
                <w:color w:val="0000FF"/>
                <w:sz w:val="20"/>
                <w:szCs w:val="20"/>
                <w:u w:val="single"/>
              </w:rPr>
            </w:rPrChange>
          </w:rPr>
          <w:delInstrText xml:space="preserve"> MERGEFIELD Speed </w:delInstrText>
        </w:r>
        <w:r w:rsidRPr="00EE27B1" w:rsidDel="00702889">
          <w:rPr>
            <w:rFonts w:ascii="Calibri" w:hAnsi="Calibri"/>
            <w:i/>
            <w:rPrChange w:id="14768" w:author="Tre" w:date="2012-11-19T09:07:00Z">
              <w:rPr>
                <w:rFonts w:ascii="Calibri" w:hAnsi="Calibri"/>
                <w:i/>
                <w:color w:val="0000FF"/>
                <w:sz w:val="20"/>
                <w:szCs w:val="20"/>
                <w:u w:val="single"/>
              </w:rPr>
            </w:rPrChange>
          </w:rPr>
          <w:fldChar w:fldCharType="end"/>
        </w:r>
        <w:r w:rsidRPr="00EE27B1">
          <w:rPr>
            <w:rFonts w:ascii="Calibri" w:hAnsi="Calibri"/>
            <w:i/>
            <w:rPrChange w:id="14769" w:author="Tre" w:date="2012-11-19T09:07:00Z">
              <w:rPr>
                <w:rFonts w:ascii="Calibri" w:hAnsi="Calibri"/>
                <w:i/>
                <w:color w:val="0000FF"/>
                <w:sz w:val="20"/>
                <w:szCs w:val="20"/>
                <w:u w:val="single"/>
              </w:rPr>
            </w:rPrChange>
          </w:rPr>
          <w:delText>), Agility (</w:delText>
        </w:r>
        <w:r w:rsidRPr="00EE27B1" w:rsidDel="00702889">
          <w:rPr>
            <w:rFonts w:ascii="Calibri" w:hAnsi="Calibri"/>
            <w:i/>
            <w:rPrChange w:id="14770" w:author="Tre" w:date="2012-11-19T09:07:00Z">
              <w:rPr>
                <w:rFonts w:ascii="Calibri" w:hAnsi="Calibri"/>
                <w:i/>
                <w:color w:val="0000FF"/>
                <w:sz w:val="20"/>
                <w:szCs w:val="20"/>
                <w:u w:val="single"/>
              </w:rPr>
            </w:rPrChange>
          </w:rPr>
          <w:fldChar w:fldCharType="begin"/>
        </w:r>
        <w:r w:rsidRPr="00EE27B1">
          <w:rPr>
            <w:rFonts w:ascii="Calibri" w:hAnsi="Calibri"/>
            <w:i/>
            <w:rPrChange w:id="14771" w:author="Tre" w:date="2012-11-19T09:07:00Z">
              <w:rPr>
                <w:rFonts w:ascii="Calibri" w:hAnsi="Calibri"/>
                <w:i/>
                <w:color w:val="0000FF"/>
                <w:sz w:val="20"/>
                <w:szCs w:val="20"/>
                <w:u w:val="single"/>
              </w:rPr>
            </w:rPrChange>
          </w:rPr>
          <w:delInstrText xml:space="preserve"> MERGEFIELD Agility </w:delInstrText>
        </w:r>
        <w:r w:rsidRPr="00EE27B1" w:rsidDel="00702889">
          <w:rPr>
            <w:rFonts w:ascii="Calibri" w:hAnsi="Calibri"/>
            <w:i/>
            <w:rPrChange w:id="14772" w:author="Tre" w:date="2012-11-19T09:07:00Z">
              <w:rPr>
                <w:rFonts w:ascii="Calibri" w:hAnsi="Calibri"/>
                <w:i/>
                <w:color w:val="0000FF"/>
                <w:sz w:val="20"/>
                <w:szCs w:val="20"/>
                <w:u w:val="single"/>
              </w:rPr>
            </w:rPrChange>
          </w:rPr>
          <w:fldChar w:fldCharType="end"/>
        </w:r>
        <w:r w:rsidRPr="00EE27B1">
          <w:rPr>
            <w:rFonts w:ascii="Calibri" w:hAnsi="Calibri"/>
            <w:i/>
            <w:rPrChange w:id="14773" w:author="Tre" w:date="2012-11-19T09:07:00Z">
              <w:rPr>
                <w:rFonts w:ascii="Calibri" w:hAnsi="Calibri"/>
                <w:i/>
                <w:color w:val="0000FF"/>
                <w:sz w:val="20"/>
                <w:szCs w:val="20"/>
                <w:u w:val="single"/>
              </w:rPr>
            </w:rPrChange>
          </w:rPr>
          <w:delText>), Fuel (</w:delText>
        </w:r>
        <w:r w:rsidRPr="00EE27B1" w:rsidDel="00702889">
          <w:rPr>
            <w:rFonts w:ascii="Calibri" w:hAnsi="Calibri"/>
            <w:i/>
            <w:rPrChange w:id="14774" w:author="Tre" w:date="2012-11-19T09:07:00Z">
              <w:rPr>
                <w:rFonts w:ascii="Calibri" w:hAnsi="Calibri"/>
                <w:i/>
                <w:color w:val="0000FF"/>
                <w:sz w:val="20"/>
                <w:szCs w:val="20"/>
                <w:u w:val="single"/>
              </w:rPr>
            </w:rPrChange>
          </w:rPr>
          <w:fldChar w:fldCharType="begin"/>
        </w:r>
        <w:r w:rsidRPr="00EE27B1">
          <w:rPr>
            <w:rFonts w:ascii="Calibri" w:hAnsi="Calibri"/>
            <w:i/>
            <w:rPrChange w:id="14775" w:author="Tre" w:date="2012-11-19T09:07:00Z">
              <w:rPr>
                <w:rFonts w:ascii="Calibri" w:hAnsi="Calibri"/>
                <w:i/>
                <w:color w:val="0000FF"/>
                <w:sz w:val="20"/>
                <w:szCs w:val="20"/>
                <w:u w:val="single"/>
              </w:rPr>
            </w:rPrChange>
          </w:rPr>
          <w:delInstrText xml:space="preserve"> MERGEFIELD Fuel </w:delInstrText>
        </w:r>
        <w:r w:rsidRPr="00EE27B1" w:rsidDel="00702889">
          <w:rPr>
            <w:rFonts w:ascii="Calibri" w:hAnsi="Calibri"/>
            <w:i/>
            <w:rPrChange w:id="14776" w:author="Tre" w:date="2012-11-19T09:07:00Z">
              <w:rPr>
                <w:rFonts w:ascii="Calibri" w:hAnsi="Calibri"/>
                <w:i/>
                <w:color w:val="0000FF"/>
                <w:sz w:val="20"/>
                <w:szCs w:val="20"/>
                <w:u w:val="single"/>
              </w:rPr>
            </w:rPrChange>
          </w:rPr>
          <w:fldChar w:fldCharType="end"/>
        </w:r>
        <w:r w:rsidRPr="00EE27B1">
          <w:rPr>
            <w:rFonts w:ascii="Calibri" w:hAnsi="Calibri"/>
            <w:i/>
            <w:rPrChange w:id="14777" w:author="Tre" w:date="2012-11-19T09:07:00Z">
              <w:rPr>
                <w:rFonts w:ascii="Calibri" w:hAnsi="Calibri"/>
                <w:i/>
                <w:color w:val="0000FF"/>
                <w:sz w:val="20"/>
                <w:szCs w:val="20"/>
                <w:u w:val="single"/>
              </w:rPr>
            </w:rPrChange>
          </w:rPr>
          <w:delText>)]</w:delText>
        </w:r>
      </w:del>
    </w:p>
    <w:p w:rsidR="004F3838" w:rsidRPr="000B0456" w:rsidDel="00702889" w:rsidRDefault="00EE27B1" w:rsidP="004F3838">
      <w:pPr>
        <w:jc w:val="both"/>
        <w:rPr>
          <w:del w:id="14778" w:author="frontdesk" w:date="2012-11-16T12:58:00Z"/>
          <w:rFonts w:ascii="Calibri" w:hAnsi="Calibri"/>
          <w:rPrChange w:id="14779" w:author="Tre" w:date="2012-11-19T09:07:00Z">
            <w:rPr>
              <w:del w:id="14780" w:author="frontdesk" w:date="2012-11-16T12:58:00Z"/>
              <w:rFonts w:ascii="Calibri" w:hAnsi="Calibri"/>
              <w:sz w:val="20"/>
              <w:szCs w:val="20"/>
            </w:rPr>
          </w:rPrChange>
        </w:rPr>
      </w:pPr>
      <w:del w:id="14781" w:author="frontdesk" w:date="2012-11-16T12:58:00Z">
        <w:r w:rsidRPr="00EE27B1" w:rsidDel="00702889">
          <w:rPr>
            <w:rFonts w:ascii="Calibri" w:hAnsi="Calibri"/>
            <w:rPrChange w:id="14782" w:author="Tre" w:date="2012-11-19T09:07:00Z">
              <w:rPr>
                <w:rFonts w:ascii="Calibri" w:hAnsi="Calibri"/>
                <w:color w:val="0000FF"/>
                <w:sz w:val="20"/>
                <w:szCs w:val="20"/>
                <w:u w:val="single"/>
              </w:rPr>
            </w:rPrChange>
          </w:rPr>
          <w:fldChar w:fldCharType="begin"/>
        </w:r>
        <w:r w:rsidRPr="00EE27B1">
          <w:rPr>
            <w:rFonts w:ascii="Calibri" w:hAnsi="Calibri"/>
            <w:rPrChange w:id="14783" w:author="Tre" w:date="2012-11-19T09:07:00Z">
              <w:rPr>
                <w:rFonts w:ascii="Calibri" w:hAnsi="Calibri"/>
                <w:color w:val="0000FF"/>
                <w:sz w:val="20"/>
                <w:szCs w:val="20"/>
                <w:u w:val="single"/>
              </w:rPr>
            </w:rPrChange>
          </w:rPr>
          <w:delInstrText xml:space="preserve"> MERGEFIELD Description </w:delInstrText>
        </w:r>
        <w:r w:rsidRPr="00EE27B1" w:rsidDel="00702889">
          <w:rPr>
            <w:rFonts w:ascii="Calibri" w:hAnsi="Calibri"/>
            <w:rPrChange w:id="14784" w:author="Tre" w:date="2012-11-19T09:07:00Z">
              <w:rPr>
                <w:rFonts w:ascii="Calibri" w:hAnsi="Calibri"/>
                <w:color w:val="0000FF"/>
                <w:sz w:val="20"/>
                <w:szCs w:val="20"/>
                <w:u w:val="single"/>
              </w:rPr>
            </w:rPrChange>
          </w:rPr>
          <w:fldChar w:fldCharType="separate"/>
        </w:r>
        <w:r w:rsidRPr="00EE27B1">
          <w:rPr>
            <w:rFonts w:ascii="Calibri" w:hAnsi="Calibri"/>
            <w:noProof/>
            <w:rPrChange w:id="14785" w:author="Tre" w:date="2012-11-19T09:07:00Z">
              <w:rPr>
                <w:rFonts w:ascii="Calibri" w:hAnsi="Calibri"/>
                <w:noProof/>
                <w:color w:val="0000FF"/>
                <w:sz w:val="20"/>
                <w:szCs w:val="20"/>
                <w:u w:val="single"/>
              </w:rPr>
            </w:rPrChange>
          </w:rPr>
          <w:delText>A slender, sharply pointed sword. Designed for thrusting attacks.</w:delText>
        </w:r>
        <w:r w:rsidRPr="00EE27B1" w:rsidDel="00702889">
          <w:rPr>
            <w:rFonts w:ascii="Calibri" w:hAnsi="Calibri"/>
            <w:rPrChange w:id="14786" w:author="Tre" w:date="2012-11-19T09:07:00Z">
              <w:rPr>
                <w:rFonts w:ascii="Calibri" w:hAnsi="Calibri"/>
                <w:color w:val="0000FF"/>
                <w:sz w:val="20"/>
                <w:szCs w:val="20"/>
                <w:u w:val="single"/>
              </w:rPr>
            </w:rPrChange>
          </w:rPr>
          <w:fldChar w:fldCharType="end"/>
        </w:r>
        <w:r w:rsidRPr="00EE27B1" w:rsidDel="00702889">
          <w:rPr>
            <w:rFonts w:ascii="Calibri" w:hAnsi="Calibri"/>
            <w:rPrChange w:id="14787" w:author="Tre" w:date="2012-11-19T09:07:00Z">
              <w:rPr>
                <w:rFonts w:ascii="Calibri" w:hAnsi="Calibri"/>
                <w:color w:val="0000FF"/>
                <w:sz w:val="20"/>
                <w:szCs w:val="20"/>
                <w:u w:val="single"/>
              </w:rPr>
            </w:rPrChange>
          </w:rPr>
          <w:fldChar w:fldCharType="begin"/>
        </w:r>
        <w:r w:rsidRPr="00EE27B1">
          <w:rPr>
            <w:rFonts w:ascii="Calibri" w:hAnsi="Calibri"/>
            <w:rPrChange w:id="14788" w:author="Tre" w:date="2012-11-19T09:07:00Z">
              <w:rPr>
                <w:rFonts w:ascii="Calibri" w:hAnsi="Calibri"/>
                <w:color w:val="0000FF"/>
                <w:sz w:val="20"/>
                <w:szCs w:val="20"/>
                <w:u w:val="single"/>
              </w:rPr>
            </w:rPrChange>
          </w:rPr>
          <w:delInstrText xml:space="preserve"> NEXT  \* MERGEFORMAT </w:delInstrText>
        </w:r>
        <w:r w:rsidRPr="00EE27B1" w:rsidDel="00702889">
          <w:rPr>
            <w:rFonts w:ascii="Calibri" w:hAnsi="Calibri"/>
            <w:rPrChange w:id="14789" w:author="Tre" w:date="2012-11-19T09:07:00Z">
              <w:rPr>
                <w:rFonts w:ascii="Calibri" w:hAnsi="Calibri"/>
                <w:color w:val="0000FF"/>
                <w:sz w:val="20"/>
                <w:szCs w:val="20"/>
                <w:u w:val="single"/>
              </w:rPr>
            </w:rPrChange>
          </w:rPr>
          <w:fldChar w:fldCharType="end"/>
        </w:r>
      </w:del>
    </w:p>
    <w:p w:rsidR="00702889" w:rsidRPr="000B0456" w:rsidRDefault="00EE27B1" w:rsidP="00702889">
      <w:pPr>
        <w:jc w:val="both"/>
        <w:rPr>
          <w:ins w:id="14790" w:author="frontdesk" w:date="2012-11-16T12:58:00Z"/>
          <w:rFonts w:ascii="Calibri" w:hAnsi="Calibri"/>
          <w:b/>
          <w:rPrChange w:id="14791" w:author="Tre" w:date="2012-11-19T09:07:00Z">
            <w:rPr>
              <w:ins w:id="14792" w:author="frontdesk" w:date="2012-11-16T12:58:00Z"/>
              <w:rFonts w:ascii="Calibri" w:hAnsi="Calibri"/>
              <w:b/>
              <w:sz w:val="20"/>
              <w:szCs w:val="20"/>
            </w:rPr>
          </w:rPrChange>
        </w:rPr>
      </w:pPr>
      <w:ins w:id="14793" w:author="frontdesk" w:date="2012-11-16T12:58:00Z">
        <w:r w:rsidRPr="00EE27B1">
          <w:rPr>
            <w:rFonts w:ascii="Calibri" w:hAnsi="Calibri"/>
            <w:b/>
            <w:rPrChange w:id="14794" w:author="Tre" w:date="2012-11-19T09:07:00Z">
              <w:rPr>
                <w:rFonts w:ascii="Calibri" w:hAnsi="Calibri"/>
                <w:b/>
                <w:color w:val="0000FF"/>
                <w:sz w:val="20"/>
                <w:szCs w:val="20"/>
                <w:u w:val="single"/>
              </w:rPr>
            </w:rPrChange>
          </w:rPr>
          <w:fldChar w:fldCharType="begin"/>
        </w:r>
        <w:r w:rsidRPr="00EE27B1">
          <w:rPr>
            <w:rFonts w:ascii="Calibri" w:hAnsi="Calibri"/>
            <w:b/>
            <w:rPrChange w:id="14795"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4796" w:author="Tre" w:date="2012-11-19T09:07:00Z">
              <w:rPr>
                <w:rFonts w:ascii="Calibri" w:hAnsi="Calibri"/>
                <w:b/>
                <w:color w:val="0000FF"/>
                <w:sz w:val="20"/>
                <w:szCs w:val="20"/>
                <w:u w:val="single"/>
              </w:rPr>
            </w:rPrChange>
          </w:rPr>
          <w:fldChar w:fldCharType="separate"/>
        </w:r>
        <w:r w:rsidRPr="00EE27B1">
          <w:rPr>
            <w:rFonts w:ascii="Calibri" w:hAnsi="Calibri"/>
            <w:b/>
            <w:noProof/>
            <w:rPrChange w:id="14797" w:author="Tre" w:date="2012-11-19T09:07:00Z">
              <w:rPr>
                <w:rFonts w:ascii="Calibri" w:hAnsi="Calibri"/>
                <w:b/>
                <w:noProof/>
                <w:color w:val="0000FF"/>
                <w:sz w:val="20"/>
                <w:szCs w:val="20"/>
                <w:u w:val="single"/>
              </w:rPr>
            </w:rPrChange>
          </w:rPr>
          <w:t>Desert Eagle .50 cal</w:t>
        </w:r>
        <w:r w:rsidRPr="00EE27B1">
          <w:rPr>
            <w:rFonts w:ascii="Calibri" w:hAnsi="Calibri"/>
            <w:b/>
            <w:rPrChange w:id="14798"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4799" w:author="frontdesk" w:date="2012-11-16T12:58:00Z"/>
          <w:rFonts w:ascii="Calibri" w:hAnsi="Calibri"/>
          <w:i/>
          <w:rPrChange w:id="14800" w:author="Tre" w:date="2012-11-19T09:07:00Z">
            <w:rPr>
              <w:ins w:id="14801" w:author="frontdesk" w:date="2012-11-16T12:58:00Z"/>
              <w:rFonts w:ascii="Calibri" w:hAnsi="Calibri"/>
              <w:i/>
              <w:sz w:val="20"/>
              <w:szCs w:val="20"/>
            </w:rPr>
          </w:rPrChange>
        </w:rPr>
      </w:pPr>
      <w:ins w:id="14802" w:author="frontdesk" w:date="2012-11-16T12:58:00Z">
        <w:r w:rsidRPr="00EE27B1">
          <w:rPr>
            <w:rFonts w:ascii="Calibri" w:hAnsi="Calibri"/>
            <w:i/>
            <w:rPrChange w:id="14803" w:author="Tre" w:date="2012-11-19T09:07:00Z">
              <w:rPr>
                <w:rFonts w:ascii="Calibri" w:hAnsi="Calibri"/>
                <w:i/>
                <w:color w:val="0000FF"/>
                <w:sz w:val="20"/>
                <w:szCs w:val="20"/>
                <w:u w:val="single"/>
              </w:rPr>
            </w:rPrChange>
          </w:rPr>
          <w:t>[Damage (</w:t>
        </w:r>
        <w:r w:rsidRPr="00EE27B1">
          <w:rPr>
            <w:rFonts w:ascii="Calibri" w:hAnsi="Calibri"/>
            <w:i/>
            <w:rPrChange w:id="14804" w:author="Tre" w:date="2012-11-19T09:07:00Z">
              <w:rPr>
                <w:rFonts w:ascii="Calibri" w:hAnsi="Calibri"/>
                <w:i/>
                <w:color w:val="0000FF"/>
                <w:sz w:val="20"/>
                <w:szCs w:val="20"/>
                <w:u w:val="single"/>
              </w:rPr>
            </w:rPrChange>
          </w:rPr>
          <w:fldChar w:fldCharType="begin"/>
        </w:r>
        <w:r w:rsidRPr="00EE27B1">
          <w:rPr>
            <w:rFonts w:ascii="Calibri" w:hAnsi="Calibri"/>
            <w:i/>
            <w:rPrChange w:id="14805"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4806" w:author="Tre" w:date="2012-11-19T09:07:00Z">
              <w:rPr>
                <w:rFonts w:ascii="Calibri" w:hAnsi="Calibri"/>
                <w:i/>
                <w:color w:val="0000FF"/>
                <w:sz w:val="20"/>
                <w:szCs w:val="20"/>
                <w:u w:val="single"/>
              </w:rPr>
            </w:rPrChange>
          </w:rPr>
          <w:fldChar w:fldCharType="separate"/>
        </w:r>
        <w:r w:rsidRPr="00EE27B1">
          <w:rPr>
            <w:rFonts w:ascii="Calibri" w:hAnsi="Calibri"/>
            <w:i/>
            <w:noProof/>
            <w:rPrChange w:id="14807" w:author="Tre" w:date="2012-11-19T09:07:00Z">
              <w:rPr>
                <w:rFonts w:ascii="Calibri" w:hAnsi="Calibri"/>
                <w:i/>
                <w:noProof/>
                <w:color w:val="0000FF"/>
                <w:sz w:val="20"/>
                <w:szCs w:val="20"/>
                <w:u w:val="single"/>
              </w:rPr>
            </w:rPrChange>
          </w:rPr>
          <w:t>3</w:t>
        </w:r>
        <w:r w:rsidRPr="00EE27B1">
          <w:rPr>
            <w:rFonts w:ascii="Calibri" w:hAnsi="Calibri"/>
            <w:i/>
            <w:rPrChange w:id="14808" w:author="Tre" w:date="2012-11-19T09:07:00Z">
              <w:rPr>
                <w:rFonts w:ascii="Calibri" w:hAnsi="Calibri"/>
                <w:i/>
                <w:color w:val="0000FF"/>
                <w:sz w:val="20"/>
                <w:szCs w:val="20"/>
                <w:u w:val="single"/>
              </w:rPr>
            </w:rPrChange>
          </w:rPr>
          <w:fldChar w:fldCharType="end"/>
        </w:r>
        <w:r w:rsidRPr="00EE27B1">
          <w:rPr>
            <w:rFonts w:ascii="Calibri" w:hAnsi="Calibri"/>
            <w:i/>
            <w:rPrChange w:id="14809" w:author="Tre" w:date="2012-11-19T09:07:00Z">
              <w:rPr>
                <w:rFonts w:ascii="Calibri" w:hAnsi="Calibri"/>
                <w:i/>
                <w:color w:val="0000FF"/>
                <w:sz w:val="20"/>
                <w:szCs w:val="20"/>
                <w:u w:val="single"/>
              </w:rPr>
            </w:rPrChange>
          </w:rPr>
          <w:t>), Type (</w:t>
        </w:r>
        <w:r w:rsidRPr="00EE27B1">
          <w:rPr>
            <w:rFonts w:ascii="Calibri" w:hAnsi="Calibri"/>
            <w:i/>
            <w:rPrChange w:id="14810" w:author="Tre" w:date="2012-11-19T09:07:00Z">
              <w:rPr>
                <w:rFonts w:ascii="Calibri" w:hAnsi="Calibri"/>
                <w:i/>
                <w:color w:val="0000FF"/>
                <w:sz w:val="20"/>
                <w:szCs w:val="20"/>
                <w:u w:val="single"/>
              </w:rPr>
            </w:rPrChange>
          </w:rPr>
          <w:fldChar w:fldCharType="begin"/>
        </w:r>
        <w:r w:rsidRPr="00EE27B1">
          <w:rPr>
            <w:rFonts w:ascii="Calibri" w:hAnsi="Calibri"/>
            <w:i/>
            <w:rPrChange w:id="14811"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4812" w:author="Tre" w:date="2012-11-19T09:07:00Z">
              <w:rPr>
                <w:rFonts w:ascii="Calibri" w:hAnsi="Calibri"/>
                <w:i/>
                <w:color w:val="0000FF"/>
                <w:sz w:val="20"/>
                <w:szCs w:val="20"/>
                <w:u w:val="single"/>
              </w:rPr>
            </w:rPrChange>
          </w:rPr>
          <w:fldChar w:fldCharType="separate"/>
        </w:r>
        <w:r w:rsidRPr="00EE27B1">
          <w:rPr>
            <w:rFonts w:ascii="Calibri" w:hAnsi="Calibri"/>
            <w:i/>
            <w:noProof/>
            <w:rPrChange w:id="14813" w:author="Tre" w:date="2012-11-19T09:07:00Z">
              <w:rPr>
                <w:rFonts w:ascii="Calibri" w:hAnsi="Calibri"/>
                <w:i/>
                <w:noProof/>
                <w:color w:val="0000FF"/>
                <w:sz w:val="20"/>
                <w:szCs w:val="20"/>
                <w:u w:val="single"/>
              </w:rPr>
            </w:rPrChange>
          </w:rPr>
          <w:t>Gun</w:t>
        </w:r>
        <w:r w:rsidRPr="00EE27B1">
          <w:rPr>
            <w:rFonts w:ascii="Calibri" w:hAnsi="Calibri"/>
            <w:i/>
            <w:rPrChange w:id="14814" w:author="Tre" w:date="2012-11-19T09:07:00Z">
              <w:rPr>
                <w:rFonts w:ascii="Calibri" w:hAnsi="Calibri"/>
                <w:i/>
                <w:color w:val="0000FF"/>
                <w:sz w:val="20"/>
                <w:szCs w:val="20"/>
                <w:u w:val="single"/>
              </w:rPr>
            </w:rPrChange>
          </w:rPr>
          <w:fldChar w:fldCharType="end"/>
        </w:r>
        <w:r w:rsidRPr="00EE27B1">
          <w:rPr>
            <w:rFonts w:ascii="Calibri" w:hAnsi="Calibri"/>
            <w:i/>
            <w:rPrChange w:id="14815" w:author="Tre" w:date="2012-11-19T09:07:00Z">
              <w:rPr>
                <w:rFonts w:ascii="Calibri" w:hAnsi="Calibri"/>
                <w:i/>
                <w:color w:val="0000FF"/>
                <w:sz w:val="20"/>
                <w:szCs w:val="20"/>
                <w:u w:val="single"/>
              </w:rPr>
            </w:rPrChange>
          </w:rPr>
          <w:t>), Rate (</w:t>
        </w:r>
        <w:r w:rsidRPr="00EE27B1">
          <w:rPr>
            <w:rFonts w:ascii="Calibri" w:hAnsi="Calibri"/>
            <w:i/>
            <w:rPrChange w:id="14816" w:author="Tre" w:date="2012-11-19T09:07:00Z">
              <w:rPr>
                <w:rFonts w:ascii="Calibri" w:hAnsi="Calibri"/>
                <w:i/>
                <w:color w:val="0000FF"/>
                <w:sz w:val="20"/>
                <w:szCs w:val="20"/>
                <w:u w:val="single"/>
              </w:rPr>
            </w:rPrChange>
          </w:rPr>
          <w:fldChar w:fldCharType="begin"/>
        </w:r>
        <w:r w:rsidRPr="00EE27B1">
          <w:rPr>
            <w:rFonts w:ascii="Calibri" w:hAnsi="Calibri"/>
            <w:i/>
            <w:rPrChange w:id="14817"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4818" w:author="Tre" w:date="2012-11-19T09:07:00Z">
              <w:rPr>
                <w:rFonts w:ascii="Calibri" w:hAnsi="Calibri"/>
                <w:i/>
                <w:color w:val="0000FF"/>
                <w:sz w:val="20"/>
                <w:szCs w:val="20"/>
                <w:u w:val="single"/>
              </w:rPr>
            </w:rPrChange>
          </w:rPr>
          <w:fldChar w:fldCharType="separate"/>
        </w:r>
        <w:r w:rsidRPr="00EE27B1">
          <w:rPr>
            <w:rFonts w:ascii="Calibri" w:hAnsi="Calibri"/>
            <w:i/>
            <w:noProof/>
            <w:rPrChange w:id="14819" w:author="Tre" w:date="2012-11-19T09:07:00Z">
              <w:rPr>
                <w:rFonts w:ascii="Calibri" w:hAnsi="Calibri"/>
                <w:i/>
                <w:noProof/>
                <w:color w:val="0000FF"/>
                <w:sz w:val="20"/>
                <w:szCs w:val="20"/>
                <w:u w:val="single"/>
              </w:rPr>
            </w:rPrChange>
          </w:rPr>
          <w:t>Semi Auto</w:t>
        </w:r>
        <w:r w:rsidRPr="00EE27B1">
          <w:rPr>
            <w:rFonts w:ascii="Calibri" w:hAnsi="Calibri"/>
            <w:i/>
            <w:rPrChange w:id="14820" w:author="Tre" w:date="2012-11-19T09:07:00Z">
              <w:rPr>
                <w:rFonts w:ascii="Calibri" w:hAnsi="Calibri"/>
                <w:i/>
                <w:color w:val="0000FF"/>
                <w:sz w:val="20"/>
                <w:szCs w:val="20"/>
                <w:u w:val="single"/>
              </w:rPr>
            </w:rPrChange>
          </w:rPr>
          <w:fldChar w:fldCharType="end"/>
        </w:r>
        <w:r w:rsidRPr="00EE27B1">
          <w:rPr>
            <w:rFonts w:ascii="Calibri" w:hAnsi="Calibri"/>
            <w:i/>
            <w:rPrChange w:id="14821" w:author="Tre" w:date="2012-11-19T09:07:00Z">
              <w:rPr>
                <w:rFonts w:ascii="Calibri" w:hAnsi="Calibri"/>
                <w:i/>
                <w:color w:val="0000FF"/>
                <w:sz w:val="20"/>
                <w:szCs w:val="20"/>
                <w:u w:val="single"/>
              </w:rPr>
            </w:rPrChange>
          </w:rPr>
          <w:t>), Ammo (</w:t>
        </w:r>
        <w:r w:rsidRPr="00EE27B1">
          <w:rPr>
            <w:rFonts w:ascii="Calibri" w:hAnsi="Calibri"/>
            <w:i/>
            <w:rPrChange w:id="14822" w:author="Tre" w:date="2012-11-19T09:07:00Z">
              <w:rPr>
                <w:rFonts w:ascii="Calibri" w:hAnsi="Calibri"/>
                <w:i/>
                <w:color w:val="0000FF"/>
                <w:sz w:val="20"/>
                <w:szCs w:val="20"/>
                <w:u w:val="single"/>
              </w:rPr>
            </w:rPrChange>
          </w:rPr>
          <w:fldChar w:fldCharType="begin"/>
        </w:r>
        <w:r w:rsidRPr="00EE27B1">
          <w:rPr>
            <w:rFonts w:ascii="Calibri" w:hAnsi="Calibri"/>
            <w:i/>
            <w:rPrChange w:id="14823"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4824" w:author="Tre" w:date="2012-11-19T09:07:00Z">
              <w:rPr>
                <w:rFonts w:ascii="Calibri" w:hAnsi="Calibri"/>
                <w:i/>
                <w:color w:val="0000FF"/>
                <w:sz w:val="20"/>
                <w:szCs w:val="20"/>
                <w:u w:val="single"/>
              </w:rPr>
            </w:rPrChange>
          </w:rPr>
          <w:fldChar w:fldCharType="separate"/>
        </w:r>
        <w:r w:rsidRPr="00EE27B1">
          <w:rPr>
            <w:rFonts w:ascii="Calibri" w:hAnsi="Calibri"/>
            <w:i/>
            <w:noProof/>
            <w:rPrChange w:id="14825" w:author="Tre" w:date="2012-11-19T09:07:00Z">
              <w:rPr>
                <w:rFonts w:ascii="Calibri" w:hAnsi="Calibri"/>
                <w:i/>
                <w:noProof/>
                <w:color w:val="0000FF"/>
                <w:sz w:val="20"/>
                <w:szCs w:val="20"/>
                <w:u w:val="single"/>
              </w:rPr>
            </w:rPrChange>
          </w:rPr>
          <w:t>magazine (7)</w:t>
        </w:r>
        <w:r w:rsidRPr="00EE27B1">
          <w:rPr>
            <w:rFonts w:ascii="Calibri" w:hAnsi="Calibri"/>
            <w:i/>
            <w:rPrChange w:id="14826" w:author="Tre" w:date="2012-11-19T09:07:00Z">
              <w:rPr>
                <w:rFonts w:ascii="Calibri" w:hAnsi="Calibri"/>
                <w:i/>
                <w:color w:val="0000FF"/>
                <w:sz w:val="20"/>
                <w:szCs w:val="20"/>
                <w:u w:val="single"/>
              </w:rPr>
            </w:rPrChange>
          </w:rPr>
          <w:fldChar w:fldCharType="end"/>
        </w:r>
      </w:ins>
      <w:ins w:id="14827" w:author="Tre" w:date="2012-11-19T09:45:00Z">
        <w:r w:rsidR="00006295">
          <w:rPr>
            <w:rFonts w:ascii="Calibri" w:hAnsi="Calibri"/>
            <w:i/>
          </w:rPr>
          <w:t>)</w:t>
        </w:r>
      </w:ins>
      <w:ins w:id="14828" w:author="frontdesk" w:date="2012-11-16T12:58:00Z">
        <w:del w:id="14829" w:author="Tre" w:date="2012-11-19T09:45:00Z">
          <w:r w:rsidRPr="00EE27B1">
            <w:rPr>
              <w:rFonts w:ascii="Calibri" w:hAnsi="Calibri"/>
              <w:i/>
              <w:rPrChange w:id="14830" w:author="Tre" w:date="2012-11-19T09:07:00Z">
                <w:rPr>
                  <w:rFonts w:ascii="Calibri" w:hAnsi="Calibri"/>
                  <w:i/>
                  <w:color w:val="0000FF"/>
                  <w:sz w:val="20"/>
                  <w:szCs w:val="20"/>
                  <w:u w:val="single"/>
                </w:rPr>
              </w:rPrChange>
            </w:rPr>
            <w:delText>), Range (</w:delText>
          </w:r>
          <w:r w:rsidRPr="00EE27B1" w:rsidDel="00006295">
            <w:rPr>
              <w:rFonts w:ascii="Calibri" w:hAnsi="Calibri"/>
              <w:i/>
              <w:rPrChange w:id="14831" w:author="Tre" w:date="2012-11-19T09:07:00Z">
                <w:rPr>
                  <w:rFonts w:ascii="Calibri" w:hAnsi="Calibri"/>
                  <w:i/>
                  <w:color w:val="0000FF"/>
                  <w:sz w:val="20"/>
                  <w:szCs w:val="20"/>
                  <w:u w:val="single"/>
                </w:rPr>
              </w:rPrChange>
            </w:rPr>
            <w:fldChar w:fldCharType="begin"/>
          </w:r>
          <w:r w:rsidRPr="00EE27B1">
            <w:rPr>
              <w:rFonts w:ascii="Calibri" w:hAnsi="Calibri"/>
              <w:i/>
              <w:rPrChange w:id="14832"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4833" w:author="Tre" w:date="2012-11-19T09:07:00Z">
                <w:rPr>
                  <w:rFonts w:ascii="Calibri" w:hAnsi="Calibri"/>
                  <w:i/>
                  <w:color w:val="0000FF"/>
                  <w:sz w:val="20"/>
                  <w:szCs w:val="20"/>
                  <w:u w:val="single"/>
                </w:rPr>
              </w:rPrChange>
            </w:rPr>
            <w:fldChar w:fldCharType="end"/>
          </w:r>
          <w:r w:rsidRPr="00EE27B1">
            <w:rPr>
              <w:rFonts w:ascii="Calibri" w:hAnsi="Calibri"/>
              <w:i/>
              <w:rPrChange w:id="14834"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4835" w:author="Tre" w:date="2012-11-19T09:07:00Z">
                <w:rPr>
                  <w:rFonts w:ascii="Calibri" w:hAnsi="Calibri"/>
                  <w:i/>
                  <w:color w:val="0000FF"/>
                  <w:sz w:val="20"/>
                  <w:szCs w:val="20"/>
                  <w:u w:val="single"/>
                </w:rPr>
              </w:rPrChange>
            </w:rPr>
            <w:fldChar w:fldCharType="begin"/>
          </w:r>
          <w:r w:rsidRPr="00EE27B1">
            <w:rPr>
              <w:rFonts w:ascii="Calibri" w:hAnsi="Calibri"/>
              <w:i/>
              <w:rPrChange w:id="14836"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4837" w:author="Tre" w:date="2012-11-19T09:07:00Z">
                <w:rPr>
                  <w:rFonts w:ascii="Calibri" w:hAnsi="Calibri"/>
                  <w:i/>
                  <w:color w:val="0000FF"/>
                  <w:sz w:val="20"/>
                  <w:szCs w:val="20"/>
                  <w:u w:val="single"/>
                </w:rPr>
              </w:rPrChange>
            </w:rPr>
            <w:fldChar w:fldCharType="end"/>
          </w:r>
          <w:r w:rsidRPr="00EE27B1">
            <w:rPr>
              <w:rFonts w:ascii="Calibri" w:hAnsi="Calibri"/>
              <w:i/>
              <w:rPrChange w:id="14838" w:author="Tre" w:date="2012-11-19T09:07:00Z">
                <w:rPr>
                  <w:rFonts w:ascii="Calibri" w:hAnsi="Calibri"/>
                  <w:i/>
                  <w:color w:val="0000FF"/>
                  <w:sz w:val="20"/>
                  <w:szCs w:val="20"/>
                  <w:u w:val="single"/>
                </w:rPr>
              </w:rPrChange>
            </w:rPr>
            <w:delText>), Speed (</w:delText>
          </w:r>
          <w:r w:rsidRPr="00EE27B1" w:rsidDel="00006295">
            <w:rPr>
              <w:rFonts w:ascii="Calibri" w:hAnsi="Calibri"/>
              <w:i/>
              <w:rPrChange w:id="14839" w:author="Tre" w:date="2012-11-19T09:07:00Z">
                <w:rPr>
                  <w:rFonts w:ascii="Calibri" w:hAnsi="Calibri"/>
                  <w:i/>
                  <w:color w:val="0000FF"/>
                  <w:sz w:val="20"/>
                  <w:szCs w:val="20"/>
                  <w:u w:val="single"/>
                </w:rPr>
              </w:rPrChange>
            </w:rPr>
            <w:fldChar w:fldCharType="begin"/>
          </w:r>
          <w:r w:rsidRPr="00EE27B1">
            <w:rPr>
              <w:rFonts w:ascii="Calibri" w:hAnsi="Calibri"/>
              <w:i/>
              <w:rPrChange w:id="14840"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4841" w:author="Tre" w:date="2012-11-19T09:07:00Z">
                <w:rPr>
                  <w:rFonts w:ascii="Calibri" w:hAnsi="Calibri"/>
                  <w:i/>
                  <w:color w:val="0000FF"/>
                  <w:sz w:val="20"/>
                  <w:szCs w:val="20"/>
                  <w:u w:val="single"/>
                </w:rPr>
              </w:rPrChange>
            </w:rPr>
            <w:fldChar w:fldCharType="end"/>
          </w:r>
          <w:r w:rsidRPr="00EE27B1">
            <w:rPr>
              <w:rFonts w:ascii="Calibri" w:hAnsi="Calibri"/>
              <w:i/>
              <w:rPrChange w:id="14842"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4843" w:author="Tre" w:date="2012-11-19T09:07:00Z">
                <w:rPr>
                  <w:rFonts w:ascii="Calibri" w:hAnsi="Calibri"/>
                  <w:i/>
                  <w:color w:val="0000FF"/>
                  <w:sz w:val="20"/>
                  <w:szCs w:val="20"/>
                  <w:u w:val="single"/>
                </w:rPr>
              </w:rPrChange>
            </w:rPr>
            <w:fldChar w:fldCharType="begin"/>
          </w:r>
          <w:r w:rsidRPr="00EE27B1">
            <w:rPr>
              <w:rFonts w:ascii="Calibri" w:hAnsi="Calibri"/>
              <w:i/>
              <w:rPrChange w:id="14844"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4845" w:author="Tre" w:date="2012-11-19T09:07:00Z">
                <w:rPr>
                  <w:rFonts w:ascii="Calibri" w:hAnsi="Calibri"/>
                  <w:i/>
                  <w:color w:val="0000FF"/>
                  <w:sz w:val="20"/>
                  <w:szCs w:val="20"/>
                  <w:u w:val="single"/>
                </w:rPr>
              </w:rPrChange>
            </w:rPr>
            <w:fldChar w:fldCharType="end"/>
          </w:r>
          <w:r w:rsidRPr="00EE27B1">
            <w:rPr>
              <w:rFonts w:ascii="Calibri" w:hAnsi="Calibri"/>
              <w:i/>
              <w:rPrChange w:id="14846" w:author="Tre" w:date="2012-11-19T09:07:00Z">
                <w:rPr>
                  <w:rFonts w:ascii="Calibri" w:hAnsi="Calibri"/>
                  <w:i/>
                  <w:color w:val="0000FF"/>
                  <w:sz w:val="20"/>
                  <w:szCs w:val="20"/>
                  <w:u w:val="single"/>
                </w:rPr>
              </w:rPrChange>
            </w:rPr>
            <w:delText>), Fuel (</w:delText>
          </w:r>
          <w:r w:rsidRPr="00EE27B1" w:rsidDel="00006295">
            <w:rPr>
              <w:rFonts w:ascii="Calibri" w:hAnsi="Calibri"/>
              <w:i/>
              <w:rPrChange w:id="14847" w:author="Tre" w:date="2012-11-19T09:07:00Z">
                <w:rPr>
                  <w:rFonts w:ascii="Calibri" w:hAnsi="Calibri"/>
                  <w:i/>
                  <w:color w:val="0000FF"/>
                  <w:sz w:val="20"/>
                  <w:szCs w:val="20"/>
                  <w:u w:val="single"/>
                </w:rPr>
              </w:rPrChange>
            </w:rPr>
            <w:fldChar w:fldCharType="begin"/>
          </w:r>
          <w:r w:rsidRPr="00EE27B1">
            <w:rPr>
              <w:rFonts w:ascii="Calibri" w:hAnsi="Calibri"/>
              <w:i/>
              <w:rPrChange w:id="14848"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4849" w:author="Tre" w:date="2012-11-19T09:07:00Z">
                <w:rPr>
                  <w:rFonts w:ascii="Calibri" w:hAnsi="Calibri"/>
                  <w:i/>
                  <w:color w:val="0000FF"/>
                  <w:sz w:val="20"/>
                  <w:szCs w:val="20"/>
                  <w:u w:val="single"/>
                </w:rPr>
              </w:rPrChange>
            </w:rPr>
            <w:fldChar w:fldCharType="end"/>
          </w:r>
          <w:r w:rsidRPr="00EE27B1">
            <w:rPr>
              <w:rFonts w:ascii="Calibri" w:hAnsi="Calibri"/>
              <w:i/>
              <w:rPrChange w:id="14850" w:author="Tre" w:date="2012-11-19T09:07:00Z">
                <w:rPr>
                  <w:rFonts w:ascii="Calibri" w:hAnsi="Calibri"/>
                  <w:i/>
                  <w:color w:val="0000FF"/>
                  <w:sz w:val="20"/>
                  <w:szCs w:val="20"/>
                  <w:u w:val="single"/>
                </w:rPr>
              </w:rPrChange>
            </w:rPr>
            <w:delText>)</w:delText>
          </w:r>
        </w:del>
        <w:r w:rsidRPr="00EE27B1">
          <w:rPr>
            <w:rFonts w:ascii="Calibri" w:hAnsi="Calibri"/>
            <w:i/>
            <w:rPrChange w:id="14851" w:author="Tre" w:date="2012-11-19T09:07:00Z">
              <w:rPr>
                <w:rFonts w:ascii="Calibri" w:hAnsi="Calibri"/>
                <w:i/>
                <w:color w:val="0000FF"/>
                <w:sz w:val="20"/>
                <w:szCs w:val="20"/>
                <w:u w:val="single"/>
              </w:rPr>
            </w:rPrChange>
          </w:rPr>
          <w:t>]</w:t>
        </w:r>
      </w:ins>
    </w:p>
    <w:p w:rsidR="00702889" w:rsidRPr="000B0456" w:rsidRDefault="00EE27B1" w:rsidP="00702889">
      <w:pPr>
        <w:jc w:val="both"/>
        <w:rPr>
          <w:ins w:id="14852" w:author="frontdesk" w:date="2012-11-16T12:58:00Z"/>
          <w:rFonts w:ascii="Calibri" w:hAnsi="Calibri"/>
          <w:rPrChange w:id="14853" w:author="Tre" w:date="2012-11-19T09:07:00Z">
            <w:rPr>
              <w:ins w:id="14854" w:author="frontdesk" w:date="2012-11-16T12:58:00Z"/>
              <w:rFonts w:ascii="Calibri" w:hAnsi="Calibri"/>
              <w:sz w:val="20"/>
              <w:szCs w:val="20"/>
            </w:rPr>
          </w:rPrChange>
        </w:rPr>
      </w:pPr>
      <w:ins w:id="14855" w:author="frontdesk" w:date="2012-11-16T12:58:00Z">
        <w:r w:rsidRPr="00EE27B1">
          <w:rPr>
            <w:rFonts w:ascii="Calibri" w:hAnsi="Calibri"/>
            <w:rPrChange w:id="14856" w:author="Tre" w:date="2012-11-19T09:07:00Z">
              <w:rPr>
                <w:rFonts w:ascii="Calibri" w:hAnsi="Calibri"/>
                <w:color w:val="0000FF"/>
                <w:sz w:val="20"/>
                <w:szCs w:val="20"/>
                <w:u w:val="single"/>
              </w:rPr>
            </w:rPrChange>
          </w:rPr>
          <w:fldChar w:fldCharType="begin"/>
        </w:r>
        <w:r w:rsidRPr="00EE27B1">
          <w:rPr>
            <w:rFonts w:ascii="Calibri" w:hAnsi="Calibri"/>
            <w:rPrChange w:id="14857"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4858" w:author="Tre" w:date="2012-11-19T09:07:00Z">
              <w:rPr>
                <w:rFonts w:ascii="Calibri" w:hAnsi="Calibri"/>
                <w:color w:val="0000FF"/>
                <w:sz w:val="20"/>
                <w:szCs w:val="20"/>
                <w:u w:val="single"/>
              </w:rPr>
            </w:rPrChange>
          </w:rPr>
          <w:fldChar w:fldCharType="separate"/>
        </w:r>
        <w:r w:rsidRPr="00EE27B1">
          <w:rPr>
            <w:rFonts w:ascii="Calibri" w:hAnsi="Calibri"/>
            <w:noProof/>
            <w:rPrChange w:id="14859" w:author="Tre" w:date="2012-11-19T09:07:00Z">
              <w:rPr>
                <w:rFonts w:ascii="Calibri" w:hAnsi="Calibri"/>
                <w:noProof/>
                <w:color w:val="0000FF"/>
                <w:sz w:val="20"/>
                <w:szCs w:val="20"/>
                <w:u w:val="single"/>
              </w:rPr>
            </w:rPrChange>
          </w:rPr>
          <w:t>A large-caliber, semi automatic handgun.</w:t>
        </w:r>
        <w:r w:rsidRPr="00EE27B1">
          <w:rPr>
            <w:rFonts w:ascii="Calibri" w:hAnsi="Calibri"/>
            <w:rPrChange w:id="14860" w:author="Tre" w:date="2012-11-19T09:07:00Z">
              <w:rPr>
                <w:rFonts w:ascii="Calibri" w:hAnsi="Calibri"/>
                <w:color w:val="0000FF"/>
                <w:sz w:val="20"/>
                <w:szCs w:val="20"/>
                <w:u w:val="single"/>
              </w:rPr>
            </w:rPrChange>
          </w:rPr>
          <w:fldChar w:fldCharType="end"/>
        </w:r>
        <w:r w:rsidRPr="00EE27B1">
          <w:rPr>
            <w:rFonts w:ascii="Calibri" w:hAnsi="Calibri"/>
            <w:rPrChange w:id="14861" w:author="Tre" w:date="2012-11-19T09:07:00Z">
              <w:rPr>
                <w:rFonts w:ascii="Calibri" w:hAnsi="Calibri"/>
                <w:color w:val="0000FF"/>
                <w:sz w:val="20"/>
                <w:szCs w:val="20"/>
                <w:u w:val="single"/>
              </w:rPr>
            </w:rPrChange>
          </w:rPr>
          <w:fldChar w:fldCharType="begin"/>
        </w:r>
        <w:r w:rsidRPr="00EE27B1">
          <w:rPr>
            <w:rFonts w:ascii="Calibri" w:hAnsi="Calibri"/>
            <w:rPrChange w:id="14862"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4863" w:author="Tre" w:date="2012-11-19T09:07:00Z">
              <w:rPr>
                <w:rFonts w:ascii="Calibri" w:hAnsi="Calibri"/>
                <w:color w:val="0000FF"/>
                <w:sz w:val="20"/>
                <w:szCs w:val="20"/>
                <w:u w:val="single"/>
              </w:rPr>
            </w:rPrChange>
          </w:rPr>
          <w:fldChar w:fldCharType="end"/>
        </w:r>
      </w:ins>
    </w:p>
    <w:p w:rsidR="00702889" w:rsidRPr="000B0456" w:rsidRDefault="00702889" w:rsidP="00702889">
      <w:pPr>
        <w:rPr>
          <w:ins w:id="14864" w:author="frontdesk" w:date="2012-11-16T12:58:00Z"/>
        </w:rPr>
      </w:pPr>
    </w:p>
    <w:p w:rsidR="00702889" w:rsidRPr="000B0456" w:rsidRDefault="00EE27B1" w:rsidP="00702889">
      <w:pPr>
        <w:jc w:val="both"/>
        <w:rPr>
          <w:ins w:id="14865" w:author="frontdesk" w:date="2012-11-16T12:58:00Z"/>
          <w:rFonts w:ascii="Calibri" w:hAnsi="Calibri"/>
          <w:b/>
          <w:rPrChange w:id="14866" w:author="Tre" w:date="2012-11-19T09:07:00Z">
            <w:rPr>
              <w:ins w:id="14867" w:author="frontdesk" w:date="2012-11-16T12:58:00Z"/>
              <w:rFonts w:ascii="Calibri" w:hAnsi="Calibri"/>
              <w:b/>
              <w:sz w:val="20"/>
              <w:szCs w:val="20"/>
            </w:rPr>
          </w:rPrChange>
        </w:rPr>
      </w:pPr>
      <w:ins w:id="14868" w:author="frontdesk" w:date="2012-11-16T12:58:00Z">
        <w:r w:rsidRPr="00EE27B1">
          <w:rPr>
            <w:rFonts w:ascii="Calibri" w:hAnsi="Calibri"/>
            <w:b/>
            <w:rPrChange w:id="14869" w:author="Tre" w:date="2012-11-19T09:07:00Z">
              <w:rPr>
                <w:rFonts w:ascii="Calibri" w:hAnsi="Calibri"/>
                <w:b/>
                <w:color w:val="0000FF"/>
                <w:sz w:val="20"/>
                <w:szCs w:val="20"/>
                <w:u w:val="single"/>
              </w:rPr>
            </w:rPrChange>
          </w:rPr>
          <w:fldChar w:fldCharType="begin"/>
        </w:r>
        <w:r w:rsidRPr="00EE27B1">
          <w:rPr>
            <w:rFonts w:ascii="Calibri" w:hAnsi="Calibri"/>
            <w:b/>
            <w:rPrChange w:id="14870"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4871" w:author="Tre" w:date="2012-11-19T09:07:00Z">
              <w:rPr>
                <w:rFonts w:ascii="Calibri" w:hAnsi="Calibri"/>
                <w:b/>
                <w:color w:val="0000FF"/>
                <w:sz w:val="20"/>
                <w:szCs w:val="20"/>
                <w:u w:val="single"/>
              </w:rPr>
            </w:rPrChange>
          </w:rPr>
          <w:fldChar w:fldCharType="separate"/>
        </w:r>
        <w:r w:rsidRPr="00EE27B1">
          <w:rPr>
            <w:rFonts w:ascii="Calibri" w:hAnsi="Calibri"/>
            <w:b/>
            <w:noProof/>
            <w:rPrChange w:id="14872" w:author="Tre" w:date="2012-11-19T09:07:00Z">
              <w:rPr>
                <w:rFonts w:ascii="Calibri" w:hAnsi="Calibri"/>
                <w:b/>
                <w:noProof/>
                <w:color w:val="0000FF"/>
                <w:sz w:val="20"/>
                <w:szCs w:val="20"/>
                <w:u w:val="single"/>
              </w:rPr>
            </w:rPrChange>
          </w:rPr>
          <w:t>Berreta 92fs 9mm</w:t>
        </w:r>
        <w:r w:rsidRPr="00EE27B1">
          <w:rPr>
            <w:rFonts w:ascii="Calibri" w:hAnsi="Calibri"/>
            <w:b/>
            <w:rPrChange w:id="14873"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4874" w:author="frontdesk" w:date="2012-11-16T12:58:00Z"/>
          <w:rFonts w:ascii="Calibri" w:hAnsi="Calibri"/>
          <w:i/>
          <w:rPrChange w:id="14875" w:author="Tre" w:date="2012-11-19T09:07:00Z">
            <w:rPr>
              <w:ins w:id="14876" w:author="frontdesk" w:date="2012-11-16T12:58:00Z"/>
              <w:rFonts w:ascii="Calibri" w:hAnsi="Calibri"/>
              <w:i/>
              <w:sz w:val="20"/>
              <w:szCs w:val="20"/>
            </w:rPr>
          </w:rPrChange>
        </w:rPr>
      </w:pPr>
      <w:ins w:id="14877" w:author="frontdesk" w:date="2012-11-16T12:58:00Z">
        <w:r w:rsidRPr="00EE27B1">
          <w:rPr>
            <w:rFonts w:ascii="Calibri" w:hAnsi="Calibri"/>
            <w:i/>
            <w:rPrChange w:id="14878" w:author="Tre" w:date="2012-11-19T09:07:00Z">
              <w:rPr>
                <w:rFonts w:ascii="Calibri" w:hAnsi="Calibri"/>
                <w:i/>
                <w:color w:val="0000FF"/>
                <w:sz w:val="20"/>
                <w:szCs w:val="20"/>
                <w:u w:val="single"/>
              </w:rPr>
            </w:rPrChange>
          </w:rPr>
          <w:t>[Damage (</w:t>
        </w:r>
        <w:r w:rsidRPr="00EE27B1">
          <w:rPr>
            <w:rFonts w:ascii="Calibri" w:hAnsi="Calibri"/>
            <w:i/>
            <w:rPrChange w:id="14879" w:author="Tre" w:date="2012-11-19T09:07:00Z">
              <w:rPr>
                <w:rFonts w:ascii="Calibri" w:hAnsi="Calibri"/>
                <w:i/>
                <w:color w:val="0000FF"/>
                <w:sz w:val="20"/>
                <w:szCs w:val="20"/>
                <w:u w:val="single"/>
              </w:rPr>
            </w:rPrChange>
          </w:rPr>
          <w:fldChar w:fldCharType="begin"/>
        </w:r>
        <w:r w:rsidRPr="00EE27B1">
          <w:rPr>
            <w:rFonts w:ascii="Calibri" w:hAnsi="Calibri"/>
            <w:i/>
            <w:rPrChange w:id="14880"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4881" w:author="Tre" w:date="2012-11-19T09:07:00Z">
              <w:rPr>
                <w:rFonts w:ascii="Calibri" w:hAnsi="Calibri"/>
                <w:i/>
                <w:color w:val="0000FF"/>
                <w:sz w:val="20"/>
                <w:szCs w:val="20"/>
                <w:u w:val="single"/>
              </w:rPr>
            </w:rPrChange>
          </w:rPr>
          <w:fldChar w:fldCharType="separate"/>
        </w:r>
        <w:r w:rsidRPr="00EE27B1">
          <w:rPr>
            <w:rFonts w:ascii="Calibri" w:hAnsi="Calibri"/>
            <w:i/>
            <w:noProof/>
            <w:rPrChange w:id="14882" w:author="Tre" w:date="2012-11-19T09:07:00Z">
              <w:rPr>
                <w:rFonts w:ascii="Calibri" w:hAnsi="Calibri"/>
                <w:i/>
                <w:noProof/>
                <w:color w:val="0000FF"/>
                <w:sz w:val="20"/>
                <w:szCs w:val="20"/>
                <w:u w:val="single"/>
              </w:rPr>
            </w:rPrChange>
          </w:rPr>
          <w:t>2</w:t>
        </w:r>
        <w:r w:rsidRPr="00EE27B1">
          <w:rPr>
            <w:rFonts w:ascii="Calibri" w:hAnsi="Calibri"/>
            <w:i/>
            <w:rPrChange w:id="14883" w:author="Tre" w:date="2012-11-19T09:07:00Z">
              <w:rPr>
                <w:rFonts w:ascii="Calibri" w:hAnsi="Calibri"/>
                <w:i/>
                <w:color w:val="0000FF"/>
                <w:sz w:val="20"/>
                <w:szCs w:val="20"/>
                <w:u w:val="single"/>
              </w:rPr>
            </w:rPrChange>
          </w:rPr>
          <w:fldChar w:fldCharType="end"/>
        </w:r>
        <w:r w:rsidRPr="00EE27B1">
          <w:rPr>
            <w:rFonts w:ascii="Calibri" w:hAnsi="Calibri"/>
            <w:i/>
            <w:rPrChange w:id="14884" w:author="Tre" w:date="2012-11-19T09:07:00Z">
              <w:rPr>
                <w:rFonts w:ascii="Calibri" w:hAnsi="Calibri"/>
                <w:i/>
                <w:color w:val="0000FF"/>
                <w:sz w:val="20"/>
                <w:szCs w:val="20"/>
                <w:u w:val="single"/>
              </w:rPr>
            </w:rPrChange>
          </w:rPr>
          <w:t>), Type (</w:t>
        </w:r>
        <w:r w:rsidRPr="00EE27B1">
          <w:rPr>
            <w:rFonts w:ascii="Calibri" w:hAnsi="Calibri"/>
            <w:i/>
            <w:rPrChange w:id="14885" w:author="Tre" w:date="2012-11-19T09:07:00Z">
              <w:rPr>
                <w:rFonts w:ascii="Calibri" w:hAnsi="Calibri"/>
                <w:i/>
                <w:color w:val="0000FF"/>
                <w:sz w:val="20"/>
                <w:szCs w:val="20"/>
                <w:u w:val="single"/>
              </w:rPr>
            </w:rPrChange>
          </w:rPr>
          <w:fldChar w:fldCharType="begin"/>
        </w:r>
        <w:r w:rsidRPr="00EE27B1">
          <w:rPr>
            <w:rFonts w:ascii="Calibri" w:hAnsi="Calibri"/>
            <w:i/>
            <w:rPrChange w:id="14886"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4887" w:author="Tre" w:date="2012-11-19T09:07:00Z">
              <w:rPr>
                <w:rFonts w:ascii="Calibri" w:hAnsi="Calibri"/>
                <w:i/>
                <w:color w:val="0000FF"/>
                <w:sz w:val="20"/>
                <w:szCs w:val="20"/>
                <w:u w:val="single"/>
              </w:rPr>
            </w:rPrChange>
          </w:rPr>
          <w:fldChar w:fldCharType="separate"/>
        </w:r>
        <w:r w:rsidRPr="00EE27B1">
          <w:rPr>
            <w:rFonts w:ascii="Calibri" w:hAnsi="Calibri"/>
            <w:i/>
            <w:noProof/>
            <w:rPrChange w:id="14888" w:author="Tre" w:date="2012-11-19T09:07:00Z">
              <w:rPr>
                <w:rFonts w:ascii="Calibri" w:hAnsi="Calibri"/>
                <w:i/>
                <w:noProof/>
                <w:color w:val="0000FF"/>
                <w:sz w:val="20"/>
                <w:szCs w:val="20"/>
                <w:u w:val="single"/>
              </w:rPr>
            </w:rPrChange>
          </w:rPr>
          <w:t>Gun</w:t>
        </w:r>
        <w:r w:rsidRPr="00EE27B1">
          <w:rPr>
            <w:rFonts w:ascii="Calibri" w:hAnsi="Calibri"/>
            <w:i/>
            <w:rPrChange w:id="14889" w:author="Tre" w:date="2012-11-19T09:07:00Z">
              <w:rPr>
                <w:rFonts w:ascii="Calibri" w:hAnsi="Calibri"/>
                <w:i/>
                <w:color w:val="0000FF"/>
                <w:sz w:val="20"/>
                <w:szCs w:val="20"/>
                <w:u w:val="single"/>
              </w:rPr>
            </w:rPrChange>
          </w:rPr>
          <w:fldChar w:fldCharType="end"/>
        </w:r>
        <w:r w:rsidRPr="00EE27B1">
          <w:rPr>
            <w:rFonts w:ascii="Calibri" w:hAnsi="Calibri"/>
            <w:i/>
            <w:rPrChange w:id="14890" w:author="Tre" w:date="2012-11-19T09:07:00Z">
              <w:rPr>
                <w:rFonts w:ascii="Calibri" w:hAnsi="Calibri"/>
                <w:i/>
                <w:color w:val="0000FF"/>
                <w:sz w:val="20"/>
                <w:szCs w:val="20"/>
                <w:u w:val="single"/>
              </w:rPr>
            </w:rPrChange>
          </w:rPr>
          <w:t>), Rate (</w:t>
        </w:r>
        <w:r w:rsidRPr="00EE27B1">
          <w:rPr>
            <w:rFonts w:ascii="Calibri" w:hAnsi="Calibri"/>
            <w:i/>
            <w:rPrChange w:id="14891" w:author="Tre" w:date="2012-11-19T09:07:00Z">
              <w:rPr>
                <w:rFonts w:ascii="Calibri" w:hAnsi="Calibri"/>
                <w:i/>
                <w:color w:val="0000FF"/>
                <w:sz w:val="20"/>
                <w:szCs w:val="20"/>
                <w:u w:val="single"/>
              </w:rPr>
            </w:rPrChange>
          </w:rPr>
          <w:fldChar w:fldCharType="begin"/>
        </w:r>
        <w:r w:rsidRPr="00EE27B1">
          <w:rPr>
            <w:rFonts w:ascii="Calibri" w:hAnsi="Calibri"/>
            <w:i/>
            <w:rPrChange w:id="14892"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4893" w:author="Tre" w:date="2012-11-19T09:07:00Z">
              <w:rPr>
                <w:rFonts w:ascii="Calibri" w:hAnsi="Calibri"/>
                <w:i/>
                <w:color w:val="0000FF"/>
                <w:sz w:val="20"/>
                <w:szCs w:val="20"/>
                <w:u w:val="single"/>
              </w:rPr>
            </w:rPrChange>
          </w:rPr>
          <w:fldChar w:fldCharType="separate"/>
        </w:r>
        <w:r w:rsidRPr="00EE27B1">
          <w:rPr>
            <w:rFonts w:ascii="Calibri" w:hAnsi="Calibri"/>
            <w:i/>
            <w:noProof/>
            <w:rPrChange w:id="14894" w:author="Tre" w:date="2012-11-19T09:07:00Z">
              <w:rPr>
                <w:rFonts w:ascii="Calibri" w:hAnsi="Calibri"/>
                <w:i/>
                <w:noProof/>
                <w:color w:val="0000FF"/>
                <w:sz w:val="20"/>
                <w:szCs w:val="20"/>
                <w:u w:val="single"/>
              </w:rPr>
            </w:rPrChange>
          </w:rPr>
          <w:t>Semi Auto</w:t>
        </w:r>
        <w:r w:rsidRPr="00EE27B1">
          <w:rPr>
            <w:rFonts w:ascii="Calibri" w:hAnsi="Calibri"/>
            <w:i/>
            <w:rPrChange w:id="14895" w:author="Tre" w:date="2012-11-19T09:07:00Z">
              <w:rPr>
                <w:rFonts w:ascii="Calibri" w:hAnsi="Calibri"/>
                <w:i/>
                <w:color w:val="0000FF"/>
                <w:sz w:val="20"/>
                <w:szCs w:val="20"/>
                <w:u w:val="single"/>
              </w:rPr>
            </w:rPrChange>
          </w:rPr>
          <w:fldChar w:fldCharType="end"/>
        </w:r>
        <w:r w:rsidRPr="00EE27B1">
          <w:rPr>
            <w:rFonts w:ascii="Calibri" w:hAnsi="Calibri"/>
            <w:i/>
            <w:rPrChange w:id="14896" w:author="Tre" w:date="2012-11-19T09:07:00Z">
              <w:rPr>
                <w:rFonts w:ascii="Calibri" w:hAnsi="Calibri"/>
                <w:i/>
                <w:color w:val="0000FF"/>
                <w:sz w:val="20"/>
                <w:szCs w:val="20"/>
                <w:u w:val="single"/>
              </w:rPr>
            </w:rPrChange>
          </w:rPr>
          <w:t>), Ammo (</w:t>
        </w:r>
        <w:r w:rsidRPr="00EE27B1">
          <w:rPr>
            <w:rFonts w:ascii="Calibri" w:hAnsi="Calibri"/>
            <w:i/>
            <w:rPrChange w:id="14897" w:author="Tre" w:date="2012-11-19T09:07:00Z">
              <w:rPr>
                <w:rFonts w:ascii="Calibri" w:hAnsi="Calibri"/>
                <w:i/>
                <w:color w:val="0000FF"/>
                <w:sz w:val="20"/>
                <w:szCs w:val="20"/>
                <w:u w:val="single"/>
              </w:rPr>
            </w:rPrChange>
          </w:rPr>
          <w:fldChar w:fldCharType="begin"/>
        </w:r>
        <w:r w:rsidRPr="00EE27B1">
          <w:rPr>
            <w:rFonts w:ascii="Calibri" w:hAnsi="Calibri"/>
            <w:i/>
            <w:rPrChange w:id="14898"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4899" w:author="Tre" w:date="2012-11-19T09:07:00Z">
              <w:rPr>
                <w:rFonts w:ascii="Calibri" w:hAnsi="Calibri"/>
                <w:i/>
                <w:color w:val="0000FF"/>
                <w:sz w:val="20"/>
                <w:szCs w:val="20"/>
                <w:u w:val="single"/>
              </w:rPr>
            </w:rPrChange>
          </w:rPr>
          <w:fldChar w:fldCharType="separate"/>
        </w:r>
        <w:r w:rsidRPr="00EE27B1">
          <w:rPr>
            <w:rFonts w:ascii="Calibri" w:hAnsi="Calibri"/>
            <w:i/>
            <w:noProof/>
            <w:rPrChange w:id="14900" w:author="Tre" w:date="2012-11-19T09:07:00Z">
              <w:rPr>
                <w:rFonts w:ascii="Calibri" w:hAnsi="Calibri"/>
                <w:i/>
                <w:noProof/>
                <w:color w:val="0000FF"/>
                <w:sz w:val="20"/>
                <w:szCs w:val="20"/>
                <w:u w:val="single"/>
              </w:rPr>
            </w:rPrChange>
          </w:rPr>
          <w:t>magazine (10)</w:t>
        </w:r>
        <w:r w:rsidRPr="00EE27B1">
          <w:rPr>
            <w:rFonts w:ascii="Calibri" w:hAnsi="Calibri"/>
            <w:i/>
            <w:rPrChange w:id="14901" w:author="Tre" w:date="2012-11-19T09:07:00Z">
              <w:rPr>
                <w:rFonts w:ascii="Calibri" w:hAnsi="Calibri"/>
                <w:i/>
                <w:color w:val="0000FF"/>
                <w:sz w:val="20"/>
                <w:szCs w:val="20"/>
                <w:u w:val="single"/>
              </w:rPr>
            </w:rPrChange>
          </w:rPr>
          <w:fldChar w:fldCharType="end"/>
        </w:r>
        <w:r w:rsidRPr="00EE27B1">
          <w:rPr>
            <w:rFonts w:ascii="Calibri" w:hAnsi="Calibri"/>
            <w:i/>
            <w:rPrChange w:id="14902" w:author="Tre" w:date="2012-11-19T09:07:00Z">
              <w:rPr>
                <w:rFonts w:ascii="Calibri" w:hAnsi="Calibri"/>
                <w:i/>
                <w:color w:val="0000FF"/>
                <w:sz w:val="20"/>
                <w:szCs w:val="20"/>
                <w:u w:val="single"/>
              </w:rPr>
            </w:rPrChange>
          </w:rPr>
          <w:t>)</w:t>
        </w:r>
        <w:del w:id="14903" w:author="Tre" w:date="2012-11-19T09:45:00Z">
          <w:r w:rsidRPr="00EE27B1">
            <w:rPr>
              <w:rFonts w:ascii="Calibri" w:hAnsi="Calibri"/>
              <w:i/>
              <w:rPrChange w:id="14904" w:author="Tre" w:date="2012-11-19T09:07:00Z">
                <w:rPr>
                  <w:rFonts w:ascii="Calibri" w:hAnsi="Calibri"/>
                  <w:i/>
                  <w:color w:val="0000FF"/>
                  <w:sz w:val="20"/>
                  <w:szCs w:val="20"/>
                  <w:u w:val="single"/>
                </w:rPr>
              </w:rPrChange>
            </w:rPr>
            <w:delText>, Range (</w:delText>
          </w:r>
          <w:r w:rsidRPr="00EE27B1" w:rsidDel="00006295">
            <w:rPr>
              <w:rFonts w:ascii="Calibri" w:hAnsi="Calibri"/>
              <w:i/>
              <w:rPrChange w:id="14905" w:author="Tre" w:date="2012-11-19T09:07:00Z">
                <w:rPr>
                  <w:rFonts w:ascii="Calibri" w:hAnsi="Calibri"/>
                  <w:i/>
                  <w:color w:val="0000FF"/>
                  <w:sz w:val="20"/>
                  <w:szCs w:val="20"/>
                  <w:u w:val="single"/>
                </w:rPr>
              </w:rPrChange>
            </w:rPr>
            <w:fldChar w:fldCharType="begin"/>
          </w:r>
          <w:r w:rsidRPr="00EE27B1">
            <w:rPr>
              <w:rFonts w:ascii="Calibri" w:hAnsi="Calibri"/>
              <w:i/>
              <w:rPrChange w:id="14906"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4907" w:author="Tre" w:date="2012-11-19T09:07:00Z">
                <w:rPr>
                  <w:rFonts w:ascii="Calibri" w:hAnsi="Calibri"/>
                  <w:i/>
                  <w:color w:val="0000FF"/>
                  <w:sz w:val="20"/>
                  <w:szCs w:val="20"/>
                  <w:u w:val="single"/>
                </w:rPr>
              </w:rPrChange>
            </w:rPr>
            <w:fldChar w:fldCharType="end"/>
          </w:r>
          <w:r w:rsidRPr="00EE27B1">
            <w:rPr>
              <w:rFonts w:ascii="Calibri" w:hAnsi="Calibri"/>
              <w:i/>
              <w:rPrChange w:id="14908"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4909" w:author="Tre" w:date="2012-11-19T09:07:00Z">
                <w:rPr>
                  <w:rFonts w:ascii="Calibri" w:hAnsi="Calibri"/>
                  <w:i/>
                  <w:color w:val="0000FF"/>
                  <w:sz w:val="20"/>
                  <w:szCs w:val="20"/>
                  <w:u w:val="single"/>
                </w:rPr>
              </w:rPrChange>
            </w:rPr>
            <w:fldChar w:fldCharType="begin"/>
          </w:r>
          <w:r w:rsidRPr="00EE27B1">
            <w:rPr>
              <w:rFonts w:ascii="Calibri" w:hAnsi="Calibri"/>
              <w:i/>
              <w:rPrChange w:id="14910"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4911" w:author="Tre" w:date="2012-11-19T09:07:00Z">
                <w:rPr>
                  <w:rFonts w:ascii="Calibri" w:hAnsi="Calibri"/>
                  <w:i/>
                  <w:color w:val="0000FF"/>
                  <w:sz w:val="20"/>
                  <w:szCs w:val="20"/>
                  <w:u w:val="single"/>
                </w:rPr>
              </w:rPrChange>
            </w:rPr>
            <w:fldChar w:fldCharType="end"/>
          </w:r>
          <w:r w:rsidRPr="00EE27B1">
            <w:rPr>
              <w:rFonts w:ascii="Calibri" w:hAnsi="Calibri"/>
              <w:i/>
              <w:rPrChange w:id="14912" w:author="Tre" w:date="2012-11-19T09:07:00Z">
                <w:rPr>
                  <w:rFonts w:ascii="Calibri" w:hAnsi="Calibri"/>
                  <w:i/>
                  <w:color w:val="0000FF"/>
                  <w:sz w:val="20"/>
                  <w:szCs w:val="20"/>
                  <w:u w:val="single"/>
                </w:rPr>
              </w:rPrChange>
            </w:rPr>
            <w:delText>), Speed (</w:delText>
          </w:r>
          <w:r w:rsidRPr="00EE27B1" w:rsidDel="00006295">
            <w:rPr>
              <w:rFonts w:ascii="Calibri" w:hAnsi="Calibri"/>
              <w:i/>
              <w:rPrChange w:id="14913" w:author="Tre" w:date="2012-11-19T09:07:00Z">
                <w:rPr>
                  <w:rFonts w:ascii="Calibri" w:hAnsi="Calibri"/>
                  <w:i/>
                  <w:color w:val="0000FF"/>
                  <w:sz w:val="20"/>
                  <w:szCs w:val="20"/>
                  <w:u w:val="single"/>
                </w:rPr>
              </w:rPrChange>
            </w:rPr>
            <w:fldChar w:fldCharType="begin"/>
          </w:r>
          <w:r w:rsidRPr="00EE27B1">
            <w:rPr>
              <w:rFonts w:ascii="Calibri" w:hAnsi="Calibri"/>
              <w:i/>
              <w:rPrChange w:id="14914"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4915" w:author="Tre" w:date="2012-11-19T09:07:00Z">
                <w:rPr>
                  <w:rFonts w:ascii="Calibri" w:hAnsi="Calibri"/>
                  <w:i/>
                  <w:color w:val="0000FF"/>
                  <w:sz w:val="20"/>
                  <w:szCs w:val="20"/>
                  <w:u w:val="single"/>
                </w:rPr>
              </w:rPrChange>
            </w:rPr>
            <w:fldChar w:fldCharType="end"/>
          </w:r>
          <w:r w:rsidRPr="00EE27B1">
            <w:rPr>
              <w:rFonts w:ascii="Calibri" w:hAnsi="Calibri"/>
              <w:i/>
              <w:rPrChange w:id="14916"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4917" w:author="Tre" w:date="2012-11-19T09:07:00Z">
                <w:rPr>
                  <w:rFonts w:ascii="Calibri" w:hAnsi="Calibri"/>
                  <w:i/>
                  <w:color w:val="0000FF"/>
                  <w:sz w:val="20"/>
                  <w:szCs w:val="20"/>
                  <w:u w:val="single"/>
                </w:rPr>
              </w:rPrChange>
            </w:rPr>
            <w:fldChar w:fldCharType="begin"/>
          </w:r>
          <w:r w:rsidRPr="00EE27B1">
            <w:rPr>
              <w:rFonts w:ascii="Calibri" w:hAnsi="Calibri"/>
              <w:i/>
              <w:rPrChange w:id="14918"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4919" w:author="Tre" w:date="2012-11-19T09:07:00Z">
                <w:rPr>
                  <w:rFonts w:ascii="Calibri" w:hAnsi="Calibri"/>
                  <w:i/>
                  <w:color w:val="0000FF"/>
                  <w:sz w:val="20"/>
                  <w:szCs w:val="20"/>
                  <w:u w:val="single"/>
                </w:rPr>
              </w:rPrChange>
            </w:rPr>
            <w:fldChar w:fldCharType="end"/>
          </w:r>
          <w:r w:rsidRPr="00EE27B1">
            <w:rPr>
              <w:rFonts w:ascii="Calibri" w:hAnsi="Calibri"/>
              <w:i/>
              <w:rPrChange w:id="14920" w:author="Tre" w:date="2012-11-19T09:07:00Z">
                <w:rPr>
                  <w:rFonts w:ascii="Calibri" w:hAnsi="Calibri"/>
                  <w:i/>
                  <w:color w:val="0000FF"/>
                  <w:sz w:val="20"/>
                  <w:szCs w:val="20"/>
                  <w:u w:val="single"/>
                </w:rPr>
              </w:rPrChange>
            </w:rPr>
            <w:delText>), Fuel (</w:delText>
          </w:r>
          <w:r w:rsidRPr="00EE27B1" w:rsidDel="00006295">
            <w:rPr>
              <w:rFonts w:ascii="Calibri" w:hAnsi="Calibri"/>
              <w:i/>
              <w:rPrChange w:id="14921" w:author="Tre" w:date="2012-11-19T09:07:00Z">
                <w:rPr>
                  <w:rFonts w:ascii="Calibri" w:hAnsi="Calibri"/>
                  <w:i/>
                  <w:color w:val="0000FF"/>
                  <w:sz w:val="20"/>
                  <w:szCs w:val="20"/>
                  <w:u w:val="single"/>
                </w:rPr>
              </w:rPrChange>
            </w:rPr>
            <w:fldChar w:fldCharType="begin"/>
          </w:r>
          <w:r w:rsidRPr="00EE27B1">
            <w:rPr>
              <w:rFonts w:ascii="Calibri" w:hAnsi="Calibri"/>
              <w:i/>
              <w:rPrChange w:id="14922"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4923" w:author="Tre" w:date="2012-11-19T09:07:00Z">
                <w:rPr>
                  <w:rFonts w:ascii="Calibri" w:hAnsi="Calibri"/>
                  <w:i/>
                  <w:color w:val="0000FF"/>
                  <w:sz w:val="20"/>
                  <w:szCs w:val="20"/>
                  <w:u w:val="single"/>
                </w:rPr>
              </w:rPrChange>
            </w:rPr>
            <w:fldChar w:fldCharType="end"/>
          </w:r>
          <w:r w:rsidRPr="00EE27B1">
            <w:rPr>
              <w:rFonts w:ascii="Calibri" w:hAnsi="Calibri"/>
              <w:i/>
              <w:rPrChange w:id="14924" w:author="Tre" w:date="2012-11-19T09:07:00Z">
                <w:rPr>
                  <w:rFonts w:ascii="Calibri" w:hAnsi="Calibri"/>
                  <w:i/>
                  <w:color w:val="0000FF"/>
                  <w:sz w:val="20"/>
                  <w:szCs w:val="20"/>
                  <w:u w:val="single"/>
                </w:rPr>
              </w:rPrChange>
            </w:rPr>
            <w:delText>)</w:delText>
          </w:r>
        </w:del>
        <w:r w:rsidRPr="00EE27B1">
          <w:rPr>
            <w:rFonts w:ascii="Calibri" w:hAnsi="Calibri"/>
            <w:i/>
            <w:rPrChange w:id="14925" w:author="Tre" w:date="2012-11-19T09:07:00Z">
              <w:rPr>
                <w:rFonts w:ascii="Calibri" w:hAnsi="Calibri"/>
                <w:i/>
                <w:color w:val="0000FF"/>
                <w:sz w:val="20"/>
                <w:szCs w:val="20"/>
                <w:u w:val="single"/>
              </w:rPr>
            </w:rPrChange>
          </w:rPr>
          <w:t>]</w:t>
        </w:r>
      </w:ins>
    </w:p>
    <w:p w:rsidR="00702889" w:rsidRPr="000B0456" w:rsidRDefault="00EE27B1" w:rsidP="00702889">
      <w:pPr>
        <w:jc w:val="both"/>
        <w:rPr>
          <w:ins w:id="14926" w:author="frontdesk" w:date="2012-11-16T12:58:00Z"/>
          <w:rFonts w:ascii="Calibri" w:hAnsi="Calibri"/>
          <w:rPrChange w:id="14927" w:author="Tre" w:date="2012-11-19T09:07:00Z">
            <w:rPr>
              <w:ins w:id="14928" w:author="frontdesk" w:date="2012-11-16T12:58:00Z"/>
              <w:rFonts w:ascii="Calibri" w:hAnsi="Calibri"/>
              <w:sz w:val="20"/>
              <w:szCs w:val="20"/>
            </w:rPr>
          </w:rPrChange>
        </w:rPr>
      </w:pPr>
      <w:ins w:id="14929" w:author="frontdesk" w:date="2012-11-16T12:58:00Z">
        <w:r w:rsidRPr="00EE27B1">
          <w:rPr>
            <w:rFonts w:ascii="Calibri" w:hAnsi="Calibri"/>
            <w:rPrChange w:id="14930" w:author="Tre" w:date="2012-11-19T09:07:00Z">
              <w:rPr>
                <w:rFonts w:ascii="Calibri" w:hAnsi="Calibri"/>
                <w:color w:val="0000FF"/>
                <w:sz w:val="20"/>
                <w:szCs w:val="20"/>
                <w:u w:val="single"/>
              </w:rPr>
            </w:rPrChange>
          </w:rPr>
          <w:fldChar w:fldCharType="begin"/>
        </w:r>
        <w:r w:rsidRPr="00EE27B1">
          <w:rPr>
            <w:rFonts w:ascii="Calibri" w:hAnsi="Calibri"/>
            <w:rPrChange w:id="14931"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4932" w:author="Tre" w:date="2012-11-19T09:07:00Z">
              <w:rPr>
                <w:rFonts w:ascii="Calibri" w:hAnsi="Calibri"/>
                <w:color w:val="0000FF"/>
                <w:sz w:val="20"/>
                <w:szCs w:val="20"/>
                <w:u w:val="single"/>
              </w:rPr>
            </w:rPrChange>
          </w:rPr>
          <w:fldChar w:fldCharType="separate"/>
        </w:r>
        <w:r w:rsidRPr="00EE27B1">
          <w:rPr>
            <w:rFonts w:ascii="Calibri" w:hAnsi="Calibri"/>
            <w:noProof/>
            <w:rPrChange w:id="14933" w:author="Tre" w:date="2012-11-19T09:07:00Z">
              <w:rPr>
                <w:rFonts w:ascii="Calibri" w:hAnsi="Calibri"/>
                <w:noProof/>
                <w:color w:val="0000FF"/>
                <w:sz w:val="20"/>
                <w:szCs w:val="20"/>
                <w:u w:val="single"/>
              </w:rPr>
            </w:rPrChange>
          </w:rPr>
          <w:t>A medium-caliber, semi automatic handgun.</w:t>
        </w:r>
        <w:r w:rsidRPr="00EE27B1">
          <w:rPr>
            <w:rFonts w:ascii="Calibri" w:hAnsi="Calibri"/>
            <w:rPrChange w:id="14934" w:author="Tre" w:date="2012-11-19T09:07:00Z">
              <w:rPr>
                <w:rFonts w:ascii="Calibri" w:hAnsi="Calibri"/>
                <w:color w:val="0000FF"/>
                <w:sz w:val="20"/>
                <w:szCs w:val="20"/>
                <w:u w:val="single"/>
              </w:rPr>
            </w:rPrChange>
          </w:rPr>
          <w:fldChar w:fldCharType="end"/>
        </w:r>
        <w:r w:rsidRPr="00EE27B1">
          <w:rPr>
            <w:rFonts w:ascii="Calibri" w:hAnsi="Calibri"/>
            <w:rPrChange w:id="14935" w:author="Tre" w:date="2012-11-19T09:07:00Z">
              <w:rPr>
                <w:rFonts w:ascii="Calibri" w:hAnsi="Calibri"/>
                <w:color w:val="0000FF"/>
                <w:sz w:val="20"/>
                <w:szCs w:val="20"/>
                <w:u w:val="single"/>
              </w:rPr>
            </w:rPrChange>
          </w:rPr>
          <w:fldChar w:fldCharType="begin"/>
        </w:r>
        <w:r w:rsidRPr="00EE27B1">
          <w:rPr>
            <w:rFonts w:ascii="Calibri" w:hAnsi="Calibri"/>
            <w:rPrChange w:id="14936"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4937" w:author="Tre" w:date="2012-11-19T09:07:00Z">
              <w:rPr>
                <w:rFonts w:ascii="Calibri" w:hAnsi="Calibri"/>
                <w:color w:val="0000FF"/>
                <w:sz w:val="20"/>
                <w:szCs w:val="20"/>
                <w:u w:val="single"/>
              </w:rPr>
            </w:rPrChange>
          </w:rPr>
          <w:fldChar w:fldCharType="end"/>
        </w:r>
      </w:ins>
    </w:p>
    <w:p w:rsidR="00702889" w:rsidRPr="000B0456" w:rsidRDefault="00702889" w:rsidP="00702889">
      <w:pPr>
        <w:rPr>
          <w:ins w:id="14938" w:author="frontdesk" w:date="2012-11-16T12:58:00Z"/>
        </w:rPr>
      </w:pPr>
    </w:p>
    <w:p w:rsidR="00702889" w:rsidRPr="000B0456" w:rsidRDefault="00EE27B1" w:rsidP="00702889">
      <w:pPr>
        <w:jc w:val="both"/>
        <w:rPr>
          <w:ins w:id="14939" w:author="frontdesk" w:date="2012-11-16T12:58:00Z"/>
          <w:rFonts w:ascii="Calibri" w:hAnsi="Calibri"/>
          <w:b/>
          <w:rPrChange w:id="14940" w:author="Tre" w:date="2012-11-19T09:07:00Z">
            <w:rPr>
              <w:ins w:id="14941" w:author="frontdesk" w:date="2012-11-16T12:58:00Z"/>
              <w:rFonts w:ascii="Calibri" w:hAnsi="Calibri"/>
              <w:b/>
              <w:sz w:val="20"/>
              <w:szCs w:val="20"/>
            </w:rPr>
          </w:rPrChange>
        </w:rPr>
      </w:pPr>
      <w:ins w:id="14942" w:author="frontdesk" w:date="2012-11-16T12:58:00Z">
        <w:r w:rsidRPr="00EE27B1">
          <w:rPr>
            <w:rFonts w:ascii="Calibri" w:hAnsi="Calibri"/>
            <w:b/>
            <w:rPrChange w:id="14943" w:author="Tre" w:date="2012-11-19T09:07:00Z">
              <w:rPr>
                <w:rFonts w:ascii="Calibri" w:hAnsi="Calibri"/>
                <w:b/>
                <w:color w:val="0000FF"/>
                <w:sz w:val="20"/>
                <w:szCs w:val="20"/>
                <w:u w:val="single"/>
              </w:rPr>
            </w:rPrChange>
          </w:rPr>
          <w:fldChar w:fldCharType="begin"/>
        </w:r>
        <w:r w:rsidRPr="00EE27B1">
          <w:rPr>
            <w:rFonts w:ascii="Calibri" w:hAnsi="Calibri"/>
            <w:b/>
            <w:rPrChange w:id="14944"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4945" w:author="Tre" w:date="2012-11-19T09:07:00Z">
              <w:rPr>
                <w:rFonts w:ascii="Calibri" w:hAnsi="Calibri"/>
                <w:b/>
                <w:color w:val="0000FF"/>
                <w:sz w:val="20"/>
                <w:szCs w:val="20"/>
                <w:u w:val="single"/>
              </w:rPr>
            </w:rPrChange>
          </w:rPr>
          <w:fldChar w:fldCharType="separate"/>
        </w:r>
        <w:r w:rsidRPr="00EE27B1">
          <w:rPr>
            <w:rFonts w:ascii="Calibri" w:hAnsi="Calibri"/>
            <w:b/>
            <w:noProof/>
            <w:rPrChange w:id="14946" w:author="Tre" w:date="2012-11-19T09:07:00Z">
              <w:rPr>
                <w:rFonts w:ascii="Calibri" w:hAnsi="Calibri"/>
                <w:b/>
                <w:noProof/>
                <w:color w:val="0000FF"/>
                <w:sz w:val="20"/>
                <w:szCs w:val="20"/>
                <w:u w:val="single"/>
              </w:rPr>
            </w:rPrChange>
          </w:rPr>
          <w:t>Revolver "Smith &amp; Wesson" .38 Special</w:t>
        </w:r>
        <w:r w:rsidRPr="00EE27B1">
          <w:rPr>
            <w:rFonts w:ascii="Calibri" w:hAnsi="Calibri"/>
            <w:b/>
            <w:rPrChange w:id="14947"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4948" w:author="frontdesk" w:date="2012-11-16T12:58:00Z"/>
          <w:rFonts w:ascii="Calibri" w:hAnsi="Calibri"/>
          <w:i/>
          <w:rPrChange w:id="14949" w:author="Tre" w:date="2012-11-19T09:07:00Z">
            <w:rPr>
              <w:ins w:id="14950" w:author="frontdesk" w:date="2012-11-16T12:58:00Z"/>
              <w:rFonts w:ascii="Calibri" w:hAnsi="Calibri"/>
              <w:i/>
              <w:sz w:val="20"/>
              <w:szCs w:val="20"/>
            </w:rPr>
          </w:rPrChange>
        </w:rPr>
      </w:pPr>
      <w:ins w:id="14951" w:author="frontdesk" w:date="2012-11-16T12:58:00Z">
        <w:r w:rsidRPr="00EE27B1">
          <w:rPr>
            <w:rFonts w:ascii="Calibri" w:hAnsi="Calibri"/>
            <w:i/>
            <w:rPrChange w:id="14952" w:author="Tre" w:date="2012-11-19T09:07:00Z">
              <w:rPr>
                <w:rFonts w:ascii="Calibri" w:hAnsi="Calibri"/>
                <w:i/>
                <w:color w:val="0000FF"/>
                <w:sz w:val="20"/>
                <w:szCs w:val="20"/>
                <w:u w:val="single"/>
              </w:rPr>
            </w:rPrChange>
          </w:rPr>
          <w:t>[Damage (</w:t>
        </w:r>
        <w:r w:rsidRPr="00EE27B1">
          <w:rPr>
            <w:rFonts w:ascii="Calibri" w:hAnsi="Calibri"/>
            <w:i/>
            <w:rPrChange w:id="14953" w:author="Tre" w:date="2012-11-19T09:07:00Z">
              <w:rPr>
                <w:rFonts w:ascii="Calibri" w:hAnsi="Calibri"/>
                <w:i/>
                <w:color w:val="0000FF"/>
                <w:sz w:val="20"/>
                <w:szCs w:val="20"/>
                <w:u w:val="single"/>
              </w:rPr>
            </w:rPrChange>
          </w:rPr>
          <w:fldChar w:fldCharType="begin"/>
        </w:r>
        <w:r w:rsidRPr="00EE27B1">
          <w:rPr>
            <w:rFonts w:ascii="Calibri" w:hAnsi="Calibri"/>
            <w:i/>
            <w:rPrChange w:id="14954"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4955" w:author="Tre" w:date="2012-11-19T09:07:00Z">
              <w:rPr>
                <w:rFonts w:ascii="Calibri" w:hAnsi="Calibri"/>
                <w:i/>
                <w:color w:val="0000FF"/>
                <w:sz w:val="20"/>
                <w:szCs w:val="20"/>
                <w:u w:val="single"/>
              </w:rPr>
            </w:rPrChange>
          </w:rPr>
          <w:fldChar w:fldCharType="separate"/>
        </w:r>
        <w:r w:rsidRPr="00EE27B1">
          <w:rPr>
            <w:rFonts w:ascii="Calibri" w:hAnsi="Calibri"/>
            <w:i/>
            <w:noProof/>
            <w:rPrChange w:id="14956" w:author="Tre" w:date="2012-11-19T09:07:00Z">
              <w:rPr>
                <w:rFonts w:ascii="Calibri" w:hAnsi="Calibri"/>
                <w:i/>
                <w:noProof/>
                <w:color w:val="0000FF"/>
                <w:sz w:val="20"/>
                <w:szCs w:val="20"/>
                <w:u w:val="single"/>
              </w:rPr>
            </w:rPrChange>
          </w:rPr>
          <w:t>2</w:t>
        </w:r>
        <w:r w:rsidRPr="00EE27B1">
          <w:rPr>
            <w:rFonts w:ascii="Calibri" w:hAnsi="Calibri"/>
            <w:i/>
            <w:rPrChange w:id="14957" w:author="Tre" w:date="2012-11-19T09:07:00Z">
              <w:rPr>
                <w:rFonts w:ascii="Calibri" w:hAnsi="Calibri"/>
                <w:i/>
                <w:color w:val="0000FF"/>
                <w:sz w:val="20"/>
                <w:szCs w:val="20"/>
                <w:u w:val="single"/>
              </w:rPr>
            </w:rPrChange>
          </w:rPr>
          <w:fldChar w:fldCharType="end"/>
        </w:r>
        <w:r w:rsidRPr="00EE27B1">
          <w:rPr>
            <w:rFonts w:ascii="Calibri" w:hAnsi="Calibri"/>
            <w:i/>
            <w:rPrChange w:id="14958" w:author="Tre" w:date="2012-11-19T09:07:00Z">
              <w:rPr>
                <w:rFonts w:ascii="Calibri" w:hAnsi="Calibri"/>
                <w:i/>
                <w:color w:val="0000FF"/>
                <w:sz w:val="20"/>
                <w:szCs w:val="20"/>
                <w:u w:val="single"/>
              </w:rPr>
            </w:rPrChange>
          </w:rPr>
          <w:t>), Type (</w:t>
        </w:r>
        <w:r w:rsidRPr="00EE27B1">
          <w:rPr>
            <w:rFonts w:ascii="Calibri" w:hAnsi="Calibri"/>
            <w:i/>
            <w:rPrChange w:id="14959" w:author="Tre" w:date="2012-11-19T09:07:00Z">
              <w:rPr>
                <w:rFonts w:ascii="Calibri" w:hAnsi="Calibri"/>
                <w:i/>
                <w:color w:val="0000FF"/>
                <w:sz w:val="20"/>
                <w:szCs w:val="20"/>
                <w:u w:val="single"/>
              </w:rPr>
            </w:rPrChange>
          </w:rPr>
          <w:fldChar w:fldCharType="begin"/>
        </w:r>
        <w:r w:rsidRPr="00EE27B1">
          <w:rPr>
            <w:rFonts w:ascii="Calibri" w:hAnsi="Calibri"/>
            <w:i/>
            <w:rPrChange w:id="14960"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4961" w:author="Tre" w:date="2012-11-19T09:07:00Z">
              <w:rPr>
                <w:rFonts w:ascii="Calibri" w:hAnsi="Calibri"/>
                <w:i/>
                <w:color w:val="0000FF"/>
                <w:sz w:val="20"/>
                <w:szCs w:val="20"/>
                <w:u w:val="single"/>
              </w:rPr>
            </w:rPrChange>
          </w:rPr>
          <w:fldChar w:fldCharType="separate"/>
        </w:r>
        <w:r w:rsidRPr="00EE27B1">
          <w:rPr>
            <w:rFonts w:ascii="Calibri" w:hAnsi="Calibri"/>
            <w:i/>
            <w:noProof/>
            <w:rPrChange w:id="14962" w:author="Tre" w:date="2012-11-19T09:07:00Z">
              <w:rPr>
                <w:rFonts w:ascii="Calibri" w:hAnsi="Calibri"/>
                <w:i/>
                <w:noProof/>
                <w:color w:val="0000FF"/>
                <w:sz w:val="20"/>
                <w:szCs w:val="20"/>
                <w:u w:val="single"/>
              </w:rPr>
            </w:rPrChange>
          </w:rPr>
          <w:t>Gun</w:t>
        </w:r>
        <w:r w:rsidRPr="00EE27B1">
          <w:rPr>
            <w:rFonts w:ascii="Calibri" w:hAnsi="Calibri"/>
            <w:i/>
            <w:rPrChange w:id="14963" w:author="Tre" w:date="2012-11-19T09:07:00Z">
              <w:rPr>
                <w:rFonts w:ascii="Calibri" w:hAnsi="Calibri"/>
                <w:i/>
                <w:color w:val="0000FF"/>
                <w:sz w:val="20"/>
                <w:szCs w:val="20"/>
                <w:u w:val="single"/>
              </w:rPr>
            </w:rPrChange>
          </w:rPr>
          <w:fldChar w:fldCharType="end"/>
        </w:r>
        <w:r w:rsidRPr="00EE27B1">
          <w:rPr>
            <w:rFonts w:ascii="Calibri" w:hAnsi="Calibri"/>
            <w:i/>
            <w:rPrChange w:id="14964" w:author="Tre" w:date="2012-11-19T09:07:00Z">
              <w:rPr>
                <w:rFonts w:ascii="Calibri" w:hAnsi="Calibri"/>
                <w:i/>
                <w:color w:val="0000FF"/>
                <w:sz w:val="20"/>
                <w:szCs w:val="20"/>
                <w:u w:val="single"/>
              </w:rPr>
            </w:rPrChange>
          </w:rPr>
          <w:t>), Rate (</w:t>
        </w:r>
        <w:r w:rsidRPr="00EE27B1">
          <w:rPr>
            <w:rFonts w:ascii="Calibri" w:hAnsi="Calibri"/>
            <w:i/>
            <w:rPrChange w:id="14965" w:author="Tre" w:date="2012-11-19T09:07:00Z">
              <w:rPr>
                <w:rFonts w:ascii="Calibri" w:hAnsi="Calibri"/>
                <w:i/>
                <w:color w:val="0000FF"/>
                <w:sz w:val="20"/>
                <w:szCs w:val="20"/>
                <w:u w:val="single"/>
              </w:rPr>
            </w:rPrChange>
          </w:rPr>
          <w:fldChar w:fldCharType="begin"/>
        </w:r>
        <w:r w:rsidRPr="00EE27B1">
          <w:rPr>
            <w:rFonts w:ascii="Calibri" w:hAnsi="Calibri"/>
            <w:i/>
            <w:rPrChange w:id="14966"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4967" w:author="Tre" w:date="2012-11-19T09:07:00Z">
              <w:rPr>
                <w:rFonts w:ascii="Calibri" w:hAnsi="Calibri"/>
                <w:i/>
                <w:color w:val="0000FF"/>
                <w:sz w:val="20"/>
                <w:szCs w:val="20"/>
                <w:u w:val="single"/>
              </w:rPr>
            </w:rPrChange>
          </w:rPr>
          <w:fldChar w:fldCharType="separate"/>
        </w:r>
        <w:r w:rsidRPr="00EE27B1">
          <w:rPr>
            <w:rFonts w:ascii="Calibri" w:hAnsi="Calibri"/>
            <w:i/>
            <w:noProof/>
            <w:rPrChange w:id="14968" w:author="Tre" w:date="2012-11-19T09:07:00Z">
              <w:rPr>
                <w:rFonts w:ascii="Calibri" w:hAnsi="Calibri"/>
                <w:i/>
                <w:noProof/>
                <w:color w:val="0000FF"/>
                <w:sz w:val="20"/>
                <w:szCs w:val="20"/>
                <w:u w:val="single"/>
              </w:rPr>
            </w:rPrChange>
          </w:rPr>
          <w:t>Semi Auto</w:t>
        </w:r>
        <w:r w:rsidRPr="00EE27B1">
          <w:rPr>
            <w:rFonts w:ascii="Calibri" w:hAnsi="Calibri"/>
            <w:i/>
            <w:rPrChange w:id="14969" w:author="Tre" w:date="2012-11-19T09:07:00Z">
              <w:rPr>
                <w:rFonts w:ascii="Calibri" w:hAnsi="Calibri"/>
                <w:i/>
                <w:color w:val="0000FF"/>
                <w:sz w:val="20"/>
                <w:szCs w:val="20"/>
                <w:u w:val="single"/>
              </w:rPr>
            </w:rPrChange>
          </w:rPr>
          <w:fldChar w:fldCharType="end"/>
        </w:r>
        <w:r w:rsidRPr="00EE27B1">
          <w:rPr>
            <w:rFonts w:ascii="Calibri" w:hAnsi="Calibri"/>
            <w:i/>
            <w:rPrChange w:id="14970" w:author="Tre" w:date="2012-11-19T09:07:00Z">
              <w:rPr>
                <w:rFonts w:ascii="Calibri" w:hAnsi="Calibri"/>
                <w:i/>
                <w:color w:val="0000FF"/>
                <w:sz w:val="20"/>
                <w:szCs w:val="20"/>
                <w:u w:val="single"/>
              </w:rPr>
            </w:rPrChange>
          </w:rPr>
          <w:t>), Ammo (</w:t>
        </w:r>
        <w:r w:rsidRPr="00EE27B1">
          <w:rPr>
            <w:rFonts w:ascii="Calibri" w:hAnsi="Calibri"/>
            <w:i/>
            <w:rPrChange w:id="14971" w:author="Tre" w:date="2012-11-19T09:07:00Z">
              <w:rPr>
                <w:rFonts w:ascii="Calibri" w:hAnsi="Calibri"/>
                <w:i/>
                <w:color w:val="0000FF"/>
                <w:sz w:val="20"/>
                <w:szCs w:val="20"/>
                <w:u w:val="single"/>
              </w:rPr>
            </w:rPrChange>
          </w:rPr>
          <w:fldChar w:fldCharType="begin"/>
        </w:r>
        <w:r w:rsidRPr="00EE27B1">
          <w:rPr>
            <w:rFonts w:ascii="Calibri" w:hAnsi="Calibri"/>
            <w:i/>
            <w:rPrChange w:id="14972"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4973" w:author="Tre" w:date="2012-11-19T09:07:00Z">
              <w:rPr>
                <w:rFonts w:ascii="Calibri" w:hAnsi="Calibri"/>
                <w:i/>
                <w:color w:val="0000FF"/>
                <w:sz w:val="20"/>
                <w:szCs w:val="20"/>
                <w:u w:val="single"/>
              </w:rPr>
            </w:rPrChange>
          </w:rPr>
          <w:fldChar w:fldCharType="separate"/>
        </w:r>
        <w:r w:rsidRPr="00EE27B1">
          <w:rPr>
            <w:rFonts w:ascii="Calibri" w:hAnsi="Calibri"/>
            <w:i/>
            <w:noProof/>
            <w:rPrChange w:id="14974" w:author="Tre" w:date="2012-11-19T09:07:00Z">
              <w:rPr>
                <w:rFonts w:ascii="Calibri" w:hAnsi="Calibri"/>
                <w:i/>
                <w:noProof/>
                <w:color w:val="0000FF"/>
                <w:sz w:val="20"/>
                <w:szCs w:val="20"/>
                <w:u w:val="single"/>
              </w:rPr>
            </w:rPrChange>
          </w:rPr>
          <w:t>revolver (6)</w:t>
        </w:r>
        <w:r w:rsidRPr="00EE27B1">
          <w:rPr>
            <w:rFonts w:ascii="Calibri" w:hAnsi="Calibri"/>
            <w:i/>
            <w:rPrChange w:id="14975" w:author="Tre" w:date="2012-11-19T09:07:00Z">
              <w:rPr>
                <w:rFonts w:ascii="Calibri" w:hAnsi="Calibri"/>
                <w:i/>
                <w:color w:val="0000FF"/>
                <w:sz w:val="20"/>
                <w:szCs w:val="20"/>
                <w:u w:val="single"/>
              </w:rPr>
            </w:rPrChange>
          </w:rPr>
          <w:fldChar w:fldCharType="end"/>
        </w:r>
        <w:r w:rsidRPr="00EE27B1">
          <w:rPr>
            <w:rFonts w:ascii="Calibri" w:hAnsi="Calibri"/>
            <w:i/>
            <w:rPrChange w:id="14976" w:author="Tre" w:date="2012-11-19T09:07:00Z">
              <w:rPr>
                <w:rFonts w:ascii="Calibri" w:hAnsi="Calibri"/>
                <w:i/>
                <w:color w:val="0000FF"/>
                <w:sz w:val="20"/>
                <w:szCs w:val="20"/>
                <w:u w:val="single"/>
              </w:rPr>
            </w:rPrChange>
          </w:rPr>
          <w:t>)</w:t>
        </w:r>
        <w:del w:id="14977" w:author="Tre" w:date="2012-11-19T09:45:00Z">
          <w:r w:rsidRPr="00EE27B1">
            <w:rPr>
              <w:rFonts w:ascii="Calibri" w:hAnsi="Calibri"/>
              <w:i/>
              <w:rPrChange w:id="14978" w:author="Tre" w:date="2012-11-19T09:07:00Z">
                <w:rPr>
                  <w:rFonts w:ascii="Calibri" w:hAnsi="Calibri"/>
                  <w:i/>
                  <w:color w:val="0000FF"/>
                  <w:sz w:val="20"/>
                  <w:szCs w:val="20"/>
                  <w:u w:val="single"/>
                </w:rPr>
              </w:rPrChange>
            </w:rPr>
            <w:delText>, Range (</w:delText>
          </w:r>
          <w:r w:rsidRPr="00EE27B1" w:rsidDel="00006295">
            <w:rPr>
              <w:rFonts w:ascii="Calibri" w:hAnsi="Calibri"/>
              <w:i/>
              <w:rPrChange w:id="14979" w:author="Tre" w:date="2012-11-19T09:07:00Z">
                <w:rPr>
                  <w:rFonts w:ascii="Calibri" w:hAnsi="Calibri"/>
                  <w:i/>
                  <w:color w:val="0000FF"/>
                  <w:sz w:val="20"/>
                  <w:szCs w:val="20"/>
                  <w:u w:val="single"/>
                </w:rPr>
              </w:rPrChange>
            </w:rPr>
            <w:fldChar w:fldCharType="begin"/>
          </w:r>
          <w:r w:rsidRPr="00EE27B1">
            <w:rPr>
              <w:rFonts w:ascii="Calibri" w:hAnsi="Calibri"/>
              <w:i/>
              <w:rPrChange w:id="14980"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4981" w:author="Tre" w:date="2012-11-19T09:07:00Z">
                <w:rPr>
                  <w:rFonts w:ascii="Calibri" w:hAnsi="Calibri"/>
                  <w:i/>
                  <w:color w:val="0000FF"/>
                  <w:sz w:val="20"/>
                  <w:szCs w:val="20"/>
                  <w:u w:val="single"/>
                </w:rPr>
              </w:rPrChange>
            </w:rPr>
            <w:fldChar w:fldCharType="end"/>
          </w:r>
          <w:r w:rsidRPr="00EE27B1">
            <w:rPr>
              <w:rFonts w:ascii="Calibri" w:hAnsi="Calibri"/>
              <w:i/>
              <w:rPrChange w:id="14982"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4983" w:author="Tre" w:date="2012-11-19T09:07:00Z">
                <w:rPr>
                  <w:rFonts w:ascii="Calibri" w:hAnsi="Calibri"/>
                  <w:i/>
                  <w:color w:val="0000FF"/>
                  <w:sz w:val="20"/>
                  <w:szCs w:val="20"/>
                  <w:u w:val="single"/>
                </w:rPr>
              </w:rPrChange>
            </w:rPr>
            <w:fldChar w:fldCharType="begin"/>
          </w:r>
          <w:r w:rsidRPr="00EE27B1">
            <w:rPr>
              <w:rFonts w:ascii="Calibri" w:hAnsi="Calibri"/>
              <w:i/>
              <w:rPrChange w:id="14984"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4985" w:author="Tre" w:date="2012-11-19T09:07:00Z">
                <w:rPr>
                  <w:rFonts w:ascii="Calibri" w:hAnsi="Calibri"/>
                  <w:i/>
                  <w:color w:val="0000FF"/>
                  <w:sz w:val="20"/>
                  <w:szCs w:val="20"/>
                  <w:u w:val="single"/>
                </w:rPr>
              </w:rPrChange>
            </w:rPr>
            <w:fldChar w:fldCharType="end"/>
          </w:r>
          <w:r w:rsidRPr="00EE27B1">
            <w:rPr>
              <w:rFonts w:ascii="Calibri" w:hAnsi="Calibri"/>
              <w:i/>
              <w:rPrChange w:id="14986" w:author="Tre" w:date="2012-11-19T09:07:00Z">
                <w:rPr>
                  <w:rFonts w:ascii="Calibri" w:hAnsi="Calibri"/>
                  <w:i/>
                  <w:color w:val="0000FF"/>
                  <w:sz w:val="20"/>
                  <w:szCs w:val="20"/>
                  <w:u w:val="single"/>
                </w:rPr>
              </w:rPrChange>
            </w:rPr>
            <w:delText>), Speed (</w:delText>
          </w:r>
          <w:r w:rsidRPr="00EE27B1" w:rsidDel="00006295">
            <w:rPr>
              <w:rFonts w:ascii="Calibri" w:hAnsi="Calibri"/>
              <w:i/>
              <w:rPrChange w:id="14987" w:author="Tre" w:date="2012-11-19T09:07:00Z">
                <w:rPr>
                  <w:rFonts w:ascii="Calibri" w:hAnsi="Calibri"/>
                  <w:i/>
                  <w:color w:val="0000FF"/>
                  <w:sz w:val="20"/>
                  <w:szCs w:val="20"/>
                  <w:u w:val="single"/>
                </w:rPr>
              </w:rPrChange>
            </w:rPr>
            <w:fldChar w:fldCharType="begin"/>
          </w:r>
          <w:r w:rsidRPr="00EE27B1">
            <w:rPr>
              <w:rFonts w:ascii="Calibri" w:hAnsi="Calibri"/>
              <w:i/>
              <w:rPrChange w:id="14988"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4989" w:author="Tre" w:date="2012-11-19T09:07:00Z">
                <w:rPr>
                  <w:rFonts w:ascii="Calibri" w:hAnsi="Calibri"/>
                  <w:i/>
                  <w:color w:val="0000FF"/>
                  <w:sz w:val="20"/>
                  <w:szCs w:val="20"/>
                  <w:u w:val="single"/>
                </w:rPr>
              </w:rPrChange>
            </w:rPr>
            <w:fldChar w:fldCharType="end"/>
          </w:r>
          <w:r w:rsidRPr="00EE27B1">
            <w:rPr>
              <w:rFonts w:ascii="Calibri" w:hAnsi="Calibri"/>
              <w:i/>
              <w:rPrChange w:id="14990"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4991" w:author="Tre" w:date="2012-11-19T09:07:00Z">
                <w:rPr>
                  <w:rFonts w:ascii="Calibri" w:hAnsi="Calibri"/>
                  <w:i/>
                  <w:color w:val="0000FF"/>
                  <w:sz w:val="20"/>
                  <w:szCs w:val="20"/>
                  <w:u w:val="single"/>
                </w:rPr>
              </w:rPrChange>
            </w:rPr>
            <w:fldChar w:fldCharType="begin"/>
          </w:r>
          <w:r w:rsidRPr="00EE27B1">
            <w:rPr>
              <w:rFonts w:ascii="Calibri" w:hAnsi="Calibri"/>
              <w:i/>
              <w:rPrChange w:id="14992"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4993" w:author="Tre" w:date="2012-11-19T09:07:00Z">
                <w:rPr>
                  <w:rFonts w:ascii="Calibri" w:hAnsi="Calibri"/>
                  <w:i/>
                  <w:color w:val="0000FF"/>
                  <w:sz w:val="20"/>
                  <w:szCs w:val="20"/>
                  <w:u w:val="single"/>
                </w:rPr>
              </w:rPrChange>
            </w:rPr>
            <w:fldChar w:fldCharType="end"/>
          </w:r>
          <w:r w:rsidRPr="00EE27B1">
            <w:rPr>
              <w:rFonts w:ascii="Calibri" w:hAnsi="Calibri"/>
              <w:i/>
              <w:rPrChange w:id="14994" w:author="Tre" w:date="2012-11-19T09:07:00Z">
                <w:rPr>
                  <w:rFonts w:ascii="Calibri" w:hAnsi="Calibri"/>
                  <w:i/>
                  <w:color w:val="0000FF"/>
                  <w:sz w:val="20"/>
                  <w:szCs w:val="20"/>
                  <w:u w:val="single"/>
                </w:rPr>
              </w:rPrChange>
            </w:rPr>
            <w:delText>), Fuel (</w:delText>
          </w:r>
          <w:r w:rsidRPr="00EE27B1" w:rsidDel="00006295">
            <w:rPr>
              <w:rFonts w:ascii="Calibri" w:hAnsi="Calibri"/>
              <w:i/>
              <w:rPrChange w:id="14995" w:author="Tre" w:date="2012-11-19T09:07:00Z">
                <w:rPr>
                  <w:rFonts w:ascii="Calibri" w:hAnsi="Calibri"/>
                  <w:i/>
                  <w:color w:val="0000FF"/>
                  <w:sz w:val="20"/>
                  <w:szCs w:val="20"/>
                  <w:u w:val="single"/>
                </w:rPr>
              </w:rPrChange>
            </w:rPr>
            <w:fldChar w:fldCharType="begin"/>
          </w:r>
          <w:r w:rsidRPr="00EE27B1">
            <w:rPr>
              <w:rFonts w:ascii="Calibri" w:hAnsi="Calibri"/>
              <w:i/>
              <w:rPrChange w:id="14996"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4997" w:author="Tre" w:date="2012-11-19T09:07:00Z">
                <w:rPr>
                  <w:rFonts w:ascii="Calibri" w:hAnsi="Calibri"/>
                  <w:i/>
                  <w:color w:val="0000FF"/>
                  <w:sz w:val="20"/>
                  <w:szCs w:val="20"/>
                  <w:u w:val="single"/>
                </w:rPr>
              </w:rPrChange>
            </w:rPr>
            <w:fldChar w:fldCharType="end"/>
          </w:r>
          <w:r w:rsidRPr="00EE27B1">
            <w:rPr>
              <w:rFonts w:ascii="Calibri" w:hAnsi="Calibri"/>
              <w:i/>
              <w:rPrChange w:id="14998" w:author="Tre" w:date="2012-11-19T09:07:00Z">
                <w:rPr>
                  <w:rFonts w:ascii="Calibri" w:hAnsi="Calibri"/>
                  <w:i/>
                  <w:color w:val="0000FF"/>
                  <w:sz w:val="20"/>
                  <w:szCs w:val="20"/>
                  <w:u w:val="single"/>
                </w:rPr>
              </w:rPrChange>
            </w:rPr>
            <w:delText>)</w:delText>
          </w:r>
        </w:del>
        <w:r w:rsidRPr="00EE27B1">
          <w:rPr>
            <w:rFonts w:ascii="Calibri" w:hAnsi="Calibri"/>
            <w:i/>
            <w:rPrChange w:id="14999" w:author="Tre" w:date="2012-11-19T09:07:00Z">
              <w:rPr>
                <w:rFonts w:ascii="Calibri" w:hAnsi="Calibri"/>
                <w:i/>
                <w:color w:val="0000FF"/>
                <w:sz w:val="20"/>
                <w:szCs w:val="20"/>
                <w:u w:val="single"/>
              </w:rPr>
            </w:rPrChange>
          </w:rPr>
          <w:t>]</w:t>
        </w:r>
      </w:ins>
    </w:p>
    <w:p w:rsidR="00702889" w:rsidRPr="000B0456" w:rsidRDefault="00EE27B1" w:rsidP="00702889">
      <w:pPr>
        <w:jc w:val="both"/>
        <w:rPr>
          <w:ins w:id="15000" w:author="frontdesk" w:date="2012-11-16T12:58:00Z"/>
          <w:rFonts w:ascii="Calibri" w:hAnsi="Calibri"/>
          <w:rPrChange w:id="15001" w:author="Tre" w:date="2012-11-19T09:07:00Z">
            <w:rPr>
              <w:ins w:id="15002" w:author="frontdesk" w:date="2012-11-16T12:58:00Z"/>
              <w:rFonts w:ascii="Calibri" w:hAnsi="Calibri"/>
              <w:sz w:val="20"/>
              <w:szCs w:val="20"/>
            </w:rPr>
          </w:rPrChange>
        </w:rPr>
      </w:pPr>
      <w:ins w:id="15003" w:author="frontdesk" w:date="2012-11-16T12:58:00Z">
        <w:r w:rsidRPr="00EE27B1">
          <w:rPr>
            <w:rFonts w:ascii="Calibri" w:hAnsi="Calibri"/>
            <w:rPrChange w:id="15004" w:author="Tre" w:date="2012-11-19T09:07:00Z">
              <w:rPr>
                <w:rFonts w:ascii="Calibri" w:hAnsi="Calibri"/>
                <w:color w:val="0000FF"/>
                <w:sz w:val="20"/>
                <w:szCs w:val="20"/>
                <w:u w:val="single"/>
              </w:rPr>
            </w:rPrChange>
          </w:rPr>
          <w:fldChar w:fldCharType="begin"/>
        </w:r>
        <w:r w:rsidRPr="00EE27B1">
          <w:rPr>
            <w:rFonts w:ascii="Calibri" w:hAnsi="Calibri"/>
            <w:rPrChange w:id="1500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006" w:author="Tre" w:date="2012-11-19T09:07:00Z">
              <w:rPr>
                <w:rFonts w:ascii="Calibri" w:hAnsi="Calibri"/>
                <w:color w:val="0000FF"/>
                <w:sz w:val="20"/>
                <w:szCs w:val="20"/>
                <w:u w:val="single"/>
              </w:rPr>
            </w:rPrChange>
          </w:rPr>
          <w:fldChar w:fldCharType="separate"/>
        </w:r>
        <w:r w:rsidRPr="00EE27B1">
          <w:rPr>
            <w:rFonts w:ascii="Calibri" w:hAnsi="Calibri"/>
            <w:noProof/>
            <w:rPrChange w:id="15007" w:author="Tre" w:date="2012-11-19T09:07:00Z">
              <w:rPr>
                <w:rFonts w:ascii="Calibri" w:hAnsi="Calibri"/>
                <w:noProof/>
                <w:color w:val="0000FF"/>
                <w:sz w:val="20"/>
                <w:szCs w:val="20"/>
                <w:u w:val="single"/>
              </w:rPr>
            </w:rPrChange>
          </w:rPr>
          <w:t>A medium-caliber, revolver-style semi automatic handgun.</w:t>
        </w:r>
        <w:r w:rsidRPr="00EE27B1">
          <w:rPr>
            <w:rFonts w:ascii="Calibri" w:hAnsi="Calibri"/>
            <w:rPrChange w:id="15008" w:author="Tre" w:date="2012-11-19T09:07:00Z">
              <w:rPr>
                <w:rFonts w:ascii="Calibri" w:hAnsi="Calibri"/>
                <w:color w:val="0000FF"/>
                <w:sz w:val="20"/>
                <w:szCs w:val="20"/>
                <w:u w:val="single"/>
              </w:rPr>
            </w:rPrChange>
          </w:rPr>
          <w:fldChar w:fldCharType="end"/>
        </w:r>
        <w:r w:rsidRPr="00EE27B1">
          <w:rPr>
            <w:rFonts w:ascii="Calibri" w:hAnsi="Calibri"/>
            <w:rPrChange w:id="15009" w:author="Tre" w:date="2012-11-19T09:07:00Z">
              <w:rPr>
                <w:rFonts w:ascii="Calibri" w:hAnsi="Calibri"/>
                <w:color w:val="0000FF"/>
                <w:sz w:val="20"/>
                <w:szCs w:val="20"/>
                <w:u w:val="single"/>
              </w:rPr>
            </w:rPrChange>
          </w:rPr>
          <w:fldChar w:fldCharType="begin"/>
        </w:r>
        <w:r w:rsidRPr="00EE27B1">
          <w:rPr>
            <w:rFonts w:ascii="Calibri" w:hAnsi="Calibri"/>
            <w:rPrChange w:id="1501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011"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012" w:author="frontdesk" w:date="2012-11-16T12:58:00Z"/>
        </w:rPr>
      </w:pPr>
    </w:p>
    <w:p w:rsidR="00702889" w:rsidRPr="000B0456" w:rsidRDefault="00EE27B1" w:rsidP="00702889">
      <w:pPr>
        <w:jc w:val="both"/>
        <w:rPr>
          <w:ins w:id="15013" w:author="frontdesk" w:date="2012-11-16T12:58:00Z"/>
          <w:rFonts w:ascii="Calibri" w:hAnsi="Calibri"/>
          <w:b/>
          <w:rPrChange w:id="15014" w:author="Tre" w:date="2012-11-19T09:07:00Z">
            <w:rPr>
              <w:ins w:id="15015" w:author="frontdesk" w:date="2012-11-16T12:58:00Z"/>
              <w:rFonts w:ascii="Calibri" w:hAnsi="Calibri"/>
              <w:b/>
              <w:sz w:val="20"/>
              <w:szCs w:val="20"/>
            </w:rPr>
          </w:rPrChange>
        </w:rPr>
      </w:pPr>
      <w:ins w:id="15016" w:author="frontdesk" w:date="2012-11-16T12:58:00Z">
        <w:r w:rsidRPr="00EE27B1">
          <w:rPr>
            <w:rFonts w:ascii="Calibri" w:hAnsi="Calibri"/>
            <w:b/>
            <w:rPrChange w:id="15017" w:author="Tre" w:date="2012-11-19T09:07:00Z">
              <w:rPr>
                <w:rFonts w:ascii="Calibri" w:hAnsi="Calibri"/>
                <w:b/>
                <w:color w:val="0000FF"/>
                <w:sz w:val="20"/>
                <w:szCs w:val="20"/>
                <w:u w:val="single"/>
              </w:rPr>
            </w:rPrChange>
          </w:rPr>
          <w:fldChar w:fldCharType="begin"/>
        </w:r>
        <w:r w:rsidRPr="00EE27B1">
          <w:rPr>
            <w:rFonts w:ascii="Calibri" w:hAnsi="Calibri"/>
            <w:b/>
            <w:rPrChange w:id="1501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019" w:author="Tre" w:date="2012-11-19T09:07:00Z">
              <w:rPr>
                <w:rFonts w:ascii="Calibri" w:hAnsi="Calibri"/>
                <w:b/>
                <w:color w:val="0000FF"/>
                <w:sz w:val="20"/>
                <w:szCs w:val="20"/>
                <w:u w:val="single"/>
              </w:rPr>
            </w:rPrChange>
          </w:rPr>
          <w:fldChar w:fldCharType="separate"/>
        </w:r>
        <w:r w:rsidRPr="00EE27B1">
          <w:rPr>
            <w:rFonts w:ascii="Calibri" w:hAnsi="Calibri"/>
            <w:b/>
            <w:noProof/>
            <w:rPrChange w:id="15020" w:author="Tre" w:date="2012-11-19T09:07:00Z">
              <w:rPr>
                <w:rFonts w:ascii="Calibri" w:hAnsi="Calibri"/>
                <w:b/>
                <w:noProof/>
                <w:color w:val="0000FF"/>
                <w:sz w:val="20"/>
                <w:szCs w:val="20"/>
                <w:u w:val="single"/>
              </w:rPr>
            </w:rPrChange>
          </w:rPr>
          <w:t>Submachine gun "H&amp;K MP5"</w:t>
        </w:r>
        <w:r w:rsidRPr="00EE27B1">
          <w:rPr>
            <w:rFonts w:ascii="Calibri" w:hAnsi="Calibri"/>
            <w:b/>
            <w:rPrChange w:id="15021"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022" w:author="frontdesk" w:date="2012-11-16T12:58:00Z"/>
          <w:rFonts w:ascii="Calibri" w:hAnsi="Calibri"/>
          <w:i/>
          <w:rPrChange w:id="15023" w:author="Tre" w:date="2012-11-19T09:07:00Z">
            <w:rPr>
              <w:ins w:id="15024" w:author="frontdesk" w:date="2012-11-16T12:58:00Z"/>
              <w:rFonts w:ascii="Calibri" w:hAnsi="Calibri"/>
              <w:i/>
              <w:sz w:val="20"/>
              <w:szCs w:val="20"/>
            </w:rPr>
          </w:rPrChange>
        </w:rPr>
      </w:pPr>
      <w:ins w:id="15025" w:author="frontdesk" w:date="2012-11-16T12:58:00Z">
        <w:r w:rsidRPr="00EE27B1">
          <w:rPr>
            <w:rFonts w:ascii="Calibri" w:hAnsi="Calibri"/>
            <w:i/>
            <w:rPrChange w:id="15026" w:author="Tre" w:date="2012-11-19T09:07:00Z">
              <w:rPr>
                <w:rFonts w:ascii="Calibri" w:hAnsi="Calibri"/>
                <w:i/>
                <w:color w:val="0000FF"/>
                <w:sz w:val="20"/>
                <w:szCs w:val="20"/>
                <w:u w:val="single"/>
              </w:rPr>
            </w:rPrChange>
          </w:rPr>
          <w:t>[Damage (</w:t>
        </w:r>
        <w:r w:rsidRPr="00EE27B1">
          <w:rPr>
            <w:rFonts w:ascii="Calibri" w:hAnsi="Calibri"/>
            <w:i/>
            <w:rPrChange w:id="15027" w:author="Tre" w:date="2012-11-19T09:07:00Z">
              <w:rPr>
                <w:rFonts w:ascii="Calibri" w:hAnsi="Calibri"/>
                <w:i/>
                <w:color w:val="0000FF"/>
                <w:sz w:val="20"/>
                <w:szCs w:val="20"/>
                <w:u w:val="single"/>
              </w:rPr>
            </w:rPrChange>
          </w:rPr>
          <w:fldChar w:fldCharType="begin"/>
        </w:r>
        <w:r w:rsidRPr="00EE27B1">
          <w:rPr>
            <w:rFonts w:ascii="Calibri" w:hAnsi="Calibri"/>
            <w:i/>
            <w:rPrChange w:id="15028"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029" w:author="Tre" w:date="2012-11-19T09:07:00Z">
              <w:rPr>
                <w:rFonts w:ascii="Calibri" w:hAnsi="Calibri"/>
                <w:i/>
                <w:color w:val="0000FF"/>
                <w:sz w:val="20"/>
                <w:szCs w:val="20"/>
                <w:u w:val="single"/>
              </w:rPr>
            </w:rPrChange>
          </w:rPr>
          <w:fldChar w:fldCharType="separate"/>
        </w:r>
        <w:r w:rsidRPr="00EE27B1">
          <w:rPr>
            <w:rFonts w:ascii="Calibri" w:hAnsi="Calibri"/>
            <w:i/>
            <w:noProof/>
            <w:rPrChange w:id="15030" w:author="Tre" w:date="2012-11-19T09:07:00Z">
              <w:rPr>
                <w:rFonts w:ascii="Calibri" w:hAnsi="Calibri"/>
                <w:i/>
                <w:noProof/>
                <w:color w:val="0000FF"/>
                <w:sz w:val="20"/>
                <w:szCs w:val="20"/>
                <w:u w:val="single"/>
              </w:rPr>
            </w:rPrChange>
          </w:rPr>
          <w:t>3</w:t>
        </w:r>
        <w:r w:rsidRPr="00EE27B1">
          <w:rPr>
            <w:rFonts w:ascii="Calibri" w:hAnsi="Calibri"/>
            <w:i/>
            <w:rPrChange w:id="15031" w:author="Tre" w:date="2012-11-19T09:07:00Z">
              <w:rPr>
                <w:rFonts w:ascii="Calibri" w:hAnsi="Calibri"/>
                <w:i/>
                <w:color w:val="0000FF"/>
                <w:sz w:val="20"/>
                <w:szCs w:val="20"/>
                <w:u w:val="single"/>
              </w:rPr>
            </w:rPrChange>
          </w:rPr>
          <w:fldChar w:fldCharType="end"/>
        </w:r>
        <w:r w:rsidRPr="00EE27B1">
          <w:rPr>
            <w:rFonts w:ascii="Calibri" w:hAnsi="Calibri"/>
            <w:i/>
            <w:rPrChange w:id="15032" w:author="Tre" w:date="2012-11-19T09:07:00Z">
              <w:rPr>
                <w:rFonts w:ascii="Calibri" w:hAnsi="Calibri"/>
                <w:i/>
                <w:color w:val="0000FF"/>
                <w:sz w:val="20"/>
                <w:szCs w:val="20"/>
                <w:u w:val="single"/>
              </w:rPr>
            </w:rPrChange>
          </w:rPr>
          <w:t>), Type (</w:t>
        </w:r>
        <w:r w:rsidRPr="00EE27B1">
          <w:rPr>
            <w:rFonts w:ascii="Calibri" w:hAnsi="Calibri"/>
            <w:i/>
            <w:rPrChange w:id="15033" w:author="Tre" w:date="2012-11-19T09:07:00Z">
              <w:rPr>
                <w:rFonts w:ascii="Calibri" w:hAnsi="Calibri"/>
                <w:i/>
                <w:color w:val="0000FF"/>
                <w:sz w:val="20"/>
                <w:szCs w:val="20"/>
                <w:u w:val="single"/>
              </w:rPr>
            </w:rPrChange>
          </w:rPr>
          <w:fldChar w:fldCharType="begin"/>
        </w:r>
        <w:r w:rsidRPr="00EE27B1">
          <w:rPr>
            <w:rFonts w:ascii="Calibri" w:hAnsi="Calibri"/>
            <w:i/>
            <w:rPrChange w:id="15034"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035" w:author="Tre" w:date="2012-11-19T09:07:00Z">
              <w:rPr>
                <w:rFonts w:ascii="Calibri" w:hAnsi="Calibri"/>
                <w:i/>
                <w:color w:val="0000FF"/>
                <w:sz w:val="20"/>
                <w:szCs w:val="20"/>
                <w:u w:val="single"/>
              </w:rPr>
            </w:rPrChange>
          </w:rPr>
          <w:fldChar w:fldCharType="separate"/>
        </w:r>
        <w:r w:rsidRPr="00EE27B1">
          <w:rPr>
            <w:rFonts w:ascii="Calibri" w:hAnsi="Calibri"/>
            <w:i/>
            <w:noProof/>
            <w:rPrChange w:id="15036" w:author="Tre" w:date="2012-11-19T09:07:00Z">
              <w:rPr>
                <w:rFonts w:ascii="Calibri" w:hAnsi="Calibri"/>
                <w:i/>
                <w:noProof/>
                <w:color w:val="0000FF"/>
                <w:sz w:val="20"/>
                <w:szCs w:val="20"/>
                <w:u w:val="single"/>
              </w:rPr>
            </w:rPrChange>
          </w:rPr>
          <w:t>Gun</w:t>
        </w:r>
        <w:r w:rsidRPr="00EE27B1">
          <w:rPr>
            <w:rFonts w:ascii="Calibri" w:hAnsi="Calibri"/>
            <w:i/>
            <w:rPrChange w:id="15037" w:author="Tre" w:date="2012-11-19T09:07:00Z">
              <w:rPr>
                <w:rFonts w:ascii="Calibri" w:hAnsi="Calibri"/>
                <w:i/>
                <w:color w:val="0000FF"/>
                <w:sz w:val="20"/>
                <w:szCs w:val="20"/>
                <w:u w:val="single"/>
              </w:rPr>
            </w:rPrChange>
          </w:rPr>
          <w:fldChar w:fldCharType="end"/>
        </w:r>
        <w:r w:rsidRPr="00EE27B1">
          <w:rPr>
            <w:rFonts w:ascii="Calibri" w:hAnsi="Calibri"/>
            <w:i/>
            <w:rPrChange w:id="15038" w:author="Tre" w:date="2012-11-19T09:07:00Z">
              <w:rPr>
                <w:rFonts w:ascii="Calibri" w:hAnsi="Calibri"/>
                <w:i/>
                <w:color w:val="0000FF"/>
                <w:sz w:val="20"/>
                <w:szCs w:val="20"/>
                <w:u w:val="single"/>
              </w:rPr>
            </w:rPrChange>
          </w:rPr>
          <w:t>), Rate (</w:t>
        </w:r>
        <w:r w:rsidRPr="00EE27B1">
          <w:rPr>
            <w:rFonts w:ascii="Calibri" w:hAnsi="Calibri"/>
            <w:i/>
            <w:rPrChange w:id="15039" w:author="Tre" w:date="2012-11-19T09:07:00Z">
              <w:rPr>
                <w:rFonts w:ascii="Calibri" w:hAnsi="Calibri"/>
                <w:i/>
                <w:color w:val="0000FF"/>
                <w:sz w:val="20"/>
                <w:szCs w:val="20"/>
                <w:u w:val="single"/>
              </w:rPr>
            </w:rPrChange>
          </w:rPr>
          <w:fldChar w:fldCharType="begin"/>
        </w:r>
        <w:r w:rsidRPr="00EE27B1">
          <w:rPr>
            <w:rFonts w:ascii="Calibri" w:hAnsi="Calibri"/>
            <w:i/>
            <w:rPrChange w:id="15040"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041" w:author="Tre" w:date="2012-11-19T09:07:00Z">
              <w:rPr>
                <w:rFonts w:ascii="Calibri" w:hAnsi="Calibri"/>
                <w:i/>
                <w:color w:val="0000FF"/>
                <w:sz w:val="20"/>
                <w:szCs w:val="20"/>
                <w:u w:val="single"/>
              </w:rPr>
            </w:rPrChange>
          </w:rPr>
          <w:fldChar w:fldCharType="separate"/>
        </w:r>
        <w:r w:rsidRPr="00EE27B1">
          <w:rPr>
            <w:rFonts w:ascii="Calibri" w:hAnsi="Calibri"/>
            <w:i/>
            <w:noProof/>
            <w:rPrChange w:id="15042" w:author="Tre" w:date="2012-11-19T09:07:00Z">
              <w:rPr>
                <w:rFonts w:ascii="Calibri" w:hAnsi="Calibri"/>
                <w:i/>
                <w:noProof/>
                <w:color w:val="0000FF"/>
                <w:sz w:val="20"/>
                <w:szCs w:val="20"/>
                <w:u w:val="single"/>
              </w:rPr>
            </w:rPrChange>
          </w:rPr>
          <w:t>Semi Auto/Full Auto</w:t>
        </w:r>
        <w:r w:rsidRPr="00EE27B1">
          <w:rPr>
            <w:rFonts w:ascii="Calibri" w:hAnsi="Calibri"/>
            <w:i/>
            <w:rPrChange w:id="15043" w:author="Tre" w:date="2012-11-19T09:07:00Z">
              <w:rPr>
                <w:rFonts w:ascii="Calibri" w:hAnsi="Calibri"/>
                <w:i/>
                <w:color w:val="0000FF"/>
                <w:sz w:val="20"/>
                <w:szCs w:val="20"/>
                <w:u w:val="single"/>
              </w:rPr>
            </w:rPrChange>
          </w:rPr>
          <w:fldChar w:fldCharType="end"/>
        </w:r>
        <w:r w:rsidRPr="00EE27B1">
          <w:rPr>
            <w:rFonts w:ascii="Calibri" w:hAnsi="Calibri"/>
            <w:i/>
            <w:rPrChange w:id="15044" w:author="Tre" w:date="2012-11-19T09:07:00Z">
              <w:rPr>
                <w:rFonts w:ascii="Calibri" w:hAnsi="Calibri"/>
                <w:i/>
                <w:color w:val="0000FF"/>
                <w:sz w:val="20"/>
                <w:szCs w:val="20"/>
                <w:u w:val="single"/>
              </w:rPr>
            </w:rPrChange>
          </w:rPr>
          <w:t>), Ammo (</w:t>
        </w:r>
        <w:r w:rsidRPr="00EE27B1">
          <w:rPr>
            <w:rFonts w:ascii="Calibri" w:hAnsi="Calibri"/>
            <w:i/>
            <w:rPrChange w:id="15045" w:author="Tre" w:date="2012-11-19T09:07:00Z">
              <w:rPr>
                <w:rFonts w:ascii="Calibri" w:hAnsi="Calibri"/>
                <w:i/>
                <w:color w:val="0000FF"/>
                <w:sz w:val="20"/>
                <w:szCs w:val="20"/>
                <w:u w:val="single"/>
              </w:rPr>
            </w:rPrChange>
          </w:rPr>
          <w:fldChar w:fldCharType="begin"/>
        </w:r>
        <w:r w:rsidRPr="00EE27B1">
          <w:rPr>
            <w:rFonts w:ascii="Calibri" w:hAnsi="Calibri"/>
            <w:i/>
            <w:rPrChange w:id="15046"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047" w:author="Tre" w:date="2012-11-19T09:07:00Z">
              <w:rPr>
                <w:rFonts w:ascii="Calibri" w:hAnsi="Calibri"/>
                <w:i/>
                <w:color w:val="0000FF"/>
                <w:sz w:val="20"/>
                <w:szCs w:val="20"/>
                <w:u w:val="single"/>
              </w:rPr>
            </w:rPrChange>
          </w:rPr>
          <w:fldChar w:fldCharType="separate"/>
        </w:r>
        <w:r w:rsidRPr="00EE27B1">
          <w:rPr>
            <w:rFonts w:ascii="Calibri" w:hAnsi="Calibri"/>
            <w:i/>
            <w:noProof/>
            <w:rPrChange w:id="15048" w:author="Tre" w:date="2012-11-19T09:07:00Z">
              <w:rPr>
                <w:rFonts w:ascii="Calibri" w:hAnsi="Calibri"/>
                <w:i/>
                <w:noProof/>
                <w:color w:val="0000FF"/>
                <w:sz w:val="20"/>
                <w:szCs w:val="20"/>
                <w:u w:val="single"/>
              </w:rPr>
            </w:rPrChange>
          </w:rPr>
          <w:t>magazine (20)</w:t>
        </w:r>
        <w:r w:rsidRPr="00EE27B1">
          <w:rPr>
            <w:rFonts w:ascii="Calibri" w:hAnsi="Calibri"/>
            <w:i/>
            <w:rPrChange w:id="15049" w:author="Tre" w:date="2012-11-19T09:07:00Z">
              <w:rPr>
                <w:rFonts w:ascii="Calibri" w:hAnsi="Calibri"/>
                <w:i/>
                <w:color w:val="0000FF"/>
                <w:sz w:val="20"/>
                <w:szCs w:val="20"/>
                <w:u w:val="single"/>
              </w:rPr>
            </w:rPrChange>
          </w:rPr>
          <w:fldChar w:fldCharType="end"/>
        </w:r>
        <w:r w:rsidRPr="00EE27B1">
          <w:rPr>
            <w:rFonts w:ascii="Calibri" w:hAnsi="Calibri"/>
            <w:i/>
            <w:rPrChange w:id="15050" w:author="Tre" w:date="2012-11-19T09:07:00Z">
              <w:rPr>
                <w:rFonts w:ascii="Calibri" w:hAnsi="Calibri"/>
                <w:i/>
                <w:color w:val="0000FF"/>
                <w:sz w:val="20"/>
                <w:szCs w:val="20"/>
                <w:u w:val="single"/>
              </w:rPr>
            </w:rPrChange>
          </w:rPr>
          <w:t>)</w:t>
        </w:r>
        <w:del w:id="15051" w:author="Tre" w:date="2012-11-19T09:46:00Z">
          <w:r w:rsidRPr="00EE27B1">
            <w:rPr>
              <w:rFonts w:ascii="Calibri" w:hAnsi="Calibri"/>
              <w:i/>
              <w:rPrChange w:id="15052" w:author="Tre" w:date="2012-11-19T09:07:00Z">
                <w:rPr>
                  <w:rFonts w:ascii="Calibri" w:hAnsi="Calibri"/>
                  <w:i/>
                  <w:color w:val="0000FF"/>
                  <w:sz w:val="20"/>
                  <w:szCs w:val="20"/>
                  <w:u w:val="single"/>
                </w:rPr>
              </w:rPrChange>
            </w:rPr>
            <w:delText xml:space="preserve">, </w:delText>
          </w:r>
        </w:del>
        <w:del w:id="15053" w:author="Tre" w:date="2012-11-19T09:45:00Z">
          <w:r w:rsidRPr="00EE27B1">
            <w:rPr>
              <w:rFonts w:ascii="Calibri" w:hAnsi="Calibri"/>
              <w:i/>
              <w:rPrChange w:id="15054" w:author="Tre" w:date="2012-11-19T09:07:00Z">
                <w:rPr>
                  <w:rFonts w:ascii="Calibri" w:hAnsi="Calibri"/>
                  <w:i/>
                  <w:color w:val="0000FF"/>
                  <w:sz w:val="20"/>
                  <w:szCs w:val="20"/>
                  <w:u w:val="single"/>
                </w:rPr>
              </w:rPrChange>
            </w:rPr>
            <w:delText>Range (</w:delText>
          </w:r>
          <w:r w:rsidRPr="00EE27B1" w:rsidDel="00006295">
            <w:rPr>
              <w:rFonts w:ascii="Calibri" w:hAnsi="Calibri"/>
              <w:i/>
              <w:rPrChange w:id="15055" w:author="Tre" w:date="2012-11-19T09:07:00Z">
                <w:rPr>
                  <w:rFonts w:ascii="Calibri" w:hAnsi="Calibri"/>
                  <w:i/>
                  <w:color w:val="0000FF"/>
                  <w:sz w:val="20"/>
                  <w:szCs w:val="20"/>
                  <w:u w:val="single"/>
                </w:rPr>
              </w:rPrChange>
            </w:rPr>
            <w:fldChar w:fldCharType="begin"/>
          </w:r>
          <w:r w:rsidRPr="00EE27B1">
            <w:rPr>
              <w:rFonts w:ascii="Calibri" w:hAnsi="Calibri"/>
              <w:i/>
              <w:rPrChange w:id="15056"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5057" w:author="Tre" w:date="2012-11-19T09:07:00Z">
                <w:rPr>
                  <w:rFonts w:ascii="Calibri" w:hAnsi="Calibri"/>
                  <w:i/>
                  <w:color w:val="0000FF"/>
                  <w:sz w:val="20"/>
                  <w:szCs w:val="20"/>
                  <w:u w:val="single"/>
                </w:rPr>
              </w:rPrChange>
            </w:rPr>
            <w:fldChar w:fldCharType="end"/>
          </w:r>
          <w:r w:rsidRPr="00EE27B1">
            <w:rPr>
              <w:rFonts w:ascii="Calibri" w:hAnsi="Calibri"/>
              <w:i/>
              <w:rPrChange w:id="15058" w:author="Tre" w:date="2012-11-19T09:07:00Z">
                <w:rPr>
                  <w:rFonts w:ascii="Calibri" w:hAnsi="Calibri"/>
                  <w:i/>
                  <w:color w:val="0000FF"/>
                  <w:sz w:val="20"/>
                  <w:szCs w:val="20"/>
                  <w:u w:val="single"/>
                </w:rPr>
              </w:rPrChange>
            </w:rPr>
            <w:delText xml:space="preserve">), Vehicle Type </w:delText>
          </w:r>
        </w:del>
        <w:del w:id="15059" w:author="Tre" w:date="2012-11-19T09:46:00Z">
          <w:r w:rsidRPr="00EE27B1">
            <w:rPr>
              <w:rFonts w:ascii="Calibri" w:hAnsi="Calibri"/>
              <w:i/>
              <w:rPrChange w:id="15060" w:author="Tre" w:date="2012-11-19T09:07:00Z">
                <w:rPr>
                  <w:rFonts w:ascii="Calibri" w:hAnsi="Calibri"/>
                  <w:i/>
                  <w:color w:val="0000FF"/>
                  <w:sz w:val="20"/>
                  <w:szCs w:val="20"/>
                  <w:u w:val="single"/>
                </w:rPr>
              </w:rPrChange>
            </w:rPr>
            <w:delText>(</w:delText>
          </w:r>
          <w:r w:rsidRPr="00EE27B1" w:rsidDel="00006295">
            <w:rPr>
              <w:rFonts w:ascii="Calibri" w:hAnsi="Calibri"/>
              <w:i/>
              <w:rPrChange w:id="15061" w:author="Tre" w:date="2012-11-19T09:07:00Z">
                <w:rPr>
                  <w:rFonts w:ascii="Calibri" w:hAnsi="Calibri"/>
                  <w:i/>
                  <w:color w:val="0000FF"/>
                  <w:sz w:val="20"/>
                  <w:szCs w:val="20"/>
                  <w:u w:val="single"/>
                </w:rPr>
              </w:rPrChange>
            </w:rPr>
            <w:fldChar w:fldCharType="begin"/>
          </w:r>
          <w:r w:rsidRPr="00EE27B1">
            <w:rPr>
              <w:rFonts w:ascii="Calibri" w:hAnsi="Calibri"/>
              <w:i/>
              <w:rPrChange w:id="15062"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5063" w:author="Tre" w:date="2012-11-19T09:07:00Z">
                <w:rPr>
                  <w:rFonts w:ascii="Calibri" w:hAnsi="Calibri"/>
                  <w:i/>
                  <w:color w:val="0000FF"/>
                  <w:sz w:val="20"/>
                  <w:szCs w:val="20"/>
                  <w:u w:val="single"/>
                </w:rPr>
              </w:rPrChange>
            </w:rPr>
            <w:fldChar w:fldCharType="end"/>
          </w:r>
          <w:r w:rsidRPr="00EE27B1">
            <w:rPr>
              <w:rFonts w:ascii="Calibri" w:hAnsi="Calibri"/>
              <w:i/>
              <w:rPrChange w:id="15064" w:author="Tre" w:date="2012-11-19T09:07:00Z">
                <w:rPr>
                  <w:rFonts w:ascii="Calibri" w:hAnsi="Calibri"/>
                  <w:i/>
                  <w:color w:val="0000FF"/>
                  <w:sz w:val="20"/>
                  <w:szCs w:val="20"/>
                  <w:u w:val="single"/>
                </w:rPr>
              </w:rPrChange>
            </w:rPr>
            <w:delText>), Speed (</w:delText>
          </w:r>
          <w:r w:rsidRPr="00EE27B1" w:rsidDel="00006295">
            <w:rPr>
              <w:rFonts w:ascii="Calibri" w:hAnsi="Calibri"/>
              <w:i/>
              <w:rPrChange w:id="15065" w:author="Tre" w:date="2012-11-19T09:07:00Z">
                <w:rPr>
                  <w:rFonts w:ascii="Calibri" w:hAnsi="Calibri"/>
                  <w:i/>
                  <w:color w:val="0000FF"/>
                  <w:sz w:val="20"/>
                  <w:szCs w:val="20"/>
                  <w:u w:val="single"/>
                </w:rPr>
              </w:rPrChange>
            </w:rPr>
            <w:fldChar w:fldCharType="begin"/>
          </w:r>
          <w:r w:rsidRPr="00EE27B1">
            <w:rPr>
              <w:rFonts w:ascii="Calibri" w:hAnsi="Calibri"/>
              <w:i/>
              <w:rPrChange w:id="15066"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5067" w:author="Tre" w:date="2012-11-19T09:07:00Z">
                <w:rPr>
                  <w:rFonts w:ascii="Calibri" w:hAnsi="Calibri"/>
                  <w:i/>
                  <w:color w:val="0000FF"/>
                  <w:sz w:val="20"/>
                  <w:szCs w:val="20"/>
                  <w:u w:val="single"/>
                </w:rPr>
              </w:rPrChange>
            </w:rPr>
            <w:fldChar w:fldCharType="end"/>
          </w:r>
          <w:r w:rsidRPr="00EE27B1">
            <w:rPr>
              <w:rFonts w:ascii="Calibri" w:hAnsi="Calibri"/>
              <w:i/>
              <w:rPrChange w:id="15068"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5069" w:author="Tre" w:date="2012-11-19T09:07:00Z">
                <w:rPr>
                  <w:rFonts w:ascii="Calibri" w:hAnsi="Calibri"/>
                  <w:i/>
                  <w:color w:val="0000FF"/>
                  <w:sz w:val="20"/>
                  <w:szCs w:val="20"/>
                  <w:u w:val="single"/>
                </w:rPr>
              </w:rPrChange>
            </w:rPr>
            <w:fldChar w:fldCharType="begin"/>
          </w:r>
          <w:r w:rsidRPr="00EE27B1">
            <w:rPr>
              <w:rFonts w:ascii="Calibri" w:hAnsi="Calibri"/>
              <w:i/>
              <w:rPrChange w:id="15070"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5071" w:author="Tre" w:date="2012-11-19T09:07:00Z">
                <w:rPr>
                  <w:rFonts w:ascii="Calibri" w:hAnsi="Calibri"/>
                  <w:i/>
                  <w:color w:val="0000FF"/>
                  <w:sz w:val="20"/>
                  <w:szCs w:val="20"/>
                  <w:u w:val="single"/>
                </w:rPr>
              </w:rPrChange>
            </w:rPr>
            <w:fldChar w:fldCharType="end"/>
          </w:r>
          <w:r w:rsidRPr="00EE27B1">
            <w:rPr>
              <w:rFonts w:ascii="Calibri" w:hAnsi="Calibri"/>
              <w:i/>
              <w:rPrChange w:id="15072" w:author="Tre" w:date="2012-11-19T09:07:00Z">
                <w:rPr>
                  <w:rFonts w:ascii="Calibri" w:hAnsi="Calibri"/>
                  <w:i/>
                  <w:color w:val="0000FF"/>
                  <w:sz w:val="20"/>
                  <w:szCs w:val="20"/>
                  <w:u w:val="single"/>
                </w:rPr>
              </w:rPrChange>
            </w:rPr>
            <w:delText>), Fuel (</w:delText>
          </w:r>
        </w:del>
        <w:r w:rsidRPr="00EE27B1">
          <w:rPr>
            <w:rFonts w:ascii="Calibri" w:hAnsi="Calibri"/>
            <w:i/>
            <w:rPrChange w:id="15073" w:author="Tre" w:date="2012-11-19T09:07:00Z">
              <w:rPr>
                <w:rFonts w:ascii="Calibri" w:hAnsi="Calibri"/>
                <w:i/>
                <w:color w:val="0000FF"/>
                <w:sz w:val="20"/>
                <w:szCs w:val="20"/>
                <w:u w:val="single"/>
              </w:rPr>
            </w:rPrChange>
          </w:rPr>
          <w:fldChar w:fldCharType="begin"/>
        </w:r>
        <w:r w:rsidRPr="00EE27B1">
          <w:rPr>
            <w:rFonts w:ascii="Calibri" w:hAnsi="Calibri"/>
            <w:i/>
            <w:rPrChange w:id="15074"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5075" w:author="Tre" w:date="2012-11-19T09:07:00Z">
              <w:rPr>
                <w:rFonts w:ascii="Calibri" w:hAnsi="Calibri"/>
                <w:i/>
                <w:color w:val="0000FF"/>
                <w:sz w:val="20"/>
                <w:szCs w:val="20"/>
                <w:u w:val="single"/>
              </w:rPr>
            </w:rPrChange>
          </w:rPr>
          <w:fldChar w:fldCharType="end"/>
        </w:r>
        <w:del w:id="15076" w:author="Tre" w:date="2012-11-19T09:46:00Z">
          <w:r w:rsidRPr="00EE27B1">
            <w:rPr>
              <w:rFonts w:ascii="Calibri" w:hAnsi="Calibri"/>
              <w:i/>
              <w:rPrChange w:id="15077" w:author="Tre" w:date="2012-11-19T09:07:00Z">
                <w:rPr>
                  <w:rFonts w:ascii="Calibri" w:hAnsi="Calibri"/>
                  <w:i/>
                  <w:color w:val="0000FF"/>
                  <w:sz w:val="20"/>
                  <w:szCs w:val="20"/>
                  <w:u w:val="single"/>
                </w:rPr>
              </w:rPrChange>
            </w:rPr>
            <w:delText>)</w:delText>
          </w:r>
        </w:del>
        <w:r w:rsidRPr="00EE27B1">
          <w:rPr>
            <w:rFonts w:ascii="Calibri" w:hAnsi="Calibri"/>
            <w:i/>
            <w:rPrChange w:id="15078" w:author="Tre" w:date="2012-11-19T09:07:00Z">
              <w:rPr>
                <w:rFonts w:ascii="Calibri" w:hAnsi="Calibri"/>
                <w:i/>
                <w:color w:val="0000FF"/>
                <w:sz w:val="20"/>
                <w:szCs w:val="20"/>
                <w:u w:val="single"/>
              </w:rPr>
            </w:rPrChange>
          </w:rPr>
          <w:t>]</w:t>
        </w:r>
      </w:ins>
    </w:p>
    <w:p w:rsidR="00702889" w:rsidRPr="000B0456" w:rsidRDefault="00EE27B1" w:rsidP="00702889">
      <w:pPr>
        <w:jc w:val="both"/>
        <w:rPr>
          <w:ins w:id="15079" w:author="frontdesk" w:date="2012-11-16T12:58:00Z"/>
          <w:rFonts w:ascii="Calibri" w:hAnsi="Calibri"/>
          <w:rPrChange w:id="15080" w:author="Tre" w:date="2012-11-19T09:07:00Z">
            <w:rPr>
              <w:ins w:id="15081" w:author="frontdesk" w:date="2012-11-16T12:58:00Z"/>
              <w:rFonts w:ascii="Calibri" w:hAnsi="Calibri"/>
              <w:sz w:val="20"/>
              <w:szCs w:val="20"/>
            </w:rPr>
          </w:rPrChange>
        </w:rPr>
      </w:pPr>
      <w:ins w:id="15082" w:author="frontdesk" w:date="2012-11-16T12:58:00Z">
        <w:r w:rsidRPr="00EE27B1">
          <w:rPr>
            <w:rFonts w:ascii="Calibri" w:hAnsi="Calibri"/>
            <w:rPrChange w:id="15083" w:author="Tre" w:date="2012-11-19T09:07:00Z">
              <w:rPr>
                <w:rFonts w:ascii="Calibri" w:hAnsi="Calibri"/>
                <w:color w:val="0000FF"/>
                <w:sz w:val="20"/>
                <w:szCs w:val="20"/>
                <w:u w:val="single"/>
              </w:rPr>
            </w:rPrChange>
          </w:rPr>
          <w:fldChar w:fldCharType="begin"/>
        </w:r>
        <w:r w:rsidRPr="00EE27B1">
          <w:rPr>
            <w:rFonts w:ascii="Calibri" w:hAnsi="Calibri"/>
            <w:rPrChange w:id="1508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085" w:author="Tre" w:date="2012-11-19T09:07:00Z">
              <w:rPr>
                <w:rFonts w:ascii="Calibri" w:hAnsi="Calibri"/>
                <w:color w:val="0000FF"/>
                <w:sz w:val="20"/>
                <w:szCs w:val="20"/>
                <w:u w:val="single"/>
              </w:rPr>
            </w:rPrChange>
          </w:rPr>
          <w:fldChar w:fldCharType="separate"/>
        </w:r>
        <w:r w:rsidRPr="00EE27B1">
          <w:rPr>
            <w:rFonts w:ascii="Calibri" w:hAnsi="Calibri"/>
            <w:noProof/>
            <w:rPrChange w:id="15086" w:author="Tre" w:date="2012-11-19T09:07:00Z">
              <w:rPr>
                <w:rFonts w:ascii="Calibri" w:hAnsi="Calibri"/>
                <w:noProof/>
                <w:color w:val="0000FF"/>
                <w:sz w:val="20"/>
                <w:szCs w:val="20"/>
                <w:u w:val="single"/>
              </w:rPr>
            </w:rPrChange>
          </w:rPr>
          <w:t>A medium-caliber submachine gun. Often, this gun has a flash suppressor, foldable stock, removable gun scope, and underbarrel halogen light.</w:t>
        </w:r>
        <w:r w:rsidRPr="00EE27B1">
          <w:rPr>
            <w:rFonts w:ascii="Calibri" w:hAnsi="Calibri"/>
            <w:rPrChange w:id="15087" w:author="Tre" w:date="2012-11-19T09:07:00Z">
              <w:rPr>
                <w:rFonts w:ascii="Calibri" w:hAnsi="Calibri"/>
                <w:color w:val="0000FF"/>
                <w:sz w:val="20"/>
                <w:szCs w:val="20"/>
                <w:u w:val="single"/>
              </w:rPr>
            </w:rPrChange>
          </w:rPr>
          <w:fldChar w:fldCharType="end"/>
        </w:r>
        <w:r w:rsidRPr="00EE27B1">
          <w:rPr>
            <w:rFonts w:ascii="Calibri" w:hAnsi="Calibri"/>
            <w:rPrChange w:id="15088" w:author="Tre" w:date="2012-11-19T09:07:00Z">
              <w:rPr>
                <w:rFonts w:ascii="Calibri" w:hAnsi="Calibri"/>
                <w:color w:val="0000FF"/>
                <w:sz w:val="20"/>
                <w:szCs w:val="20"/>
                <w:u w:val="single"/>
              </w:rPr>
            </w:rPrChange>
          </w:rPr>
          <w:fldChar w:fldCharType="begin"/>
        </w:r>
        <w:r w:rsidRPr="00EE27B1">
          <w:rPr>
            <w:rFonts w:ascii="Calibri" w:hAnsi="Calibri"/>
            <w:rPrChange w:id="1508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090"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091" w:author="frontdesk" w:date="2012-11-16T12:58:00Z"/>
        </w:rPr>
      </w:pPr>
    </w:p>
    <w:p w:rsidR="00702889" w:rsidRPr="000B0456" w:rsidRDefault="00EE27B1" w:rsidP="00702889">
      <w:pPr>
        <w:jc w:val="both"/>
        <w:rPr>
          <w:ins w:id="15092" w:author="frontdesk" w:date="2012-11-16T12:58:00Z"/>
          <w:rFonts w:ascii="Calibri" w:hAnsi="Calibri"/>
          <w:b/>
          <w:rPrChange w:id="15093" w:author="Tre" w:date="2012-11-19T09:07:00Z">
            <w:rPr>
              <w:ins w:id="15094" w:author="frontdesk" w:date="2012-11-16T12:58:00Z"/>
              <w:rFonts w:ascii="Calibri" w:hAnsi="Calibri"/>
              <w:b/>
              <w:sz w:val="20"/>
              <w:szCs w:val="20"/>
            </w:rPr>
          </w:rPrChange>
        </w:rPr>
      </w:pPr>
      <w:ins w:id="15095" w:author="frontdesk" w:date="2012-11-16T12:58:00Z">
        <w:r w:rsidRPr="00EE27B1">
          <w:rPr>
            <w:rFonts w:ascii="Calibri" w:hAnsi="Calibri"/>
            <w:b/>
            <w:rPrChange w:id="15096" w:author="Tre" w:date="2012-11-19T09:07:00Z">
              <w:rPr>
                <w:rFonts w:ascii="Calibri" w:hAnsi="Calibri"/>
                <w:b/>
                <w:color w:val="0000FF"/>
                <w:sz w:val="20"/>
                <w:szCs w:val="20"/>
                <w:u w:val="single"/>
              </w:rPr>
            </w:rPrChange>
          </w:rPr>
          <w:fldChar w:fldCharType="begin"/>
        </w:r>
        <w:r w:rsidRPr="00EE27B1">
          <w:rPr>
            <w:rFonts w:ascii="Calibri" w:hAnsi="Calibri"/>
            <w:b/>
            <w:rPrChange w:id="1509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098" w:author="Tre" w:date="2012-11-19T09:07:00Z">
              <w:rPr>
                <w:rFonts w:ascii="Calibri" w:hAnsi="Calibri"/>
                <w:b/>
                <w:color w:val="0000FF"/>
                <w:sz w:val="20"/>
                <w:szCs w:val="20"/>
                <w:u w:val="single"/>
              </w:rPr>
            </w:rPrChange>
          </w:rPr>
          <w:fldChar w:fldCharType="separate"/>
        </w:r>
        <w:r w:rsidRPr="00EE27B1">
          <w:rPr>
            <w:rFonts w:ascii="Calibri" w:hAnsi="Calibri"/>
            <w:b/>
            <w:noProof/>
            <w:rPrChange w:id="15099" w:author="Tre" w:date="2012-11-19T09:07:00Z">
              <w:rPr>
                <w:rFonts w:ascii="Calibri" w:hAnsi="Calibri"/>
                <w:b/>
                <w:noProof/>
                <w:color w:val="0000FF"/>
                <w:sz w:val="20"/>
                <w:szCs w:val="20"/>
                <w:u w:val="single"/>
              </w:rPr>
            </w:rPrChange>
          </w:rPr>
          <w:t>Assault Rifle "M-16"</w:t>
        </w:r>
        <w:r w:rsidRPr="00EE27B1">
          <w:rPr>
            <w:rFonts w:ascii="Calibri" w:hAnsi="Calibri"/>
            <w:b/>
            <w:rPrChange w:id="15100"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101" w:author="frontdesk" w:date="2012-11-16T12:58:00Z"/>
          <w:rFonts w:ascii="Calibri" w:hAnsi="Calibri"/>
          <w:i/>
          <w:rPrChange w:id="15102" w:author="Tre" w:date="2012-11-19T09:07:00Z">
            <w:rPr>
              <w:ins w:id="15103" w:author="frontdesk" w:date="2012-11-16T12:58:00Z"/>
              <w:rFonts w:ascii="Calibri" w:hAnsi="Calibri"/>
              <w:i/>
              <w:sz w:val="20"/>
              <w:szCs w:val="20"/>
            </w:rPr>
          </w:rPrChange>
        </w:rPr>
      </w:pPr>
      <w:ins w:id="15104" w:author="frontdesk" w:date="2012-11-16T12:58:00Z">
        <w:r w:rsidRPr="00EE27B1">
          <w:rPr>
            <w:rFonts w:ascii="Calibri" w:hAnsi="Calibri"/>
            <w:i/>
            <w:rPrChange w:id="15105" w:author="Tre" w:date="2012-11-19T09:07:00Z">
              <w:rPr>
                <w:rFonts w:ascii="Calibri" w:hAnsi="Calibri"/>
                <w:i/>
                <w:color w:val="0000FF"/>
                <w:sz w:val="20"/>
                <w:szCs w:val="20"/>
                <w:u w:val="single"/>
              </w:rPr>
            </w:rPrChange>
          </w:rPr>
          <w:t>[Damage (</w:t>
        </w:r>
        <w:r w:rsidRPr="00EE27B1">
          <w:rPr>
            <w:rFonts w:ascii="Calibri" w:hAnsi="Calibri"/>
            <w:i/>
            <w:rPrChange w:id="15106" w:author="Tre" w:date="2012-11-19T09:07:00Z">
              <w:rPr>
                <w:rFonts w:ascii="Calibri" w:hAnsi="Calibri"/>
                <w:i/>
                <w:color w:val="0000FF"/>
                <w:sz w:val="20"/>
                <w:szCs w:val="20"/>
                <w:u w:val="single"/>
              </w:rPr>
            </w:rPrChange>
          </w:rPr>
          <w:fldChar w:fldCharType="begin"/>
        </w:r>
        <w:r w:rsidRPr="00EE27B1">
          <w:rPr>
            <w:rFonts w:ascii="Calibri" w:hAnsi="Calibri"/>
            <w:i/>
            <w:rPrChange w:id="15107"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108" w:author="Tre" w:date="2012-11-19T09:07:00Z">
              <w:rPr>
                <w:rFonts w:ascii="Calibri" w:hAnsi="Calibri"/>
                <w:i/>
                <w:color w:val="0000FF"/>
                <w:sz w:val="20"/>
                <w:szCs w:val="20"/>
                <w:u w:val="single"/>
              </w:rPr>
            </w:rPrChange>
          </w:rPr>
          <w:fldChar w:fldCharType="separate"/>
        </w:r>
        <w:r w:rsidRPr="00EE27B1">
          <w:rPr>
            <w:rFonts w:ascii="Calibri" w:hAnsi="Calibri"/>
            <w:i/>
            <w:noProof/>
            <w:rPrChange w:id="15109" w:author="Tre" w:date="2012-11-19T09:07:00Z">
              <w:rPr>
                <w:rFonts w:ascii="Calibri" w:hAnsi="Calibri"/>
                <w:i/>
                <w:noProof/>
                <w:color w:val="0000FF"/>
                <w:sz w:val="20"/>
                <w:szCs w:val="20"/>
                <w:u w:val="single"/>
              </w:rPr>
            </w:rPrChange>
          </w:rPr>
          <w:t>3</w:t>
        </w:r>
        <w:r w:rsidRPr="00EE27B1">
          <w:rPr>
            <w:rFonts w:ascii="Calibri" w:hAnsi="Calibri"/>
            <w:i/>
            <w:rPrChange w:id="15110" w:author="Tre" w:date="2012-11-19T09:07:00Z">
              <w:rPr>
                <w:rFonts w:ascii="Calibri" w:hAnsi="Calibri"/>
                <w:i/>
                <w:color w:val="0000FF"/>
                <w:sz w:val="20"/>
                <w:szCs w:val="20"/>
                <w:u w:val="single"/>
              </w:rPr>
            </w:rPrChange>
          </w:rPr>
          <w:fldChar w:fldCharType="end"/>
        </w:r>
        <w:r w:rsidRPr="00EE27B1">
          <w:rPr>
            <w:rFonts w:ascii="Calibri" w:hAnsi="Calibri"/>
            <w:i/>
            <w:rPrChange w:id="15111" w:author="Tre" w:date="2012-11-19T09:07:00Z">
              <w:rPr>
                <w:rFonts w:ascii="Calibri" w:hAnsi="Calibri"/>
                <w:i/>
                <w:color w:val="0000FF"/>
                <w:sz w:val="20"/>
                <w:szCs w:val="20"/>
                <w:u w:val="single"/>
              </w:rPr>
            </w:rPrChange>
          </w:rPr>
          <w:t>), Type (</w:t>
        </w:r>
        <w:r w:rsidRPr="00EE27B1">
          <w:rPr>
            <w:rFonts w:ascii="Calibri" w:hAnsi="Calibri"/>
            <w:i/>
            <w:rPrChange w:id="15112" w:author="Tre" w:date="2012-11-19T09:07:00Z">
              <w:rPr>
                <w:rFonts w:ascii="Calibri" w:hAnsi="Calibri"/>
                <w:i/>
                <w:color w:val="0000FF"/>
                <w:sz w:val="20"/>
                <w:szCs w:val="20"/>
                <w:u w:val="single"/>
              </w:rPr>
            </w:rPrChange>
          </w:rPr>
          <w:fldChar w:fldCharType="begin"/>
        </w:r>
        <w:r w:rsidRPr="00EE27B1">
          <w:rPr>
            <w:rFonts w:ascii="Calibri" w:hAnsi="Calibri"/>
            <w:i/>
            <w:rPrChange w:id="15113"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114" w:author="Tre" w:date="2012-11-19T09:07:00Z">
              <w:rPr>
                <w:rFonts w:ascii="Calibri" w:hAnsi="Calibri"/>
                <w:i/>
                <w:color w:val="0000FF"/>
                <w:sz w:val="20"/>
                <w:szCs w:val="20"/>
                <w:u w:val="single"/>
              </w:rPr>
            </w:rPrChange>
          </w:rPr>
          <w:fldChar w:fldCharType="separate"/>
        </w:r>
        <w:r w:rsidRPr="00EE27B1">
          <w:rPr>
            <w:rFonts w:ascii="Calibri" w:hAnsi="Calibri"/>
            <w:i/>
            <w:noProof/>
            <w:rPrChange w:id="15115" w:author="Tre" w:date="2012-11-19T09:07:00Z">
              <w:rPr>
                <w:rFonts w:ascii="Calibri" w:hAnsi="Calibri"/>
                <w:i/>
                <w:noProof/>
                <w:color w:val="0000FF"/>
                <w:sz w:val="20"/>
                <w:szCs w:val="20"/>
                <w:u w:val="single"/>
              </w:rPr>
            </w:rPrChange>
          </w:rPr>
          <w:t>Gun</w:t>
        </w:r>
        <w:r w:rsidRPr="00EE27B1">
          <w:rPr>
            <w:rFonts w:ascii="Calibri" w:hAnsi="Calibri"/>
            <w:i/>
            <w:rPrChange w:id="15116" w:author="Tre" w:date="2012-11-19T09:07:00Z">
              <w:rPr>
                <w:rFonts w:ascii="Calibri" w:hAnsi="Calibri"/>
                <w:i/>
                <w:color w:val="0000FF"/>
                <w:sz w:val="20"/>
                <w:szCs w:val="20"/>
                <w:u w:val="single"/>
              </w:rPr>
            </w:rPrChange>
          </w:rPr>
          <w:fldChar w:fldCharType="end"/>
        </w:r>
        <w:r w:rsidRPr="00EE27B1">
          <w:rPr>
            <w:rFonts w:ascii="Calibri" w:hAnsi="Calibri"/>
            <w:i/>
            <w:rPrChange w:id="15117" w:author="Tre" w:date="2012-11-19T09:07:00Z">
              <w:rPr>
                <w:rFonts w:ascii="Calibri" w:hAnsi="Calibri"/>
                <w:i/>
                <w:color w:val="0000FF"/>
                <w:sz w:val="20"/>
                <w:szCs w:val="20"/>
                <w:u w:val="single"/>
              </w:rPr>
            </w:rPrChange>
          </w:rPr>
          <w:t>), Rate (</w:t>
        </w:r>
        <w:r w:rsidRPr="00EE27B1">
          <w:rPr>
            <w:rFonts w:ascii="Calibri" w:hAnsi="Calibri"/>
            <w:i/>
            <w:rPrChange w:id="15118" w:author="Tre" w:date="2012-11-19T09:07:00Z">
              <w:rPr>
                <w:rFonts w:ascii="Calibri" w:hAnsi="Calibri"/>
                <w:i/>
                <w:color w:val="0000FF"/>
                <w:sz w:val="20"/>
                <w:szCs w:val="20"/>
                <w:u w:val="single"/>
              </w:rPr>
            </w:rPrChange>
          </w:rPr>
          <w:fldChar w:fldCharType="begin"/>
        </w:r>
        <w:r w:rsidRPr="00EE27B1">
          <w:rPr>
            <w:rFonts w:ascii="Calibri" w:hAnsi="Calibri"/>
            <w:i/>
            <w:rPrChange w:id="15119"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120" w:author="Tre" w:date="2012-11-19T09:07:00Z">
              <w:rPr>
                <w:rFonts w:ascii="Calibri" w:hAnsi="Calibri"/>
                <w:i/>
                <w:color w:val="0000FF"/>
                <w:sz w:val="20"/>
                <w:szCs w:val="20"/>
                <w:u w:val="single"/>
              </w:rPr>
            </w:rPrChange>
          </w:rPr>
          <w:fldChar w:fldCharType="separate"/>
        </w:r>
        <w:r w:rsidRPr="00EE27B1">
          <w:rPr>
            <w:rFonts w:ascii="Calibri" w:hAnsi="Calibri"/>
            <w:i/>
            <w:noProof/>
            <w:rPrChange w:id="15121" w:author="Tre" w:date="2012-11-19T09:07:00Z">
              <w:rPr>
                <w:rFonts w:ascii="Calibri" w:hAnsi="Calibri"/>
                <w:i/>
                <w:noProof/>
                <w:color w:val="0000FF"/>
                <w:sz w:val="20"/>
                <w:szCs w:val="20"/>
                <w:u w:val="single"/>
              </w:rPr>
            </w:rPrChange>
          </w:rPr>
          <w:t>Semi Auto/Full Auto</w:t>
        </w:r>
        <w:r w:rsidRPr="00EE27B1">
          <w:rPr>
            <w:rFonts w:ascii="Calibri" w:hAnsi="Calibri"/>
            <w:i/>
            <w:rPrChange w:id="15122" w:author="Tre" w:date="2012-11-19T09:07:00Z">
              <w:rPr>
                <w:rFonts w:ascii="Calibri" w:hAnsi="Calibri"/>
                <w:i/>
                <w:color w:val="0000FF"/>
                <w:sz w:val="20"/>
                <w:szCs w:val="20"/>
                <w:u w:val="single"/>
              </w:rPr>
            </w:rPrChange>
          </w:rPr>
          <w:fldChar w:fldCharType="end"/>
        </w:r>
        <w:r w:rsidRPr="00EE27B1">
          <w:rPr>
            <w:rFonts w:ascii="Calibri" w:hAnsi="Calibri"/>
            <w:i/>
            <w:rPrChange w:id="15123" w:author="Tre" w:date="2012-11-19T09:07:00Z">
              <w:rPr>
                <w:rFonts w:ascii="Calibri" w:hAnsi="Calibri"/>
                <w:i/>
                <w:color w:val="0000FF"/>
                <w:sz w:val="20"/>
                <w:szCs w:val="20"/>
                <w:u w:val="single"/>
              </w:rPr>
            </w:rPrChange>
          </w:rPr>
          <w:t>), Ammo (</w:t>
        </w:r>
        <w:r w:rsidRPr="00EE27B1">
          <w:rPr>
            <w:rFonts w:ascii="Calibri" w:hAnsi="Calibri"/>
            <w:i/>
            <w:rPrChange w:id="15124" w:author="Tre" w:date="2012-11-19T09:07:00Z">
              <w:rPr>
                <w:rFonts w:ascii="Calibri" w:hAnsi="Calibri"/>
                <w:i/>
                <w:color w:val="0000FF"/>
                <w:sz w:val="20"/>
                <w:szCs w:val="20"/>
                <w:u w:val="single"/>
              </w:rPr>
            </w:rPrChange>
          </w:rPr>
          <w:fldChar w:fldCharType="begin"/>
        </w:r>
        <w:r w:rsidRPr="00EE27B1">
          <w:rPr>
            <w:rFonts w:ascii="Calibri" w:hAnsi="Calibri"/>
            <w:i/>
            <w:rPrChange w:id="15125"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126" w:author="Tre" w:date="2012-11-19T09:07:00Z">
              <w:rPr>
                <w:rFonts w:ascii="Calibri" w:hAnsi="Calibri"/>
                <w:i/>
                <w:color w:val="0000FF"/>
                <w:sz w:val="20"/>
                <w:szCs w:val="20"/>
                <w:u w:val="single"/>
              </w:rPr>
            </w:rPrChange>
          </w:rPr>
          <w:fldChar w:fldCharType="separate"/>
        </w:r>
        <w:r w:rsidRPr="00EE27B1">
          <w:rPr>
            <w:rFonts w:ascii="Calibri" w:hAnsi="Calibri"/>
            <w:i/>
            <w:noProof/>
            <w:rPrChange w:id="15127" w:author="Tre" w:date="2012-11-19T09:07:00Z">
              <w:rPr>
                <w:rFonts w:ascii="Calibri" w:hAnsi="Calibri"/>
                <w:i/>
                <w:noProof/>
                <w:color w:val="0000FF"/>
                <w:sz w:val="20"/>
                <w:szCs w:val="20"/>
                <w:u w:val="single"/>
              </w:rPr>
            </w:rPrChange>
          </w:rPr>
          <w:t>magazine (20)</w:t>
        </w:r>
        <w:r w:rsidRPr="00EE27B1">
          <w:rPr>
            <w:rFonts w:ascii="Calibri" w:hAnsi="Calibri"/>
            <w:i/>
            <w:rPrChange w:id="15128" w:author="Tre" w:date="2012-11-19T09:07:00Z">
              <w:rPr>
                <w:rFonts w:ascii="Calibri" w:hAnsi="Calibri"/>
                <w:i/>
                <w:color w:val="0000FF"/>
                <w:sz w:val="20"/>
                <w:szCs w:val="20"/>
                <w:u w:val="single"/>
              </w:rPr>
            </w:rPrChange>
          </w:rPr>
          <w:fldChar w:fldCharType="end"/>
        </w:r>
        <w:r w:rsidRPr="00EE27B1">
          <w:rPr>
            <w:rFonts w:ascii="Calibri" w:hAnsi="Calibri"/>
            <w:i/>
            <w:rPrChange w:id="15129" w:author="Tre" w:date="2012-11-19T09:07:00Z">
              <w:rPr>
                <w:rFonts w:ascii="Calibri" w:hAnsi="Calibri"/>
                <w:i/>
                <w:color w:val="0000FF"/>
                <w:sz w:val="20"/>
                <w:szCs w:val="20"/>
                <w:u w:val="single"/>
              </w:rPr>
            </w:rPrChange>
          </w:rPr>
          <w:t>)</w:t>
        </w:r>
        <w:del w:id="15130" w:author="Tre" w:date="2012-11-19T09:46:00Z">
          <w:r w:rsidRPr="00EE27B1">
            <w:rPr>
              <w:rFonts w:ascii="Calibri" w:hAnsi="Calibri"/>
              <w:i/>
              <w:rPrChange w:id="15131" w:author="Tre" w:date="2012-11-19T09:07:00Z">
                <w:rPr>
                  <w:rFonts w:ascii="Calibri" w:hAnsi="Calibri"/>
                  <w:i/>
                  <w:color w:val="0000FF"/>
                  <w:sz w:val="20"/>
                  <w:szCs w:val="20"/>
                  <w:u w:val="single"/>
                </w:rPr>
              </w:rPrChange>
            </w:rPr>
            <w:delText>, Range (</w:delText>
          </w:r>
          <w:r w:rsidRPr="00EE27B1" w:rsidDel="00006295">
            <w:rPr>
              <w:rFonts w:ascii="Calibri" w:hAnsi="Calibri"/>
              <w:i/>
              <w:rPrChange w:id="15132" w:author="Tre" w:date="2012-11-19T09:07:00Z">
                <w:rPr>
                  <w:rFonts w:ascii="Calibri" w:hAnsi="Calibri"/>
                  <w:i/>
                  <w:color w:val="0000FF"/>
                  <w:sz w:val="20"/>
                  <w:szCs w:val="20"/>
                  <w:u w:val="single"/>
                </w:rPr>
              </w:rPrChange>
            </w:rPr>
            <w:fldChar w:fldCharType="begin"/>
          </w:r>
          <w:r w:rsidRPr="00EE27B1">
            <w:rPr>
              <w:rFonts w:ascii="Calibri" w:hAnsi="Calibri"/>
              <w:i/>
              <w:rPrChange w:id="15133"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5134" w:author="Tre" w:date="2012-11-19T09:07:00Z">
                <w:rPr>
                  <w:rFonts w:ascii="Calibri" w:hAnsi="Calibri"/>
                  <w:i/>
                  <w:color w:val="0000FF"/>
                  <w:sz w:val="20"/>
                  <w:szCs w:val="20"/>
                  <w:u w:val="single"/>
                </w:rPr>
              </w:rPrChange>
            </w:rPr>
            <w:fldChar w:fldCharType="end"/>
          </w:r>
          <w:r w:rsidRPr="00EE27B1">
            <w:rPr>
              <w:rFonts w:ascii="Calibri" w:hAnsi="Calibri"/>
              <w:i/>
              <w:rPrChange w:id="15135"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5136" w:author="Tre" w:date="2012-11-19T09:07:00Z">
                <w:rPr>
                  <w:rFonts w:ascii="Calibri" w:hAnsi="Calibri"/>
                  <w:i/>
                  <w:color w:val="0000FF"/>
                  <w:sz w:val="20"/>
                  <w:szCs w:val="20"/>
                  <w:u w:val="single"/>
                </w:rPr>
              </w:rPrChange>
            </w:rPr>
            <w:fldChar w:fldCharType="begin"/>
          </w:r>
          <w:r w:rsidRPr="00EE27B1">
            <w:rPr>
              <w:rFonts w:ascii="Calibri" w:hAnsi="Calibri"/>
              <w:i/>
              <w:rPrChange w:id="15137"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5138" w:author="Tre" w:date="2012-11-19T09:07:00Z">
                <w:rPr>
                  <w:rFonts w:ascii="Calibri" w:hAnsi="Calibri"/>
                  <w:i/>
                  <w:color w:val="0000FF"/>
                  <w:sz w:val="20"/>
                  <w:szCs w:val="20"/>
                  <w:u w:val="single"/>
                </w:rPr>
              </w:rPrChange>
            </w:rPr>
            <w:fldChar w:fldCharType="end"/>
          </w:r>
          <w:r w:rsidRPr="00EE27B1">
            <w:rPr>
              <w:rFonts w:ascii="Calibri" w:hAnsi="Calibri"/>
              <w:i/>
              <w:rPrChange w:id="15139" w:author="Tre" w:date="2012-11-19T09:07:00Z">
                <w:rPr>
                  <w:rFonts w:ascii="Calibri" w:hAnsi="Calibri"/>
                  <w:i/>
                  <w:color w:val="0000FF"/>
                  <w:sz w:val="20"/>
                  <w:szCs w:val="20"/>
                  <w:u w:val="single"/>
                </w:rPr>
              </w:rPrChange>
            </w:rPr>
            <w:delText>), Speed (</w:delText>
          </w:r>
          <w:r w:rsidRPr="00EE27B1" w:rsidDel="00006295">
            <w:rPr>
              <w:rFonts w:ascii="Calibri" w:hAnsi="Calibri"/>
              <w:i/>
              <w:rPrChange w:id="15140" w:author="Tre" w:date="2012-11-19T09:07:00Z">
                <w:rPr>
                  <w:rFonts w:ascii="Calibri" w:hAnsi="Calibri"/>
                  <w:i/>
                  <w:color w:val="0000FF"/>
                  <w:sz w:val="20"/>
                  <w:szCs w:val="20"/>
                  <w:u w:val="single"/>
                </w:rPr>
              </w:rPrChange>
            </w:rPr>
            <w:fldChar w:fldCharType="begin"/>
          </w:r>
          <w:r w:rsidRPr="00EE27B1">
            <w:rPr>
              <w:rFonts w:ascii="Calibri" w:hAnsi="Calibri"/>
              <w:i/>
              <w:rPrChange w:id="15141"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5142" w:author="Tre" w:date="2012-11-19T09:07:00Z">
                <w:rPr>
                  <w:rFonts w:ascii="Calibri" w:hAnsi="Calibri"/>
                  <w:i/>
                  <w:color w:val="0000FF"/>
                  <w:sz w:val="20"/>
                  <w:szCs w:val="20"/>
                  <w:u w:val="single"/>
                </w:rPr>
              </w:rPrChange>
            </w:rPr>
            <w:fldChar w:fldCharType="end"/>
          </w:r>
          <w:r w:rsidRPr="00EE27B1">
            <w:rPr>
              <w:rFonts w:ascii="Calibri" w:hAnsi="Calibri"/>
              <w:i/>
              <w:rPrChange w:id="15143"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5144" w:author="Tre" w:date="2012-11-19T09:07:00Z">
                <w:rPr>
                  <w:rFonts w:ascii="Calibri" w:hAnsi="Calibri"/>
                  <w:i/>
                  <w:color w:val="0000FF"/>
                  <w:sz w:val="20"/>
                  <w:szCs w:val="20"/>
                  <w:u w:val="single"/>
                </w:rPr>
              </w:rPrChange>
            </w:rPr>
            <w:fldChar w:fldCharType="begin"/>
          </w:r>
          <w:r w:rsidRPr="00EE27B1">
            <w:rPr>
              <w:rFonts w:ascii="Calibri" w:hAnsi="Calibri"/>
              <w:i/>
              <w:rPrChange w:id="15145"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5146" w:author="Tre" w:date="2012-11-19T09:07:00Z">
                <w:rPr>
                  <w:rFonts w:ascii="Calibri" w:hAnsi="Calibri"/>
                  <w:i/>
                  <w:color w:val="0000FF"/>
                  <w:sz w:val="20"/>
                  <w:szCs w:val="20"/>
                  <w:u w:val="single"/>
                </w:rPr>
              </w:rPrChange>
            </w:rPr>
            <w:fldChar w:fldCharType="end"/>
          </w:r>
          <w:r w:rsidRPr="00EE27B1">
            <w:rPr>
              <w:rFonts w:ascii="Calibri" w:hAnsi="Calibri"/>
              <w:i/>
              <w:rPrChange w:id="15147" w:author="Tre" w:date="2012-11-19T09:07:00Z">
                <w:rPr>
                  <w:rFonts w:ascii="Calibri" w:hAnsi="Calibri"/>
                  <w:i/>
                  <w:color w:val="0000FF"/>
                  <w:sz w:val="20"/>
                  <w:szCs w:val="20"/>
                  <w:u w:val="single"/>
                </w:rPr>
              </w:rPrChange>
            </w:rPr>
            <w:delText>), Fuel (</w:delText>
          </w:r>
          <w:r w:rsidRPr="00EE27B1" w:rsidDel="00006295">
            <w:rPr>
              <w:rFonts w:ascii="Calibri" w:hAnsi="Calibri"/>
              <w:i/>
              <w:rPrChange w:id="15148" w:author="Tre" w:date="2012-11-19T09:07:00Z">
                <w:rPr>
                  <w:rFonts w:ascii="Calibri" w:hAnsi="Calibri"/>
                  <w:i/>
                  <w:color w:val="0000FF"/>
                  <w:sz w:val="20"/>
                  <w:szCs w:val="20"/>
                  <w:u w:val="single"/>
                </w:rPr>
              </w:rPrChange>
            </w:rPr>
            <w:fldChar w:fldCharType="begin"/>
          </w:r>
          <w:r w:rsidRPr="00EE27B1">
            <w:rPr>
              <w:rFonts w:ascii="Calibri" w:hAnsi="Calibri"/>
              <w:i/>
              <w:rPrChange w:id="15149"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5150" w:author="Tre" w:date="2012-11-19T09:07:00Z">
                <w:rPr>
                  <w:rFonts w:ascii="Calibri" w:hAnsi="Calibri"/>
                  <w:i/>
                  <w:color w:val="0000FF"/>
                  <w:sz w:val="20"/>
                  <w:szCs w:val="20"/>
                  <w:u w:val="single"/>
                </w:rPr>
              </w:rPrChange>
            </w:rPr>
            <w:fldChar w:fldCharType="end"/>
          </w:r>
          <w:r w:rsidRPr="00EE27B1">
            <w:rPr>
              <w:rFonts w:ascii="Calibri" w:hAnsi="Calibri"/>
              <w:i/>
              <w:rPrChange w:id="15151" w:author="Tre" w:date="2012-11-19T09:07:00Z">
                <w:rPr>
                  <w:rFonts w:ascii="Calibri" w:hAnsi="Calibri"/>
                  <w:i/>
                  <w:color w:val="0000FF"/>
                  <w:sz w:val="20"/>
                  <w:szCs w:val="20"/>
                  <w:u w:val="single"/>
                </w:rPr>
              </w:rPrChange>
            </w:rPr>
            <w:delText>)</w:delText>
          </w:r>
        </w:del>
        <w:r w:rsidRPr="00EE27B1">
          <w:rPr>
            <w:rFonts w:ascii="Calibri" w:hAnsi="Calibri"/>
            <w:i/>
            <w:rPrChange w:id="15152" w:author="Tre" w:date="2012-11-19T09:07:00Z">
              <w:rPr>
                <w:rFonts w:ascii="Calibri" w:hAnsi="Calibri"/>
                <w:i/>
                <w:color w:val="0000FF"/>
                <w:sz w:val="20"/>
                <w:szCs w:val="20"/>
                <w:u w:val="single"/>
              </w:rPr>
            </w:rPrChange>
          </w:rPr>
          <w:t>]</w:t>
        </w:r>
      </w:ins>
    </w:p>
    <w:p w:rsidR="00702889" w:rsidRPr="000B0456" w:rsidRDefault="00EE27B1" w:rsidP="00702889">
      <w:pPr>
        <w:jc w:val="both"/>
        <w:rPr>
          <w:ins w:id="15153" w:author="frontdesk" w:date="2012-11-16T12:58:00Z"/>
          <w:rFonts w:ascii="Calibri" w:hAnsi="Calibri"/>
          <w:rPrChange w:id="15154" w:author="Tre" w:date="2012-11-19T09:07:00Z">
            <w:rPr>
              <w:ins w:id="15155" w:author="frontdesk" w:date="2012-11-16T12:58:00Z"/>
              <w:rFonts w:ascii="Calibri" w:hAnsi="Calibri"/>
              <w:sz w:val="20"/>
              <w:szCs w:val="20"/>
            </w:rPr>
          </w:rPrChange>
        </w:rPr>
      </w:pPr>
      <w:ins w:id="15156" w:author="frontdesk" w:date="2012-11-16T12:58:00Z">
        <w:r w:rsidRPr="00EE27B1">
          <w:rPr>
            <w:rFonts w:ascii="Calibri" w:hAnsi="Calibri"/>
            <w:rPrChange w:id="15157" w:author="Tre" w:date="2012-11-19T09:07:00Z">
              <w:rPr>
                <w:rFonts w:ascii="Calibri" w:hAnsi="Calibri"/>
                <w:color w:val="0000FF"/>
                <w:sz w:val="20"/>
                <w:szCs w:val="20"/>
                <w:u w:val="single"/>
              </w:rPr>
            </w:rPrChange>
          </w:rPr>
          <w:fldChar w:fldCharType="begin"/>
        </w:r>
        <w:r w:rsidRPr="00EE27B1">
          <w:rPr>
            <w:rFonts w:ascii="Calibri" w:hAnsi="Calibri"/>
            <w:rPrChange w:id="15158"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159" w:author="Tre" w:date="2012-11-19T09:07:00Z">
              <w:rPr>
                <w:rFonts w:ascii="Calibri" w:hAnsi="Calibri"/>
                <w:color w:val="0000FF"/>
                <w:sz w:val="20"/>
                <w:szCs w:val="20"/>
                <w:u w:val="single"/>
              </w:rPr>
            </w:rPrChange>
          </w:rPr>
          <w:fldChar w:fldCharType="separate"/>
        </w:r>
        <w:r w:rsidRPr="00EE27B1">
          <w:rPr>
            <w:rFonts w:ascii="Calibri" w:hAnsi="Calibri"/>
            <w:noProof/>
            <w:rPrChange w:id="15160" w:author="Tre" w:date="2012-11-19T09:07:00Z">
              <w:rPr>
                <w:rFonts w:ascii="Calibri" w:hAnsi="Calibri"/>
                <w:noProof/>
                <w:color w:val="0000FF"/>
                <w:sz w:val="20"/>
                <w:szCs w:val="20"/>
                <w:u w:val="single"/>
              </w:rPr>
            </w:rPrChange>
          </w:rPr>
          <w:t>An assault rifle originally designed for jungle warfare. It can be modified to have a laser sight or a night vision scope. Some models have a shortened carbine  barrel.</w:t>
        </w:r>
        <w:r w:rsidRPr="00EE27B1">
          <w:rPr>
            <w:rFonts w:ascii="Calibri" w:hAnsi="Calibri"/>
            <w:rPrChange w:id="15161" w:author="Tre" w:date="2012-11-19T09:07:00Z">
              <w:rPr>
                <w:rFonts w:ascii="Calibri" w:hAnsi="Calibri"/>
                <w:color w:val="0000FF"/>
                <w:sz w:val="20"/>
                <w:szCs w:val="20"/>
                <w:u w:val="single"/>
              </w:rPr>
            </w:rPrChange>
          </w:rPr>
          <w:fldChar w:fldCharType="end"/>
        </w:r>
        <w:r w:rsidRPr="00EE27B1">
          <w:rPr>
            <w:rFonts w:ascii="Calibri" w:hAnsi="Calibri"/>
            <w:rPrChange w:id="15162" w:author="Tre" w:date="2012-11-19T09:07:00Z">
              <w:rPr>
                <w:rFonts w:ascii="Calibri" w:hAnsi="Calibri"/>
                <w:color w:val="0000FF"/>
                <w:sz w:val="20"/>
                <w:szCs w:val="20"/>
                <w:u w:val="single"/>
              </w:rPr>
            </w:rPrChange>
          </w:rPr>
          <w:fldChar w:fldCharType="begin"/>
        </w:r>
        <w:r w:rsidRPr="00EE27B1">
          <w:rPr>
            <w:rFonts w:ascii="Calibri" w:hAnsi="Calibri"/>
            <w:rPrChange w:id="15163"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164"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165" w:author="frontdesk" w:date="2012-11-16T12:58:00Z"/>
        </w:rPr>
      </w:pPr>
    </w:p>
    <w:p w:rsidR="00702889" w:rsidRPr="000B0456" w:rsidRDefault="00EE27B1" w:rsidP="00702889">
      <w:pPr>
        <w:jc w:val="both"/>
        <w:rPr>
          <w:ins w:id="15166" w:author="frontdesk" w:date="2012-11-16T12:58:00Z"/>
          <w:rFonts w:ascii="Calibri" w:hAnsi="Calibri"/>
          <w:b/>
          <w:rPrChange w:id="15167" w:author="Tre" w:date="2012-11-19T09:07:00Z">
            <w:rPr>
              <w:ins w:id="15168" w:author="frontdesk" w:date="2012-11-16T12:58:00Z"/>
              <w:rFonts w:ascii="Calibri" w:hAnsi="Calibri"/>
              <w:b/>
              <w:sz w:val="20"/>
              <w:szCs w:val="20"/>
            </w:rPr>
          </w:rPrChange>
        </w:rPr>
      </w:pPr>
      <w:ins w:id="15169" w:author="frontdesk" w:date="2012-11-16T12:58:00Z">
        <w:r w:rsidRPr="00EE27B1">
          <w:rPr>
            <w:rFonts w:ascii="Calibri" w:hAnsi="Calibri"/>
            <w:b/>
            <w:rPrChange w:id="15170" w:author="Tre" w:date="2012-11-19T09:07:00Z">
              <w:rPr>
                <w:rFonts w:ascii="Calibri" w:hAnsi="Calibri"/>
                <w:b/>
                <w:color w:val="0000FF"/>
                <w:sz w:val="20"/>
                <w:szCs w:val="20"/>
                <w:u w:val="single"/>
              </w:rPr>
            </w:rPrChange>
          </w:rPr>
          <w:fldChar w:fldCharType="begin"/>
        </w:r>
        <w:r w:rsidRPr="00EE27B1">
          <w:rPr>
            <w:rFonts w:ascii="Calibri" w:hAnsi="Calibri"/>
            <w:b/>
            <w:rPrChange w:id="15171"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172" w:author="Tre" w:date="2012-11-19T09:07:00Z">
              <w:rPr>
                <w:rFonts w:ascii="Calibri" w:hAnsi="Calibri"/>
                <w:b/>
                <w:color w:val="0000FF"/>
                <w:sz w:val="20"/>
                <w:szCs w:val="20"/>
                <w:u w:val="single"/>
              </w:rPr>
            </w:rPrChange>
          </w:rPr>
          <w:fldChar w:fldCharType="separate"/>
        </w:r>
        <w:r w:rsidRPr="00EE27B1">
          <w:rPr>
            <w:rFonts w:ascii="Calibri" w:hAnsi="Calibri"/>
            <w:b/>
            <w:noProof/>
            <w:rPrChange w:id="15173" w:author="Tre" w:date="2012-11-19T09:07:00Z">
              <w:rPr>
                <w:rFonts w:ascii="Calibri" w:hAnsi="Calibri"/>
                <w:b/>
                <w:noProof/>
                <w:color w:val="0000FF"/>
                <w:sz w:val="20"/>
                <w:szCs w:val="20"/>
                <w:u w:val="single"/>
              </w:rPr>
            </w:rPrChange>
          </w:rPr>
          <w:t>Shotgun "Mossberg"</w:t>
        </w:r>
        <w:r w:rsidRPr="00EE27B1">
          <w:rPr>
            <w:rFonts w:ascii="Calibri" w:hAnsi="Calibri"/>
            <w:b/>
            <w:rPrChange w:id="15174"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175" w:author="frontdesk" w:date="2012-11-16T12:58:00Z"/>
          <w:rFonts w:ascii="Calibri" w:hAnsi="Calibri"/>
          <w:i/>
          <w:rPrChange w:id="15176" w:author="Tre" w:date="2012-11-19T09:07:00Z">
            <w:rPr>
              <w:ins w:id="15177" w:author="frontdesk" w:date="2012-11-16T12:58:00Z"/>
              <w:rFonts w:ascii="Calibri" w:hAnsi="Calibri"/>
              <w:i/>
              <w:sz w:val="20"/>
              <w:szCs w:val="20"/>
            </w:rPr>
          </w:rPrChange>
        </w:rPr>
      </w:pPr>
      <w:ins w:id="15178" w:author="frontdesk" w:date="2012-11-16T12:58:00Z">
        <w:r w:rsidRPr="00EE27B1">
          <w:rPr>
            <w:rFonts w:ascii="Calibri" w:hAnsi="Calibri"/>
            <w:i/>
            <w:rPrChange w:id="15179" w:author="Tre" w:date="2012-11-19T09:07:00Z">
              <w:rPr>
                <w:rFonts w:ascii="Calibri" w:hAnsi="Calibri"/>
                <w:i/>
                <w:color w:val="0000FF"/>
                <w:sz w:val="20"/>
                <w:szCs w:val="20"/>
                <w:u w:val="single"/>
              </w:rPr>
            </w:rPrChange>
          </w:rPr>
          <w:t>[Damage (</w:t>
        </w:r>
        <w:r w:rsidRPr="00EE27B1">
          <w:rPr>
            <w:rFonts w:ascii="Calibri" w:hAnsi="Calibri"/>
            <w:i/>
            <w:rPrChange w:id="15180" w:author="Tre" w:date="2012-11-19T09:07:00Z">
              <w:rPr>
                <w:rFonts w:ascii="Calibri" w:hAnsi="Calibri"/>
                <w:i/>
                <w:color w:val="0000FF"/>
                <w:sz w:val="20"/>
                <w:szCs w:val="20"/>
                <w:u w:val="single"/>
              </w:rPr>
            </w:rPrChange>
          </w:rPr>
          <w:fldChar w:fldCharType="begin"/>
        </w:r>
        <w:r w:rsidRPr="00EE27B1">
          <w:rPr>
            <w:rFonts w:ascii="Calibri" w:hAnsi="Calibri"/>
            <w:i/>
            <w:rPrChange w:id="15181"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182" w:author="Tre" w:date="2012-11-19T09:07:00Z">
              <w:rPr>
                <w:rFonts w:ascii="Calibri" w:hAnsi="Calibri"/>
                <w:i/>
                <w:color w:val="0000FF"/>
                <w:sz w:val="20"/>
                <w:szCs w:val="20"/>
                <w:u w:val="single"/>
              </w:rPr>
            </w:rPrChange>
          </w:rPr>
          <w:fldChar w:fldCharType="separate"/>
        </w:r>
        <w:r w:rsidRPr="00EE27B1">
          <w:rPr>
            <w:rFonts w:ascii="Calibri" w:hAnsi="Calibri"/>
            <w:i/>
            <w:noProof/>
            <w:rPrChange w:id="15183" w:author="Tre" w:date="2012-11-19T09:07:00Z">
              <w:rPr>
                <w:rFonts w:ascii="Calibri" w:hAnsi="Calibri"/>
                <w:i/>
                <w:noProof/>
                <w:color w:val="0000FF"/>
                <w:sz w:val="20"/>
                <w:szCs w:val="20"/>
                <w:u w:val="single"/>
              </w:rPr>
            </w:rPrChange>
          </w:rPr>
          <w:t>3</w:t>
        </w:r>
        <w:r w:rsidRPr="00EE27B1">
          <w:rPr>
            <w:rFonts w:ascii="Calibri" w:hAnsi="Calibri"/>
            <w:i/>
            <w:rPrChange w:id="15184" w:author="Tre" w:date="2012-11-19T09:07:00Z">
              <w:rPr>
                <w:rFonts w:ascii="Calibri" w:hAnsi="Calibri"/>
                <w:i/>
                <w:color w:val="0000FF"/>
                <w:sz w:val="20"/>
                <w:szCs w:val="20"/>
                <w:u w:val="single"/>
              </w:rPr>
            </w:rPrChange>
          </w:rPr>
          <w:fldChar w:fldCharType="end"/>
        </w:r>
        <w:r w:rsidRPr="00EE27B1">
          <w:rPr>
            <w:rFonts w:ascii="Calibri" w:hAnsi="Calibri"/>
            <w:i/>
            <w:rPrChange w:id="15185" w:author="Tre" w:date="2012-11-19T09:07:00Z">
              <w:rPr>
                <w:rFonts w:ascii="Calibri" w:hAnsi="Calibri"/>
                <w:i/>
                <w:color w:val="0000FF"/>
                <w:sz w:val="20"/>
                <w:szCs w:val="20"/>
                <w:u w:val="single"/>
              </w:rPr>
            </w:rPrChange>
          </w:rPr>
          <w:t>), Type (</w:t>
        </w:r>
        <w:r w:rsidRPr="00EE27B1">
          <w:rPr>
            <w:rFonts w:ascii="Calibri" w:hAnsi="Calibri"/>
            <w:i/>
            <w:rPrChange w:id="15186" w:author="Tre" w:date="2012-11-19T09:07:00Z">
              <w:rPr>
                <w:rFonts w:ascii="Calibri" w:hAnsi="Calibri"/>
                <w:i/>
                <w:color w:val="0000FF"/>
                <w:sz w:val="20"/>
                <w:szCs w:val="20"/>
                <w:u w:val="single"/>
              </w:rPr>
            </w:rPrChange>
          </w:rPr>
          <w:fldChar w:fldCharType="begin"/>
        </w:r>
        <w:r w:rsidRPr="00EE27B1">
          <w:rPr>
            <w:rFonts w:ascii="Calibri" w:hAnsi="Calibri"/>
            <w:i/>
            <w:rPrChange w:id="15187"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188" w:author="Tre" w:date="2012-11-19T09:07:00Z">
              <w:rPr>
                <w:rFonts w:ascii="Calibri" w:hAnsi="Calibri"/>
                <w:i/>
                <w:color w:val="0000FF"/>
                <w:sz w:val="20"/>
                <w:szCs w:val="20"/>
                <w:u w:val="single"/>
              </w:rPr>
            </w:rPrChange>
          </w:rPr>
          <w:fldChar w:fldCharType="separate"/>
        </w:r>
        <w:r w:rsidRPr="00EE27B1">
          <w:rPr>
            <w:rFonts w:ascii="Calibri" w:hAnsi="Calibri"/>
            <w:i/>
            <w:noProof/>
            <w:rPrChange w:id="15189" w:author="Tre" w:date="2012-11-19T09:07:00Z">
              <w:rPr>
                <w:rFonts w:ascii="Calibri" w:hAnsi="Calibri"/>
                <w:i/>
                <w:noProof/>
                <w:color w:val="0000FF"/>
                <w:sz w:val="20"/>
                <w:szCs w:val="20"/>
                <w:u w:val="single"/>
              </w:rPr>
            </w:rPrChange>
          </w:rPr>
          <w:t>Gun</w:t>
        </w:r>
        <w:r w:rsidRPr="00EE27B1">
          <w:rPr>
            <w:rFonts w:ascii="Calibri" w:hAnsi="Calibri"/>
            <w:i/>
            <w:rPrChange w:id="15190" w:author="Tre" w:date="2012-11-19T09:07:00Z">
              <w:rPr>
                <w:rFonts w:ascii="Calibri" w:hAnsi="Calibri"/>
                <w:i/>
                <w:color w:val="0000FF"/>
                <w:sz w:val="20"/>
                <w:szCs w:val="20"/>
                <w:u w:val="single"/>
              </w:rPr>
            </w:rPrChange>
          </w:rPr>
          <w:fldChar w:fldCharType="end"/>
        </w:r>
        <w:r w:rsidRPr="00EE27B1">
          <w:rPr>
            <w:rFonts w:ascii="Calibri" w:hAnsi="Calibri"/>
            <w:i/>
            <w:rPrChange w:id="15191" w:author="Tre" w:date="2012-11-19T09:07:00Z">
              <w:rPr>
                <w:rFonts w:ascii="Calibri" w:hAnsi="Calibri"/>
                <w:i/>
                <w:color w:val="0000FF"/>
                <w:sz w:val="20"/>
                <w:szCs w:val="20"/>
                <w:u w:val="single"/>
              </w:rPr>
            </w:rPrChange>
          </w:rPr>
          <w:t>), Rate (</w:t>
        </w:r>
        <w:r w:rsidRPr="00EE27B1">
          <w:rPr>
            <w:rFonts w:ascii="Calibri" w:hAnsi="Calibri"/>
            <w:i/>
            <w:rPrChange w:id="15192" w:author="Tre" w:date="2012-11-19T09:07:00Z">
              <w:rPr>
                <w:rFonts w:ascii="Calibri" w:hAnsi="Calibri"/>
                <w:i/>
                <w:color w:val="0000FF"/>
                <w:sz w:val="20"/>
                <w:szCs w:val="20"/>
                <w:u w:val="single"/>
              </w:rPr>
            </w:rPrChange>
          </w:rPr>
          <w:fldChar w:fldCharType="begin"/>
        </w:r>
        <w:r w:rsidRPr="00EE27B1">
          <w:rPr>
            <w:rFonts w:ascii="Calibri" w:hAnsi="Calibri"/>
            <w:i/>
            <w:rPrChange w:id="15193"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194" w:author="Tre" w:date="2012-11-19T09:07:00Z">
              <w:rPr>
                <w:rFonts w:ascii="Calibri" w:hAnsi="Calibri"/>
                <w:i/>
                <w:color w:val="0000FF"/>
                <w:sz w:val="20"/>
                <w:szCs w:val="20"/>
                <w:u w:val="single"/>
              </w:rPr>
            </w:rPrChange>
          </w:rPr>
          <w:fldChar w:fldCharType="separate"/>
        </w:r>
        <w:r w:rsidRPr="00EE27B1">
          <w:rPr>
            <w:rFonts w:ascii="Calibri" w:hAnsi="Calibri"/>
            <w:i/>
            <w:noProof/>
            <w:rPrChange w:id="15195" w:author="Tre" w:date="2012-11-19T09:07:00Z">
              <w:rPr>
                <w:rFonts w:ascii="Calibri" w:hAnsi="Calibri"/>
                <w:i/>
                <w:noProof/>
                <w:color w:val="0000FF"/>
                <w:sz w:val="20"/>
                <w:szCs w:val="20"/>
                <w:u w:val="single"/>
              </w:rPr>
            </w:rPrChange>
          </w:rPr>
          <w:t>Semi Auto</w:t>
        </w:r>
        <w:r w:rsidRPr="00EE27B1">
          <w:rPr>
            <w:rFonts w:ascii="Calibri" w:hAnsi="Calibri"/>
            <w:i/>
            <w:rPrChange w:id="15196" w:author="Tre" w:date="2012-11-19T09:07:00Z">
              <w:rPr>
                <w:rFonts w:ascii="Calibri" w:hAnsi="Calibri"/>
                <w:i/>
                <w:color w:val="0000FF"/>
                <w:sz w:val="20"/>
                <w:szCs w:val="20"/>
                <w:u w:val="single"/>
              </w:rPr>
            </w:rPrChange>
          </w:rPr>
          <w:fldChar w:fldCharType="end"/>
        </w:r>
        <w:r w:rsidRPr="00EE27B1">
          <w:rPr>
            <w:rFonts w:ascii="Calibri" w:hAnsi="Calibri"/>
            <w:i/>
            <w:rPrChange w:id="15197" w:author="Tre" w:date="2012-11-19T09:07:00Z">
              <w:rPr>
                <w:rFonts w:ascii="Calibri" w:hAnsi="Calibri"/>
                <w:i/>
                <w:color w:val="0000FF"/>
                <w:sz w:val="20"/>
                <w:szCs w:val="20"/>
                <w:u w:val="single"/>
              </w:rPr>
            </w:rPrChange>
          </w:rPr>
          <w:t>), Ammo (</w:t>
        </w:r>
        <w:r w:rsidRPr="00EE27B1">
          <w:rPr>
            <w:rFonts w:ascii="Calibri" w:hAnsi="Calibri"/>
            <w:i/>
            <w:rPrChange w:id="15198" w:author="Tre" w:date="2012-11-19T09:07:00Z">
              <w:rPr>
                <w:rFonts w:ascii="Calibri" w:hAnsi="Calibri"/>
                <w:i/>
                <w:color w:val="0000FF"/>
                <w:sz w:val="20"/>
                <w:szCs w:val="20"/>
                <w:u w:val="single"/>
              </w:rPr>
            </w:rPrChange>
          </w:rPr>
          <w:fldChar w:fldCharType="begin"/>
        </w:r>
        <w:r w:rsidRPr="00EE27B1">
          <w:rPr>
            <w:rFonts w:ascii="Calibri" w:hAnsi="Calibri"/>
            <w:i/>
            <w:rPrChange w:id="15199"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200" w:author="Tre" w:date="2012-11-19T09:07:00Z">
              <w:rPr>
                <w:rFonts w:ascii="Calibri" w:hAnsi="Calibri"/>
                <w:i/>
                <w:color w:val="0000FF"/>
                <w:sz w:val="20"/>
                <w:szCs w:val="20"/>
                <w:u w:val="single"/>
              </w:rPr>
            </w:rPrChange>
          </w:rPr>
          <w:fldChar w:fldCharType="separate"/>
        </w:r>
        <w:r w:rsidRPr="00EE27B1">
          <w:rPr>
            <w:rFonts w:ascii="Calibri" w:hAnsi="Calibri"/>
            <w:i/>
            <w:noProof/>
            <w:rPrChange w:id="15201" w:author="Tre" w:date="2012-11-19T09:07:00Z">
              <w:rPr>
                <w:rFonts w:ascii="Calibri" w:hAnsi="Calibri"/>
                <w:i/>
                <w:noProof/>
                <w:color w:val="0000FF"/>
                <w:sz w:val="20"/>
                <w:szCs w:val="20"/>
                <w:u w:val="single"/>
              </w:rPr>
            </w:rPrChange>
          </w:rPr>
          <w:t>magazine (5)</w:t>
        </w:r>
        <w:r w:rsidRPr="00EE27B1">
          <w:rPr>
            <w:rFonts w:ascii="Calibri" w:hAnsi="Calibri"/>
            <w:i/>
            <w:rPrChange w:id="15202" w:author="Tre" w:date="2012-11-19T09:07:00Z">
              <w:rPr>
                <w:rFonts w:ascii="Calibri" w:hAnsi="Calibri"/>
                <w:i/>
                <w:color w:val="0000FF"/>
                <w:sz w:val="20"/>
                <w:szCs w:val="20"/>
                <w:u w:val="single"/>
              </w:rPr>
            </w:rPrChange>
          </w:rPr>
          <w:fldChar w:fldCharType="end"/>
        </w:r>
      </w:ins>
      <w:ins w:id="15203" w:author="Tre" w:date="2012-11-19T09:46:00Z">
        <w:r w:rsidR="00006295">
          <w:rPr>
            <w:rFonts w:ascii="Calibri" w:hAnsi="Calibri"/>
            <w:i/>
          </w:rPr>
          <w:t>)</w:t>
        </w:r>
      </w:ins>
      <w:ins w:id="15204" w:author="frontdesk" w:date="2012-11-16T12:58:00Z">
        <w:del w:id="15205" w:author="Tre" w:date="2012-11-19T09:46:00Z">
          <w:r w:rsidRPr="00EE27B1">
            <w:rPr>
              <w:rFonts w:ascii="Calibri" w:hAnsi="Calibri"/>
              <w:i/>
              <w:rPrChange w:id="15206" w:author="Tre" w:date="2012-11-19T09:07:00Z">
                <w:rPr>
                  <w:rFonts w:ascii="Calibri" w:hAnsi="Calibri"/>
                  <w:i/>
                  <w:color w:val="0000FF"/>
                  <w:sz w:val="20"/>
                  <w:szCs w:val="20"/>
                  <w:u w:val="single"/>
                </w:rPr>
              </w:rPrChange>
            </w:rPr>
            <w:delText>), Range (</w:delText>
          </w:r>
          <w:r w:rsidRPr="00EE27B1" w:rsidDel="00006295">
            <w:rPr>
              <w:rFonts w:ascii="Calibri" w:hAnsi="Calibri"/>
              <w:i/>
              <w:rPrChange w:id="15207" w:author="Tre" w:date="2012-11-19T09:07:00Z">
                <w:rPr>
                  <w:rFonts w:ascii="Calibri" w:hAnsi="Calibri"/>
                  <w:i/>
                  <w:color w:val="0000FF"/>
                  <w:sz w:val="20"/>
                  <w:szCs w:val="20"/>
                  <w:u w:val="single"/>
                </w:rPr>
              </w:rPrChange>
            </w:rPr>
            <w:fldChar w:fldCharType="begin"/>
          </w:r>
          <w:r w:rsidRPr="00EE27B1">
            <w:rPr>
              <w:rFonts w:ascii="Calibri" w:hAnsi="Calibri"/>
              <w:i/>
              <w:rPrChange w:id="15208"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5209" w:author="Tre" w:date="2012-11-19T09:07:00Z">
                <w:rPr>
                  <w:rFonts w:ascii="Calibri" w:hAnsi="Calibri"/>
                  <w:i/>
                  <w:color w:val="0000FF"/>
                  <w:sz w:val="20"/>
                  <w:szCs w:val="20"/>
                  <w:u w:val="single"/>
                </w:rPr>
              </w:rPrChange>
            </w:rPr>
            <w:fldChar w:fldCharType="end"/>
          </w:r>
          <w:r w:rsidRPr="00EE27B1">
            <w:rPr>
              <w:rFonts w:ascii="Calibri" w:hAnsi="Calibri"/>
              <w:i/>
              <w:rPrChange w:id="15210"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5211" w:author="Tre" w:date="2012-11-19T09:07:00Z">
                <w:rPr>
                  <w:rFonts w:ascii="Calibri" w:hAnsi="Calibri"/>
                  <w:i/>
                  <w:color w:val="0000FF"/>
                  <w:sz w:val="20"/>
                  <w:szCs w:val="20"/>
                  <w:u w:val="single"/>
                </w:rPr>
              </w:rPrChange>
            </w:rPr>
            <w:fldChar w:fldCharType="begin"/>
          </w:r>
          <w:r w:rsidRPr="00EE27B1">
            <w:rPr>
              <w:rFonts w:ascii="Calibri" w:hAnsi="Calibri"/>
              <w:i/>
              <w:rPrChange w:id="15212"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5213" w:author="Tre" w:date="2012-11-19T09:07:00Z">
                <w:rPr>
                  <w:rFonts w:ascii="Calibri" w:hAnsi="Calibri"/>
                  <w:i/>
                  <w:color w:val="0000FF"/>
                  <w:sz w:val="20"/>
                  <w:szCs w:val="20"/>
                  <w:u w:val="single"/>
                </w:rPr>
              </w:rPrChange>
            </w:rPr>
            <w:fldChar w:fldCharType="end"/>
          </w:r>
          <w:r w:rsidRPr="00EE27B1">
            <w:rPr>
              <w:rFonts w:ascii="Calibri" w:hAnsi="Calibri"/>
              <w:i/>
              <w:rPrChange w:id="15214" w:author="Tre" w:date="2012-11-19T09:07:00Z">
                <w:rPr>
                  <w:rFonts w:ascii="Calibri" w:hAnsi="Calibri"/>
                  <w:i/>
                  <w:color w:val="0000FF"/>
                  <w:sz w:val="20"/>
                  <w:szCs w:val="20"/>
                  <w:u w:val="single"/>
                </w:rPr>
              </w:rPrChange>
            </w:rPr>
            <w:delText>), Speed (</w:delText>
          </w:r>
          <w:r w:rsidRPr="00EE27B1" w:rsidDel="00006295">
            <w:rPr>
              <w:rFonts w:ascii="Calibri" w:hAnsi="Calibri"/>
              <w:i/>
              <w:rPrChange w:id="15215" w:author="Tre" w:date="2012-11-19T09:07:00Z">
                <w:rPr>
                  <w:rFonts w:ascii="Calibri" w:hAnsi="Calibri"/>
                  <w:i/>
                  <w:color w:val="0000FF"/>
                  <w:sz w:val="20"/>
                  <w:szCs w:val="20"/>
                  <w:u w:val="single"/>
                </w:rPr>
              </w:rPrChange>
            </w:rPr>
            <w:fldChar w:fldCharType="begin"/>
          </w:r>
          <w:r w:rsidRPr="00EE27B1">
            <w:rPr>
              <w:rFonts w:ascii="Calibri" w:hAnsi="Calibri"/>
              <w:i/>
              <w:rPrChange w:id="15216"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5217" w:author="Tre" w:date="2012-11-19T09:07:00Z">
                <w:rPr>
                  <w:rFonts w:ascii="Calibri" w:hAnsi="Calibri"/>
                  <w:i/>
                  <w:color w:val="0000FF"/>
                  <w:sz w:val="20"/>
                  <w:szCs w:val="20"/>
                  <w:u w:val="single"/>
                </w:rPr>
              </w:rPrChange>
            </w:rPr>
            <w:fldChar w:fldCharType="end"/>
          </w:r>
          <w:r w:rsidRPr="00EE27B1">
            <w:rPr>
              <w:rFonts w:ascii="Calibri" w:hAnsi="Calibri"/>
              <w:i/>
              <w:rPrChange w:id="15218"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5219" w:author="Tre" w:date="2012-11-19T09:07:00Z">
                <w:rPr>
                  <w:rFonts w:ascii="Calibri" w:hAnsi="Calibri"/>
                  <w:i/>
                  <w:color w:val="0000FF"/>
                  <w:sz w:val="20"/>
                  <w:szCs w:val="20"/>
                  <w:u w:val="single"/>
                </w:rPr>
              </w:rPrChange>
            </w:rPr>
            <w:fldChar w:fldCharType="begin"/>
          </w:r>
          <w:r w:rsidRPr="00EE27B1">
            <w:rPr>
              <w:rFonts w:ascii="Calibri" w:hAnsi="Calibri"/>
              <w:i/>
              <w:rPrChange w:id="15220"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5221" w:author="Tre" w:date="2012-11-19T09:07:00Z">
                <w:rPr>
                  <w:rFonts w:ascii="Calibri" w:hAnsi="Calibri"/>
                  <w:i/>
                  <w:color w:val="0000FF"/>
                  <w:sz w:val="20"/>
                  <w:szCs w:val="20"/>
                  <w:u w:val="single"/>
                </w:rPr>
              </w:rPrChange>
            </w:rPr>
            <w:fldChar w:fldCharType="end"/>
          </w:r>
          <w:r w:rsidRPr="00EE27B1">
            <w:rPr>
              <w:rFonts w:ascii="Calibri" w:hAnsi="Calibri"/>
              <w:i/>
              <w:rPrChange w:id="15222" w:author="Tre" w:date="2012-11-19T09:07:00Z">
                <w:rPr>
                  <w:rFonts w:ascii="Calibri" w:hAnsi="Calibri"/>
                  <w:i/>
                  <w:color w:val="0000FF"/>
                  <w:sz w:val="20"/>
                  <w:szCs w:val="20"/>
                  <w:u w:val="single"/>
                </w:rPr>
              </w:rPrChange>
            </w:rPr>
            <w:delText>), Fuel (</w:delText>
          </w:r>
          <w:r w:rsidRPr="00EE27B1" w:rsidDel="00006295">
            <w:rPr>
              <w:rFonts w:ascii="Calibri" w:hAnsi="Calibri"/>
              <w:i/>
              <w:rPrChange w:id="15223" w:author="Tre" w:date="2012-11-19T09:07:00Z">
                <w:rPr>
                  <w:rFonts w:ascii="Calibri" w:hAnsi="Calibri"/>
                  <w:i/>
                  <w:color w:val="0000FF"/>
                  <w:sz w:val="20"/>
                  <w:szCs w:val="20"/>
                  <w:u w:val="single"/>
                </w:rPr>
              </w:rPrChange>
            </w:rPr>
            <w:fldChar w:fldCharType="begin"/>
          </w:r>
          <w:r w:rsidRPr="00EE27B1">
            <w:rPr>
              <w:rFonts w:ascii="Calibri" w:hAnsi="Calibri"/>
              <w:i/>
              <w:rPrChange w:id="15224"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5225" w:author="Tre" w:date="2012-11-19T09:07:00Z">
                <w:rPr>
                  <w:rFonts w:ascii="Calibri" w:hAnsi="Calibri"/>
                  <w:i/>
                  <w:color w:val="0000FF"/>
                  <w:sz w:val="20"/>
                  <w:szCs w:val="20"/>
                  <w:u w:val="single"/>
                </w:rPr>
              </w:rPrChange>
            </w:rPr>
            <w:fldChar w:fldCharType="end"/>
          </w:r>
          <w:r w:rsidRPr="00EE27B1">
            <w:rPr>
              <w:rFonts w:ascii="Calibri" w:hAnsi="Calibri"/>
              <w:i/>
              <w:rPrChange w:id="15226" w:author="Tre" w:date="2012-11-19T09:07:00Z">
                <w:rPr>
                  <w:rFonts w:ascii="Calibri" w:hAnsi="Calibri"/>
                  <w:i/>
                  <w:color w:val="0000FF"/>
                  <w:sz w:val="20"/>
                  <w:szCs w:val="20"/>
                  <w:u w:val="single"/>
                </w:rPr>
              </w:rPrChange>
            </w:rPr>
            <w:delText>)</w:delText>
          </w:r>
        </w:del>
        <w:r w:rsidRPr="00EE27B1">
          <w:rPr>
            <w:rFonts w:ascii="Calibri" w:hAnsi="Calibri"/>
            <w:i/>
            <w:rPrChange w:id="15227" w:author="Tre" w:date="2012-11-19T09:07:00Z">
              <w:rPr>
                <w:rFonts w:ascii="Calibri" w:hAnsi="Calibri"/>
                <w:i/>
                <w:color w:val="0000FF"/>
                <w:sz w:val="20"/>
                <w:szCs w:val="20"/>
                <w:u w:val="single"/>
              </w:rPr>
            </w:rPrChange>
          </w:rPr>
          <w:t>]</w:t>
        </w:r>
      </w:ins>
    </w:p>
    <w:p w:rsidR="00702889" w:rsidRPr="000B0456" w:rsidRDefault="00EE27B1" w:rsidP="00702889">
      <w:pPr>
        <w:jc w:val="both"/>
        <w:rPr>
          <w:ins w:id="15228" w:author="frontdesk" w:date="2012-11-16T12:58:00Z"/>
          <w:rFonts w:ascii="Calibri" w:hAnsi="Calibri"/>
          <w:rPrChange w:id="15229" w:author="Tre" w:date="2012-11-19T09:07:00Z">
            <w:rPr>
              <w:ins w:id="15230" w:author="frontdesk" w:date="2012-11-16T12:58:00Z"/>
              <w:rFonts w:ascii="Calibri" w:hAnsi="Calibri"/>
              <w:sz w:val="20"/>
              <w:szCs w:val="20"/>
            </w:rPr>
          </w:rPrChange>
        </w:rPr>
      </w:pPr>
      <w:ins w:id="15231" w:author="frontdesk" w:date="2012-11-16T12:58:00Z">
        <w:r w:rsidRPr="00EE27B1">
          <w:rPr>
            <w:rFonts w:ascii="Calibri" w:hAnsi="Calibri"/>
            <w:rPrChange w:id="15232" w:author="Tre" w:date="2012-11-19T09:07:00Z">
              <w:rPr>
                <w:rFonts w:ascii="Calibri" w:hAnsi="Calibri"/>
                <w:color w:val="0000FF"/>
                <w:sz w:val="20"/>
                <w:szCs w:val="20"/>
                <w:u w:val="single"/>
              </w:rPr>
            </w:rPrChange>
          </w:rPr>
          <w:fldChar w:fldCharType="begin"/>
        </w:r>
        <w:r w:rsidRPr="00EE27B1">
          <w:rPr>
            <w:rFonts w:ascii="Calibri" w:hAnsi="Calibri"/>
            <w:rPrChange w:id="15233"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234" w:author="Tre" w:date="2012-11-19T09:07:00Z">
              <w:rPr>
                <w:rFonts w:ascii="Calibri" w:hAnsi="Calibri"/>
                <w:color w:val="0000FF"/>
                <w:sz w:val="20"/>
                <w:szCs w:val="20"/>
                <w:u w:val="single"/>
              </w:rPr>
            </w:rPrChange>
          </w:rPr>
          <w:fldChar w:fldCharType="separate"/>
        </w:r>
        <w:r w:rsidRPr="00EE27B1">
          <w:rPr>
            <w:rFonts w:ascii="Calibri" w:hAnsi="Calibri"/>
            <w:noProof/>
            <w:rPrChange w:id="15235" w:author="Tre" w:date="2012-11-19T09:07:00Z">
              <w:rPr>
                <w:rFonts w:ascii="Calibri" w:hAnsi="Calibri"/>
                <w:noProof/>
                <w:color w:val="0000FF"/>
                <w:sz w:val="20"/>
                <w:szCs w:val="20"/>
                <w:u w:val="single"/>
              </w:rPr>
            </w:rPrChange>
          </w:rPr>
          <w:t>A typical pump action shotgun.</w:t>
        </w:r>
        <w:r w:rsidRPr="00EE27B1">
          <w:rPr>
            <w:rFonts w:ascii="Calibri" w:hAnsi="Calibri"/>
            <w:rPrChange w:id="15236" w:author="Tre" w:date="2012-11-19T09:07:00Z">
              <w:rPr>
                <w:rFonts w:ascii="Calibri" w:hAnsi="Calibri"/>
                <w:color w:val="0000FF"/>
                <w:sz w:val="20"/>
                <w:szCs w:val="20"/>
                <w:u w:val="single"/>
              </w:rPr>
            </w:rPrChange>
          </w:rPr>
          <w:fldChar w:fldCharType="end"/>
        </w:r>
        <w:r w:rsidRPr="00EE27B1">
          <w:rPr>
            <w:rFonts w:ascii="Calibri" w:hAnsi="Calibri"/>
            <w:rPrChange w:id="15237" w:author="Tre" w:date="2012-11-19T09:07:00Z">
              <w:rPr>
                <w:rFonts w:ascii="Calibri" w:hAnsi="Calibri"/>
                <w:color w:val="0000FF"/>
                <w:sz w:val="20"/>
                <w:szCs w:val="20"/>
                <w:u w:val="single"/>
              </w:rPr>
            </w:rPrChange>
          </w:rPr>
          <w:fldChar w:fldCharType="begin"/>
        </w:r>
        <w:r w:rsidRPr="00EE27B1">
          <w:rPr>
            <w:rFonts w:ascii="Calibri" w:hAnsi="Calibri"/>
            <w:rPrChange w:id="15238"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239"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240" w:author="frontdesk" w:date="2012-11-16T12:58:00Z"/>
        </w:rPr>
      </w:pPr>
    </w:p>
    <w:p w:rsidR="00702889" w:rsidRPr="000B0456" w:rsidRDefault="00EE27B1" w:rsidP="00702889">
      <w:pPr>
        <w:jc w:val="both"/>
        <w:rPr>
          <w:ins w:id="15241" w:author="frontdesk" w:date="2012-11-16T12:58:00Z"/>
          <w:rFonts w:ascii="Calibri" w:hAnsi="Calibri"/>
          <w:b/>
          <w:rPrChange w:id="15242" w:author="Tre" w:date="2012-11-19T09:07:00Z">
            <w:rPr>
              <w:ins w:id="15243" w:author="frontdesk" w:date="2012-11-16T12:58:00Z"/>
              <w:rFonts w:ascii="Calibri" w:hAnsi="Calibri"/>
              <w:b/>
              <w:sz w:val="20"/>
              <w:szCs w:val="20"/>
            </w:rPr>
          </w:rPrChange>
        </w:rPr>
      </w:pPr>
      <w:ins w:id="15244" w:author="frontdesk" w:date="2012-11-16T12:58:00Z">
        <w:r w:rsidRPr="00EE27B1">
          <w:rPr>
            <w:rFonts w:ascii="Calibri" w:hAnsi="Calibri"/>
            <w:b/>
            <w:rPrChange w:id="15245" w:author="Tre" w:date="2012-11-19T09:07:00Z">
              <w:rPr>
                <w:rFonts w:ascii="Calibri" w:hAnsi="Calibri"/>
                <w:b/>
                <w:color w:val="0000FF"/>
                <w:sz w:val="20"/>
                <w:szCs w:val="20"/>
                <w:u w:val="single"/>
              </w:rPr>
            </w:rPrChange>
          </w:rPr>
          <w:fldChar w:fldCharType="begin"/>
        </w:r>
        <w:r w:rsidRPr="00EE27B1">
          <w:rPr>
            <w:rFonts w:ascii="Calibri" w:hAnsi="Calibri"/>
            <w:b/>
            <w:rPrChange w:id="15246"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247" w:author="Tre" w:date="2012-11-19T09:07:00Z">
              <w:rPr>
                <w:rFonts w:ascii="Calibri" w:hAnsi="Calibri"/>
                <w:b/>
                <w:color w:val="0000FF"/>
                <w:sz w:val="20"/>
                <w:szCs w:val="20"/>
                <w:u w:val="single"/>
              </w:rPr>
            </w:rPrChange>
          </w:rPr>
          <w:fldChar w:fldCharType="separate"/>
        </w:r>
        <w:r w:rsidRPr="00EE27B1">
          <w:rPr>
            <w:rFonts w:ascii="Calibri" w:hAnsi="Calibri"/>
            <w:b/>
            <w:noProof/>
            <w:rPrChange w:id="15248" w:author="Tre" w:date="2012-11-19T09:07:00Z">
              <w:rPr>
                <w:rFonts w:ascii="Calibri" w:hAnsi="Calibri"/>
                <w:b/>
                <w:noProof/>
                <w:color w:val="0000FF"/>
                <w:sz w:val="20"/>
                <w:szCs w:val="20"/>
                <w:u w:val="single"/>
              </w:rPr>
            </w:rPrChange>
          </w:rPr>
          <w:t>Glock .45 cal</w:t>
        </w:r>
        <w:r w:rsidRPr="00EE27B1">
          <w:rPr>
            <w:rFonts w:ascii="Calibri" w:hAnsi="Calibri"/>
            <w:b/>
            <w:rPrChange w:id="15249"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250" w:author="frontdesk" w:date="2012-11-16T12:58:00Z"/>
          <w:rFonts w:ascii="Calibri" w:hAnsi="Calibri"/>
          <w:i/>
          <w:rPrChange w:id="15251" w:author="Tre" w:date="2012-11-19T09:07:00Z">
            <w:rPr>
              <w:ins w:id="15252" w:author="frontdesk" w:date="2012-11-16T12:58:00Z"/>
              <w:rFonts w:ascii="Calibri" w:hAnsi="Calibri"/>
              <w:i/>
              <w:sz w:val="20"/>
              <w:szCs w:val="20"/>
            </w:rPr>
          </w:rPrChange>
        </w:rPr>
      </w:pPr>
      <w:ins w:id="15253" w:author="frontdesk" w:date="2012-11-16T12:58:00Z">
        <w:r w:rsidRPr="00EE27B1">
          <w:rPr>
            <w:rFonts w:ascii="Calibri" w:hAnsi="Calibri"/>
            <w:i/>
            <w:rPrChange w:id="15254" w:author="Tre" w:date="2012-11-19T09:07:00Z">
              <w:rPr>
                <w:rFonts w:ascii="Calibri" w:hAnsi="Calibri"/>
                <w:i/>
                <w:color w:val="0000FF"/>
                <w:sz w:val="20"/>
                <w:szCs w:val="20"/>
                <w:u w:val="single"/>
              </w:rPr>
            </w:rPrChange>
          </w:rPr>
          <w:t>[Damage (</w:t>
        </w:r>
        <w:r w:rsidRPr="00EE27B1">
          <w:rPr>
            <w:rFonts w:ascii="Calibri" w:hAnsi="Calibri"/>
            <w:i/>
            <w:rPrChange w:id="15255" w:author="Tre" w:date="2012-11-19T09:07:00Z">
              <w:rPr>
                <w:rFonts w:ascii="Calibri" w:hAnsi="Calibri"/>
                <w:i/>
                <w:color w:val="0000FF"/>
                <w:sz w:val="20"/>
                <w:szCs w:val="20"/>
                <w:u w:val="single"/>
              </w:rPr>
            </w:rPrChange>
          </w:rPr>
          <w:fldChar w:fldCharType="begin"/>
        </w:r>
        <w:r w:rsidRPr="00EE27B1">
          <w:rPr>
            <w:rFonts w:ascii="Calibri" w:hAnsi="Calibri"/>
            <w:i/>
            <w:rPrChange w:id="15256"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257" w:author="Tre" w:date="2012-11-19T09:07:00Z">
              <w:rPr>
                <w:rFonts w:ascii="Calibri" w:hAnsi="Calibri"/>
                <w:i/>
                <w:color w:val="0000FF"/>
                <w:sz w:val="20"/>
                <w:szCs w:val="20"/>
                <w:u w:val="single"/>
              </w:rPr>
            </w:rPrChange>
          </w:rPr>
          <w:fldChar w:fldCharType="separate"/>
        </w:r>
        <w:r w:rsidRPr="00EE27B1">
          <w:rPr>
            <w:rFonts w:ascii="Calibri" w:hAnsi="Calibri"/>
            <w:i/>
            <w:noProof/>
            <w:rPrChange w:id="15258" w:author="Tre" w:date="2012-11-19T09:07:00Z">
              <w:rPr>
                <w:rFonts w:ascii="Calibri" w:hAnsi="Calibri"/>
                <w:i/>
                <w:noProof/>
                <w:color w:val="0000FF"/>
                <w:sz w:val="20"/>
                <w:szCs w:val="20"/>
                <w:u w:val="single"/>
              </w:rPr>
            </w:rPrChange>
          </w:rPr>
          <w:t>3</w:t>
        </w:r>
        <w:r w:rsidRPr="00EE27B1">
          <w:rPr>
            <w:rFonts w:ascii="Calibri" w:hAnsi="Calibri"/>
            <w:i/>
            <w:rPrChange w:id="15259" w:author="Tre" w:date="2012-11-19T09:07:00Z">
              <w:rPr>
                <w:rFonts w:ascii="Calibri" w:hAnsi="Calibri"/>
                <w:i/>
                <w:color w:val="0000FF"/>
                <w:sz w:val="20"/>
                <w:szCs w:val="20"/>
                <w:u w:val="single"/>
              </w:rPr>
            </w:rPrChange>
          </w:rPr>
          <w:fldChar w:fldCharType="end"/>
        </w:r>
        <w:r w:rsidRPr="00EE27B1">
          <w:rPr>
            <w:rFonts w:ascii="Calibri" w:hAnsi="Calibri"/>
            <w:i/>
            <w:rPrChange w:id="15260" w:author="Tre" w:date="2012-11-19T09:07:00Z">
              <w:rPr>
                <w:rFonts w:ascii="Calibri" w:hAnsi="Calibri"/>
                <w:i/>
                <w:color w:val="0000FF"/>
                <w:sz w:val="20"/>
                <w:szCs w:val="20"/>
                <w:u w:val="single"/>
              </w:rPr>
            </w:rPrChange>
          </w:rPr>
          <w:t>), Type (</w:t>
        </w:r>
        <w:r w:rsidRPr="00EE27B1">
          <w:rPr>
            <w:rFonts w:ascii="Calibri" w:hAnsi="Calibri"/>
            <w:i/>
            <w:rPrChange w:id="15261" w:author="Tre" w:date="2012-11-19T09:07:00Z">
              <w:rPr>
                <w:rFonts w:ascii="Calibri" w:hAnsi="Calibri"/>
                <w:i/>
                <w:color w:val="0000FF"/>
                <w:sz w:val="20"/>
                <w:szCs w:val="20"/>
                <w:u w:val="single"/>
              </w:rPr>
            </w:rPrChange>
          </w:rPr>
          <w:fldChar w:fldCharType="begin"/>
        </w:r>
        <w:r w:rsidRPr="00EE27B1">
          <w:rPr>
            <w:rFonts w:ascii="Calibri" w:hAnsi="Calibri"/>
            <w:i/>
            <w:rPrChange w:id="15262"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263" w:author="Tre" w:date="2012-11-19T09:07:00Z">
              <w:rPr>
                <w:rFonts w:ascii="Calibri" w:hAnsi="Calibri"/>
                <w:i/>
                <w:color w:val="0000FF"/>
                <w:sz w:val="20"/>
                <w:szCs w:val="20"/>
                <w:u w:val="single"/>
              </w:rPr>
            </w:rPrChange>
          </w:rPr>
          <w:fldChar w:fldCharType="separate"/>
        </w:r>
        <w:r w:rsidRPr="00EE27B1">
          <w:rPr>
            <w:rFonts w:ascii="Calibri" w:hAnsi="Calibri"/>
            <w:i/>
            <w:noProof/>
            <w:rPrChange w:id="15264" w:author="Tre" w:date="2012-11-19T09:07:00Z">
              <w:rPr>
                <w:rFonts w:ascii="Calibri" w:hAnsi="Calibri"/>
                <w:i/>
                <w:noProof/>
                <w:color w:val="0000FF"/>
                <w:sz w:val="20"/>
                <w:szCs w:val="20"/>
                <w:u w:val="single"/>
              </w:rPr>
            </w:rPrChange>
          </w:rPr>
          <w:t>Gun</w:t>
        </w:r>
        <w:r w:rsidRPr="00EE27B1">
          <w:rPr>
            <w:rFonts w:ascii="Calibri" w:hAnsi="Calibri"/>
            <w:i/>
            <w:rPrChange w:id="15265" w:author="Tre" w:date="2012-11-19T09:07:00Z">
              <w:rPr>
                <w:rFonts w:ascii="Calibri" w:hAnsi="Calibri"/>
                <w:i/>
                <w:color w:val="0000FF"/>
                <w:sz w:val="20"/>
                <w:szCs w:val="20"/>
                <w:u w:val="single"/>
              </w:rPr>
            </w:rPrChange>
          </w:rPr>
          <w:fldChar w:fldCharType="end"/>
        </w:r>
        <w:r w:rsidRPr="00EE27B1">
          <w:rPr>
            <w:rFonts w:ascii="Calibri" w:hAnsi="Calibri"/>
            <w:i/>
            <w:rPrChange w:id="15266" w:author="Tre" w:date="2012-11-19T09:07:00Z">
              <w:rPr>
                <w:rFonts w:ascii="Calibri" w:hAnsi="Calibri"/>
                <w:i/>
                <w:color w:val="0000FF"/>
                <w:sz w:val="20"/>
                <w:szCs w:val="20"/>
                <w:u w:val="single"/>
              </w:rPr>
            </w:rPrChange>
          </w:rPr>
          <w:t>), Rate (</w:t>
        </w:r>
        <w:r w:rsidRPr="00EE27B1">
          <w:rPr>
            <w:rFonts w:ascii="Calibri" w:hAnsi="Calibri"/>
            <w:i/>
            <w:rPrChange w:id="15267" w:author="Tre" w:date="2012-11-19T09:07:00Z">
              <w:rPr>
                <w:rFonts w:ascii="Calibri" w:hAnsi="Calibri"/>
                <w:i/>
                <w:color w:val="0000FF"/>
                <w:sz w:val="20"/>
                <w:szCs w:val="20"/>
                <w:u w:val="single"/>
              </w:rPr>
            </w:rPrChange>
          </w:rPr>
          <w:fldChar w:fldCharType="begin"/>
        </w:r>
        <w:r w:rsidRPr="00EE27B1">
          <w:rPr>
            <w:rFonts w:ascii="Calibri" w:hAnsi="Calibri"/>
            <w:i/>
            <w:rPrChange w:id="15268"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269" w:author="Tre" w:date="2012-11-19T09:07:00Z">
              <w:rPr>
                <w:rFonts w:ascii="Calibri" w:hAnsi="Calibri"/>
                <w:i/>
                <w:color w:val="0000FF"/>
                <w:sz w:val="20"/>
                <w:szCs w:val="20"/>
                <w:u w:val="single"/>
              </w:rPr>
            </w:rPrChange>
          </w:rPr>
          <w:fldChar w:fldCharType="separate"/>
        </w:r>
        <w:r w:rsidRPr="00EE27B1">
          <w:rPr>
            <w:rFonts w:ascii="Calibri" w:hAnsi="Calibri"/>
            <w:i/>
            <w:noProof/>
            <w:rPrChange w:id="15270" w:author="Tre" w:date="2012-11-19T09:07:00Z">
              <w:rPr>
                <w:rFonts w:ascii="Calibri" w:hAnsi="Calibri"/>
                <w:i/>
                <w:noProof/>
                <w:color w:val="0000FF"/>
                <w:sz w:val="20"/>
                <w:szCs w:val="20"/>
                <w:u w:val="single"/>
              </w:rPr>
            </w:rPrChange>
          </w:rPr>
          <w:t>Semi Auto</w:t>
        </w:r>
        <w:r w:rsidRPr="00EE27B1">
          <w:rPr>
            <w:rFonts w:ascii="Calibri" w:hAnsi="Calibri"/>
            <w:i/>
            <w:rPrChange w:id="15271" w:author="Tre" w:date="2012-11-19T09:07:00Z">
              <w:rPr>
                <w:rFonts w:ascii="Calibri" w:hAnsi="Calibri"/>
                <w:i/>
                <w:color w:val="0000FF"/>
                <w:sz w:val="20"/>
                <w:szCs w:val="20"/>
                <w:u w:val="single"/>
              </w:rPr>
            </w:rPrChange>
          </w:rPr>
          <w:fldChar w:fldCharType="end"/>
        </w:r>
        <w:r w:rsidRPr="00EE27B1">
          <w:rPr>
            <w:rFonts w:ascii="Calibri" w:hAnsi="Calibri"/>
            <w:i/>
            <w:rPrChange w:id="15272" w:author="Tre" w:date="2012-11-19T09:07:00Z">
              <w:rPr>
                <w:rFonts w:ascii="Calibri" w:hAnsi="Calibri"/>
                <w:i/>
                <w:color w:val="0000FF"/>
                <w:sz w:val="20"/>
                <w:szCs w:val="20"/>
                <w:u w:val="single"/>
              </w:rPr>
            </w:rPrChange>
          </w:rPr>
          <w:t>), Ammo (</w:t>
        </w:r>
        <w:r w:rsidRPr="00EE27B1">
          <w:rPr>
            <w:rFonts w:ascii="Calibri" w:hAnsi="Calibri"/>
            <w:i/>
            <w:rPrChange w:id="15273" w:author="Tre" w:date="2012-11-19T09:07:00Z">
              <w:rPr>
                <w:rFonts w:ascii="Calibri" w:hAnsi="Calibri"/>
                <w:i/>
                <w:color w:val="0000FF"/>
                <w:sz w:val="20"/>
                <w:szCs w:val="20"/>
                <w:u w:val="single"/>
              </w:rPr>
            </w:rPrChange>
          </w:rPr>
          <w:fldChar w:fldCharType="begin"/>
        </w:r>
        <w:r w:rsidRPr="00EE27B1">
          <w:rPr>
            <w:rFonts w:ascii="Calibri" w:hAnsi="Calibri"/>
            <w:i/>
            <w:rPrChange w:id="15274"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275" w:author="Tre" w:date="2012-11-19T09:07:00Z">
              <w:rPr>
                <w:rFonts w:ascii="Calibri" w:hAnsi="Calibri"/>
                <w:i/>
                <w:color w:val="0000FF"/>
                <w:sz w:val="20"/>
                <w:szCs w:val="20"/>
                <w:u w:val="single"/>
              </w:rPr>
            </w:rPrChange>
          </w:rPr>
          <w:fldChar w:fldCharType="separate"/>
        </w:r>
        <w:r w:rsidRPr="00EE27B1">
          <w:rPr>
            <w:rFonts w:ascii="Calibri" w:hAnsi="Calibri"/>
            <w:i/>
            <w:noProof/>
            <w:rPrChange w:id="15276" w:author="Tre" w:date="2012-11-19T09:07:00Z">
              <w:rPr>
                <w:rFonts w:ascii="Calibri" w:hAnsi="Calibri"/>
                <w:i/>
                <w:noProof/>
                <w:color w:val="0000FF"/>
                <w:sz w:val="20"/>
                <w:szCs w:val="20"/>
                <w:u w:val="single"/>
              </w:rPr>
            </w:rPrChange>
          </w:rPr>
          <w:t>magazine (10)</w:t>
        </w:r>
        <w:r w:rsidRPr="00EE27B1">
          <w:rPr>
            <w:rFonts w:ascii="Calibri" w:hAnsi="Calibri"/>
            <w:i/>
            <w:rPrChange w:id="15277" w:author="Tre" w:date="2012-11-19T09:07:00Z">
              <w:rPr>
                <w:rFonts w:ascii="Calibri" w:hAnsi="Calibri"/>
                <w:i/>
                <w:color w:val="0000FF"/>
                <w:sz w:val="20"/>
                <w:szCs w:val="20"/>
                <w:u w:val="single"/>
              </w:rPr>
            </w:rPrChange>
          </w:rPr>
          <w:fldChar w:fldCharType="end"/>
        </w:r>
        <w:del w:id="15278" w:author="Tre" w:date="2012-11-19T09:46:00Z">
          <w:r w:rsidRPr="00EE27B1">
            <w:rPr>
              <w:rFonts w:ascii="Calibri" w:hAnsi="Calibri"/>
              <w:i/>
              <w:rPrChange w:id="15279" w:author="Tre" w:date="2012-11-19T09:07:00Z">
                <w:rPr>
                  <w:rFonts w:ascii="Calibri" w:hAnsi="Calibri"/>
                  <w:i/>
                  <w:color w:val="0000FF"/>
                  <w:sz w:val="20"/>
                  <w:szCs w:val="20"/>
                  <w:u w:val="single"/>
                </w:rPr>
              </w:rPrChange>
            </w:rPr>
            <w:delText>), Range (</w:delText>
          </w:r>
          <w:r w:rsidRPr="00EE27B1" w:rsidDel="00006295">
            <w:rPr>
              <w:rFonts w:ascii="Calibri" w:hAnsi="Calibri"/>
              <w:i/>
              <w:rPrChange w:id="15280" w:author="Tre" w:date="2012-11-19T09:07:00Z">
                <w:rPr>
                  <w:rFonts w:ascii="Calibri" w:hAnsi="Calibri"/>
                  <w:i/>
                  <w:color w:val="0000FF"/>
                  <w:sz w:val="20"/>
                  <w:szCs w:val="20"/>
                  <w:u w:val="single"/>
                </w:rPr>
              </w:rPrChange>
            </w:rPr>
            <w:fldChar w:fldCharType="begin"/>
          </w:r>
          <w:r w:rsidRPr="00EE27B1">
            <w:rPr>
              <w:rFonts w:ascii="Calibri" w:hAnsi="Calibri"/>
              <w:i/>
              <w:rPrChange w:id="15281" w:author="Tre" w:date="2012-11-19T09:07:00Z">
                <w:rPr>
                  <w:rFonts w:ascii="Calibri" w:hAnsi="Calibri"/>
                  <w:i/>
                  <w:color w:val="0000FF"/>
                  <w:sz w:val="20"/>
                  <w:szCs w:val="20"/>
                  <w:u w:val="single"/>
                </w:rPr>
              </w:rPrChange>
            </w:rPr>
            <w:delInstrText xml:space="preserve"> MERGEFIELD Range </w:delInstrText>
          </w:r>
          <w:r w:rsidRPr="00EE27B1" w:rsidDel="00006295">
            <w:rPr>
              <w:rFonts w:ascii="Calibri" w:hAnsi="Calibri"/>
              <w:i/>
              <w:rPrChange w:id="15282" w:author="Tre" w:date="2012-11-19T09:07:00Z">
                <w:rPr>
                  <w:rFonts w:ascii="Calibri" w:hAnsi="Calibri"/>
                  <w:i/>
                  <w:color w:val="0000FF"/>
                  <w:sz w:val="20"/>
                  <w:szCs w:val="20"/>
                  <w:u w:val="single"/>
                </w:rPr>
              </w:rPrChange>
            </w:rPr>
            <w:fldChar w:fldCharType="end"/>
          </w:r>
          <w:r w:rsidRPr="00EE27B1">
            <w:rPr>
              <w:rFonts w:ascii="Calibri" w:hAnsi="Calibri"/>
              <w:i/>
              <w:rPrChange w:id="15283" w:author="Tre" w:date="2012-11-19T09:07:00Z">
                <w:rPr>
                  <w:rFonts w:ascii="Calibri" w:hAnsi="Calibri"/>
                  <w:i/>
                  <w:color w:val="0000FF"/>
                  <w:sz w:val="20"/>
                  <w:szCs w:val="20"/>
                  <w:u w:val="single"/>
                </w:rPr>
              </w:rPrChange>
            </w:rPr>
            <w:delText>), Vehicle Type (</w:delText>
          </w:r>
          <w:r w:rsidRPr="00EE27B1" w:rsidDel="00006295">
            <w:rPr>
              <w:rFonts w:ascii="Calibri" w:hAnsi="Calibri"/>
              <w:i/>
              <w:rPrChange w:id="15284" w:author="Tre" w:date="2012-11-19T09:07:00Z">
                <w:rPr>
                  <w:rFonts w:ascii="Calibri" w:hAnsi="Calibri"/>
                  <w:i/>
                  <w:color w:val="0000FF"/>
                  <w:sz w:val="20"/>
                  <w:szCs w:val="20"/>
                  <w:u w:val="single"/>
                </w:rPr>
              </w:rPrChange>
            </w:rPr>
            <w:fldChar w:fldCharType="begin"/>
          </w:r>
          <w:r w:rsidRPr="00EE27B1">
            <w:rPr>
              <w:rFonts w:ascii="Calibri" w:hAnsi="Calibri"/>
              <w:i/>
              <w:rPrChange w:id="15285" w:author="Tre" w:date="2012-11-19T09:07:00Z">
                <w:rPr>
                  <w:rFonts w:ascii="Calibri" w:hAnsi="Calibri"/>
                  <w:i/>
                  <w:color w:val="0000FF"/>
                  <w:sz w:val="20"/>
                  <w:szCs w:val="20"/>
                  <w:u w:val="single"/>
                </w:rPr>
              </w:rPrChange>
            </w:rPr>
            <w:delInstrText xml:space="preserve"> MERGEFIELD Vehicle_Type </w:delInstrText>
          </w:r>
          <w:r w:rsidRPr="00EE27B1" w:rsidDel="00006295">
            <w:rPr>
              <w:rFonts w:ascii="Calibri" w:hAnsi="Calibri"/>
              <w:i/>
              <w:rPrChange w:id="15286" w:author="Tre" w:date="2012-11-19T09:07:00Z">
                <w:rPr>
                  <w:rFonts w:ascii="Calibri" w:hAnsi="Calibri"/>
                  <w:i/>
                  <w:color w:val="0000FF"/>
                  <w:sz w:val="20"/>
                  <w:szCs w:val="20"/>
                  <w:u w:val="single"/>
                </w:rPr>
              </w:rPrChange>
            </w:rPr>
            <w:fldChar w:fldCharType="end"/>
          </w:r>
          <w:r w:rsidRPr="00EE27B1">
            <w:rPr>
              <w:rFonts w:ascii="Calibri" w:hAnsi="Calibri"/>
              <w:i/>
              <w:rPrChange w:id="15287" w:author="Tre" w:date="2012-11-19T09:07:00Z">
                <w:rPr>
                  <w:rFonts w:ascii="Calibri" w:hAnsi="Calibri"/>
                  <w:i/>
                  <w:color w:val="0000FF"/>
                  <w:sz w:val="20"/>
                  <w:szCs w:val="20"/>
                  <w:u w:val="single"/>
                </w:rPr>
              </w:rPrChange>
            </w:rPr>
            <w:delText>), Speed (</w:delText>
          </w:r>
          <w:r w:rsidRPr="00EE27B1" w:rsidDel="00006295">
            <w:rPr>
              <w:rFonts w:ascii="Calibri" w:hAnsi="Calibri"/>
              <w:i/>
              <w:rPrChange w:id="15288" w:author="Tre" w:date="2012-11-19T09:07:00Z">
                <w:rPr>
                  <w:rFonts w:ascii="Calibri" w:hAnsi="Calibri"/>
                  <w:i/>
                  <w:color w:val="0000FF"/>
                  <w:sz w:val="20"/>
                  <w:szCs w:val="20"/>
                  <w:u w:val="single"/>
                </w:rPr>
              </w:rPrChange>
            </w:rPr>
            <w:fldChar w:fldCharType="begin"/>
          </w:r>
          <w:r w:rsidRPr="00EE27B1">
            <w:rPr>
              <w:rFonts w:ascii="Calibri" w:hAnsi="Calibri"/>
              <w:i/>
              <w:rPrChange w:id="15289" w:author="Tre" w:date="2012-11-19T09:07:00Z">
                <w:rPr>
                  <w:rFonts w:ascii="Calibri" w:hAnsi="Calibri"/>
                  <w:i/>
                  <w:color w:val="0000FF"/>
                  <w:sz w:val="20"/>
                  <w:szCs w:val="20"/>
                  <w:u w:val="single"/>
                </w:rPr>
              </w:rPrChange>
            </w:rPr>
            <w:delInstrText xml:space="preserve"> MERGEFIELD Speed </w:delInstrText>
          </w:r>
          <w:r w:rsidRPr="00EE27B1" w:rsidDel="00006295">
            <w:rPr>
              <w:rFonts w:ascii="Calibri" w:hAnsi="Calibri"/>
              <w:i/>
              <w:rPrChange w:id="15290" w:author="Tre" w:date="2012-11-19T09:07:00Z">
                <w:rPr>
                  <w:rFonts w:ascii="Calibri" w:hAnsi="Calibri"/>
                  <w:i/>
                  <w:color w:val="0000FF"/>
                  <w:sz w:val="20"/>
                  <w:szCs w:val="20"/>
                  <w:u w:val="single"/>
                </w:rPr>
              </w:rPrChange>
            </w:rPr>
            <w:fldChar w:fldCharType="end"/>
          </w:r>
          <w:r w:rsidRPr="00EE27B1">
            <w:rPr>
              <w:rFonts w:ascii="Calibri" w:hAnsi="Calibri"/>
              <w:i/>
              <w:rPrChange w:id="15291" w:author="Tre" w:date="2012-11-19T09:07:00Z">
                <w:rPr>
                  <w:rFonts w:ascii="Calibri" w:hAnsi="Calibri"/>
                  <w:i/>
                  <w:color w:val="0000FF"/>
                  <w:sz w:val="20"/>
                  <w:szCs w:val="20"/>
                  <w:u w:val="single"/>
                </w:rPr>
              </w:rPrChange>
            </w:rPr>
            <w:delText>), Agility (</w:delText>
          </w:r>
          <w:r w:rsidRPr="00EE27B1" w:rsidDel="00006295">
            <w:rPr>
              <w:rFonts w:ascii="Calibri" w:hAnsi="Calibri"/>
              <w:i/>
              <w:rPrChange w:id="15292" w:author="Tre" w:date="2012-11-19T09:07:00Z">
                <w:rPr>
                  <w:rFonts w:ascii="Calibri" w:hAnsi="Calibri"/>
                  <w:i/>
                  <w:color w:val="0000FF"/>
                  <w:sz w:val="20"/>
                  <w:szCs w:val="20"/>
                  <w:u w:val="single"/>
                </w:rPr>
              </w:rPrChange>
            </w:rPr>
            <w:fldChar w:fldCharType="begin"/>
          </w:r>
          <w:r w:rsidRPr="00EE27B1">
            <w:rPr>
              <w:rFonts w:ascii="Calibri" w:hAnsi="Calibri"/>
              <w:i/>
              <w:rPrChange w:id="15293" w:author="Tre" w:date="2012-11-19T09:07:00Z">
                <w:rPr>
                  <w:rFonts w:ascii="Calibri" w:hAnsi="Calibri"/>
                  <w:i/>
                  <w:color w:val="0000FF"/>
                  <w:sz w:val="20"/>
                  <w:szCs w:val="20"/>
                  <w:u w:val="single"/>
                </w:rPr>
              </w:rPrChange>
            </w:rPr>
            <w:delInstrText xml:space="preserve"> MERGEFIELD Agility </w:delInstrText>
          </w:r>
          <w:r w:rsidRPr="00EE27B1" w:rsidDel="00006295">
            <w:rPr>
              <w:rFonts w:ascii="Calibri" w:hAnsi="Calibri"/>
              <w:i/>
              <w:rPrChange w:id="15294" w:author="Tre" w:date="2012-11-19T09:07:00Z">
                <w:rPr>
                  <w:rFonts w:ascii="Calibri" w:hAnsi="Calibri"/>
                  <w:i/>
                  <w:color w:val="0000FF"/>
                  <w:sz w:val="20"/>
                  <w:szCs w:val="20"/>
                  <w:u w:val="single"/>
                </w:rPr>
              </w:rPrChange>
            </w:rPr>
            <w:fldChar w:fldCharType="end"/>
          </w:r>
          <w:r w:rsidRPr="00EE27B1">
            <w:rPr>
              <w:rFonts w:ascii="Calibri" w:hAnsi="Calibri"/>
              <w:i/>
              <w:rPrChange w:id="15295" w:author="Tre" w:date="2012-11-19T09:07:00Z">
                <w:rPr>
                  <w:rFonts w:ascii="Calibri" w:hAnsi="Calibri"/>
                  <w:i/>
                  <w:color w:val="0000FF"/>
                  <w:sz w:val="20"/>
                  <w:szCs w:val="20"/>
                  <w:u w:val="single"/>
                </w:rPr>
              </w:rPrChange>
            </w:rPr>
            <w:delText>), Fuel (</w:delText>
          </w:r>
          <w:r w:rsidRPr="00EE27B1" w:rsidDel="00006295">
            <w:rPr>
              <w:rFonts w:ascii="Calibri" w:hAnsi="Calibri"/>
              <w:i/>
              <w:rPrChange w:id="15296" w:author="Tre" w:date="2012-11-19T09:07:00Z">
                <w:rPr>
                  <w:rFonts w:ascii="Calibri" w:hAnsi="Calibri"/>
                  <w:i/>
                  <w:color w:val="0000FF"/>
                  <w:sz w:val="20"/>
                  <w:szCs w:val="20"/>
                  <w:u w:val="single"/>
                </w:rPr>
              </w:rPrChange>
            </w:rPr>
            <w:fldChar w:fldCharType="begin"/>
          </w:r>
          <w:r w:rsidRPr="00EE27B1">
            <w:rPr>
              <w:rFonts w:ascii="Calibri" w:hAnsi="Calibri"/>
              <w:i/>
              <w:rPrChange w:id="15297" w:author="Tre" w:date="2012-11-19T09:07:00Z">
                <w:rPr>
                  <w:rFonts w:ascii="Calibri" w:hAnsi="Calibri"/>
                  <w:i/>
                  <w:color w:val="0000FF"/>
                  <w:sz w:val="20"/>
                  <w:szCs w:val="20"/>
                  <w:u w:val="single"/>
                </w:rPr>
              </w:rPrChange>
            </w:rPr>
            <w:delInstrText xml:space="preserve"> MERGEFIELD Fuel </w:delInstrText>
          </w:r>
          <w:r w:rsidRPr="00EE27B1" w:rsidDel="00006295">
            <w:rPr>
              <w:rFonts w:ascii="Calibri" w:hAnsi="Calibri"/>
              <w:i/>
              <w:rPrChange w:id="15298" w:author="Tre" w:date="2012-11-19T09:07:00Z">
                <w:rPr>
                  <w:rFonts w:ascii="Calibri" w:hAnsi="Calibri"/>
                  <w:i/>
                  <w:color w:val="0000FF"/>
                  <w:sz w:val="20"/>
                  <w:szCs w:val="20"/>
                  <w:u w:val="single"/>
                </w:rPr>
              </w:rPrChange>
            </w:rPr>
            <w:fldChar w:fldCharType="end"/>
          </w:r>
          <w:r w:rsidRPr="00EE27B1">
            <w:rPr>
              <w:rFonts w:ascii="Calibri" w:hAnsi="Calibri"/>
              <w:i/>
              <w:rPrChange w:id="15299" w:author="Tre" w:date="2012-11-19T09:07:00Z">
                <w:rPr>
                  <w:rFonts w:ascii="Calibri" w:hAnsi="Calibri"/>
                  <w:i/>
                  <w:color w:val="0000FF"/>
                  <w:sz w:val="20"/>
                  <w:szCs w:val="20"/>
                  <w:u w:val="single"/>
                </w:rPr>
              </w:rPrChange>
            </w:rPr>
            <w:delText>)</w:delText>
          </w:r>
        </w:del>
      </w:ins>
      <w:ins w:id="15300" w:author="Tre" w:date="2012-11-19T09:46:00Z">
        <w:r w:rsidR="00006295">
          <w:rPr>
            <w:rFonts w:ascii="Calibri" w:hAnsi="Calibri"/>
            <w:i/>
          </w:rPr>
          <w:t>)</w:t>
        </w:r>
      </w:ins>
      <w:ins w:id="15301" w:author="frontdesk" w:date="2012-11-16T12:58:00Z">
        <w:r w:rsidRPr="00EE27B1">
          <w:rPr>
            <w:rFonts w:ascii="Calibri" w:hAnsi="Calibri"/>
            <w:i/>
            <w:rPrChange w:id="15302" w:author="Tre" w:date="2012-11-19T09:07:00Z">
              <w:rPr>
                <w:rFonts w:ascii="Calibri" w:hAnsi="Calibri"/>
                <w:i/>
                <w:color w:val="0000FF"/>
                <w:sz w:val="20"/>
                <w:szCs w:val="20"/>
                <w:u w:val="single"/>
              </w:rPr>
            </w:rPrChange>
          </w:rPr>
          <w:t>]</w:t>
        </w:r>
      </w:ins>
    </w:p>
    <w:p w:rsidR="00702889" w:rsidRPr="000B0456" w:rsidRDefault="00EE27B1" w:rsidP="00702889">
      <w:pPr>
        <w:jc w:val="both"/>
        <w:rPr>
          <w:ins w:id="15303" w:author="frontdesk" w:date="2012-11-16T12:58:00Z"/>
          <w:rFonts w:ascii="Calibri" w:hAnsi="Calibri"/>
          <w:rPrChange w:id="15304" w:author="Tre" w:date="2012-11-19T09:07:00Z">
            <w:rPr>
              <w:ins w:id="15305" w:author="frontdesk" w:date="2012-11-16T12:58:00Z"/>
              <w:rFonts w:ascii="Calibri" w:hAnsi="Calibri"/>
              <w:sz w:val="20"/>
              <w:szCs w:val="20"/>
            </w:rPr>
          </w:rPrChange>
        </w:rPr>
      </w:pPr>
      <w:ins w:id="15306" w:author="frontdesk" w:date="2012-11-16T12:58:00Z">
        <w:r w:rsidRPr="00EE27B1">
          <w:rPr>
            <w:rFonts w:ascii="Calibri" w:hAnsi="Calibri"/>
            <w:rPrChange w:id="15307" w:author="Tre" w:date="2012-11-19T09:07:00Z">
              <w:rPr>
                <w:rFonts w:ascii="Calibri" w:hAnsi="Calibri"/>
                <w:color w:val="0000FF"/>
                <w:sz w:val="20"/>
                <w:szCs w:val="20"/>
                <w:u w:val="single"/>
              </w:rPr>
            </w:rPrChange>
          </w:rPr>
          <w:fldChar w:fldCharType="begin"/>
        </w:r>
        <w:r w:rsidRPr="00EE27B1">
          <w:rPr>
            <w:rFonts w:ascii="Calibri" w:hAnsi="Calibri"/>
            <w:rPrChange w:id="15308"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309" w:author="Tre" w:date="2012-11-19T09:07:00Z">
              <w:rPr>
                <w:rFonts w:ascii="Calibri" w:hAnsi="Calibri"/>
                <w:color w:val="0000FF"/>
                <w:sz w:val="20"/>
                <w:szCs w:val="20"/>
                <w:u w:val="single"/>
              </w:rPr>
            </w:rPrChange>
          </w:rPr>
          <w:fldChar w:fldCharType="separate"/>
        </w:r>
        <w:r w:rsidRPr="00EE27B1">
          <w:rPr>
            <w:rFonts w:ascii="Calibri" w:hAnsi="Calibri"/>
            <w:noProof/>
            <w:rPrChange w:id="15310" w:author="Tre" w:date="2012-11-19T09:07:00Z">
              <w:rPr>
                <w:rFonts w:ascii="Calibri" w:hAnsi="Calibri"/>
                <w:noProof/>
                <w:color w:val="0000FF"/>
                <w:sz w:val="20"/>
                <w:szCs w:val="20"/>
                <w:u w:val="single"/>
              </w:rPr>
            </w:rPrChange>
          </w:rPr>
          <w:t>A medium-caliber handgun with a polymer frame.</w:t>
        </w:r>
        <w:r w:rsidRPr="00EE27B1">
          <w:rPr>
            <w:rFonts w:ascii="Calibri" w:hAnsi="Calibri"/>
            <w:rPrChange w:id="15311" w:author="Tre" w:date="2012-11-19T09:07:00Z">
              <w:rPr>
                <w:rFonts w:ascii="Calibri" w:hAnsi="Calibri"/>
                <w:color w:val="0000FF"/>
                <w:sz w:val="20"/>
                <w:szCs w:val="20"/>
                <w:u w:val="single"/>
              </w:rPr>
            </w:rPrChange>
          </w:rPr>
          <w:fldChar w:fldCharType="end"/>
        </w:r>
        <w:r w:rsidRPr="00EE27B1">
          <w:rPr>
            <w:rFonts w:ascii="Calibri" w:hAnsi="Calibri"/>
            <w:rPrChange w:id="15312" w:author="Tre" w:date="2012-11-19T09:07:00Z">
              <w:rPr>
                <w:rFonts w:ascii="Calibri" w:hAnsi="Calibri"/>
                <w:color w:val="0000FF"/>
                <w:sz w:val="20"/>
                <w:szCs w:val="20"/>
                <w:u w:val="single"/>
              </w:rPr>
            </w:rPrChange>
          </w:rPr>
          <w:fldChar w:fldCharType="begin"/>
        </w:r>
        <w:r w:rsidRPr="00EE27B1">
          <w:rPr>
            <w:rFonts w:ascii="Calibri" w:hAnsi="Calibri"/>
            <w:rPrChange w:id="15313"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314"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315" w:author="frontdesk" w:date="2012-11-16T12:58:00Z"/>
        </w:rPr>
      </w:pPr>
    </w:p>
    <w:p w:rsidR="00702889" w:rsidRPr="000B0456" w:rsidRDefault="00EE27B1" w:rsidP="00702889">
      <w:pPr>
        <w:jc w:val="both"/>
        <w:rPr>
          <w:ins w:id="15316" w:author="frontdesk" w:date="2012-11-16T12:58:00Z"/>
          <w:rFonts w:ascii="Calibri" w:hAnsi="Calibri"/>
          <w:b/>
          <w:rPrChange w:id="15317" w:author="Tre" w:date="2012-11-19T09:07:00Z">
            <w:rPr>
              <w:ins w:id="15318" w:author="frontdesk" w:date="2012-11-16T12:58:00Z"/>
              <w:rFonts w:ascii="Calibri" w:hAnsi="Calibri"/>
              <w:b/>
              <w:sz w:val="20"/>
              <w:szCs w:val="20"/>
            </w:rPr>
          </w:rPrChange>
        </w:rPr>
      </w:pPr>
      <w:ins w:id="15319" w:author="frontdesk" w:date="2012-11-16T12:58:00Z">
        <w:r w:rsidRPr="00EE27B1">
          <w:rPr>
            <w:rFonts w:ascii="Calibri" w:hAnsi="Calibri"/>
            <w:b/>
            <w:rPrChange w:id="15320" w:author="Tre" w:date="2012-11-19T09:07:00Z">
              <w:rPr>
                <w:rFonts w:ascii="Calibri" w:hAnsi="Calibri"/>
                <w:b/>
                <w:color w:val="0000FF"/>
                <w:sz w:val="20"/>
                <w:szCs w:val="20"/>
                <w:u w:val="single"/>
              </w:rPr>
            </w:rPrChange>
          </w:rPr>
          <w:fldChar w:fldCharType="begin"/>
        </w:r>
        <w:r w:rsidRPr="00EE27B1">
          <w:rPr>
            <w:rFonts w:ascii="Calibri" w:hAnsi="Calibri"/>
            <w:b/>
            <w:rPrChange w:id="15321"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322" w:author="Tre" w:date="2012-11-19T09:07:00Z">
              <w:rPr>
                <w:rFonts w:ascii="Calibri" w:hAnsi="Calibri"/>
                <w:b/>
                <w:color w:val="0000FF"/>
                <w:sz w:val="20"/>
                <w:szCs w:val="20"/>
                <w:u w:val="single"/>
              </w:rPr>
            </w:rPrChange>
          </w:rPr>
          <w:fldChar w:fldCharType="separate"/>
        </w:r>
        <w:r w:rsidRPr="00EE27B1">
          <w:rPr>
            <w:rFonts w:ascii="Calibri" w:hAnsi="Calibri"/>
            <w:b/>
            <w:noProof/>
            <w:rPrChange w:id="15323" w:author="Tre" w:date="2012-11-19T09:07:00Z">
              <w:rPr>
                <w:rFonts w:ascii="Calibri" w:hAnsi="Calibri"/>
                <w:b/>
                <w:noProof/>
                <w:color w:val="0000FF"/>
                <w:sz w:val="20"/>
                <w:szCs w:val="20"/>
                <w:u w:val="single"/>
              </w:rPr>
            </w:rPrChange>
          </w:rPr>
          <w:t>Hand Grenade</w:t>
        </w:r>
        <w:r w:rsidRPr="00EE27B1">
          <w:rPr>
            <w:rFonts w:ascii="Calibri" w:hAnsi="Calibri"/>
            <w:b/>
            <w:rPrChange w:id="15324"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325" w:author="frontdesk" w:date="2012-11-16T12:58:00Z"/>
          <w:rFonts w:ascii="Calibri" w:hAnsi="Calibri"/>
          <w:i/>
          <w:rPrChange w:id="15326" w:author="Tre" w:date="2012-11-19T09:07:00Z">
            <w:rPr>
              <w:ins w:id="15327" w:author="frontdesk" w:date="2012-11-16T12:58:00Z"/>
              <w:rFonts w:ascii="Calibri" w:hAnsi="Calibri"/>
              <w:i/>
              <w:sz w:val="20"/>
              <w:szCs w:val="20"/>
            </w:rPr>
          </w:rPrChange>
        </w:rPr>
      </w:pPr>
      <w:ins w:id="15328" w:author="frontdesk" w:date="2012-11-16T12:58:00Z">
        <w:r w:rsidRPr="00EE27B1">
          <w:rPr>
            <w:rFonts w:ascii="Calibri" w:hAnsi="Calibri"/>
            <w:i/>
            <w:rPrChange w:id="15329" w:author="Tre" w:date="2012-11-19T09:07:00Z">
              <w:rPr>
                <w:rFonts w:ascii="Calibri" w:hAnsi="Calibri"/>
                <w:i/>
                <w:color w:val="0000FF"/>
                <w:sz w:val="20"/>
                <w:szCs w:val="20"/>
                <w:u w:val="single"/>
              </w:rPr>
            </w:rPrChange>
          </w:rPr>
          <w:t>[Damage (</w:t>
        </w:r>
        <w:r w:rsidRPr="00EE27B1">
          <w:rPr>
            <w:rFonts w:ascii="Calibri" w:hAnsi="Calibri"/>
            <w:i/>
            <w:rPrChange w:id="15330" w:author="Tre" w:date="2012-11-19T09:07:00Z">
              <w:rPr>
                <w:rFonts w:ascii="Calibri" w:hAnsi="Calibri"/>
                <w:i/>
                <w:color w:val="0000FF"/>
                <w:sz w:val="20"/>
                <w:szCs w:val="20"/>
                <w:u w:val="single"/>
              </w:rPr>
            </w:rPrChange>
          </w:rPr>
          <w:fldChar w:fldCharType="begin"/>
        </w:r>
        <w:r w:rsidRPr="00EE27B1">
          <w:rPr>
            <w:rFonts w:ascii="Calibri" w:hAnsi="Calibri"/>
            <w:i/>
            <w:rPrChange w:id="15331"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332" w:author="Tre" w:date="2012-11-19T09:07:00Z">
              <w:rPr>
                <w:rFonts w:ascii="Calibri" w:hAnsi="Calibri"/>
                <w:i/>
                <w:color w:val="0000FF"/>
                <w:sz w:val="20"/>
                <w:szCs w:val="20"/>
                <w:u w:val="single"/>
              </w:rPr>
            </w:rPrChange>
          </w:rPr>
          <w:fldChar w:fldCharType="separate"/>
        </w:r>
        <w:r w:rsidRPr="00EE27B1">
          <w:rPr>
            <w:rFonts w:ascii="Calibri" w:hAnsi="Calibri"/>
            <w:i/>
            <w:noProof/>
            <w:rPrChange w:id="15333" w:author="Tre" w:date="2012-11-19T09:07:00Z">
              <w:rPr>
                <w:rFonts w:ascii="Calibri" w:hAnsi="Calibri"/>
                <w:i/>
                <w:noProof/>
                <w:color w:val="0000FF"/>
                <w:sz w:val="20"/>
                <w:szCs w:val="20"/>
                <w:u w:val="single"/>
              </w:rPr>
            </w:rPrChange>
          </w:rPr>
          <w:t>4</w:t>
        </w:r>
        <w:r w:rsidRPr="00EE27B1">
          <w:rPr>
            <w:rFonts w:ascii="Calibri" w:hAnsi="Calibri"/>
            <w:i/>
            <w:rPrChange w:id="15334" w:author="Tre" w:date="2012-11-19T09:07:00Z">
              <w:rPr>
                <w:rFonts w:ascii="Calibri" w:hAnsi="Calibri"/>
                <w:i/>
                <w:color w:val="0000FF"/>
                <w:sz w:val="20"/>
                <w:szCs w:val="20"/>
                <w:u w:val="single"/>
              </w:rPr>
            </w:rPrChange>
          </w:rPr>
          <w:fldChar w:fldCharType="end"/>
        </w:r>
        <w:r w:rsidRPr="00EE27B1">
          <w:rPr>
            <w:rFonts w:ascii="Calibri" w:hAnsi="Calibri"/>
            <w:i/>
            <w:rPrChange w:id="15335" w:author="Tre" w:date="2012-11-19T09:07:00Z">
              <w:rPr>
                <w:rFonts w:ascii="Calibri" w:hAnsi="Calibri"/>
                <w:i/>
                <w:color w:val="0000FF"/>
                <w:sz w:val="20"/>
                <w:szCs w:val="20"/>
                <w:u w:val="single"/>
              </w:rPr>
            </w:rPrChange>
          </w:rPr>
          <w:t>), Type (</w:t>
        </w:r>
        <w:r w:rsidRPr="00EE27B1">
          <w:rPr>
            <w:rFonts w:ascii="Calibri" w:hAnsi="Calibri"/>
            <w:i/>
            <w:rPrChange w:id="15336" w:author="Tre" w:date="2012-11-19T09:07:00Z">
              <w:rPr>
                <w:rFonts w:ascii="Calibri" w:hAnsi="Calibri"/>
                <w:i/>
                <w:color w:val="0000FF"/>
                <w:sz w:val="20"/>
                <w:szCs w:val="20"/>
                <w:u w:val="single"/>
              </w:rPr>
            </w:rPrChange>
          </w:rPr>
          <w:fldChar w:fldCharType="begin"/>
        </w:r>
        <w:r w:rsidRPr="00EE27B1">
          <w:rPr>
            <w:rFonts w:ascii="Calibri" w:hAnsi="Calibri"/>
            <w:i/>
            <w:rPrChange w:id="15337"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338" w:author="Tre" w:date="2012-11-19T09:07:00Z">
              <w:rPr>
                <w:rFonts w:ascii="Calibri" w:hAnsi="Calibri"/>
                <w:i/>
                <w:color w:val="0000FF"/>
                <w:sz w:val="20"/>
                <w:szCs w:val="20"/>
                <w:u w:val="single"/>
              </w:rPr>
            </w:rPrChange>
          </w:rPr>
          <w:fldChar w:fldCharType="separate"/>
        </w:r>
        <w:r w:rsidRPr="00EE27B1">
          <w:rPr>
            <w:rFonts w:ascii="Calibri" w:hAnsi="Calibri"/>
            <w:i/>
            <w:noProof/>
            <w:rPrChange w:id="15339" w:author="Tre" w:date="2012-11-19T09:07:00Z">
              <w:rPr>
                <w:rFonts w:ascii="Calibri" w:hAnsi="Calibri"/>
                <w:i/>
                <w:noProof/>
                <w:color w:val="0000FF"/>
                <w:sz w:val="20"/>
                <w:szCs w:val="20"/>
                <w:u w:val="single"/>
              </w:rPr>
            </w:rPrChange>
          </w:rPr>
          <w:t>Gun</w:t>
        </w:r>
        <w:r w:rsidRPr="00EE27B1">
          <w:rPr>
            <w:rFonts w:ascii="Calibri" w:hAnsi="Calibri"/>
            <w:i/>
            <w:rPrChange w:id="15340" w:author="Tre" w:date="2012-11-19T09:07:00Z">
              <w:rPr>
                <w:rFonts w:ascii="Calibri" w:hAnsi="Calibri"/>
                <w:i/>
                <w:color w:val="0000FF"/>
                <w:sz w:val="20"/>
                <w:szCs w:val="20"/>
                <w:u w:val="single"/>
              </w:rPr>
            </w:rPrChange>
          </w:rPr>
          <w:fldChar w:fldCharType="end"/>
        </w:r>
        <w:r w:rsidRPr="00EE27B1">
          <w:rPr>
            <w:rFonts w:ascii="Calibri" w:hAnsi="Calibri"/>
            <w:i/>
            <w:rPrChange w:id="15341" w:author="Tre" w:date="2012-11-19T09:07:00Z">
              <w:rPr>
                <w:rFonts w:ascii="Calibri" w:hAnsi="Calibri"/>
                <w:i/>
                <w:color w:val="0000FF"/>
                <w:sz w:val="20"/>
                <w:szCs w:val="20"/>
                <w:u w:val="single"/>
              </w:rPr>
            </w:rPrChange>
          </w:rPr>
          <w:t>), Rate (</w:t>
        </w:r>
        <w:r w:rsidRPr="00EE27B1">
          <w:rPr>
            <w:rFonts w:ascii="Calibri" w:hAnsi="Calibri"/>
            <w:i/>
            <w:rPrChange w:id="15342" w:author="Tre" w:date="2012-11-19T09:07:00Z">
              <w:rPr>
                <w:rFonts w:ascii="Calibri" w:hAnsi="Calibri"/>
                <w:i/>
                <w:color w:val="0000FF"/>
                <w:sz w:val="20"/>
                <w:szCs w:val="20"/>
                <w:u w:val="single"/>
              </w:rPr>
            </w:rPrChange>
          </w:rPr>
          <w:fldChar w:fldCharType="begin"/>
        </w:r>
        <w:r w:rsidRPr="00EE27B1">
          <w:rPr>
            <w:rFonts w:ascii="Calibri" w:hAnsi="Calibri"/>
            <w:i/>
            <w:rPrChange w:id="15343"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344" w:author="Tre" w:date="2012-11-19T09:07:00Z">
              <w:rPr>
                <w:rFonts w:ascii="Calibri" w:hAnsi="Calibri"/>
                <w:i/>
                <w:color w:val="0000FF"/>
                <w:sz w:val="20"/>
                <w:szCs w:val="20"/>
                <w:u w:val="single"/>
              </w:rPr>
            </w:rPrChange>
          </w:rPr>
          <w:fldChar w:fldCharType="separate"/>
        </w:r>
        <w:r w:rsidRPr="00EE27B1">
          <w:rPr>
            <w:rFonts w:ascii="Calibri" w:hAnsi="Calibri"/>
            <w:i/>
            <w:noProof/>
            <w:rPrChange w:id="15345" w:author="Tre" w:date="2012-11-19T09:07:00Z">
              <w:rPr>
                <w:rFonts w:ascii="Calibri" w:hAnsi="Calibri"/>
                <w:i/>
                <w:noProof/>
                <w:color w:val="0000FF"/>
                <w:sz w:val="20"/>
                <w:szCs w:val="20"/>
                <w:u w:val="single"/>
              </w:rPr>
            </w:rPrChange>
          </w:rPr>
          <w:t>Agility/2</w:t>
        </w:r>
        <w:r w:rsidRPr="00EE27B1">
          <w:rPr>
            <w:rFonts w:ascii="Calibri" w:hAnsi="Calibri"/>
            <w:i/>
            <w:rPrChange w:id="15346" w:author="Tre" w:date="2012-11-19T09:07:00Z">
              <w:rPr>
                <w:rFonts w:ascii="Calibri" w:hAnsi="Calibri"/>
                <w:i/>
                <w:color w:val="0000FF"/>
                <w:sz w:val="20"/>
                <w:szCs w:val="20"/>
                <w:u w:val="single"/>
              </w:rPr>
            </w:rPrChange>
          </w:rPr>
          <w:fldChar w:fldCharType="end"/>
        </w:r>
        <w:r w:rsidRPr="00EE27B1">
          <w:rPr>
            <w:rFonts w:ascii="Calibri" w:hAnsi="Calibri"/>
            <w:i/>
            <w:rPrChange w:id="15347" w:author="Tre" w:date="2012-11-19T09:07:00Z">
              <w:rPr>
                <w:rFonts w:ascii="Calibri" w:hAnsi="Calibri"/>
                <w:i/>
                <w:color w:val="0000FF"/>
                <w:sz w:val="20"/>
                <w:szCs w:val="20"/>
                <w:u w:val="single"/>
              </w:rPr>
            </w:rPrChange>
          </w:rPr>
          <w:t>), Ammo (</w:t>
        </w:r>
        <w:r w:rsidRPr="00EE27B1">
          <w:rPr>
            <w:rFonts w:ascii="Calibri" w:hAnsi="Calibri"/>
            <w:i/>
            <w:rPrChange w:id="15348" w:author="Tre" w:date="2012-11-19T09:07:00Z">
              <w:rPr>
                <w:rFonts w:ascii="Calibri" w:hAnsi="Calibri"/>
                <w:i/>
                <w:color w:val="0000FF"/>
                <w:sz w:val="20"/>
                <w:szCs w:val="20"/>
                <w:u w:val="single"/>
              </w:rPr>
            </w:rPrChange>
          </w:rPr>
          <w:fldChar w:fldCharType="begin"/>
        </w:r>
        <w:r w:rsidRPr="00EE27B1">
          <w:rPr>
            <w:rFonts w:ascii="Calibri" w:hAnsi="Calibri"/>
            <w:i/>
            <w:rPrChange w:id="15349"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350" w:author="Tre" w:date="2012-11-19T09:07:00Z">
              <w:rPr>
                <w:rFonts w:ascii="Calibri" w:hAnsi="Calibri"/>
                <w:i/>
                <w:color w:val="0000FF"/>
                <w:sz w:val="20"/>
                <w:szCs w:val="20"/>
                <w:u w:val="single"/>
              </w:rPr>
            </w:rPrChange>
          </w:rPr>
          <w:fldChar w:fldCharType="end"/>
        </w:r>
        <w:r w:rsidRPr="00EE27B1">
          <w:rPr>
            <w:rFonts w:ascii="Calibri" w:hAnsi="Calibri"/>
            <w:i/>
            <w:rPrChange w:id="15351" w:author="Tre" w:date="2012-11-19T09:07:00Z">
              <w:rPr>
                <w:rFonts w:ascii="Calibri" w:hAnsi="Calibri"/>
                <w:i/>
                <w:color w:val="0000FF"/>
                <w:sz w:val="20"/>
                <w:szCs w:val="20"/>
                <w:u w:val="single"/>
              </w:rPr>
            </w:rPrChange>
          </w:rPr>
          <w:t>)</w:t>
        </w:r>
        <w:del w:id="15352" w:author="Tre" w:date="2012-11-19T09:46:00Z">
          <w:r w:rsidRPr="00EE27B1">
            <w:rPr>
              <w:rFonts w:ascii="Calibri" w:hAnsi="Calibri"/>
              <w:i/>
              <w:rPrChange w:id="15353" w:author="Tre" w:date="2012-11-19T09:07:00Z">
                <w:rPr>
                  <w:rFonts w:ascii="Calibri" w:hAnsi="Calibri"/>
                  <w:i/>
                  <w:color w:val="0000FF"/>
                  <w:sz w:val="20"/>
                  <w:szCs w:val="20"/>
                  <w:u w:val="single"/>
                </w:rPr>
              </w:rPrChange>
            </w:rPr>
            <w:delText>, Range (</w:delText>
          </w:r>
          <w:r w:rsidRPr="00EE27B1" w:rsidDel="00FF4640">
            <w:rPr>
              <w:rFonts w:ascii="Calibri" w:hAnsi="Calibri"/>
              <w:i/>
              <w:rPrChange w:id="15354" w:author="Tre" w:date="2012-11-19T09:07:00Z">
                <w:rPr>
                  <w:rFonts w:ascii="Calibri" w:hAnsi="Calibri"/>
                  <w:i/>
                  <w:color w:val="0000FF"/>
                  <w:sz w:val="20"/>
                  <w:szCs w:val="20"/>
                  <w:u w:val="single"/>
                </w:rPr>
              </w:rPrChange>
            </w:rPr>
            <w:fldChar w:fldCharType="begin"/>
          </w:r>
          <w:r w:rsidRPr="00EE27B1">
            <w:rPr>
              <w:rFonts w:ascii="Calibri" w:hAnsi="Calibri"/>
              <w:i/>
              <w:rPrChange w:id="15355" w:author="Tre" w:date="2012-11-19T09:07:00Z">
                <w:rPr>
                  <w:rFonts w:ascii="Calibri" w:hAnsi="Calibri"/>
                  <w:i/>
                  <w:color w:val="0000FF"/>
                  <w:sz w:val="20"/>
                  <w:szCs w:val="20"/>
                  <w:u w:val="single"/>
                </w:rPr>
              </w:rPrChange>
            </w:rPr>
            <w:delInstrText xml:space="preserve"> MERGEFIELD Range </w:delInstrText>
          </w:r>
          <w:r w:rsidRPr="00EE27B1" w:rsidDel="00FF4640">
            <w:rPr>
              <w:rFonts w:ascii="Calibri" w:hAnsi="Calibri"/>
              <w:i/>
              <w:rPrChange w:id="15356" w:author="Tre" w:date="2012-11-19T09:07:00Z">
                <w:rPr>
                  <w:rFonts w:ascii="Calibri" w:hAnsi="Calibri"/>
                  <w:i/>
                  <w:color w:val="0000FF"/>
                  <w:sz w:val="20"/>
                  <w:szCs w:val="20"/>
                  <w:u w:val="single"/>
                </w:rPr>
              </w:rPrChange>
            </w:rPr>
            <w:fldChar w:fldCharType="end"/>
          </w:r>
          <w:r w:rsidRPr="00EE27B1">
            <w:rPr>
              <w:rFonts w:ascii="Calibri" w:hAnsi="Calibri"/>
              <w:i/>
              <w:rPrChange w:id="15357" w:author="Tre" w:date="2012-11-19T09:07:00Z">
                <w:rPr>
                  <w:rFonts w:ascii="Calibri" w:hAnsi="Calibri"/>
                  <w:i/>
                  <w:color w:val="0000FF"/>
                  <w:sz w:val="20"/>
                  <w:szCs w:val="20"/>
                  <w:u w:val="single"/>
                </w:rPr>
              </w:rPrChange>
            </w:rPr>
            <w:delText>), Vehicle Type (</w:delText>
          </w:r>
          <w:r w:rsidRPr="00EE27B1" w:rsidDel="00FF4640">
            <w:rPr>
              <w:rFonts w:ascii="Calibri" w:hAnsi="Calibri"/>
              <w:i/>
              <w:rPrChange w:id="15358" w:author="Tre" w:date="2012-11-19T09:07:00Z">
                <w:rPr>
                  <w:rFonts w:ascii="Calibri" w:hAnsi="Calibri"/>
                  <w:i/>
                  <w:color w:val="0000FF"/>
                  <w:sz w:val="20"/>
                  <w:szCs w:val="20"/>
                  <w:u w:val="single"/>
                </w:rPr>
              </w:rPrChange>
            </w:rPr>
            <w:fldChar w:fldCharType="begin"/>
          </w:r>
          <w:r w:rsidRPr="00EE27B1">
            <w:rPr>
              <w:rFonts w:ascii="Calibri" w:hAnsi="Calibri"/>
              <w:i/>
              <w:rPrChange w:id="15359" w:author="Tre" w:date="2012-11-19T09:07:00Z">
                <w:rPr>
                  <w:rFonts w:ascii="Calibri" w:hAnsi="Calibri"/>
                  <w:i/>
                  <w:color w:val="0000FF"/>
                  <w:sz w:val="20"/>
                  <w:szCs w:val="20"/>
                  <w:u w:val="single"/>
                </w:rPr>
              </w:rPrChange>
            </w:rPr>
            <w:delInstrText xml:space="preserve"> MERGEFIELD Vehicle_Type </w:delInstrText>
          </w:r>
          <w:r w:rsidRPr="00EE27B1" w:rsidDel="00FF4640">
            <w:rPr>
              <w:rFonts w:ascii="Calibri" w:hAnsi="Calibri"/>
              <w:i/>
              <w:rPrChange w:id="15360" w:author="Tre" w:date="2012-11-19T09:07:00Z">
                <w:rPr>
                  <w:rFonts w:ascii="Calibri" w:hAnsi="Calibri"/>
                  <w:i/>
                  <w:color w:val="0000FF"/>
                  <w:sz w:val="20"/>
                  <w:szCs w:val="20"/>
                  <w:u w:val="single"/>
                </w:rPr>
              </w:rPrChange>
            </w:rPr>
            <w:fldChar w:fldCharType="end"/>
          </w:r>
          <w:r w:rsidRPr="00EE27B1">
            <w:rPr>
              <w:rFonts w:ascii="Calibri" w:hAnsi="Calibri"/>
              <w:i/>
              <w:rPrChange w:id="15361" w:author="Tre" w:date="2012-11-19T09:07:00Z">
                <w:rPr>
                  <w:rFonts w:ascii="Calibri" w:hAnsi="Calibri"/>
                  <w:i/>
                  <w:color w:val="0000FF"/>
                  <w:sz w:val="20"/>
                  <w:szCs w:val="20"/>
                  <w:u w:val="single"/>
                </w:rPr>
              </w:rPrChange>
            </w:rPr>
            <w:delText>), Speed (</w:delText>
          </w:r>
          <w:r w:rsidRPr="00EE27B1" w:rsidDel="00FF4640">
            <w:rPr>
              <w:rFonts w:ascii="Calibri" w:hAnsi="Calibri"/>
              <w:i/>
              <w:rPrChange w:id="15362" w:author="Tre" w:date="2012-11-19T09:07:00Z">
                <w:rPr>
                  <w:rFonts w:ascii="Calibri" w:hAnsi="Calibri"/>
                  <w:i/>
                  <w:color w:val="0000FF"/>
                  <w:sz w:val="20"/>
                  <w:szCs w:val="20"/>
                  <w:u w:val="single"/>
                </w:rPr>
              </w:rPrChange>
            </w:rPr>
            <w:fldChar w:fldCharType="begin"/>
          </w:r>
          <w:r w:rsidRPr="00EE27B1">
            <w:rPr>
              <w:rFonts w:ascii="Calibri" w:hAnsi="Calibri"/>
              <w:i/>
              <w:rPrChange w:id="15363" w:author="Tre" w:date="2012-11-19T09:07:00Z">
                <w:rPr>
                  <w:rFonts w:ascii="Calibri" w:hAnsi="Calibri"/>
                  <w:i/>
                  <w:color w:val="0000FF"/>
                  <w:sz w:val="20"/>
                  <w:szCs w:val="20"/>
                  <w:u w:val="single"/>
                </w:rPr>
              </w:rPrChange>
            </w:rPr>
            <w:delInstrText xml:space="preserve"> MERGEFIELD Speed </w:delInstrText>
          </w:r>
          <w:r w:rsidRPr="00EE27B1" w:rsidDel="00FF4640">
            <w:rPr>
              <w:rFonts w:ascii="Calibri" w:hAnsi="Calibri"/>
              <w:i/>
              <w:rPrChange w:id="15364" w:author="Tre" w:date="2012-11-19T09:07:00Z">
                <w:rPr>
                  <w:rFonts w:ascii="Calibri" w:hAnsi="Calibri"/>
                  <w:i/>
                  <w:color w:val="0000FF"/>
                  <w:sz w:val="20"/>
                  <w:szCs w:val="20"/>
                  <w:u w:val="single"/>
                </w:rPr>
              </w:rPrChange>
            </w:rPr>
            <w:fldChar w:fldCharType="end"/>
          </w:r>
          <w:r w:rsidRPr="00EE27B1">
            <w:rPr>
              <w:rFonts w:ascii="Calibri" w:hAnsi="Calibri"/>
              <w:i/>
              <w:rPrChange w:id="15365" w:author="Tre" w:date="2012-11-19T09:07:00Z">
                <w:rPr>
                  <w:rFonts w:ascii="Calibri" w:hAnsi="Calibri"/>
                  <w:i/>
                  <w:color w:val="0000FF"/>
                  <w:sz w:val="20"/>
                  <w:szCs w:val="20"/>
                  <w:u w:val="single"/>
                </w:rPr>
              </w:rPrChange>
            </w:rPr>
            <w:delText>), Agility (</w:delText>
          </w:r>
          <w:r w:rsidRPr="00EE27B1" w:rsidDel="00FF4640">
            <w:rPr>
              <w:rFonts w:ascii="Calibri" w:hAnsi="Calibri"/>
              <w:i/>
              <w:rPrChange w:id="15366" w:author="Tre" w:date="2012-11-19T09:07:00Z">
                <w:rPr>
                  <w:rFonts w:ascii="Calibri" w:hAnsi="Calibri"/>
                  <w:i/>
                  <w:color w:val="0000FF"/>
                  <w:sz w:val="20"/>
                  <w:szCs w:val="20"/>
                  <w:u w:val="single"/>
                </w:rPr>
              </w:rPrChange>
            </w:rPr>
            <w:fldChar w:fldCharType="begin"/>
          </w:r>
          <w:r w:rsidRPr="00EE27B1">
            <w:rPr>
              <w:rFonts w:ascii="Calibri" w:hAnsi="Calibri"/>
              <w:i/>
              <w:rPrChange w:id="15367" w:author="Tre" w:date="2012-11-19T09:07:00Z">
                <w:rPr>
                  <w:rFonts w:ascii="Calibri" w:hAnsi="Calibri"/>
                  <w:i/>
                  <w:color w:val="0000FF"/>
                  <w:sz w:val="20"/>
                  <w:szCs w:val="20"/>
                  <w:u w:val="single"/>
                </w:rPr>
              </w:rPrChange>
            </w:rPr>
            <w:delInstrText xml:space="preserve"> MERGEFIELD Agility </w:delInstrText>
          </w:r>
          <w:r w:rsidRPr="00EE27B1" w:rsidDel="00FF4640">
            <w:rPr>
              <w:rFonts w:ascii="Calibri" w:hAnsi="Calibri"/>
              <w:i/>
              <w:rPrChange w:id="15368" w:author="Tre" w:date="2012-11-19T09:07:00Z">
                <w:rPr>
                  <w:rFonts w:ascii="Calibri" w:hAnsi="Calibri"/>
                  <w:i/>
                  <w:color w:val="0000FF"/>
                  <w:sz w:val="20"/>
                  <w:szCs w:val="20"/>
                  <w:u w:val="single"/>
                </w:rPr>
              </w:rPrChange>
            </w:rPr>
            <w:fldChar w:fldCharType="end"/>
          </w:r>
          <w:r w:rsidRPr="00EE27B1">
            <w:rPr>
              <w:rFonts w:ascii="Calibri" w:hAnsi="Calibri"/>
              <w:i/>
              <w:rPrChange w:id="15369" w:author="Tre" w:date="2012-11-19T09:07:00Z">
                <w:rPr>
                  <w:rFonts w:ascii="Calibri" w:hAnsi="Calibri"/>
                  <w:i/>
                  <w:color w:val="0000FF"/>
                  <w:sz w:val="20"/>
                  <w:szCs w:val="20"/>
                  <w:u w:val="single"/>
                </w:rPr>
              </w:rPrChange>
            </w:rPr>
            <w:delText>), Fuel (</w:delText>
          </w:r>
          <w:r w:rsidRPr="00EE27B1" w:rsidDel="00FF4640">
            <w:rPr>
              <w:rFonts w:ascii="Calibri" w:hAnsi="Calibri"/>
              <w:i/>
              <w:rPrChange w:id="15370" w:author="Tre" w:date="2012-11-19T09:07:00Z">
                <w:rPr>
                  <w:rFonts w:ascii="Calibri" w:hAnsi="Calibri"/>
                  <w:i/>
                  <w:color w:val="0000FF"/>
                  <w:sz w:val="20"/>
                  <w:szCs w:val="20"/>
                  <w:u w:val="single"/>
                </w:rPr>
              </w:rPrChange>
            </w:rPr>
            <w:fldChar w:fldCharType="begin"/>
          </w:r>
          <w:r w:rsidRPr="00EE27B1">
            <w:rPr>
              <w:rFonts w:ascii="Calibri" w:hAnsi="Calibri"/>
              <w:i/>
              <w:rPrChange w:id="15371" w:author="Tre" w:date="2012-11-19T09:07:00Z">
                <w:rPr>
                  <w:rFonts w:ascii="Calibri" w:hAnsi="Calibri"/>
                  <w:i/>
                  <w:color w:val="0000FF"/>
                  <w:sz w:val="20"/>
                  <w:szCs w:val="20"/>
                  <w:u w:val="single"/>
                </w:rPr>
              </w:rPrChange>
            </w:rPr>
            <w:delInstrText xml:space="preserve"> MERGEFIELD Fuel </w:delInstrText>
          </w:r>
          <w:r w:rsidRPr="00EE27B1" w:rsidDel="00FF4640">
            <w:rPr>
              <w:rFonts w:ascii="Calibri" w:hAnsi="Calibri"/>
              <w:i/>
              <w:rPrChange w:id="15372" w:author="Tre" w:date="2012-11-19T09:07:00Z">
                <w:rPr>
                  <w:rFonts w:ascii="Calibri" w:hAnsi="Calibri"/>
                  <w:i/>
                  <w:color w:val="0000FF"/>
                  <w:sz w:val="20"/>
                  <w:szCs w:val="20"/>
                  <w:u w:val="single"/>
                </w:rPr>
              </w:rPrChange>
            </w:rPr>
            <w:fldChar w:fldCharType="end"/>
          </w:r>
          <w:r w:rsidRPr="00EE27B1">
            <w:rPr>
              <w:rFonts w:ascii="Calibri" w:hAnsi="Calibri"/>
              <w:i/>
              <w:rPrChange w:id="15373" w:author="Tre" w:date="2012-11-19T09:07:00Z">
                <w:rPr>
                  <w:rFonts w:ascii="Calibri" w:hAnsi="Calibri"/>
                  <w:i/>
                  <w:color w:val="0000FF"/>
                  <w:sz w:val="20"/>
                  <w:szCs w:val="20"/>
                  <w:u w:val="single"/>
                </w:rPr>
              </w:rPrChange>
            </w:rPr>
            <w:delText>)</w:delText>
          </w:r>
        </w:del>
        <w:r w:rsidRPr="00EE27B1">
          <w:rPr>
            <w:rFonts w:ascii="Calibri" w:hAnsi="Calibri"/>
            <w:i/>
            <w:rPrChange w:id="15374" w:author="Tre" w:date="2012-11-19T09:07:00Z">
              <w:rPr>
                <w:rFonts w:ascii="Calibri" w:hAnsi="Calibri"/>
                <w:i/>
                <w:color w:val="0000FF"/>
                <w:sz w:val="20"/>
                <w:szCs w:val="20"/>
                <w:u w:val="single"/>
              </w:rPr>
            </w:rPrChange>
          </w:rPr>
          <w:t>]</w:t>
        </w:r>
      </w:ins>
    </w:p>
    <w:p w:rsidR="00702889" w:rsidRPr="000B0456" w:rsidRDefault="00EE27B1" w:rsidP="00702889">
      <w:pPr>
        <w:jc w:val="both"/>
        <w:rPr>
          <w:ins w:id="15375" w:author="frontdesk" w:date="2012-11-16T12:58:00Z"/>
          <w:rFonts w:ascii="Calibri" w:hAnsi="Calibri"/>
          <w:rPrChange w:id="15376" w:author="Tre" w:date="2012-11-19T09:07:00Z">
            <w:rPr>
              <w:ins w:id="15377" w:author="frontdesk" w:date="2012-11-16T12:58:00Z"/>
              <w:rFonts w:ascii="Calibri" w:hAnsi="Calibri"/>
              <w:sz w:val="20"/>
              <w:szCs w:val="20"/>
            </w:rPr>
          </w:rPrChange>
        </w:rPr>
      </w:pPr>
      <w:ins w:id="15378" w:author="frontdesk" w:date="2012-11-16T12:58:00Z">
        <w:r w:rsidRPr="00EE27B1">
          <w:rPr>
            <w:rFonts w:ascii="Calibri" w:hAnsi="Calibri"/>
            <w:rPrChange w:id="15379" w:author="Tre" w:date="2012-11-19T09:07:00Z">
              <w:rPr>
                <w:rFonts w:ascii="Calibri" w:hAnsi="Calibri"/>
                <w:color w:val="0000FF"/>
                <w:sz w:val="20"/>
                <w:szCs w:val="20"/>
                <w:u w:val="single"/>
              </w:rPr>
            </w:rPrChange>
          </w:rPr>
          <w:fldChar w:fldCharType="begin"/>
        </w:r>
        <w:r w:rsidRPr="00EE27B1">
          <w:rPr>
            <w:rFonts w:ascii="Calibri" w:hAnsi="Calibri"/>
            <w:rPrChange w:id="1538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381" w:author="Tre" w:date="2012-11-19T09:07:00Z">
              <w:rPr>
                <w:rFonts w:ascii="Calibri" w:hAnsi="Calibri"/>
                <w:color w:val="0000FF"/>
                <w:sz w:val="20"/>
                <w:szCs w:val="20"/>
                <w:u w:val="single"/>
              </w:rPr>
            </w:rPrChange>
          </w:rPr>
          <w:fldChar w:fldCharType="separate"/>
        </w:r>
        <w:r w:rsidRPr="00EE27B1">
          <w:rPr>
            <w:rFonts w:ascii="Calibri" w:hAnsi="Calibri"/>
            <w:noProof/>
            <w:rPrChange w:id="15382" w:author="Tre" w:date="2012-11-19T09:07:00Z">
              <w:rPr>
                <w:rFonts w:ascii="Calibri" w:hAnsi="Calibri"/>
                <w:noProof/>
                <w:color w:val="0000FF"/>
                <w:sz w:val="20"/>
                <w:szCs w:val="20"/>
                <w:u w:val="single"/>
              </w:rPr>
            </w:rPrChange>
          </w:rPr>
          <w:t>High explosive that can be thrown like a baseball and goes off after a set amount of time determined before it is activated.</w:t>
        </w:r>
        <w:r w:rsidRPr="00EE27B1">
          <w:rPr>
            <w:rFonts w:ascii="Calibri" w:hAnsi="Calibri"/>
            <w:rPrChange w:id="15383" w:author="Tre" w:date="2012-11-19T09:07:00Z">
              <w:rPr>
                <w:rFonts w:ascii="Calibri" w:hAnsi="Calibri"/>
                <w:color w:val="0000FF"/>
                <w:sz w:val="20"/>
                <w:szCs w:val="20"/>
                <w:u w:val="single"/>
              </w:rPr>
            </w:rPrChange>
          </w:rPr>
          <w:fldChar w:fldCharType="end"/>
        </w:r>
        <w:r w:rsidRPr="00EE27B1">
          <w:rPr>
            <w:rFonts w:ascii="Calibri" w:hAnsi="Calibri"/>
            <w:rPrChange w:id="15384" w:author="Tre" w:date="2012-11-19T09:07:00Z">
              <w:rPr>
                <w:rFonts w:ascii="Calibri" w:hAnsi="Calibri"/>
                <w:color w:val="0000FF"/>
                <w:sz w:val="20"/>
                <w:szCs w:val="20"/>
                <w:u w:val="single"/>
              </w:rPr>
            </w:rPrChange>
          </w:rPr>
          <w:fldChar w:fldCharType="begin"/>
        </w:r>
        <w:r w:rsidRPr="00EE27B1">
          <w:rPr>
            <w:rFonts w:ascii="Calibri" w:hAnsi="Calibri"/>
            <w:rPrChange w:id="1538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386"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387" w:author="frontdesk" w:date="2012-11-16T12:58:00Z"/>
        </w:rPr>
      </w:pPr>
    </w:p>
    <w:p w:rsidR="00702889" w:rsidRPr="000B0456" w:rsidRDefault="00EE27B1" w:rsidP="00702889">
      <w:pPr>
        <w:jc w:val="both"/>
        <w:rPr>
          <w:ins w:id="15388" w:author="frontdesk" w:date="2012-11-16T12:58:00Z"/>
          <w:rFonts w:ascii="Calibri" w:hAnsi="Calibri"/>
          <w:b/>
          <w:rPrChange w:id="15389" w:author="Tre" w:date="2012-11-19T09:07:00Z">
            <w:rPr>
              <w:ins w:id="15390" w:author="frontdesk" w:date="2012-11-16T12:58:00Z"/>
              <w:rFonts w:ascii="Calibri" w:hAnsi="Calibri"/>
              <w:b/>
              <w:sz w:val="20"/>
              <w:szCs w:val="20"/>
            </w:rPr>
          </w:rPrChange>
        </w:rPr>
      </w:pPr>
      <w:ins w:id="15391" w:author="frontdesk" w:date="2012-11-16T12:58:00Z">
        <w:r w:rsidRPr="00EE27B1">
          <w:rPr>
            <w:rFonts w:ascii="Calibri" w:hAnsi="Calibri"/>
            <w:b/>
            <w:rPrChange w:id="15392" w:author="Tre" w:date="2012-11-19T09:07:00Z">
              <w:rPr>
                <w:rFonts w:ascii="Calibri" w:hAnsi="Calibri"/>
                <w:b/>
                <w:color w:val="0000FF"/>
                <w:sz w:val="20"/>
                <w:szCs w:val="20"/>
                <w:u w:val="single"/>
              </w:rPr>
            </w:rPrChange>
          </w:rPr>
          <w:fldChar w:fldCharType="begin"/>
        </w:r>
        <w:r w:rsidRPr="00EE27B1">
          <w:rPr>
            <w:rFonts w:ascii="Calibri" w:hAnsi="Calibri"/>
            <w:b/>
            <w:rPrChange w:id="1539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394" w:author="Tre" w:date="2012-11-19T09:07:00Z">
              <w:rPr>
                <w:rFonts w:ascii="Calibri" w:hAnsi="Calibri"/>
                <w:b/>
                <w:color w:val="0000FF"/>
                <w:sz w:val="20"/>
                <w:szCs w:val="20"/>
                <w:u w:val="single"/>
              </w:rPr>
            </w:rPrChange>
          </w:rPr>
          <w:fldChar w:fldCharType="separate"/>
        </w:r>
        <w:r w:rsidRPr="00EE27B1">
          <w:rPr>
            <w:rFonts w:ascii="Calibri" w:hAnsi="Calibri"/>
            <w:b/>
            <w:noProof/>
            <w:rPrChange w:id="15395" w:author="Tre" w:date="2012-11-19T09:07:00Z">
              <w:rPr>
                <w:rFonts w:ascii="Calibri" w:hAnsi="Calibri"/>
                <w:b/>
                <w:noProof/>
                <w:color w:val="0000FF"/>
                <w:sz w:val="20"/>
                <w:szCs w:val="20"/>
                <w:u w:val="single"/>
              </w:rPr>
            </w:rPrChange>
          </w:rPr>
          <w:t>Rocket Propelled Grenade</w:t>
        </w:r>
        <w:r w:rsidRPr="00EE27B1">
          <w:rPr>
            <w:rFonts w:ascii="Calibri" w:hAnsi="Calibri"/>
            <w:b/>
            <w:rPrChange w:id="15396"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397" w:author="frontdesk" w:date="2012-11-16T12:58:00Z"/>
          <w:rFonts w:ascii="Calibri" w:hAnsi="Calibri"/>
          <w:i/>
          <w:rPrChange w:id="15398" w:author="Tre" w:date="2012-11-19T09:07:00Z">
            <w:rPr>
              <w:ins w:id="15399" w:author="frontdesk" w:date="2012-11-16T12:58:00Z"/>
              <w:rFonts w:ascii="Calibri" w:hAnsi="Calibri"/>
              <w:i/>
              <w:sz w:val="20"/>
              <w:szCs w:val="20"/>
            </w:rPr>
          </w:rPrChange>
        </w:rPr>
      </w:pPr>
      <w:ins w:id="15400" w:author="frontdesk" w:date="2012-11-16T12:58:00Z">
        <w:r w:rsidRPr="00EE27B1">
          <w:rPr>
            <w:rFonts w:ascii="Calibri" w:hAnsi="Calibri"/>
            <w:i/>
            <w:rPrChange w:id="15401" w:author="Tre" w:date="2012-11-19T09:07:00Z">
              <w:rPr>
                <w:rFonts w:ascii="Calibri" w:hAnsi="Calibri"/>
                <w:i/>
                <w:color w:val="0000FF"/>
                <w:sz w:val="20"/>
                <w:szCs w:val="20"/>
                <w:u w:val="single"/>
              </w:rPr>
            </w:rPrChange>
          </w:rPr>
          <w:t>[Damage (</w:t>
        </w:r>
        <w:r w:rsidRPr="00EE27B1">
          <w:rPr>
            <w:rFonts w:ascii="Calibri" w:hAnsi="Calibri"/>
            <w:i/>
            <w:rPrChange w:id="15402" w:author="Tre" w:date="2012-11-19T09:07:00Z">
              <w:rPr>
                <w:rFonts w:ascii="Calibri" w:hAnsi="Calibri"/>
                <w:i/>
                <w:color w:val="0000FF"/>
                <w:sz w:val="20"/>
                <w:szCs w:val="20"/>
                <w:u w:val="single"/>
              </w:rPr>
            </w:rPrChange>
          </w:rPr>
          <w:fldChar w:fldCharType="begin"/>
        </w:r>
        <w:r w:rsidRPr="00EE27B1">
          <w:rPr>
            <w:rFonts w:ascii="Calibri" w:hAnsi="Calibri"/>
            <w:i/>
            <w:rPrChange w:id="15403"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404" w:author="Tre" w:date="2012-11-19T09:07:00Z">
              <w:rPr>
                <w:rFonts w:ascii="Calibri" w:hAnsi="Calibri"/>
                <w:i/>
                <w:color w:val="0000FF"/>
                <w:sz w:val="20"/>
                <w:szCs w:val="20"/>
                <w:u w:val="single"/>
              </w:rPr>
            </w:rPrChange>
          </w:rPr>
          <w:fldChar w:fldCharType="separate"/>
        </w:r>
        <w:r w:rsidRPr="00EE27B1">
          <w:rPr>
            <w:rFonts w:ascii="Calibri" w:hAnsi="Calibri"/>
            <w:i/>
            <w:noProof/>
            <w:rPrChange w:id="15405" w:author="Tre" w:date="2012-11-19T09:07:00Z">
              <w:rPr>
                <w:rFonts w:ascii="Calibri" w:hAnsi="Calibri"/>
                <w:i/>
                <w:noProof/>
                <w:color w:val="0000FF"/>
                <w:sz w:val="20"/>
                <w:szCs w:val="20"/>
                <w:u w:val="single"/>
              </w:rPr>
            </w:rPrChange>
          </w:rPr>
          <w:t>4</w:t>
        </w:r>
        <w:r w:rsidRPr="00EE27B1">
          <w:rPr>
            <w:rFonts w:ascii="Calibri" w:hAnsi="Calibri"/>
            <w:i/>
            <w:rPrChange w:id="15406" w:author="Tre" w:date="2012-11-19T09:07:00Z">
              <w:rPr>
                <w:rFonts w:ascii="Calibri" w:hAnsi="Calibri"/>
                <w:i/>
                <w:color w:val="0000FF"/>
                <w:sz w:val="20"/>
                <w:szCs w:val="20"/>
                <w:u w:val="single"/>
              </w:rPr>
            </w:rPrChange>
          </w:rPr>
          <w:fldChar w:fldCharType="end"/>
        </w:r>
        <w:r w:rsidRPr="00EE27B1">
          <w:rPr>
            <w:rFonts w:ascii="Calibri" w:hAnsi="Calibri"/>
            <w:i/>
            <w:rPrChange w:id="15407" w:author="Tre" w:date="2012-11-19T09:07:00Z">
              <w:rPr>
                <w:rFonts w:ascii="Calibri" w:hAnsi="Calibri"/>
                <w:i/>
                <w:color w:val="0000FF"/>
                <w:sz w:val="20"/>
                <w:szCs w:val="20"/>
                <w:u w:val="single"/>
              </w:rPr>
            </w:rPrChange>
          </w:rPr>
          <w:t>), Type (</w:t>
        </w:r>
        <w:r w:rsidRPr="00EE27B1">
          <w:rPr>
            <w:rFonts w:ascii="Calibri" w:hAnsi="Calibri"/>
            <w:i/>
            <w:rPrChange w:id="15408" w:author="Tre" w:date="2012-11-19T09:07:00Z">
              <w:rPr>
                <w:rFonts w:ascii="Calibri" w:hAnsi="Calibri"/>
                <w:i/>
                <w:color w:val="0000FF"/>
                <w:sz w:val="20"/>
                <w:szCs w:val="20"/>
                <w:u w:val="single"/>
              </w:rPr>
            </w:rPrChange>
          </w:rPr>
          <w:fldChar w:fldCharType="begin"/>
        </w:r>
        <w:r w:rsidRPr="00EE27B1">
          <w:rPr>
            <w:rFonts w:ascii="Calibri" w:hAnsi="Calibri"/>
            <w:i/>
            <w:rPrChange w:id="15409"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410" w:author="Tre" w:date="2012-11-19T09:07:00Z">
              <w:rPr>
                <w:rFonts w:ascii="Calibri" w:hAnsi="Calibri"/>
                <w:i/>
                <w:color w:val="0000FF"/>
                <w:sz w:val="20"/>
                <w:szCs w:val="20"/>
                <w:u w:val="single"/>
              </w:rPr>
            </w:rPrChange>
          </w:rPr>
          <w:fldChar w:fldCharType="separate"/>
        </w:r>
        <w:r w:rsidRPr="00EE27B1">
          <w:rPr>
            <w:rFonts w:ascii="Calibri" w:hAnsi="Calibri"/>
            <w:i/>
            <w:noProof/>
            <w:rPrChange w:id="15411" w:author="Tre" w:date="2012-11-19T09:07:00Z">
              <w:rPr>
                <w:rFonts w:ascii="Calibri" w:hAnsi="Calibri"/>
                <w:i/>
                <w:noProof/>
                <w:color w:val="0000FF"/>
                <w:sz w:val="20"/>
                <w:szCs w:val="20"/>
                <w:u w:val="single"/>
              </w:rPr>
            </w:rPrChange>
          </w:rPr>
          <w:t>Gun</w:t>
        </w:r>
        <w:r w:rsidRPr="00EE27B1">
          <w:rPr>
            <w:rFonts w:ascii="Calibri" w:hAnsi="Calibri"/>
            <w:i/>
            <w:rPrChange w:id="15412" w:author="Tre" w:date="2012-11-19T09:07:00Z">
              <w:rPr>
                <w:rFonts w:ascii="Calibri" w:hAnsi="Calibri"/>
                <w:i/>
                <w:color w:val="0000FF"/>
                <w:sz w:val="20"/>
                <w:szCs w:val="20"/>
                <w:u w:val="single"/>
              </w:rPr>
            </w:rPrChange>
          </w:rPr>
          <w:fldChar w:fldCharType="end"/>
        </w:r>
        <w:r w:rsidRPr="00EE27B1">
          <w:rPr>
            <w:rFonts w:ascii="Calibri" w:hAnsi="Calibri"/>
            <w:i/>
            <w:rPrChange w:id="15413" w:author="Tre" w:date="2012-11-19T09:07:00Z">
              <w:rPr>
                <w:rFonts w:ascii="Calibri" w:hAnsi="Calibri"/>
                <w:i/>
                <w:color w:val="0000FF"/>
                <w:sz w:val="20"/>
                <w:szCs w:val="20"/>
                <w:u w:val="single"/>
              </w:rPr>
            </w:rPrChange>
          </w:rPr>
          <w:t>), Rate (</w:t>
        </w:r>
        <w:r w:rsidRPr="00EE27B1">
          <w:rPr>
            <w:rFonts w:ascii="Calibri" w:hAnsi="Calibri"/>
            <w:i/>
            <w:rPrChange w:id="15414" w:author="Tre" w:date="2012-11-19T09:07:00Z">
              <w:rPr>
                <w:rFonts w:ascii="Calibri" w:hAnsi="Calibri"/>
                <w:i/>
                <w:color w:val="0000FF"/>
                <w:sz w:val="20"/>
                <w:szCs w:val="20"/>
                <w:u w:val="single"/>
              </w:rPr>
            </w:rPrChange>
          </w:rPr>
          <w:fldChar w:fldCharType="begin"/>
        </w:r>
        <w:r w:rsidRPr="00EE27B1">
          <w:rPr>
            <w:rFonts w:ascii="Calibri" w:hAnsi="Calibri"/>
            <w:i/>
            <w:rPrChange w:id="15415"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416" w:author="Tre" w:date="2012-11-19T09:07:00Z">
              <w:rPr>
                <w:rFonts w:ascii="Calibri" w:hAnsi="Calibri"/>
                <w:i/>
                <w:color w:val="0000FF"/>
                <w:sz w:val="20"/>
                <w:szCs w:val="20"/>
                <w:u w:val="single"/>
              </w:rPr>
            </w:rPrChange>
          </w:rPr>
          <w:fldChar w:fldCharType="separate"/>
        </w:r>
        <w:r w:rsidRPr="00EE27B1">
          <w:rPr>
            <w:rFonts w:ascii="Calibri" w:hAnsi="Calibri"/>
            <w:i/>
            <w:noProof/>
            <w:rPrChange w:id="15417" w:author="Tre" w:date="2012-11-19T09:07:00Z">
              <w:rPr>
                <w:rFonts w:ascii="Calibri" w:hAnsi="Calibri"/>
                <w:i/>
                <w:noProof/>
                <w:color w:val="0000FF"/>
                <w:sz w:val="20"/>
                <w:szCs w:val="20"/>
                <w:u w:val="single"/>
              </w:rPr>
            </w:rPrChange>
          </w:rPr>
          <w:t>Single Shot</w:t>
        </w:r>
        <w:r w:rsidRPr="00EE27B1">
          <w:rPr>
            <w:rFonts w:ascii="Calibri" w:hAnsi="Calibri"/>
            <w:i/>
            <w:rPrChange w:id="15418" w:author="Tre" w:date="2012-11-19T09:07:00Z">
              <w:rPr>
                <w:rFonts w:ascii="Calibri" w:hAnsi="Calibri"/>
                <w:i/>
                <w:color w:val="0000FF"/>
                <w:sz w:val="20"/>
                <w:szCs w:val="20"/>
                <w:u w:val="single"/>
              </w:rPr>
            </w:rPrChange>
          </w:rPr>
          <w:fldChar w:fldCharType="end"/>
        </w:r>
        <w:r w:rsidRPr="00EE27B1">
          <w:rPr>
            <w:rFonts w:ascii="Calibri" w:hAnsi="Calibri"/>
            <w:i/>
            <w:rPrChange w:id="15419" w:author="Tre" w:date="2012-11-19T09:07:00Z">
              <w:rPr>
                <w:rFonts w:ascii="Calibri" w:hAnsi="Calibri"/>
                <w:i/>
                <w:color w:val="0000FF"/>
                <w:sz w:val="20"/>
                <w:szCs w:val="20"/>
                <w:u w:val="single"/>
              </w:rPr>
            </w:rPrChange>
          </w:rPr>
          <w:t>), Ammo (</w:t>
        </w:r>
        <w:r w:rsidRPr="00EE27B1">
          <w:rPr>
            <w:rFonts w:ascii="Calibri" w:hAnsi="Calibri"/>
            <w:i/>
            <w:rPrChange w:id="15420" w:author="Tre" w:date="2012-11-19T09:07:00Z">
              <w:rPr>
                <w:rFonts w:ascii="Calibri" w:hAnsi="Calibri"/>
                <w:i/>
                <w:color w:val="0000FF"/>
                <w:sz w:val="20"/>
                <w:szCs w:val="20"/>
                <w:u w:val="single"/>
              </w:rPr>
            </w:rPrChange>
          </w:rPr>
          <w:fldChar w:fldCharType="begin"/>
        </w:r>
        <w:r w:rsidRPr="00EE27B1">
          <w:rPr>
            <w:rFonts w:ascii="Calibri" w:hAnsi="Calibri"/>
            <w:i/>
            <w:rPrChange w:id="15421"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422" w:author="Tre" w:date="2012-11-19T09:07:00Z">
              <w:rPr>
                <w:rFonts w:ascii="Calibri" w:hAnsi="Calibri"/>
                <w:i/>
                <w:color w:val="0000FF"/>
                <w:sz w:val="20"/>
                <w:szCs w:val="20"/>
                <w:u w:val="single"/>
              </w:rPr>
            </w:rPrChange>
          </w:rPr>
          <w:fldChar w:fldCharType="end"/>
        </w:r>
        <w:r w:rsidRPr="00EE27B1">
          <w:rPr>
            <w:rFonts w:ascii="Calibri" w:hAnsi="Calibri"/>
            <w:i/>
            <w:rPrChange w:id="15423" w:author="Tre" w:date="2012-11-19T09:07:00Z">
              <w:rPr>
                <w:rFonts w:ascii="Calibri" w:hAnsi="Calibri"/>
                <w:i/>
                <w:color w:val="0000FF"/>
                <w:sz w:val="20"/>
                <w:szCs w:val="20"/>
                <w:u w:val="single"/>
              </w:rPr>
            </w:rPrChange>
          </w:rPr>
          <w:t>)</w:t>
        </w:r>
        <w:del w:id="15424" w:author="Tre" w:date="2012-11-19T09:47:00Z">
          <w:r w:rsidRPr="00EE27B1">
            <w:rPr>
              <w:rFonts w:ascii="Calibri" w:hAnsi="Calibri"/>
              <w:i/>
              <w:rPrChange w:id="15425" w:author="Tre" w:date="2012-11-19T09:07:00Z">
                <w:rPr>
                  <w:rFonts w:ascii="Calibri" w:hAnsi="Calibri"/>
                  <w:i/>
                  <w:color w:val="0000FF"/>
                  <w:sz w:val="20"/>
                  <w:szCs w:val="20"/>
                  <w:u w:val="single"/>
                </w:rPr>
              </w:rPrChange>
            </w:rPr>
            <w:delText>, Range (</w:delText>
          </w:r>
          <w:r w:rsidRPr="00EE27B1" w:rsidDel="00FF4640">
            <w:rPr>
              <w:rFonts w:ascii="Calibri" w:hAnsi="Calibri"/>
              <w:i/>
              <w:rPrChange w:id="15426" w:author="Tre" w:date="2012-11-19T09:07:00Z">
                <w:rPr>
                  <w:rFonts w:ascii="Calibri" w:hAnsi="Calibri"/>
                  <w:i/>
                  <w:color w:val="0000FF"/>
                  <w:sz w:val="20"/>
                  <w:szCs w:val="20"/>
                  <w:u w:val="single"/>
                </w:rPr>
              </w:rPrChange>
            </w:rPr>
            <w:fldChar w:fldCharType="begin"/>
          </w:r>
          <w:r w:rsidRPr="00EE27B1">
            <w:rPr>
              <w:rFonts w:ascii="Calibri" w:hAnsi="Calibri"/>
              <w:i/>
              <w:rPrChange w:id="15427" w:author="Tre" w:date="2012-11-19T09:07:00Z">
                <w:rPr>
                  <w:rFonts w:ascii="Calibri" w:hAnsi="Calibri"/>
                  <w:i/>
                  <w:color w:val="0000FF"/>
                  <w:sz w:val="20"/>
                  <w:szCs w:val="20"/>
                  <w:u w:val="single"/>
                </w:rPr>
              </w:rPrChange>
            </w:rPr>
            <w:delInstrText xml:space="preserve"> MERGEFIELD Range </w:delInstrText>
          </w:r>
          <w:r w:rsidRPr="00EE27B1" w:rsidDel="00FF4640">
            <w:rPr>
              <w:rFonts w:ascii="Calibri" w:hAnsi="Calibri"/>
              <w:i/>
              <w:rPrChange w:id="15428" w:author="Tre" w:date="2012-11-19T09:07:00Z">
                <w:rPr>
                  <w:rFonts w:ascii="Calibri" w:hAnsi="Calibri"/>
                  <w:i/>
                  <w:color w:val="0000FF"/>
                  <w:sz w:val="20"/>
                  <w:szCs w:val="20"/>
                  <w:u w:val="single"/>
                </w:rPr>
              </w:rPrChange>
            </w:rPr>
            <w:fldChar w:fldCharType="end"/>
          </w:r>
          <w:r w:rsidRPr="00EE27B1">
            <w:rPr>
              <w:rFonts w:ascii="Calibri" w:hAnsi="Calibri"/>
              <w:i/>
              <w:rPrChange w:id="15429" w:author="Tre" w:date="2012-11-19T09:07:00Z">
                <w:rPr>
                  <w:rFonts w:ascii="Calibri" w:hAnsi="Calibri"/>
                  <w:i/>
                  <w:color w:val="0000FF"/>
                  <w:sz w:val="20"/>
                  <w:szCs w:val="20"/>
                  <w:u w:val="single"/>
                </w:rPr>
              </w:rPrChange>
            </w:rPr>
            <w:delText>), Vehicle Type (</w:delText>
          </w:r>
          <w:r w:rsidRPr="00EE27B1" w:rsidDel="00FF4640">
            <w:rPr>
              <w:rFonts w:ascii="Calibri" w:hAnsi="Calibri"/>
              <w:i/>
              <w:rPrChange w:id="15430" w:author="Tre" w:date="2012-11-19T09:07:00Z">
                <w:rPr>
                  <w:rFonts w:ascii="Calibri" w:hAnsi="Calibri"/>
                  <w:i/>
                  <w:color w:val="0000FF"/>
                  <w:sz w:val="20"/>
                  <w:szCs w:val="20"/>
                  <w:u w:val="single"/>
                </w:rPr>
              </w:rPrChange>
            </w:rPr>
            <w:fldChar w:fldCharType="begin"/>
          </w:r>
          <w:r w:rsidRPr="00EE27B1">
            <w:rPr>
              <w:rFonts w:ascii="Calibri" w:hAnsi="Calibri"/>
              <w:i/>
              <w:rPrChange w:id="15431" w:author="Tre" w:date="2012-11-19T09:07:00Z">
                <w:rPr>
                  <w:rFonts w:ascii="Calibri" w:hAnsi="Calibri"/>
                  <w:i/>
                  <w:color w:val="0000FF"/>
                  <w:sz w:val="20"/>
                  <w:szCs w:val="20"/>
                  <w:u w:val="single"/>
                </w:rPr>
              </w:rPrChange>
            </w:rPr>
            <w:delInstrText xml:space="preserve"> MERGEFIELD Vehicle_Type </w:delInstrText>
          </w:r>
          <w:r w:rsidRPr="00EE27B1" w:rsidDel="00FF4640">
            <w:rPr>
              <w:rFonts w:ascii="Calibri" w:hAnsi="Calibri"/>
              <w:i/>
              <w:rPrChange w:id="15432" w:author="Tre" w:date="2012-11-19T09:07:00Z">
                <w:rPr>
                  <w:rFonts w:ascii="Calibri" w:hAnsi="Calibri"/>
                  <w:i/>
                  <w:color w:val="0000FF"/>
                  <w:sz w:val="20"/>
                  <w:szCs w:val="20"/>
                  <w:u w:val="single"/>
                </w:rPr>
              </w:rPrChange>
            </w:rPr>
            <w:fldChar w:fldCharType="end"/>
          </w:r>
          <w:r w:rsidRPr="00EE27B1">
            <w:rPr>
              <w:rFonts w:ascii="Calibri" w:hAnsi="Calibri"/>
              <w:i/>
              <w:rPrChange w:id="15433" w:author="Tre" w:date="2012-11-19T09:07:00Z">
                <w:rPr>
                  <w:rFonts w:ascii="Calibri" w:hAnsi="Calibri"/>
                  <w:i/>
                  <w:color w:val="0000FF"/>
                  <w:sz w:val="20"/>
                  <w:szCs w:val="20"/>
                  <w:u w:val="single"/>
                </w:rPr>
              </w:rPrChange>
            </w:rPr>
            <w:delText>), Speed (</w:delText>
          </w:r>
          <w:r w:rsidRPr="00EE27B1" w:rsidDel="00FF4640">
            <w:rPr>
              <w:rFonts w:ascii="Calibri" w:hAnsi="Calibri"/>
              <w:i/>
              <w:rPrChange w:id="15434" w:author="Tre" w:date="2012-11-19T09:07:00Z">
                <w:rPr>
                  <w:rFonts w:ascii="Calibri" w:hAnsi="Calibri"/>
                  <w:i/>
                  <w:color w:val="0000FF"/>
                  <w:sz w:val="20"/>
                  <w:szCs w:val="20"/>
                  <w:u w:val="single"/>
                </w:rPr>
              </w:rPrChange>
            </w:rPr>
            <w:fldChar w:fldCharType="begin"/>
          </w:r>
          <w:r w:rsidRPr="00EE27B1">
            <w:rPr>
              <w:rFonts w:ascii="Calibri" w:hAnsi="Calibri"/>
              <w:i/>
              <w:rPrChange w:id="15435" w:author="Tre" w:date="2012-11-19T09:07:00Z">
                <w:rPr>
                  <w:rFonts w:ascii="Calibri" w:hAnsi="Calibri"/>
                  <w:i/>
                  <w:color w:val="0000FF"/>
                  <w:sz w:val="20"/>
                  <w:szCs w:val="20"/>
                  <w:u w:val="single"/>
                </w:rPr>
              </w:rPrChange>
            </w:rPr>
            <w:delInstrText xml:space="preserve"> MERGEFIELD Speed </w:delInstrText>
          </w:r>
          <w:r w:rsidRPr="00EE27B1" w:rsidDel="00FF4640">
            <w:rPr>
              <w:rFonts w:ascii="Calibri" w:hAnsi="Calibri"/>
              <w:i/>
              <w:rPrChange w:id="15436" w:author="Tre" w:date="2012-11-19T09:07:00Z">
                <w:rPr>
                  <w:rFonts w:ascii="Calibri" w:hAnsi="Calibri"/>
                  <w:i/>
                  <w:color w:val="0000FF"/>
                  <w:sz w:val="20"/>
                  <w:szCs w:val="20"/>
                  <w:u w:val="single"/>
                </w:rPr>
              </w:rPrChange>
            </w:rPr>
            <w:fldChar w:fldCharType="end"/>
          </w:r>
          <w:r w:rsidRPr="00EE27B1">
            <w:rPr>
              <w:rFonts w:ascii="Calibri" w:hAnsi="Calibri"/>
              <w:i/>
              <w:rPrChange w:id="15437" w:author="Tre" w:date="2012-11-19T09:07:00Z">
                <w:rPr>
                  <w:rFonts w:ascii="Calibri" w:hAnsi="Calibri"/>
                  <w:i/>
                  <w:color w:val="0000FF"/>
                  <w:sz w:val="20"/>
                  <w:szCs w:val="20"/>
                  <w:u w:val="single"/>
                </w:rPr>
              </w:rPrChange>
            </w:rPr>
            <w:delText>), Agility (</w:delText>
          </w:r>
          <w:r w:rsidRPr="00EE27B1" w:rsidDel="00FF4640">
            <w:rPr>
              <w:rFonts w:ascii="Calibri" w:hAnsi="Calibri"/>
              <w:i/>
              <w:rPrChange w:id="15438" w:author="Tre" w:date="2012-11-19T09:07:00Z">
                <w:rPr>
                  <w:rFonts w:ascii="Calibri" w:hAnsi="Calibri"/>
                  <w:i/>
                  <w:color w:val="0000FF"/>
                  <w:sz w:val="20"/>
                  <w:szCs w:val="20"/>
                  <w:u w:val="single"/>
                </w:rPr>
              </w:rPrChange>
            </w:rPr>
            <w:fldChar w:fldCharType="begin"/>
          </w:r>
          <w:r w:rsidRPr="00EE27B1">
            <w:rPr>
              <w:rFonts w:ascii="Calibri" w:hAnsi="Calibri"/>
              <w:i/>
              <w:rPrChange w:id="15439" w:author="Tre" w:date="2012-11-19T09:07:00Z">
                <w:rPr>
                  <w:rFonts w:ascii="Calibri" w:hAnsi="Calibri"/>
                  <w:i/>
                  <w:color w:val="0000FF"/>
                  <w:sz w:val="20"/>
                  <w:szCs w:val="20"/>
                  <w:u w:val="single"/>
                </w:rPr>
              </w:rPrChange>
            </w:rPr>
            <w:delInstrText xml:space="preserve"> MERGEFIELD Agility </w:delInstrText>
          </w:r>
          <w:r w:rsidRPr="00EE27B1" w:rsidDel="00FF4640">
            <w:rPr>
              <w:rFonts w:ascii="Calibri" w:hAnsi="Calibri"/>
              <w:i/>
              <w:rPrChange w:id="15440" w:author="Tre" w:date="2012-11-19T09:07:00Z">
                <w:rPr>
                  <w:rFonts w:ascii="Calibri" w:hAnsi="Calibri"/>
                  <w:i/>
                  <w:color w:val="0000FF"/>
                  <w:sz w:val="20"/>
                  <w:szCs w:val="20"/>
                  <w:u w:val="single"/>
                </w:rPr>
              </w:rPrChange>
            </w:rPr>
            <w:fldChar w:fldCharType="end"/>
          </w:r>
          <w:r w:rsidRPr="00EE27B1">
            <w:rPr>
              <w:rFonts w:ascii="Calibri" w:hAnsi="Calibri"/>
              <w:i/>
              <w:rPrChange w:id="15441" w:author="Tre" w:date="2012-11-19T09:07:00Z">
                <w:rPr>
                  <w:rFonts w:ascii="Calibri" w:hAnsi="Calibri"/>
                  <w:i/>
                  <w:color w:val="0000FF"/>
                  <w:sz w:val="20"/>
                  <w:szCs w:val="20"/>
                  <w:u w:val="single"/>
                </w:rPr>
              </w:rPrChange>
            </w:rPr>
            <w:delText>), Fuel (</w:delText>
          </w:r>
          <w:r w:rsidRPr="00EE27B1" w:rsidDel="00FF4640">
            <w:rPr>
              <w:rFonts w:ascii="Calibri" w:hAnsi="Calibri"/>
              <w:i/>
              <w:rPrChange w:id="15442" w:author="Tre" w:date="2012-11-19T09:07:00Z">
                <w:rPr>
                  <w:rFonts w:ascii="Calibri" w:hAnsi="Calibri"/>
                  <w:i/>
                  <w:color w:val="0000FF"/>
                  <w:sz w:val="20"/>
                  <w:szCs w:val="20"/>
                  <w:u w:val="single"/>
                </w:rPr>
              </w:rPrChange>
            </w:rPr>
            <w:fldChar w:fldCharType="begin"/>
          </w:r>
          <w:r w:rsidRPr="00EE27B1">
            <w:rPr>
              <w:rFonts w:ascii="Calibri" w:hAnsi="Calibri"/>
              <w:i/>
              <w:rPrChange w:id="15443" w:author="Tre" w:date="2012-11-19T09:07:00Z">
                <w:rPr>
                  <w:rFonts w:ascii="Calibri" w:hAnsi="Calibri"/>
                  <w:i/>
                  <w:color w:val="0000FF"/>
                  <w:sz w:val="20"/>
                  <w:szCs w:val="20"/>
                  <w:u w:val="single"/>
                </w:rPr>
              </w:rPrChange>
            </w:rPr>
            <w:delInstrText xml:space="preserve"> MERGEFIELD Fuel </w:delInstrText>
          </w:r>
          <w:r w:rsidRPr="00EE27B1" w:rsidDel="00FF4640">
            <w:rPr>
              <w:rFonts w:ascii="Calibri" w:hAnsi="Calibri"/>
              <w:i/>
              <w:rPrChange w:id="15444" w:author="Tre" w:date="2012-11-19T09:07:00Z">
                <w:rPr>
                  <w:rFonts w:ascii="Calibri" w:hAnsi="Calibri"/>
                  <w:i/>
                  <w:color w:val="0000FF"/>
                  <w:sz w:val="20"/>
                  <w:szCs w:val="20"/>
                  <w:u w:val="single"/>
                </w:rPr>
              </w:rPrChange>
            </w:rPr>
            <w:fldChar w:fldCharType="end"/>
          </w:r>
          <w:r w:rsidRPr="00EE27B1">
            <w:rPr>
              <w:rFonts w:ascii="Calibri" w:hAnsi="Calibri"/>
              <w:i/>
              <w:rPrChange w:id="15445" w:author="Tre" w:date="2012-11-19T09:07:00Z">
                <w:rPr>
                  <w:rFonts w:ascii="Calibri" w:hAnsi="Calibri"/>
                  <w:i/>
                  <w:color w:val="0000FF"/>
                  <w:sz w:val="20"/>
                  <w:szCs w:val="20"/>
                  <w:u w:val="single"/>
                </w:rPr>
              </w:rPrChange>
            </w:rPr>
            <w:delText>)</w:delText>
          </w:r>
        </w:del>
        <w:r w:rsidRPr="00EE27B1">
          <w:rPr>
            <w:rFonts w:ascii="Calibri" w:hAnsi="Calibri"/>
            <w:i/>
            <w:rPrChange w:id="15446" w:author="Tre" w:date="2012-11-19T09:07:00Z">
              <w:rPr>
                <w:rFonts w:ascii="Calibri" w:hAnsi="Calibri"/>
                <w:i/>
                <w:color w:val="0000FF"/>
                <w:sz w:val="20"/>
                <w:szCs w:val="20"/>
                <w:u w:val="single"/>
              </w:rPr>
            </w:rPrChange>
          </w:rPr>
          <w:t>]</w:t>
        </w:r>
      </w:ins>
    </w:p>
    <w:p w:rsidR="00702889" w:rsidRPr="000B0456" w:rsidRDefault="00EE27B1" w:rsidP="00702889">
      <w:pPr>
        <w:jc w:val="both"/>
        <w:rPr>
          <w:ins w:id="15447" w:author="frontdesk" w:date="2012-11-16T12:58:00Z"/>
          <w:rFonts w:ascii="Calibri" w:hAnsi="Calibri"/>
          <w:rPrChange w:id="15448" w:author="Tre" w:date="2012-11-19T09:07:00Z">
            <w:rPr>
              <w:ins w:id="15449" w:author="frontdesk" w:date="2012-11-16T12:58:00Z"/>
              <w:rFonts w:ascii="Calibri" w:hAnsi="Calibri"/>
              <w:sz w:val="20"/>
              <w:szCs w:val="20"/>
            </w:rPr>
          </w:rPrChange>
        </w:rPr>
      </w:pPr>
      <w:ins w:id="15450" w:author="frontdesk" w:date="2012-11-16T12:58:00Z">
        <w:r w:rsidRPr="00EE27B1">
          <w:rPr>
            <w:rFonts w:ascii="Calibri" w:hAnsi="Calibri"/>
            <w:rPrChange w:id="15451" w:author="Tre" w:date="2012-11-19T09:07:00Z">
              <w:rPr>
                <w:rFonts w:ascii="Calibri" w:hAnsi="Calibri"/>
                <w:color w:val="0000FF"/>
                <w:sz w:val="20"/>
                <w:szCs w:val="20"/>
                <w:u w:val="single"/>
              </w:rPr>
            </w:rPrChange>
          </w:rPr>
          <w:fldChar w:fldCharType="begin"/>
        </w:r>
        <w:r w:rsidRPr="00EE27B1">
          <w:rPr>
            <w:rFonts w:ascii="Calibri" w:hAnsi="Calibri"/>
            <w:rPrChange w:id="15452"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453" w:author="Tre" w:date="2012-11-19T09:07:00Z">
              <w:rPr>
                <w:rFonts w:ascii="Calibri" w:hAnsi="Calibri"/>
                <w:color w:val="0000FF"/>
                <w:sz w:val="20"/>
                <w:szCs w:val="20"/>
                <w:u w:val="single"/>
              </w:rPr>
            </w:rPrChange>
          </w:rPr>
          <w:fldChar w:fldCharType="separate"/>
        </w:r>
        <w:r w:rsidRPr="00EE27B1">
          <w:rPr>
            <w:rFonts w:ascii="Calibri" w:hAnsi="Calibri"/>
            <w:noProof/>
            <w:rPrChange w:id="15454" w:author="Tre" w:date="2012-11-19T09:07:00Z">
              <w:rPr>
                <w:rFonts w:ascii="Calibri" w:hAnsi="Calibri"/>
                <w:noProof/>
                <w:color w:val="0000FF"/>
                <w:sz w:val="20"/>
                <w:szCs w:val="20"/>
                <w:u w:val="single"/>
              </w:rPr>
            </w:rPrChange>
          </w:rPr>
          <w:t>A shoulder-mounted anti-tank weapon. It fires an explosive warhead with fins for stabilization. Some RPGs aim by a laser guided system.</w:t>
        </w:r>
        <w:r w:rsidRPr="00EE27B1">
          <w:rPr>
            <w:rFonts w:ascii="Calibri" w:hAnsi="Calibri"/>
            <w:rPrChange w:id="15455" w:author="Tre" w:date="2012-11-19T09:07:00Z">
              <w:rPr>
                <w:rFonts w:ascii="Calibri" w:hAnsi="Calibri"/>
                <w:color w:val="0000FF"/>
                <w:sz w:val="20"/>
                <w:szCs w:val="20"/>
                <w:u w:val="single"/>
              </w:rPr>
            </w:rPrChange>
          </w:rPr>
          <w:fldChar w:fldCharType="end"/>
        </w:r>
        <w:r w:rsidRPr="00EE27B1">
          <w:rPr>
            <w:rFonts w:ascii="Calibri" w:hAnsi="Calibri"/>
            <w:rPrChange w:id="15456" w:author="Tre" w:date="2012-11-19T09:07:00Z">
              <w:rPr>
                <w:rFonts w:ascii="Calibri" w:hAnsi="Calibri"/>
                <w:color w:val="0000FF"/>
                <w:sz w:val="20"/>
                <w:szCs w:val="20"/>
                <w:u w:val="single"/>
              </w:rPr>
            </w:rPrChange>
          </w:rPr>
          <w:fldChar w:fldCharType="begin"/>
        </w:r>
        <w:r w:rsidRPr="00EE27B1">
          <w:rPr>
            <w:rFonts w:ascii="Calibri" w:hAnsi="Calibri"/>
            <w:rPrChange w:id="15457"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458"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459" w:author="frontdesk" w:date="2012-11-16T12:58:00Z"/>
        </w:rPr>
      </w:pPr>
    </w:p>
    <w:p w:rsidR="00702889" w:rsidRPr="000B0456" w:rsidRDefault="00EE27B1" w:rsidP="00702889">
      <w:pPr>
        <w:jc w:val="both"/>
        <w:rPr>
          <w:ins w:id="15460" w:author="frontdesk" w:date="2012-11-16T12:58:00Z"/>
          <w:rFonts w:ascii="Calibri" w:hAnsi="Calibri"/>
          <w:b/>
          <w:rPrChange w:id="15461" w:author="Tre" w:date="2012-11-19T09:07:00Z">
            <w:rPr>
              <w:ins w:id="15462" w:author="frontdesk" w:date="2012-11-16T12:58:00Z"/>
              <w:rFonts w:ascii="Calibri" w:hAnsi="Calibri"/>
              <w:b/>
              <w:sz w:val="20"/>
              <w:szCs w:val="20"/>
            </w:rPr>
          </w:rPrChange>
        </w:rPr>
      </w:pPr>
      <w:ins w:id="15463" w:author="frontdesk" w:date="2012-11-16T12:58:00Z">
        <w:r w:rsidRPr="00EE27B1">
          <w:rPr>
            <w:rFonts w:ascii="Calibri" w:hAnsi="Calibri"/>
            <w:b/>
            <w:rPrChange w:id="15464" w:author="Tre" w:date="2012-11-19T09:07:00Z">
              <w:rPr>
                <w:rFonts w:ascii="Calibri" w:hAnsi="Calibri"/>
                <w:b/>
                <w:color w:val="0000FF"/>
                <w:sz w:val="20"/>
                <w:szCs w:val="20"/>
                <w:u w:val="single"/>
              </w:rPr>
            </w:rPrChange>
          </w:rPr>
          <w:fldChar w:fldCharType="begin"/>
        </w:r>
        <w:r w:rsidRPr="00EE27B1">
          <w:rPr>
            <w:rFonts w:ascii="Calibri" w:hAnsi="Calibri"/>
            <w:b/>
            <w:rPrChange w:id="15465"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466" w:author="Tre" w:date="2012-11-19T09:07:00Z">
              <w:rPr>
                <w:rFonts w:ascii="Calibri" w:hAnsi="Calibri"/>
                <w:b/>
                <w:color w:val="0000FF"/>
                <w:sz w:val="20"/>
                <w:szCs w:val="20"/>
                <w:u w:val="single"/>
              </w:rPr>
            </w:rPrChange>
          </w:rPr>
          <w:fldChar w:fldCharType="separate"/>
        </w:r>
        <w:r w:rsidRPr="00EE27B1">
          <w:rPr>
            <w:rFonts w:ascii="Calibri" w:hAnsi="Calibri"/>
            <w:b/>
            <w:noProof/>
            <w:rPrChange w:id="15467" w:author="Tre" w:date="2012-11-19T09:07:00Z">
              <w:rPr>
                <w:rFonts w:ascii="Calibri" w:hAnsi="Calibri"/>
                <w:b/>
                <w:noProof/>
                <w:color w:val="0000FF"/>
                <w:sz w:val="20"/>
                <w:szCs w:val="20"/>
                <w:u w:val="single"/>
              </w:rPr>
            </w:rPrChange>
          </w:rPr>
          <w:t>M72 LAW Rocket</w:t>
        </w:r>
        <w:r w:rsidRPr="00EE27B1">
          <w:rPr>
            <w:rFonts w:ascii="Calibri" w:hAnsi="Calibri"/>
            <w:b/>
            <w:rPrChange w:id="15468"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469" w:author="frontdesk" w:date="2012-11-16T12:58:00Z"/>
          <w:rFonts w:ascii="Calibri" w:hAnsi="Calibri"/>
          <w:i/>
          <w:rPrChange w:id="15470" w:author="Tre" w:date="2012-11-19T09:07:00Z">
            <w:rPr>
              <w:ins w:id="15471" w:author="frontdesk" w:date="2012-11-16T12:58:00Z"/>
              <w:rFonts w:ascii="Calibri" w:hAnsi="Calibri"/>
              <w:i/>
              <w:sz w:val="20"/>
              <w:szCs w:val="20"/>
            </w:rPr>
          </w:rPrChange>
        </w:rPr>
      </w:pPr>
      <w:ins w:id="15472" w:author="frontdesk" w:date="2012-11-16T12:58:00Z">
        <w:r w:rsidRPr="00EE27B1">
          <w:rPr>
            <w:rFonts w:ascii="Calibri" w:hAnsi="Calibri"/>
            <w:i/>
            <w:rPrChange w:id="15473" w:author="Tre" w:date="2012-11-19T09:07:00Z">
              <w:rPr>
                <w:rFonts w:ascii="Calibri" w:hAnsi="Calibri"/>
                <w:i/>
                <w:color w:val="0000FF"/>
                <w:sz w:val="20"/>
                <w:szCs w:val="20"/>
                <w:u w:val="single"/>
              </w:rPr>
            </w:rPrChange>
          </w:rPr>
          <w:t>[Damage (</w:t>
        </w:r>
        <w:r w:rsidRPr="00EE27B1">
          <w:rPr>
            <w:rFonts w:ascii="Calibri" w:hAnsi="Calibri"/>
            <w:i/>
            <w:rPrChange w:id="15474" w:author="Tre" w:date="2012-11-19T09:07:00Z">
              <w:rPr>
                <w:rFonts w:ascii="Calibri" w:hAnsi="Calibri"/>
                <w:i/>
                <w:color w:val="0000FF"/>
                <w:sz w:val="20"/>
                <w:szCs w:val="20"/>
                <w:u w:val="single"/>
              </w:rPr>
            </w:rPrChange>
          </w:rPr>
          <w:fldChar w:fldCharType="begin"/>
        </w:r>
        <w:r w:rsidRPr="00EE27B1">
          <w:rPr>
            <w:rFonts w:ascii="Calibri" w:hAnsi="Calibri"/>
            <w:i/>
            <w:rPrChange w:id="15475"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476" w:author="Tre" w:date="2012-11-19T09:07:00Z">
              <w:rPr>
                <w:rFonts w:ascii="Calibri" w:hAnsi="Calibri"/>
                <w:i/>
                <w:color w:val="0000FF"/>
                <w:sz w:val="20"/>
                <w:szCs w:val="20"/>
                <w:u w:val="single"/>
              </w:rPr>
            </w:rPrChange>
          </w:rPr>
          <w:fldChar w:fldCharType="separate"/>
        </w:r>
        <w:r w:rsidRPr="00EE27B1">
          <w:rPr>
            <w:rFonts w:ascii="Calibri" w:hAnsi="Calibri"/>
            <w:i/>
            <w:noProof/>
            <w:rPrChange w:id="15477" w:author="Tre" w:date="2012-11-19T09:07:00Z">
              <w:rPr>
                <w:rFonts w:ascii="Calibri" w:hAnsi="Calibri"/>
                <w:i/>
                <w:noProof/>
                <w:color w:val="0000FF"/>
                <w:sz w:val="20"/>
                <w:szCs w:val="20"/>
                <w:u w:val="single"/>
              </w:rPr>
            </w:rPrChange>
          </w:rPr>
          <w:t>5</w:t>
        </w:r>
        <w:r w:rsidRPr="00EE27B1">
          <w:rPr>
            <w:rFonts w:ascii="Calibri" w:hAnsi="Calibri"/>
            <w:i/>
            <w:rPrChange w:id="15478" w:author="Tre" w:date="2012-11-19T09:07:00Z">
              <w:rPr>
                <w:rFonts w:ascii="Calibri" w:hAnsi="Calibri"/>
                <w:i/>
                <w:color w:val="0000FF"/>
                <w:sz w:val="20"/>
                <w:szCs w:val="20"/>
                <w:u w:val="single"/>
              </w:rPr>
            </w:rPrChange>
          </w:rPr>
          <w:fldChar w:fldCharType="end"/>
        </w:r>
        <w:r w:rsidRPr="00EE27B1">
          <w:rPr>
            <w:rFonts w:ascii="Calibri" w:hAnsi="Calibri"/>
            <w:i/>
            <w:rPrChange w:id="15479" w:author="Tre" w:date="2012-11-19T09:07:00Z">
              <w:rPr>
                <w:rFonts w:ascii="Calibri" w:hAnsi="Calibri"/>
                <w:i/>
                <w:color w:val="0000FF"/>
                <w:sz w:val="20"/>
                <w:szCs w:val="20"/>
                <w:u w:val="single"/>
              </w:rPr>
            </w:rPrChange>
          </w:rPr>
          <w:t>), Type (</w:t>
        </w:r>
        <w:r w:rsidRPr="00EE27B1">
          <w:rPr>
            <w:rFonts w:ascii="Calibri" w:hAnsi="Calibri"/>
            <w:i/>
            <w:rPrChange w:id="15480" w:author="Tre" w:date="2012-11-19T09:07:00Z">
              <w:rPr>
                <w:rFonts w:ascii="Calibri" w:hAnsi="Calibri"/>
                <w:i/>
                <w:color w:val="0000FF"/>
                <w:sz w:val="20"/>
                <w:szCs w:val="20"/>
                <w:u w:val="single"/>
              </w:rPr>
            </w:rPrChange>
          </w:rPr>
          <w:fldChar w:fldCharType="begin"/>
        </w:r>
        <w:r w:rsidRPr="00EE27B1">
          <w:rPr>
            <w:rFonts w:ascii="Calibri" w:hAnsi="Calibri"/>
            <w:i/>
            <w:rPrChange w:id="15481"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482" w:author="Tre" w:date="2012-11-19T09:07:00Z">
              <w:rPr>
                <w:rFonts w:ascii="Calibri" w:hAnsi="Calibri"/>
                <w:i/>
                <w:color w:val="0000FF"/>
                <w:sz w:val="20"/>
                <w:szCs w:val="20"/>
                <w:u w:val="single"/>
              </w:rPr>
            </w:rPrChange>
          </w:rPr>
          <w:fldChar w:fldCharType="separate"/>
        </w:r>
        <w:r w:rsidRPr="00EE27B1">
          <w:rPr>
            <w:rFonts w:ascii="Calibri" w:hAnsi="Calibri"/>
            <w:i/>
            <w:noProof/>
            <w:rPrChange w:id="15483" w:author="Tre" w:date="2012-11-19T09:07:00Z">
              <w:rPr>
                <w:rFonts w:ascii="Calibri" w:hAnsi="Calibri"/>
                <w:i/>
                <w:noProof/>
                <w:color w:val="0000FF"/>
                <w:sz w:val="20"/>
                <w:szCs w:val="20"/>
                <w:u w:val="single"/>
              </w:rPr>
            </w:rPrChange>
          </w:rPr>
          <w:t>Gun</w:t>
        </w:r>
        <w:r w:rsidRPr="00EE27B1">
          <w:rPr>
            <w:rFonts w:ascii="Calibri" w:hAnsi="Calibri"/>
            <w:i/>
            <w:rPrChange w:id="15484" w:author="Tre" w:date="2012-11-19T09:07:00Z">
              <w:rPr>
                <w:rFonts w:ascii="Calibri" w:hAnsi="Calibri"/>
                <w:i/>
                <w:color w:val="0000FF"/>
                <w:sz w:val="20"/>
                <w:szCs w:val="20"/>
                <w:u w:val="single"/>
              </w:rPr>
            </w:rPrChange>
          </w:rPr>
          <w:fldChar w:fldCharType="end"/>
        </w:r>
        <w:r w:rsidRPr="00EE27B1">
          <w:rPr>
            <w:rFonts w:ascii="Calibri" w:hAnsi="Calibri"/>
            <w:i/>
            <w:rPrChange w:id="15485" w:author="Tre" w:date="2012-11-19T09:07:00Z">
              <w:rPr>
                <w:rFonts w:ascii="Calibri" w:hAnsi="Calibri"/>
                <w:i/>
                <w:color w:val="0000FF"/>
                <w:sz w:val="20"/>
                <w:szCs w:val="20"/>
                <w:u w:val="single"/>
              </w:rPr>
            </w:rPrChange>
          </w:rPr>
          <w:t>), Rate (</w:t>
        </w:r>
        <w:r w:rsidRPr="00EE27B1">
          <w:rPr>
            <w:rFonts w:ascii="Calibri" w:hAnsi="Calibri"/>
            <w:i/>
            <w:rPrChange w:id="15486" w:author="Tre" w:date="2012-11-19T09:07:00Z">
              <w:rPr>
                <w:rFonts w:ascii="Calibri" w:hAnsi="Calibri"/>
                <w:i/>
                <w:color w:val="0000FF"/>
                <w:sz w:val="20"/>
                <w:szCs w:val="20"/>
                <w:u w:val="single"/>
              </w:rPr>
            </w:rPrChange>
          </w:rPr>
          <w:fldChar w:fldCharType="begin"/>
        </w:r>
        <w:r w:rsidRPr="00EE27B1">
          <w:rPr>
            <w:rFonts w:ascii="Calibri" w:hAnsi="Calibri"/>
            <w:i/>
            <w:rPrChange w:id="15487"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488" w:author="Tre" w:date="2012-11-19T09:07:00Z">
              <w:rPr>
                <w:rFonts w:ascii="Calibri" w:hAnsi="Calibri"/>
                <w:i/>
                <w:color w:val="0000FF"/>
                <w:sz w:val="20"/>
                <w:szCs w:val="20"/>
                <w:u w:val="single"/>
              </w:rPr>
            </w:rPrChange>
          </w:rPr>
          <w:fldChar w:fldCharType="separate"/>
        </w:r>
        <w:r w:rsidRPr="00EE27B1">
          <w:rPr>
            <w:rFonts w:ascii="Calibri" w:hAnsi="Calibri"/>
            <w:i/>
            <w:noProof/>
            <w:rPrChange w:id="15489" w:author="Tre" w:date="2012-11-19T09:07:00Z">
              <w:rPr>
                <w:rFonts w:ascii="Calibri" w:hAnsi="Calibri"/>
                <w:i/>
                <w:noProof/>
                <w:color w:val="0000FF"/>
                <w:sz w:val="20"/>
                <w:szCs w:val="20"/>
                <w:u w:val="single"/>
              </w:rPr>
            </w:rPrChange>
          </w:rPr>
          <w:t>Single Shot</w:t>
        </w:r>
        <w:r w:rsidRPr="00EE27B1">
          <w:rPr>
            <w:rFonts w:ascii="Calibri" w:hAnsi="Calibri"/>
            <w:i/>
            <w:rPrChange w:id="15490" w:author="Tre" w:date="2012-11-19T09:07:00Z">
              <w:rPr>
                <w:rFonts w:ascii="Calibri" w:hAnsi="Calibri"/>
                <w:i/>
                <w:color w:val="0000FF"/>
                <w:sz w:val="20"/>
                <w:szCs w:val="20"/>
                <w:u w:val="single"/>
              </w:rPr>
            </w:rPrChange>
          </w:rPr>
          <w:fldChar w:fldCharType="end"/>
        </w:r>
        <w:r w:rsidRPr="00EE27B1">
          <w:rPr>
            <w:rFonts w:ascii="Calibri" w:hAnsi="Calibri"/>
            <w:i/>
            <w:rPrChange w:id="15491" w:author="Tre" w:date="2012-11-19T09:07:00Z">
              <w:rPr>
                <w:rFonts w:ascii="Calibri" w:hAnsi="Calibri"/>
                <w:i/>
                <w:color w:val="0000FF"/>
                <w:sz w:val="20"/>
                <w:szCs w:val="20"/>
                <w:u w:val="single"/>
              </w:rPr>
            </w:rPrChange>
          </w:rPr>
          <w:t>), Ammo (</w:t>
        </w:r>
        <w:r w:rsidRPr="00EE27B1">
          <w:rPr>
            <w:rFonts w:ascii="Calibri" w:hAnsi="Calibri"/>
            <w:i/>
            <w:rPrChange w:id="15492" w:author="Tre" w:date="2012-11-19T09:07:00Z">
              <w:rPr>
                <w:rFonts w:ascii="Calibri" w:hAnsi="Calibri"/>
                <w:i/>
                <w:color w:val="0000FF"/>
                <w:sz w:val="20"/>
                <w:szCs w:val="20"/>
                <w:u w:val="single"/>
              </w:rPr>
            </w:rPrChange>
          </w:rPr>
          <w:fldChar w:fldCharType="begin"/>
        </w:r>
        <w:r w:rsidRPr="00EE27B1">
          <w:rPr>
            <w:rFonts w:ascii="Calibri" w:hAnsi="Calibri"/>
            <w:i/>
            <w:rPrChange w:id="15493"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494" w:author="Tre" w:date="2012-11-19T09:07:00Z">
              <w:rPr>
                <w:rFonts w:ascii="Calibri" w:hAnsi="Calibri"/>
                <w:i/>
                <w:color w:val="0000FF"/>
                <w:sz w:val="20"/>
                <w:szCs w:val="20"/>
                <w:u w:val="single"/>
              </w:rPr>
            </w:rPrChange>
          </w:rPr>
          <w:fldChar w:fldCharType="end"/>
        </w:r>
        <w:r w:rsidRPr="00EE27B1">
          <w:rPr>
            <w:rFonts w:ascii="Calibri" w:hAnsi="Calibri"/>
            <w:i/>
            <w:rPrChange w:id="15495" w:author="Tre" w:date="2012-11-19T09:07:00Z">
              <w:rPr>
                <w:rFonts w:ascii="Calibri" w:hAnsi="Calibri"/>
                <w:i/>
                <w:color w:val="0000FF"/>
                <w:sz w:val="20"/>
                <w:szCs w:val="20"/>
                <w:u w:val="single"/>
              </w:rPr>
            </w:rPrChange>
          </w:rPr>
          <w:t>)</w:t>
        </w:r>
        <w:del w:id="15496" w:author="Tre" w:date="2012-11-19T09:47:00Z">
          <w:r w:rsidRPr="00EE27B1">
            <w:rPr>
              <w:rFonts w:ascii="Calibri" w:hAnsi="Calibri"/>
              <w:i/>
              <w:rPrChange w:id="15497" w:author="Tre" w:date="2012-11-19T09:07:00Z">
                <w:rPr>
                  <w:rFonts w:ascii="Calibri" w:hAnsi="Calibri"/>
                  <w:i/>
                  <w:color w:val="0000FF"/>
                  <w:sz w:val="20"/>
                  <w:szCs w:val="20"/>
                  <w:u w:val="single"/>
                </w:rPr>
              </w:rPrChange>
            </w:rPr>
            <w:delText>, Range (</w:delText>
          </w:r>
          <w:r w:rsidRPr="00EE27B1" w:rsidDel="00FF4640">
            <w:rPr>
              <w:rFonts w:ascii="Calibri" w:hAnsi="Calibri"/>
              <w:i/>
              <w:rPrChange w:id="15498" w:author="Tre" w:date="2012-11-19T09:07:00Z">
                <w:rPr>
                  <w:rFonts w:ascii="Calibri" w:hAnsi="Calibri"/>
                  <w:i/>
                  <w:color w:val="0000FF"/>
                  <w:sz w:val="20"/>
                  <w:szCs w:val="20"/>
                  <w:u w:val="single"/>
                </w:rPr>
              </w:rPrChange>
            </w:rPr>
            <w:fldChar w:fldCharType="begin"/>
          </w:r>
          <w:r w:rsidRPr="00EE27B1">
            <w:rPr>
              <w:rFonts w:ascii="Calibri" w:hAnsi="Calibri"/>
              <w:i/>
              <w:rPrChange w:id="15499" w:author="Tre" w:date="2012-11-19T09:07:00Z">
                <w:rPr>
                  <w:rFonts w:ascii="Calibri" w:hAnsi="Calibri"/>
                  <w:i/>
                  <w:color w:val="0000FF"/>
                  <w:sz w:val="20"/>
                  <w:szCs w:val="20"/>
                  <w:u w:val="single"/>
                </w:rPr>
              </w:rPrChange>
            </w:rPr>
            <w:delInstrText xml:space="preserve"> MERGEFIELD Range </w:delInstrText>
          </w:r>
          <w:r w:rsidRPr="00EE27B1" w:rsidDel="00FF4640">
            <w:rPr>
              <w:rFonts w:ascii="Calibri" w:hAnsi="Calibri"/>
              <w:i/>
              <w:rPrChange w:id="15500" w:author="Tre" w:date="2012-11-19T09:07:00Z">
                <w:rPr>
                  <w:rFonts w:ascii="Calibri" w:hAnsi="Calibri"/>
                  <w:i/>
                  <w:color w:val="0000FF"/>
                  <w:sz w:val="20"/>
                  <w:szCs w:val="20"/>
                  <w:u w:val="single"/>
                </w:rPr>
              </w:rPrChange>
            </w:rPr>
            <w:fldChar w:fldCharType="end"/>
          </w:r>
          <w:r w:rsidRPr="00EE27B1">
            <w:rPr>
              <w:rFonts w:ascii="Calibri" w:hAnsi="Calibri"/>
              <w:i/>
              <w:rPrChange w:id="15501" w:author="Tre" w:date="2012-11-19T09:07:00Z">
                <w:rPr>
                  <w:rFonts w:ascii="Calibri" w:hAnsi="Calibri"/>
                  <w:i/>
                  <w:color w:val="0000FF"/>
                  <w:sz w:val="20"/>
                  <w:szCs w:val="20"/>
                  <w:u w:val="single"/>
                </w:rPr>
              </w:rPrChange>
            </w:rPr>
            <w:delText>), Vehicle Type (</w:delText>
          </w:r>
          <w:r w:rsidRPr="00EE27B1" w:rsidDel="00FF4640">
            <w:rPr>
              <w:rFonts w:ascii="Calibri" w:hAnsi="Calibri"/>
              <w:i/>
              <w:rPrChange w:id="15502" w:author="Tre" w:date="2012-11-19T09:07:00Z">
                <w:rPr>
                  <w:rFonts w:ascii="Calibri" w:hAnsi="Calibri"/>
                  <w:i/>
                  <w:color w:val="0000FF"/>
                  <w:sz w:val="20"/>
                  <w:szCs w:val="20"/>
                  <w:u w:val="single"/>
                </w:rPr>
              </w:rPrChange>
            </w:rPr>
            <w:fldChar w:fldCharType="begin"/>
          </w:r>
          <w:r w:rsidRPr="00EE27B1">
            <w:rPr>
              <w:rFonts w:ascii="Calibri" w:hAnsi="Calibri"/>
              <w:i/>
              <w:rPrChange w:id="15503" w:author="Tre" w:date="2012-11-19T09:07:00Z">
                <w:rPr>
                  <w:rFonts w:ascii="Calibri" w:hAnsi="Calibri"/>
                  <w:i/>
                  <w:color w:val="0000FF"/>
                  <w:sz w:val="20"/>
                  <w:szCs w:val="20"/>
                  <w:u w:val="single"/>
                </w:rPr>
              </w:rPrChange>
            </w:rPr>
            <w:delInstrText xml:space="preserve"> MERGEFIELD Vehicle_Type </w:delInstrText>
          </w:r>
          <w:r w:rsidRPr="00EE27B1" w:rsidDel="00FF4640">
            <w:rPr>
              <w:rFonts w:ascii="Calibri" w:hAnsi="Calibri"/>
              <w:i/>
              <w:rPrChange w:id="15504" w:author="Tre" w:date="2012-11-19T09:07:00Z">
                <w:rPr>
                  <w:rFonts w:ascii="Calibri" w:hAnsi="Calibri"/>
                  <w:i/>
                  <w:color w:val="0000FF"/>
                  <w:sz w:val="20"/>
                  <w:szCs w:val="20"/>
                  <w:u w:val="single"/>
                </w:rPr>
              </w:rPrChange>
            </w:rPr>
            <w:fldChar w:fldCharType="end"/>
          </w:r>
          <w:r w:rsidRPr="00EE27B1">
            <w:rPr>
              <w:rFonts w:ascii="Calibri" w:hAnsi="Calibri"/>
              <w:i/>
              <w:rPrChange w:id="15505" w:author="Tre" w:date="2012-11-19T09:07:00Z">
                <w:rPr>
                  <w:rFonts w:ascii="Calibri" w:hAnsi="Calibri"/>
                  <w:i/>
                  <w:color w:val="0000FF"/>
                  <w:sz w:val="20"/>
                  <w:szCs w:val="20"/>
                  <w:u w:val="single"/>
                </w:rPr>
              </w:rPrChange>
            </w:rPr>
            <w:delText>), Speed (</w:delText>
          </w:r>
          <w:r w:rsidRPr="00EE27B1" w:rsidDel="00FF4640">
            <w:rPr>
              <w:rFonts w:ascii="Calibri" w:hAnsi="Calibri"/>
              <w:i/>
              <w:rPrChange w:id="15506" w:author="Tre" w:date="2012-11-19T09:07:00Z">
                <w:rPr>
                  <w:rFonts w:ascii="Calibri" w:hAnsi="Calibri"/>
                  <w:i/>
                  <w:color w:val="0000FF"/>
                  <w:sz w:val="20"/>
                  <w:szCs w:val="20"/>
                  <w:u w:val="single"/>
                </w:rPr>
              </w:rPrChange>
            </w:rPr>
            <w:fldChar w:fldCharType="begin"/>
          </w:r>
          <w:r w:rsidRPr="00EE27B1">
            <w:rPr>
              <w:rFonts w:ascii="Calibri" w:hAnsi="Calibri"/>
              <w:i/>
              <w:rPrChange w:id="15507" w:author="Tre" w:date="2012-11-19T09:07:00Z">
                <w:rPr>
                  <w:rFonts w:ascii="Calibri" w:hAnsi="Calibri"/>
                  <w:i/>
                  <w:color w:val="0000FF"/>
                  <w:sz w:val="20"/>
                  <w:szCs w:val="20"/>
                  <w:u w:val="single"/>
                </w:rPr>
              </w:rPrChange>
            </w:rPr>
            <w:delInstrText xml:space="preserve"> MERGEFIELD Speed </w:delInstrText>
          </w:r>
          <w:r w:rsidRPr="00EE27B1" w:rsidDel="00FF4640">
            <w:rPr>
              <w:rFonts w:ascii="Calibri" w:hAnsi="Calibri"/>
              <w:i/>
              <w:rPrChange w:id="15508" w:author="Tre" w:date="2012-11-19T09:07:00Z">
                <w:rPr>
                  <w:rFonts w:ascii="Calibri" w:hAnsi="Calibri"/>
                  <w:i/>
                  <w:color w:val="0000FF"/>
                  <w:sz w:val="20"/>
                  <w:szCs w:val="20"/>
                  <w:u w:val="single"/>
                </w:rPr>
              </w:rPrChange>
            </w:rPr>
            <w:fldChar w:fldCharType="end"/>
          </w:r>
          <w:r w:rsidRPr="00EE27B1">
            <w:rPr>
              <w:rFonts w:ascii="Calibri" w:hAnsi="Calibri"/>
              <w:i/>
              <w:rPrChange w:id="15509" w:author="Tre" w:date="2012-11-19T09:07:00Z">
                <w:rPr>
                  <w:rFonts w:ascii="Calibri" w:hAnsi="Calibri"/>
                  <w:i/>
                  <w:color w:val="0000FF"/>
                  <w:sz w:val="20"/>
                  <w:szCs w:val="20"/>
                  <w:u w:val="single"/>
                </w:rPr>
              </w:rPrChange>
            </w:rPr>
            <w:delText>), Agility (</w:delText>
          </w:r>
          <w:r w:rsidRPr="00EE27B1" w:rsidDel="00FF4640">
            <w:rPr>
              <w:rFonts w:ascii="Calibri" w:hAnsi="Calibri"/>
              <w:i/>
              <w:rPrChange w:id="15510" w:author="Tre" w:date="2012-11-19T09:07:00Z">
                <w:rPr>
                  <w:rFonts w:ascii="Calibri" w:hAnsi="Calibri"/>
                  <w:i/>
                  <w:color w:val="0000FF"/>
                  <w:sz w:val="20"/>
                  <w:szCs w:val="20"/>
                  <w:u w:val="single"/>
                </w:rPr>
              </w:rPrChange>
            </w:rPr>
            <w:fldChar w:fldCharType="begin"/>
          </w:r>
          <w:r w:rsidRPr="00EE27B1">
            <w:rPr>
              <w:rFonts w:ascii="Calibri" w:hAnsi="Calibri"/>
              <w:i/>
              <w:rPrChange w:id="15511" w:author="Tre" w:date="2012-11-19T09:07:00Z">
                <w:rPr>
                  <w:rFonts w:ascii="Calibri" w:hAnsi="Calibri"/>
                  <w:i/>
                  <w:color w:val="0000FF"/>
                  <w:sz w:val="20"/>
                  <w:szCs w:val="20"/>
                  <w:u w:val="single"/>
                </w:rPr>
              </w:rPrChange>
            </w:rPr>
            <w:delInstrText xml:space="preserve"> MERGEFIELD Agility </w:delInstrText>
          </w:r>
          <w:r w:rsidRPr="00EE27B1" w:rsidDel="00FF4640">
            <w:rPr>
              <w:rFonts w:ascii="Calibri" w:hAnsi="Calibri"/>
              <w:i/>
              <w:rPrChange w:id="15512" w:author="Tre" w:date="2012-11-19T09:07:00Z">
                <w:rPr>
                  <w:rFonts w:ascii="Calibri" w:hAnsi="Calibri"/>
                  <w:i/>
                  <w:color w:val="0000FF"/>
                  <w:sz w:val="20"/>
                  <w:szCs w:val="20"/>
                  <w:u w:val="single"/>
                </w:rPr>
              </w:rPrChange>
            </w:rPr>
            <w:fldChar w:fldCharType="end"/>
          </w:r>
          <w:r w:rsidRPr="00EE27B1">
            <w:rPr>
              <w:rFonts w:ascii="Calibri" w:hAnsi="Calibri"/>
              <w:i/>
              <w:rPrChange w:id="15513" w:author="Tre" w:date="2012-11-19T09:07:00Z">
                <w:rPr>
                  <w:rFonts w:ascii="Calibri" w:hAnsi="Calibri"/>
                  <w:i/>
                  <w:color w:val="0000FF"/>
                  <w:sz w:val="20"/>
                  <w:szCs w:val="20"/>
                  <w:u w:val="single"/>
                </w:rPr>
              </w:rPrChange>
            </w:rPr>
            <w:delText>), Fuel (</w:delText>
          </w:r>
          <w:r w:rsidRPr="00EE27B1" w:rsidDel="00FF4640">
            <w:rPr>
              <w:rFonts w:ascii="Calibri" w:hAnsi="Calibri"/>
              <w:i/>
              <w:rPrChange w:id="15514" w:author="Tre" w:date="2012-11-19T09:07:00Z">
                <w:rPr>
                  <w:rFonts w:ascii="Calibri" w:hAnsi="Calibri"/>
                  <w:i/>
                  <w:color w:val="0000FF"/>
                  <w:sz w:val="20"/>
                  <w:szCs w:val="20"/>
                  <w:u w:val="single"/>
                </w:rPr>
              </w:rPrChange>
            </w:rPr>
            <w:fldChar w:fldCharType="begin"/>
          </w:r>
          <w:r w:rsidRPr="00EE27B1">
            <w:rPr>
              <w:rFonts w:ascii="Calibri" w:hAnsi="Calibri"/>
              <w:i/>
              <w:rPrChange w:id="15515" w:author="Tre" w:date="2012-11-19T09:07:00Z">
                <w:rPr>
                  <w:rFonts w:ascii="Calibri" w:hAnsi="Calibri"/>
                  <w:i/>
                  <w:color w:val="0000FF"/>
                  <w:sz w:val="20"/>
                  <w:szCs w:val="20"/>
                  <w:u w:val="single"/>
                </w:rPr>
              </w:rPrChange>
            </w:rPr>
            <w:delInstrText xml:space="preserve"> MERGEFIELD Fuel </w:delInstrText>
          </w:r>
          <w:r w:rsidRPr="00EE27B1" w:rsidDel="00FF4640">
            <w:rPr>
              <w:rFonts w:ascii="Calibri" w:hAnsi="Calibri"/>
              <w:i/>
              <w:rPrChange w:id="15516" w:author="Tre" w:date="2012-11-19T09:07:00Z">
                <w:rPr>
                  <w:rFonts w:ascii="Calibri" w:hAnsi="Calibri"/>
                  <w:i/>
                  <w:color w:val="0000FF"/>
                  <w:sz w:val="20"/>
                  <w:szCs w:val="20"/>
                  <w:u w:val="single"/>
                </w:rPr>
              </w:rPrChange>
            </w:rPr>
            <w:fldChar w:fldCharType="end"/>
          </w:r>
          <w:r w:rsidRPr="00EE27B1">
            <w:rPr>
              <w:rFonts w:ascii="Calibri" w:hAnsi="Calibri"/>
              <w:i/>
              <w:rPrChange w:id="15517" w:author="Tre" w:date="2012-11-19T09:07:00Z">
                <w:rPr>
                  <w:rFonts w:ascii="Calibri" w:hAnsi="Calibri"/>
                  <w:i/>
                  <w:color w:val="0000FF"/>
                  <w:sz w:val="20"/>
                  <w:szCs w:val="20"/>
                  <w:u w:val="single"/>
                </w:rPr>
              </w:rPrChange>
            </w:rPr>
            <w:delText>)</w:delText>
          </w:r>
        </w:del>
        <w:r w:rsidRPr="00EE27B1">
          <w:rPr>
            <w:rFonts w:ascii="Calibri" w:hAnsi="Calibri"/>
            <w:i/>
            <w:rPrChange w:id="15518" w:author="Tre" w:date="2012-11-19T09:07:00Z">
              <w:rPr>
                <w:rFonts w:ascii="Calibri" w:hAnsi="Calibri"/>
                <w:i/>
                <w:color w:val="0000FF"/>
                <w:sz w:val="20"/>
                <w:szCs w:val="20"/>
                <w:u w:val="single"/>
              </w:rPr>
            </w:rPrChange>
          </w:rPr>
          <w:t>]</w:t>
        </w:r>
      </w:ins>
    </w:p>
    <w:p w:rsidR="00702889" w:rsidRPr="000B0456" w:rsidRDefault="00EE27B1" w:rsidP="00702889">
      <w:pPr>
        <w:jc w:val="both"/>
        <w:rPr>
          <w:ins w:id="15519" w:author="frontdesk" w:date="2012-11-16T12:58:00Z"/>
          <w:rFonts w:ascii="Calibri" w:hAnsi="Calibri"/>
          <w:rPrChange w:id="15520" w:author="Tre" w:date="2012-11-19T09:07:00Z">
            <w:rPr>
              <w:ins w:id="15521" w:author="frontdesk" w:date="2012-11-16T12:58:00Z"/>
              <w:rFonts w:ascii="Calibri" w:hAnsi="Calibri"/>
              <w:sz w:val="20"/>
              <w:szCs w:val="20"/>
            </w:rPr>
          </w:rPrChange>
        </w:rPr>
      </w:pPr>
      <w:ins w:id="15522" w:author="frontdesk" w:date="2012-11-16T12:58:00Z">
        <w:r w:rsidRPr="00EE27B1">
          <w:rPr>
            <w:rFonts w:ascii="Calibri" w:hAnsi="Calibri"/>
            <w:rPrChange w:id="15523" w:author="Tre" w:date="2012-11-19T09:07:00Z">
              <w:rPr>
                <w:rFonts w:ascii="Calibri" w:hAnsi="Calibri"/>
                <w:color w:val="0000FF"/>
                <w:sz w:val="20"/>
                <w:szCs w:val="20"/>
                <w:u w:val="single"/>
              </w:rPr>
            </w:rPrChange>
          </w:rPr>
          <w:fldChar w:fldCharType="begin"/>
        </w:r>
        <w:r w:rsidRPr="00EE27B1">
          <w:rPr>
            <w:rFonts w:ascii="Calibri" w:hAnsi="Calibri"/>
            <w:rPrChange w:id="1552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525" w:author="Tre" w:date="2012-11-19T09:07:00Z">
              <w:rPr>
                <w:rFonts w:ascii="Calibri" w:hAnsi="Calibri"/>
                <w:color w:val="0000FF"/>
                <w:sz w:val="20"/>
                <w:szCs w:val="20"/>
                <w:u w:val="single"/>
              </w:rPr>
            </w:rPrChange>
          </w:rPr>
          <w:fldChar w:fldCharType="separate"/>
        </w:r>
        <w:r w:rsidRPr="00EE27B1">
          <w:rPr>
            <w:rFonts w:ascii="Calibri" w:hAnsi="Calibri"/>
            <w:noProof/>
            <w:rPrChange w:id="15526" w:author="Tre" w:date="2012-11-19T09:07:00Z">
              <w:rPr>
                <w:rFonts w:ascii="Calibri" w:hAnsi="Calibri"/>
                <w:noProof/>
                <w:color w:val="0000FF"/>
                <w:sz w:val="20"/>
                <w:szCs w:val="20"/>
                <w:u w:val="single"/>
              </w:rPr>
            </w:rPrChange>
          </w:rPr>
          <w:t>The M72 LAW (Light Anti-Armor Weapon) fires an unguided 66-mm round. These are highly portable anti-armor weapons.</w:t>
        </w:r>
        <w:r w:rsidRPr="00EE27B1">
          <w:rPr>
            <w:rFonts w:ascii="Calibri" w:hAnsi="Calibri"/>
            <w:rPrChange w:id="15527" w:author="Tre" w:date="2012-11-19T09:07:00Z">
              <w:rPr>
                <w:rFonts w:ascii="Calibri" w:hAnsi="Calibri"/>
                <w:color w:val="0000FF"/>
                <w:sz w:val="20"/>
                <w:szCs w:val="20"/>
                <w:u w:val="single"/>
              </w:rPr>
            </w:rPrChange>
          </w:rPr>
          <w:fldChar w:fldCharType="end"/>
        </w:r>
        <w:r w:rsidRPr="00EE27B1">
          <w:rPr>
            <w:rFonts w:ascii="Calibri" w:hAnsi="Calibri"/>
            <w:rPrChange w:id="15528" w:author="Tre" w:date="2012-11-19T09:07:00Z">
              <w:rPr>
                <w:rFonts w:ascii="Calibri" w:hAnsi="Calibri"/>
                <w:color w:val="0000FF"/>
                <w:sz w:val="20"/>
                <w:szCs w:val="20"/>
                <w:u w:val="single"/>
              </w:rPr>
            </w:rPrChange>
          </w:rPr>
          <w:fldChar w:fldCharType="begin"/>
        </w:r>
        <w:r w:rsidRPr="00EE27B1">
          <w:rPr>
            <w:rFonts w:ascii="Calibri" w:hAnsi="Calibri"/>
            <w:rPrChange w:id="1552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530"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531" w:author="frontdesk" w:date="2012-11-16T12:58:00Z"/>
        </w:rPr>
      </w:pPr>
    </w:p>
    <w:p w:rsidR="00702889" w:rsidRPr="000B0456" w:rsidRDefault="00EE27B1" w:rsidP="00702889">
      <w:pPr>
        <w:jc w:val="both"/>
        <w:rPr>
          <w:ins w:id="15532" w:author="frontdesk" w:date="2012-11-16T12:58:00Z"/>
          <w:rFonts w:ascii="Calibri" w:hAnsi="Calibri"/>
          <w:b/>
          <w:rPrChange w:id="15533" w:author="Tre" w:date="2012-11-19T09:07:00Z">
            <w:rPr>
              <w:ins w:id="15534" w:author="frontdesk" w:date="2012-11-16T12:58:00Z"/>
              <w:rFonts w:ascii="Calibri" w:hAnsi="Calibri"/>
              <w:b/>
              <w:sz w:val="20"/>
              <w:szCs w:val="20"/>
            </w:rPr>
          </w:rPrChange>
        </w:rPr>
      </w:pPr>
      <w:ins w:id="15535" w:author="frontdesk" w:date="2012-11-16T12:58:00Z">
        <w:r w:rsidRPr="00EE27B1">
          <w:rPr>
            <w:rFonts w:ascii="Calibri" w:hAnsi="Calibri"/>
            <w:b/>
            <w:rPrChange w:id="15536" w:author="Tre" w:date="2012-11-19T09:07:00Z">
              <w:rPr>
                <w:rFonts w:ascii="Calibri" w:hAnsi="Calibri"/>
                <w:b/>
                <w:color w:val="0000FF"/>
                <w:sz w:val="20"/>
                <w:szCs w:val="20"/>
                <w:u w:val="single"/>
              </w:rPr>
            </w:rPrChange>
          </w:rPr>
          <w:fldChar w:fldCharType="begin"/>
        </w:r>
        <w:r w:rsidRPr="00EE27B1">
          <w:rPr>
            <w:rFonts w:ascii="Calibri" w:hAnsi="Calibri"/>
            <w:b/>
            <w:rPrChange w:id="1553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538" w:author="Tre" w:date="2012-11-19T09:07:00Z">
              <w:rPr>
                <w:rFonts w:ascii="Calibri" w:hAnsi="Calibri"/>
                <w:b/>
                <w:color w:val="0000FF"/>
                <w:sz w:val="20"/>
                <w:szCs w:val="20"/>
                <w:u w:val="single"/>
              </w:rPr>
            </w:rPrChange>
          </w:rPr>
          <w:fldChar w:fldCharType="separate"/>
        </w:r>
        <w:r w:rsidRPr="00EE27B1">
          <w:rPr>
            <w:rFonts w:ascii="Calibri" w:hAnsi="Calibri"/>
            <w:b/>
            <w:noProof/>
            <w:rPrChange w:id="15539" w:author="Tre" w:date="2012-11-19T09:07:00Z">
              <w:rPr>
                <w:rFonts w:ascii="Calibri" w:hAnsi="Calibri"/>
                <w:b/>
                <w:noProof/>
                <w:color w:val="0000FF"/>
                <w:sz w:val="20"/>
                <w:szCs w:val="20"/>
                <w:u w:val="single"/>
              </w:rPr>
            </w:rPrChange>
          </w:rPr>
          <w:t>APS Machine Pistol</w:t>
        </w:r>
        <w:r w:rsidRPr="00EE27B1">
          <w:rPr>
            <w:rFonts w:ascii="Calibri" w:hAnsi="Calibri"/>
            <w:b/>
            <w:rPrChange w:id="15540"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541" w:author="frontdesk" w:date="2012-11-16T12:58:00Z"/>
          <w:rFonts w:ascii="Calibri" w:hAnsi="Calibri"/>
          <w:i/>
          <w:rPrChange w:id="15542" w:author="Tre" w:date="2012-11-19T09:07:00Z">
            <w:rPr>
              <w:ins w:id="15543" w:author="frontdesk" w:date="2012-11-16T12:58:00Z"/>
              <w:rFonts w:ascii="Calibri" w:hAnsi="Calibri"/>
              <w:i/>
              <w:sz w:val="20"/>
              <w:szCs w:val="20"/>
            </w:rPr>
          </w:rPrChange>
        </w:rPr>
      </w:pPr>
      <w:ins w:id="15544" w:author="frontdesk" w:date="2012-11-16T12:58:00Z">
        <w:r w:rsidRPr="00EE27B1">
          <w:rPr>
            <w:rFonts w:ascii="Calibri" w:hAnsi="Calibri"/>
            <w:i/>
            <w:rPrChange w:id="15545" w:author="Tre" w:date="2012-11-19T09:07:00Z">
              <w:rPr>
                <w:rFonts w:ascii="Calibri" w:hAnsi="Calibri"/>
                <w:i/>
                <w:color w:val="0000FF"/>
                <w:sz w:val="20"/>
                <w:szCs w:val="20"/>
                <w:u w:val="single"/>
              </w:rPr>
            </w:rPrChange>
          </w:rPr>
          <w:t>[Damage (</w:t>
        </w:r>
        <w:r w:rsidRPr="00EE27B1">
          <w:rPr>
            <w:rFonts w:ascii="Calibri" w:hAnsi="Calibri"/>
            <w:i/>
            <w:rPrChange w:id="15546" w:author="Tre" w:date="2012-11-19T09:07:00Z">
              <w:rPr>
                <w:rFonts w:ascii="Calibri" w:hAnsi="Calibri"/>
                <w:i/>
                <w:color w:val="0000FF"/>
                <w:sz w:val="20"/>
                <w:szCs w:val="20"/>
                <w:u w:val="single"/>
              </w:rPr>
            </w:rPrChange>
          </w:rPr>
          <w:fldChar w:fldCharType="begin"/>
        </w:r>
        <w:r w:rsidRPr="00EE27B1">
          <w:rPr>
            <w:rFonts w:ascii="Calibri" w:hAnsi="Calibri"/>
            <w:i/>
            <w:rPrChange w:id="15547"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548" w:author="Tre" w:date="2012-11-19T09:07:00Z">
              <w:rPr>
                <w:rFonts w:ascii="Calibri" w:hAnsi="Calibri"/>
                <w:i/>
                <w:color w:val="0000FF"/>
                <w:sz w:val="20"/>
                <w:szCs w:val="20"/>
                <w:u w:val="single"/>
              </w:rPr>
            </w:rPrChange>
          </w:rPr>
          <w:fldChar w:fldCharType="separate"/>
        </w:r>
        <w:r w:rsidRPr="00EE27B1">
          <w:rPr>
            <w:rFonts w:ascii="Calibri" w:hAnsi="Calibri"/>
            <w:i/>
            <w:noProof/>
            <w:rPrChange w:id="15549" w:author="Tre" w:date="2012-11-19T09:07:00Z">
              <w:rPr>
                <w:rFonts w:ascii="Calibri" w:hAnsi="Calibri"/>
                <w:i/>
                <w:noProof/>
                <w:color w:val="0000FF"/>
                <w:sz w:val="20"/>
                <w:szCs w:val="20"/>
                <w:u w:val="single"/>
              </w:rPr>
            </w:rPrChange>
          </w:rPr>
          <w:t>3</w:t>
        </w:r>
        <w:r w:rsidRPr="00EE27B1">
          <w:rPr>
            <w:rFonts w:ascii="Calibri" w:hAnsi="Calibri"/>
            <w:i/>
            <w:rPrChange w:id="15550" w:author="Tre" w:date="2012-11-19T09:07:00Z">
              <w:rPr>
                <w:rFonts w:ascii="Calibri" w:hAnsi="Calibri"/>
                <w:i/>
                <w:color w:val="0000FF"/>
                <w:sz w:val="20"/>
                <w:szCs w:val="20"/>
                <w:u w:val="single"/>
              </w:rPr>
            </w:rPrChange>
          </w:rPr>
          <w:fldChar w:fldCharType="end"/>
        </w:r>
        <w:r w:rsidRPr="00EE27B1">
          <w:rPr>
            <w:rFonts w:ascii="Calibri" w:hAnsi="Calibri"/>
            <w:i/>
            <w:rPrChange w:id="15551" w:author="Tre" w:date="2012-11-19T09:07:00Z">
              <w:rPr>
                <w:rFonts w:ascii="Calibri" w:hAnsi="Calibri"/>
                <w:i/>
                <w:color w:val="0000FF"/>
                <w:sz w:val="20"/>
                <w:szCs w:val="20"/>
                <w:u w:val="single"/>
              </w:rPr>
            </w:rPrChange>
          </w:rPr>
          <w:t>), Type (</w:t>
        </w:r>
        <w:r w:rsidRPr="00EE27B1">
          <w:rPr>
            <w:rFonts w:ascii="Calibri" w:hAnsi="Calibri"/>
            <w:i/>
            <w:rPrChange w:id="15552" w:author="Tre" w:date="2012-11-19T09:07:00Z">
              <w:rPr>
                <w:rFonts w:ascii="Calibri" w:hAnsi="Calibri"/>
                <w:i/>
                <w:color w:val="0000FF"/>
                <w:sz w:val="20"/>
                <w:szCs w:val="20"/>
                <w:u w:val="single"/>
              </w:rPr>
            </w:rPrChange>
          </w:rPr>
          <w:fldChar w:fldCharType="begin"/>
        </w:r>
        <w:r w:rsidRPr="00EE27B1">
          <w:rPr>
            <w:rFonts w:ascii="Calibri" w:hAnsi="Calibri"/>
            <w:i/>
            <w:rPrChange w:id="15553"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554" w:author="Tre" w:date="2012-11-19T09:07:00Z">
              <w:rPr>
                <w:rFonts w:ascii="Calibri" w:hAnsi="Calibri"/>
                <w:i/>
                <w:color w:val="0000FF"/>
                <w:sz w:val="20"/>
                <w:szCs w:val="20"/>
                <w:u w:val="single"/>
              </w:rPr>
            </w:rPrChange>
          </w:rPr>
          <w:fldChar w:fldCharType="separate"/>
        </w:r>
        <w:r w:rsidRPr="00EE27B1">
          <w:rPr>
            <w:rFonts w:ascii="Calibri" w:hAnsi="Calibri"/>
            <w:i/>
            <w:noProof/>
            <w:rPrChange w:id="15555" w:author="Tre" w:date="2012-11-19T09:07:00Z">
              <w:rPr>
                <w:rFonts w:ascii="Calibri" w:hAnsi="Calibri"/>
                <w:i/>
                <w:noProof/>
                <w:color w:val="0000FF"/>
                <w:sz w:val="20"/>
                <w:szCs w:val="20"/>
                <w:u w:val="single"/>
              </w:rPr>
            </w:rPrChange>
          </w:rPr>
          <w:t>Gun</w:t>
        </w:r>
        <w:r w:rsidRPr="00EE27B1">
          <w:rPr>
            <w:rFonts w:ascii="Calibri" w:hAnsi="Calibri"/>
            <w:i/>
            <w:rPrChange w:id="15556" w:author="Tre" w:date="2012-11-19T09:07:00Z">
              <w:rPr>
                <w:rFonts w:ascii="Calibri" w:hAnsi="Calibri"/>
                <w:i/>
                <w:color w:val="0000FF"/>
                <w:sz w:val="20"/>
                <w:szCs w:val="20"/>
                <w:u w:val="single"/>
              </w:rPr>
            </w:rPrChange>
          </w:rPr>
          <w:fldChar w:fldCharType="end"/>
        </w:r>
        <w:r w:rsidRPr="00EE27B1">
          <w:rPr>
            <w:rFonts w:ascii="Calibri" w:hAnsi="Calibri"/>
            <w:i/>
            <w:rPrChange w:id="15557" w:author="Tre" w:date="2012-11-19T09:07:00Z">
              <w:rPr>
                <w:rFonts w:ascii="Calibri" w:hAnsi="Calibri"/>
                <w:i/>
                <w:color w:val="0000FF"/>
                <w:sz w:val="20"/>
                <w:szCs w:val="20"/>
                <w:u w:val="single"/>
              </w:rPr>
            </w:rPrChange>
          </w:rPr>
          <w:t>), Rate (</w:t>
        </w:r>
        <w:r w:rsidRPr="00EE27B1">
          <w:rPr>
            <w:rFonts w:ascii="Calibri" w:hAnsi="Calibri"/>
            <w:i/>
            <w:rPrChange w:id="15558" w:author="Tre" w:date="2012-11-19T09:07:00Z">
              <w:rPr>
                <w:rFonts w:ascii="Calibri" w:hAnsi="Calibri"/>
                <w:i/>
                <w:color w:val="0000FF"/>
                <w:sz w:val="20"/>
                <w:szCs w:val="20"/>
                <w:u w:val="single"/>
              </w:rPr>
            </w:rPrChange>
          </w:rPr>
          <w:fldChar w:fldCharType="begin"/>
        </w:r>
        <w:r w:rsidRPr="00EE27B1">
          <w:rPr>
            <w:rFonts w:ascii="Calibri" w:hAnsi="Calibri"/>
            <w:i/>
            <w:rPrChange w:id="15559"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560" w:author="Tre" w:date="2012-11-19T09:07:00Z">
              <w:rPr>
                <w:rFonts w:ascii="Calibri" w:hAnsi="Calibri"/>
                <w:i/>
                <w:color w:val="0000FF"/>
                <w:sz w:val="20"/>
                <w:szCs w:val="20"/>
                <w:u w:val="single"/>
              </w:rPr>
            </w:rPrChange>
          </w:rPr>
          <w:fldChar w:fldCharType="separate"/>
        </w:r>
        <w:r w:rsidRPr="00EE27B1">
          <w:rPr>
            <w:rFonts w:ascii="Calibri" w:hAnsi="Calibri"/>
            <w:i/>
            <w:noProof/>
            <w:rPrChange w:id="15561" w:author="Tre" w:date="2012-11-19T09:07:00Z">
              <w:rPr>
                <w:rFonts w:ascii="Calibri" w:hAnsi="Calibri"/>
                <w:i/>
                <w:noProof/>
                <w:color w:val="0000FF"/>
                <w:sz w:val="20"/>
                <w:szCs w:val="20"/>
                <w:u w:val="single"/>
              </w:rPr>
            </w:rPrChange>
          </w:rPr>
          <w:t>Semi Auto/Full Auto</w:t>
        </w:r>
        <w:r w:rsidRPr="00EE27B1">
          <w:rPr>
            <w:rFonts w:ascii="Calibri" w:hAnsi="Calibri"/>
            <w:i/>
            <w:rPrChange w:id="15562" w:author="Tre" w:date="2012-11-19T09:07:00Z">
              <w:rPr>
                <w:rFonts w:ascii="Calibri" w:hAnsi="Calibri"/>
                <w:i/>
                <w:color w:val="0000FF"/>
                <w:sz w:val="20"/>
                <w:szCs w:val="20"/>
                <w:u w:val="single"/>
              </w:rPr>
            </w:rPrChange>
          </w:rPr>
          <w:fldChar w:fldCharType="end"/>
        </w:r>
        <w:r w:rsidRPr="00EE27B1">
          <w:rPr>
            <w:rFonts w:ascii="Calibri" w:hAnsi="Calibri"/>
            <w:i/>
            <w:rPrChange w:id="15563" w:author="Tre" w:date="2012-11-19T09:07:00Z">
              <w:rPr>
                <w:rFonts w:ascii="Calibri" w:hAnsi="Calibri"/>
                <w:i/>
                <w:color w:val="0000FF"/>
                <w:sz w:val="20"/>
                <w:szCs w:val="20"/>
                <w:u w:val="single"/>
              </w:rPr>
            </w:rPrChange>
          </w:rPr>
          <w:t>), Ammo (</w:t>
        </w:r>
        <w:r w:rsidRPr="00EE27B1">
          <w:rPr>
            <w:rFonts w:ascii="Calibri" w:hAnsi="Calibri"/>
            <w:i/>
            <w:rPrChange w:id="15564" w:author="Tre" w:date="2012-11-19T09:07:00Z">
              <w:rPr>
                <w:rFonts w:ascii="Calibri" w:hAnsi="Calibri"/>
                <w:i/>
                <w:color w:val="0000FF"/>
                <w:sz w:val="20"/>
                <w:szCs w:val="20"/>
                <w:u w:val="single"/>
              </w:rPr>
            </w:rPrChange>
          </w:rPr>
          <w:fldChar w:fldCharType="begin"/>
        </w:r>
        <w:r w:rsidRPr="00EE27B1">
          <w:rPr>
            <w:rFonts w:ascii="Calibri" w:hAnsi="Calibri"/>
            <w:i/>
            <w:rPrChange w:id="15565"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566" w:author="Tre" w:date="2012-11-19T09:07:00Z">
              <w:rPr>
                <w:rFonts w:ascii="Calibri" w:hAnsi="Calibri"/>
                <w:i/>
                <w:color w:val="0000FF"/>
                <w:sz w:val="20"/>
                <w:szCs w:val="20"/>
                <w:u w:val="single"/>
              </w:rPr>
            </w:rPrChange>
          </w:rPr>
          <w:fldChar w:fldCharType="separate"/>
        </w:r>
        <w:r w:rsidRPr="00EE27B1">
          <w:rPr>
            <w:rFonts w:ascii="Calibri" w:hAnsi="Calibri"/>
            <w:i/>
            <w:noProof/>
            <w:rPrChange w:id="15567" w:author="Tre" w:date="2012-11-19T09:07:00Z">
              <w:rPr>
                <w:rFonts w:ascii="Calibri" w:hAnsi="Calibri"/>
                <w:i/>
                <w:noProof/>
                <w:color w:val="0000FF"/>
                <w:sz w:val="20"/>
                <w:szCs w:val="20"/>
                <w:u w:val="single"/>
              </w:rPr>
            </w:rPrChange>
          </w:rPr>
          <w:t>magazine (20)</w:t>
        </w:r>
        <w:r w:rsidRPr="00EE27B1">
          <w:rPr>
            <w:rFonts w:ascii="Calibri" w:hAnsi="Calibri"/>
            <w:i/>
            <w:rPrChange w:id="15568" w:author="Tre" w:date="2012-11-19T09:07:00Z">
              <w:rPr>
                <w:rFonts w:ascii="Calibri" w:hAnsi="Calibri"/>
                <w:i/>
                <w:color w:val="0000FF"/>
                <w:sz w:val="20"/>
                <w:szCs w:val="20"/>
                <w:u w:val="single"/>
              </w:rPr>
            </w:rPrChange>
          </w:rPr>
          <w:fldChar w:fldCharType="end"/>
        </w:r>
        <w:r w:rsidRPr="00EE27B1">
          <w:rPr>
            <w:rFonts w:ascii="Calibri" w:hAnsi="Calibri"/>
            <w:i/>
            <w:rPrChange w:id="15569" w:author="Tre" w:date="2012-11-19T09:07:00Z">
              <w:rPr>
                <w:rFonts w:ascii="Calibri" w:hAnsi="Calibri"/>
                <w:i/>
                <w:color w:val="0000FF"/>
                <w:sz w:val="20"/>
                <w:szCs w:val="20"/>
                <w:u w:val="single"/>
              </w:rPr>
            </w:rPrChange>
          </w:rPr>
          <w:t>)</w:t>
        </w:r>
        <w:del w:id="15570" w:author="Tre" w:date="2012-11-19T09:47:00Z">
          <w:r w:rsidRPr="00EE27B1">
            <w:rPr>
              <w:rFonts w:ascii="Calibri" w:hAnsi="Calibri"/>
              <w:i/>
              <w:rPrChange w:id="15571" w:author="Tre" w:date="2012-11-19T09:07:00Z">
                <w:rPr>
                  <w:rFonts w:ascii="Calibri" w:hAnsi="Calibri"/>
                  <w:i/>
                  <w:color w:val="0000FF"/>
                  <w:sz w:val="20"/>
                  <w:szCs w:val="20"/>
                  <w:u w:val="single"/>
                </w:rPr>
              </w:rPrChange>
            </w:rPr>
            <w:delText>, Range (</w:delText>
          </w:r>
          <w:r w:rsidRPr="00EE27B1" w:rsidDel="00FF4640">
            <w:rPr>
              <w:rFonts w:ascii="Calibri" w:hAnsi="Calibri"/>
              <w:i/>
              <w:rPrChange w:id="15572" w:author="Tre" w:date="2012-11-19T09:07:00Z">
                <w:rPr>
                  <w:rFonts w:ascii="Calibri" w:hAnsi="Calibri"/>
                  <w:i/>
                  <w:color w:val="0000FF"/>
                  <w:sz w:val="20"/>
                  <w:szCs w:val="20"/>
                  <w:u w:val="single"/>
                </w:rPr>
              </w:rPrChange>
            </w:rPr>
            <w:fldChar w:fldCharType="begin"/>
          </w:r>
          <w:r w:rsidRPr="00EE27B1">
            <w:rPr>
              <w:rFonts w:ascii="Calibri" w:hAnsi="Calibri"/>
              <w:i/>
              <w:rPrChange w:id="15573" w:author="Tre" w:date="2012-11-19T09:07:00Z">
                <w:rPr>
                  <w:rFonts w:ascii="Calibri" w:hAnsi="Calibri"/>
                  <w:i/>
                  <w:color w:val="0000FF"/>
                  <w:sz w:val="20"/>
                  <w:szCs w:val="20"/>
                  <w:u w:val="single"/>
                </w:rPr>
              </w:rPrChange>
            </w:rPr>
            <w:delInstrText xml:space="preserve"> MERGEFIELD Range </w:delInstrText>
          </w:r>
          <w:r w:rsidRPr="00EE27B1" w:rsidDel="00FF4640">
            <w:rPr>
              <w:rFonts w:ascii="Calibri" w:hAnsi="Calibri"/>
              <w:i/>
              <w:rPrChange w:id="15574" w:author="Tre" w:date="2012-11-19T09:07:00Z">
                <w:rPr>
                  <w:rFonts w:ascii="Calibri" w:hAnsi="Calibri"/>
                  <w:i/>
                  <w:color w:val="0000FF"/>
                  <w:sz w:val="20"/>
                  <w:szCs w:val="20"/>
                  <w:u w:val="single"/>
                </w:rPr>
              </w:rPrChange>
            </w:rPr>
            <w:fldChar w:fldCharType="end"/>
          </w:r>
          <w:r w:rsidRPr="00EE27B1">
            <w:rPr>
              <w:rFonts w:ascii="Calibri" w:hAnsi="Calibri"/>
              <w:i/>
              <w:rPrChange w:id="15575" w:author="Tre" w:date="2012-11-19T09:07:00Z">
                <w:rPr>
                  <w:rFonts w:ascii="Calibri" w:hAnsi="Calibri"/>
                  <w:i/>
                  <w:color w:val="0000FF"/>
                  <w:sz w:val="20"/>
                  <w:szCs w:val="20"/>
                  <w:u w:val="single"/>
                </w:rPr>
              </w:rPrChange>
            </w:rPr>
            <w:delText>), Vehicle Type (</w:delText>
          </w:r>
          <w:r w:rsidRPr="00EE27B1" w:rsidDel="00FF4640">
            <w:rPr>
              <w:rFonts w:ascii="Calibri" w:hAnsi="Calibri"/>
              <w:i/>
              <w:rPrChange w:id="15576" w:author="Tre" w:date="2012-11-19T09:07:00Z">
                <w:rPr>
                  <w:rFonts w:ascii="Calibri" w:hAnsi="Calibri"/>
                  <w:i/>
                  <w:color w:val="0000FF"/>
                  <w:sz w:val="20"/>
                  <w:szCs w:val="20"/>
                  <w:u w:val="single"/>
                </w:rPr>
              </w:rPrChange>
            </w:rPr>
            <w:fldChar w:fldCharType="begin"/>
          </w:r>
          <w:r w:rsidRPr="00EE27B1">
            <w:rPr>
              <w:rFonts w:ascii="Calibri" w:hAnsi="Calibri"/>
              <w:i/>
              <w:rPrChange w:id="15577" w:author="Tre" w:date="2012-11-19T09:07:00Z">
                <w:rPr>
                  <w:rFonts w:ascii="Calibri" w:hAnsi="Calibri"/>
                  <w:i/>
                  <w:color w:val="0000FF"/>
                  <w:sz w:val="20"/>
                  <w:szCs w:val="20"/>
                  <w:u w:val="single"/>
                </w:rPr>
              </w:rPrChange>
            </w:rPr>
            <w:delInstrText xml:space="preserve"> MERGEFIELD Vehicle_Type </w:delInstrText>
          </w:r>
          <w:r w:rsidRPr="00EE27B1" w:rsidDel="00FF4640">
            <w:rPr>
              <w:rFonts w:ascii="Calibri" w:hAnsi="Calibri"/>
              <w:i/>
              <w:rPrChange w:id="15578" w:author="Tre" w:date="2012-11-19T09:07:00Z">
                <w:rPr>
                  <w:rFonts w:ascii="Calibri" w:hAnsi="Calibri"/>
                  <w:i/>
                  <w:color w:val="0000FF"/>
                  <w:sz w:val="20"/>
                  <w:szCs w:val="20"/>
                  <w:u w:val="single"/>
                </w:rPr>
              </w:rPrChange>
            </w:rPr>
            <w:fldChar w:fldCharType="end"/>
          </w:r>
          <w:r w:rsidRPr="00EE27B1">
            <w:rPr>
              <w:rFonts w:ascii="Calibri" w:hAnsi="Calibri"/>
              <w:i/>
              <w:rPrChange w:id="15579" w:author="Tre" w:date="2012-11-19T09:07:00Z">
                <w:rPr>
                  <w:rFonts w:ascii="Calibri" w:hAnsi="Calibri"/>
                  <w:i/>
                  <w:color w:val="0000FF"/>
                  <w:sz w:val="20"/>
                  <w:szCs w:val="20"/>
                  <w:u w:val="single"/>
                </w:rPr>
              </w:rPrChange>
            </w:rPr>
            <w:delText>), Speed (</w:delText>
          </w:r>
          <w:r w:rsidRPr="00EE27B1" w:rsidDel="00FF4640">
            <w:rPr>
              <w:rFonts w:ascii="Calibri" w:hAnsi="Calibri"/>
              <w:i/>
              <w:rPrChange w:id="15580" w:author="Tre" w:date="2012-11-19T09:07:00Z">
                <w:rPr>
                  <w:rFonts w:ascii="Calibri" w:hAnsi="Calibri"/>
                  <w:i/>
                  <w:color w:val="0000FF"/>
                  <w:sz w:val="20"/>
                  <w:szCs w:val="20"/>
                  <w:u w:val="single"/>
                </w:rPr>
              </w:rPrChange>
            </w:rPr>
            <w:fldChar w:fldCharType="begin"/>
          </w:r>
          <w:r w:rsidRPr="00EE27B1">
            <w:rPr>
              <w:rFonts w:ascii="Calibri" w:hAnsi="Calibri"/>
              <w:i/>
              <w:rPrChange w:id="15581" w:author="Tre" w:date="2012-11-19T09:07:00Z">
                <w:rPr>
                  <w:rFonts w:ascii="Calibri" w:hAnsi="Calibri"/>
                  <w:i/>
                  <w:color w:val="0000FF"/>
                  <w:sz w:val="20"/>
                  <w:szCs w:val="20"/>
                  <w:u w:val="single"/>
                </w:rPr>
              </w:rPrChange>
            </w:rPr>
            <w:delInstrText xml:space="preserve"> MERGEFIELD Speed </w:delInstrText>
          </w:r>
          <w:r w:rsidRPr="00EE27B1" w:rsidDel="00FF4640">
            <w:rPr>
              <w:rFonts w:ascii="Calibri" w:hAnsi="Calibri"/>
              <w:i/>
              <w:rPrChange w:id="15582" w:author="Tre" w:date="2012-11-19T09:07:00Z">
                <w:rPr>
                  <w:rFonts w:ascii="Calibri" w:hAnsi="Calibri"/>
                  <w:i/>
                  <w:color w:val="0000FF"/>
                  <w:sz w:val="20"/>
                  <w:szCs w:val="20"/>
                  <w:u w:val="single"/>
                </w:rPr>
              </w:rPrChange>
            </w:rPr>
            <w:fldChar w:fldCharType="end"/>
          </w:r>
          <w:r w:rsidRPr="00EE27B1">
            <w:rPr>
              <w:rFonts w:ascii="Calibri" w:hAnsi="Calibri"/>
              <w:i/>
              <w:rPrChange w:id="15583" w:author="Tre" w:date="2012-11-19T09:07:00Z">
                <w:rPr>
                  <w:rFonts w:ascii="Calibri" w:hAnsi="Calibri"/>
                  <w:i/>
                  <w:color w:val="0000FF"/>
                  <w:sz w:val="20"/>
                  <w:szCs w:val="20"/>
                  <w:u w:val="single"/>
                </w:rPr>
              </w:rPrChange>
            </w:rPr>
            <w:delText>), Agility (</w:delText>
          </w:r>
          <w:r w:rsidRPr="00EE27B1" w:rsidDel="00FF4640">
            <w:rPr>
              <w:rFonts w:ascii="Calibri" w:hAnsi="Calibri"/>
              <w:i/>
              <w:rPrChange w:id="15584" w:author="Tre" w:date="2012-11-19T09:07:00Z">
                <w:rPr>
                  <w:rFonts w:ascii="Calibri" w:hAnsi="Calibri"/>
                  <w:i/>
                  <w:color w:val="0000FF"/>
                  <w:sz w:val="20"/>
                  <w:szCs w:val="20"/>
                  <w:u w:val="single"/>
                </w:rPr>
              </w:rPrChange>
            </w:rPr>
            <w:fldChar w:fldCharType="begin"/>
          </w:r>
          <w:r w:rsidRPr="00EE27B1">
            <w:rPr>
              <w:rFonts w:ascii="Calibri" w:hAnsi="Calibri"/>
              <w:i/>
              <w:rPrChange w:id="15585" w:author="Tre" w:date="2012-11-19T09:07:00Z">
                <w:rPr>
                  <w:rFonts w:ascii="Calibri" w:hAnsi="Calibri"/>
                  <w:i/>
                  <w:color w:val="0000FF"/>
                  <w:sz w:val="20"/>
                  <w:szCs w:val="20"/>
                  <w:u w:val="single"/>
                </w:rPr>
              </w:rPrChange>
            </w:rPr>
            <w:delInstrText xml:space="preserve"> MERGEFIELD Agility </w:delInstrText>
          </w:r>
          <w:r w:rsidRPr="00EE27B1" w:rsidDel="00FF4640">
            <w:rPr>
              <w:rFonts w:ascii="Calibri" w:hAnsi="Calibri"/>
              <w:i/>
              <w:rPrChange w:id="15586" w:author="Tre" w:date="2012-11-19T09:07:00Z">
                <w:rPr>
                  <w:rFonts w:ascii="Calibri" w:hAnsi="Calibri"/>
                  <w:i/>
                  <w:color w:val="0000FF"/>
                  <w:sz w:val="20"/>
                  <w:szCs w:val="20"/>
                  <w:u w:val="single"/>
                </w:rPr>
              </w:rPrChange>
            </w:rPr>
            <w:fldChar w:fldCharType="end"/>
          </w:r>
          <w:r w:rsidRPr="00EE27B1">
            <w:rPr>
              <w:rFonts w:ascii="Calibri" w:hAnsi="Calibri"/>
              <w:i/>
              <w:rPrChange w:id="15587" w:author="Tre" w:date="2012-11-19T09:07:00Z">
                <w:rPr>
                  <w:rFonts w:ascii="Calibri" w:hAnsi="Calibri"/>
                  <w:i/>
                  <w:color w:val="0000FF"/>
                  <w:sz w:val="20"/>
                  <w:szCs w:val="20"/>
                  <w:u w:val="single"/>
                </w:rPr>
              </w:rPrChange>
            </w:rPr>
            <w:delText>), Fuel (</w:delText>
          </w:r>
          <w:r w:rsidRPr="00EE27B1" w:rsidDel="00FF4640">
            <w:rPr>
              <w:rFonts w:ascii="Calibri" w:hAnsi="Calibri"/>
              <w:i/>
              <w:rPrChange w:id="15588" w:author="Tre" w:date="2012-11-19T09:07:00Z">
                <w:rPr>
                  <w:rFonts w:ascii="Calibri" w:hAnsi="Calibri"/>
                  <w:i/>
                  <w:color w:val="0000FF"/>
                  <w:sz w:val="20"/>
                  <w:szCs w:val="20"/>
                  <w:u w:val="single"/>
                </w:rPr>
              </w:rPrChange>
            </w:rPr>
            <w:fldChar w:fldCharType="begin"/>
          </w:r>
          <w:r w:rsidRPr="00EE27B1">
            <w:rPr>
              <w:rFonts w:ascii="Calibri" w:hAnsi="Calibri"/>
              <w:i/>
              <w:rPrChange w:id="15589" w:author="Tre" w:date="2012-11-19T09:07:00Z">
                <w:rPr>
                  <w:rFonts w:ascii="Calibri" w:hAnsi="Calibri"/>
                  <w:i/>
                  <w:color w:val="0000FF"/>
                  <w:sz w:val="20"/>
                  <w:szCs w:val="20"/>
                  <w:u w:val="single"/>
                </w:rPr>
              </w:rPrChange>
            </w:rPr>
            <w:delInstrText xml:space="preserve"> MERGEFIELD Fuel </w:delInstrText>
          </w:r>
          <w:r w:rsidRPr="00EE27B1" w:rsidDel="00FF4640">
            <w:rPr>
              <w:rFonts w:ascii="Calibri" w:hAnsi="Calibri"/>
              <w:i/>
              <w:rPrChange w:id="15590" w:author="Tre" w:date="2012-11-19T09:07:00Z">
                <w:rPr>
                  <w:rFonts w:ascii="Calibri" w:hAnsi="Calibri"/>
                  <w:i/>
                  <w:color w:val="0000FF"/>
                  <w:sz w:val="20"/>
                  <w:szCs w:val="20"/>
                  <w:u w:val="single"/>
                </w:rPr>
              </w:rPrChange>
            </w:rPr>
            <w:fldChar w:fldCharType="end"/>
          </w:r>
          <w:r w:rsidRPr="00EE27B1">
            <w:rPr>
              <w:rFonts w:ascii="Calibri" w:hAnsi="Calibri"/>
              <w:i/>
              <w:rPrChange w:id="15591" w:author="Tre" w:date="2012-11-19T09:07:00Z">
                <w:rPr>
                  <w:rFonts w:ascii="Calibri" w:hAnsi="Calibri"/>
                  <w:i/>
                  <w:color w:val="0000FF"/>
                  <w:sz w:val="20"/>
                  <w:szCs w:val="20"/>
                  <w:u w:val="single"/>
                </w:rPr>
              </w:rPrChange>
            </w:rPr>
            <w:delText>)</w:delText>
          </w:r>
        </w:del>
        <w:r w:rsidRPr="00EE27B1">
          <w:rPr>
            <w:rFonts w:ascii="Calibri" w:hAnsi="Calibri"/>
            <w:i/>
            <w:rPrChange w:id="15592" w:author="Tre" w:date="2012-11-19T09:07:00Z">
              <w:rPr>
                <w:rFonts w:ascii="Calibri" w:hAnsi="Calibri"/>
                <w:i/>
                <w:color w:val="0000FF"/>
                <w:sz w:val="20"/>
                <w:szCs w:val="20"/>
                <w:u w:val="single"/>
              </w:rPr>
            </w:rPrChange>
          </w:rPr>
          <w:t>]</w:t>
        </w:r>
      </w:ins>
    </w:p>
    <w:p w:rsidR="00702889" w:rsidRPr="000B0456" w:rsidRDefault="00EE27B1" w:rsidP="00702889">
      <w:pPr>
        <w:jc w:val="both"/>
        <w:rPr>
          <w:ins w:id="15593" w:author="frontdesk" w:date="2012-11-16T12:58:00Z"/>
          <w:rFonts w:ascii="Calibri" w:hAnsi="Calibri"/>
          <w:rPrChange w:id="15594" w:author="Tre" w:date="2012-11-19T09:07:00Z">
            <w:rPr>
              <w:ins w:id="15595" w:author="frontdesk" w:date="2012-11-16T12:58:00Z"/>
              <w:rFonts w:ascii="Calibri" w:hAnsi="Calibri"/>
              <w:sz w:val="20"/>
              <w:szCs w:val="20"/>
            </w:rPr>
          </w:rPrChange>
        </w:rPr>
      </w:pPr>
      <w:ins w:id="15596" w:author="frontdesk" w:date="2012-11-16T12:58:00Z">
        <w:r w:rsidRPr="00EE27B1">
          <w:rPr>
            <w:rFonts w:ascii="Calibri" w:hAnsi="Calibri"/>
            <w:rPrChange w:id="15597" w:author="Tre" w:date="2012-11-19T09:07:00Z">
              <w:rPr>
                <w:rFonts w:ascii="Calibri" w:hAnsi="Calibri"/>
                <w:color w:val="0000FF"/>
                <w:sz w:val="20"/>
                <w:szCs w:val="20"/>
                <w:u w:val="single"/>
              </w:rPr>
            </w:rPrChange>
          </w:rPr>
          <w:fldChar w:fldCharType="begin"/>
        </w:r>
        <w:r w:rsidRPr="00EE27B1">
          <w:rPr>
            <w:rFonts w:ascii="Calibri" w:hAnsi="Calibri"/>
            <w:rPrChange w:id="15598"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599" w:author="Tre" w:date="2012-11-19T09:07:00Z">
              <w:rPr>
                <w:rFonts w:ascii="Calibri" w:hAnsi="Calibri"/>
                <w:color w:val="0000FF"/>
                <w:sz w:val="20"/>
                <w:szCs w:val="20"/>
                <w:u w:val="single"/>
              </w:rPr>
            </w:rPrChange>
          </w:rPr>
          <w:fldChar w:fldCharType="separate"/>
        </w:r>
        <w:r w:rsidRPr="00EE27B1">
          <w:rPr>
            <w:rFonts w:ascii="Calibri" w:hAnsi="Calibri"/>
            <w:noProof/>
            <w:rPrChange w:id="15600" w:author="Tre" w:date="2012-11-19T09:07:00Z">
              <w:rPr>
                <w:rFonts w:ascii="Calibri" w:hAnsi="Calibri"/>
                <w:noProof/>
                <w:color w:val="0000FF"/>
                <w:sz w:val="20"/>
                <w:szCs w:val="20"/>
                <w:u w:val="single"/>
              </w:rPr>
            </w:rPrChange>
          </w:rPr>
          <w:t>Handguns with extended clips and fully automatic fire.</w:t>
        </w:r>
        <w:r w:rsidRPr="00EE27B1">
          <w:rPr>
            <w:rFonts w:ascii="Calibri" w:hAnsi="Calibri"/>
            <w:rPrChange w:id="15601" w:author="Tre" w:date="2012-11-19T09:07:00Z">
              <w:rPr>
                <w:rFonts w:ascii="Calibri" w:hAnsi="Calibri"/>
                <w:color w:val="0000FF"/>
                <w:sz w:val="20"/>
                <w:szCs w:val="20"/>
                <w:u w:val="single"/>
              </w:rPr>
            </w:rPrChange>
          </w:rPr>
          <w:fldChar w:fldCharType="end"/>
        </w:r>
        <w:r w:rsidRPr="00EE27B1">
          <w:rPr>
            <w:rFonts w:ascii="Calibri" w:hAnsi="Calibri"/>
            <w:rPrChange w:id="15602" w:author="Tre" w:date="2012-11-19T09:07:00Z">
              <w:rPr>
                <w:rFonts w:ascii="Calibri" w:hAnsi="Calibri"/>
                <w:color w:val="0000FF"/>
                <w:sz w:val="20"/>
                <w:szCs w:val="20"/>
                <w:u w:val="single"/>
              </w:rPr>
            </w:rPrChange>
          </w:rPr>
          <w:fldChar w:fldCharType="begin"/>
        </w:r>
        <w:r w:rsidRPr="00EE27B1">
          <w:rPr>
            <w:rFonts w:ascii="Calibri" w:hAnsi="Calibri"/>
            <w:rPrChange w:id="15603"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604"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605" w:author="frontdesk" w:date="2012-11-16T12:58:00Z"/>
        </w:rPr>
      </w:pPr>
    </w:p>
    <w:p w:rsidR="00702889" w:rsidRPr="000B0456" w:rsidRDefault="00EE27B1" w:rsidP="00702889">
      <w:pPr>
        <w:jc w:val="both"/>
        <w:rPr>
          <w:ins w:id="15606" w:author="frontdesk" w:date="2012-11-16T12:58:00Z"/>
          <w:rFonts w:ascii="Calibri" w:hAnsi="Calibri"/>
          <w:b/>
          <w:rPrChange w:id="15607" w:author="Tre" w:date="2012-11-19T09:07:00Z">
            <w:rPr>
              <w:ins w:id="15608" w:author="frontdesk" w:date="2012-11-16T12:58:00Z"/>
              <w:rFonts w:ascii="Calibri" w:hAnsi="Calibri"/>
              <w:b/>
              <w:sz w:val="20"/>
              <w:szCs w:val="20"/>
            </w:rPr>
          </w:rPrChange>
        </w:rPr>
      </w:pPr>
      <w:ins w:id="15609" w:author="frontdesk" w:date="2012-11-16T12:58:00Z">
        <w:r w:rsidRPr="00EE27B1">
          <w:rPr>
            <w:rFonts w:ascii="Calibri" w:hAnsi="Calibri"/>
            <w:b/>
            <w:rPrChange w:id="15610" w:author="Tre" w:date="2012-11-19T09:07:00Z">
              <w:rPr>
                <w:rFonts w:ascii="Calibri" w:hAnsi="Calibri"/>
                <w:b/>
                <w:color w:val="0000FF"/>
                <w:sz w:val="20"/>
                <w:szCs w:val="20"/>
                <w:u w:val="single"/>
              </w:rPr>
            </w:rPrChange>
          </w:rPr>
          <w:fldChar w:fldCharType="begin"/>
        </w:r>
        <w:r w:rsidRPr="00EE27B1">
          <w:rPr>
            <w:rFonts w:ascii="Calibri" w:hAnsi="Calibri"/>
            <w:b/>
            <w:rPrChange w:id="15611"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612" w:author="Tre" w:date="2012-11-19T09:07:00Z">
              <w:rPr>
                <w:rFonts w:ascii="Calibri" w:hAnsi="Calibri"/>
                <w:b/>
                <w:color w:val="0000FF"/>
                <w:sz w:val="20"/>
                <w:szCs w:val="20"/>
                <w:u w:val="single"/>
              </w:rPr>
            </w:rPrChange>
          </w:rPr>
          <w:fldChar w:fldCharType="separate"/>
        </w:r>
        <w:r w:rsidRPr="00EE27B1">
          <w:rPr>
            <w:rFonts w:ascii="Calibri" w:hAnsi="Calibri"/>
            <w:b/>
            <w:noProof/>
            <w:rPrChange w:id="15613" w:author="Tre" w:date="2012-11-19T09:07:00Z">
              <w:rPr>
                <w:rFonts w:ascii="Calibri" w:hAnsi="Calibri"/>
                <w:b/>
                <w:noProof/>
                <w:color w:val="0000FF"/>
                <w:sz w:val="20"/>
                <w:szCs w:val="20"/>
                <w:u w:val="single"/>
              </w:rPr>
            </w:rPrChange>
          </w:rPr>
          <w:t>7 mm Remington Sniper Rifle</w:t>
        </w:r>
        <w:r w:rsidRPr="00EE27B1">
          <w:rPr>
            <w:rFonts w:ascii="Calibri" w:hAnsi="Calibri"/>
            <w:b/>
            <w:rPrChange w:id="15614"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615" w:author="frontdesk" w:date="2012-11-16T12:58:00Z"/>
          <w:rFonts w:ascii="Calibri" w:hAnsi="Calibri"/>
          <w:i/>
          <w:rPrChange w:id="15616" w:author="Tre" w:date="2012-11-19T09:07:00Z">
            <w:rPr>
              <w:ins w:id="15617" w:author="frontdesk" w:date="2012-11-16T12:58:00Z"/>
              <w:rFonts w:ascii="Calibri" w:hAnsi="Calibri"/>
              <w:i/>
              <w:sz w:val="20"/>
              <w:szCs w:val="20"/>
            </w:rPr>
          </w:rPrChange>
        </w:rPr>
      </w:pPr>
      <w:ins w:id="15618" w:author="frontdesk" w:date="2012-11-16T12:58:00Z">
        <w:r w:rsidRPr="00EE27B1">
          <w:rPr>
            <w:rFonts w:ascii="Calibri" w:hAnsi="Calibri"/>
            <w:i/>
            <w:rPrChange w:id="15619" w:author="Tre" w:date="2012-11-19T09:07:00Z">
              <w:rPr>
                <w:rFonts w:ascii="Calibri" w:hAnsi="Calibri"/>
                <w:i/>
                <w:color w:val="0000FF"/>
                <w:sz w:val="20"/>
                <w:szCs w:val="20"/>
                <w:u w:val="single"/>
              </w:rPr>
            </w:rPrChange>
          </w:rPr>
          <w:t>[Damage (</w:t>
        </w:r>
        <w:r w:rsidRPr="00EE27B1">
          <w:rPr>
            <w:rFonts w:ascii="Calibri" w:hAnsi="Calibri"/>
            <w:i/>
            <w:rPrChange w:id="15620" w:author="Tre" w:date="2012-11-19T09:07:00Z">
              <w:rPr>
                <w:rFonts w:ascii="Calibri" w:hAnsi="Calibri"/>
                <w:i/>
                <w:color w:val="0000FF"/>
                <w:sz w:val="20"/>
                <w:szCs w:val="20"/>
                <w:u w:val="single"/>
              </w:rPr>
            </w:rPrChange>
          </w:rPr>
          <w:fldChar w:fldCharType="begin"/>
        </w:r>
        <w:r w:rsidRPr="00EE27B1">
          <w:rPr>
            <w:rFonts w:ascii="Calibri" w:hAnsi="Calibri"/>
            <w:i/>
            <w:rPrChange w:id="15621"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622" w:author="Tre" w:date="2012-11-19T09:07:00Z">
              <w:rPr>
                <w:rFonts w:ascii="Calibri" w:hAnsi="Calibri"/>
                <w:i/>
                <w:color w:val="0000FF"/>
                <w:sz w:val="20"/>
                <w:szCs w:val="20"/>
                <w:u w:val="single"/>
              </w:rPr>
            </w:rPrChange>
          </w:rPr>
          <w:fldChar w:fldCharType="separate"/>
        </w:r>
        <w:r w:rsidRPr="00EE27B1">
          <w:rPr>
            <w:rFonts w:ascii="Calibri" w:hAnsi="Calibri"/>
            <w:i/>
            <w:noProof/>
            <w:rPrChange w:id="15623" w:author="Tre" w:date="2012-11-19T09:07:00Z">
              <w:rPr>
                <w:rFonts w:ascii="Calibri" w:hAnsi="Calibri"/>
                <w:i/>
                <w:noProof/>
                <w:color w:val="0000FF"/>
                <w:sz w:val="20"/>
                <w:szCs w:val="20"/>
                <w:u w:val="single"/>
              </w:rPr>
            </w:rPrChange>
          </w:rPr>
          <w:t>4</w:t>
        </w:r>
        <w:r w:rsidRPr="00EE27B1">
          <w:rPr>
            <w:rFonts w:ascii="Calibri" w:hAnsi="Calibri"/>
            <w:i/>
            <w:rPrChange w:id="15624" w:author="Tre" w:date="2012-11-19T09:07:00Z">
              <w:rPr>
                <w:rFonts w:ascii="Calibri" w:hAnsi="Calibri"/>
                <w:i/>
                <w:color w:val="0000FF"/>
                <w:sz w:val="20"/>
                <w:szCs w:val="20"/>
                <w:u w:val="single"/>
              </w:rPr>
            </w:rPrChange>
          </w:rPr>
          <w:fldChar w:fldCharType="end"/>
        </w:r>
        <w:r w:rsidRPr="00EE27B1">
          <w:rPr>
            <w:rFonts w:ascii="Calibri" w:hAnsi="Calibri"/>
            <w:i/>
            <w:rPrChange w:id="15625" w:author="Tre" w:date="2012-11-19T09:07:00Z">
              <w:rPr>
                <w:rFonts w:ascii="Calibri" w:hAnsi="Calibri"/>
                <w:i/>
                <w:color w:val="0000FF"/>
                <w:sz w:val="20"/>
                <w:szCs w:val="20"/>
                <w:u w:val="single"/>
              </w:rPr>
            </w:rPrChange>
          </w:rPr>
          <w:t>), Type (</w:t>
        </w:r>
        <w:r w:rsidRPr="00EE27B1">
          <w:rPr>
            <w:rFonts w:ascii="Calibri" w:hAnsi="Calibri"/>
            <w:i/>
            <w:rPrChange w:id="15626" w:author="Tre" w:date="2012-11-19T09:07:00Z">
              <w:rPr>
                <w:rFonts w:ascii="Calibri" w:hAnsi="Calibri"/>
                <w:i/>
                <w:color w:val="0000FF"/>
                <w:sz w:val="20"/>
                <w:szCs w:val="20"/>
                <w:u w:val="single"/>
              </w:rPr>
            </w:rPrChange>
          </w:rPr>
          <w:fldChar w:fldCharType="begin"/>
        </w:r>
        <w:r w:rsidRPr="00EE27B1">
          <w:rPr>
            <w:rFonts w:ascii="Calibri" w:hAnsi="Calibri"/>
            <w:i/>
            <w:rPrChange w:id="15627"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628" w:author="Tre" w:date="2012-11-19T09:07:00Z">
              <w:rPr>
                <w:rFonts w:ascii="Calibri" w:hAnsi="Calibri"/>
                <w:i/>
                <w:color w:val="0000FF"/>
                <w:sz w:val="20"/>
                <w:szCs w:val="20"/>
                <w:u w:val="single"/>
              </w:rPr>
            </w:rPrChange>
          </w:rPr>
          <w:fldChar w:fldCharType="separate"/>
        </w:r>
        <w:r w:rsidRPr="00EE27B1">
          <w:rPr>
            <w:rFonts w:ascii="Calibri" w:hAnsi="Calibri"/>
            <w:i/>
            <w:noProof/>
            <w:rPrChange w:id="15629" w:author="Tre" w:date="2012-11-19T09:07:00Z">
              <w:rPr>
                <w:rFonts w:ascii="Calibri" w:hAnsi="Calibri"/>
                <w:i/>
                <w:noProof/>
                <w:color w:val="0000FF"/>
                <w:sz w:val="20"/>
                <w:szCs w:val="20"/>
                <w:u w:val="single"/>
              </w:rPr>
            </w:rPrChange>
          </w:rPr>
          <w:t>Gun</w:t>
        </w:r>
        <w:r w:rsidRPr="00EE27B1">
          <w:rPr>
            <w:rFonts w:ascii="Calibri" w:hAnsi="Calibri"/>
            <w:i/>
            <w:rPrChange w:id="15630" w:author="Tre" w:date="2012-11-19T09:07:00Z">
              <w:rPr>
                <w:rFonts w:ascii="Calibri" w:hAnsi="Calibri"/>
                <w:i/>
                <w:color w:val="0000FF"/>
                <w:sz w:val="20"/>
                <w:szCs w:val="20"/>
                <w:u w:val="single"/>
              </w:rPr>
            </w:rPrChange>
          </w:rPr>
          <w:fldChar w:fldCharType="end"/>
        </w:r>
        <w:r w:rsidRPr="00EE27B1">
          <w:rPr>
            <w:rFonts w:ascii="Calibri" w:hAnsi="Calibri"/>
            <w:i/>
            <w:rPrChange w:id="15631" w:author="Tre" w:date="2012-11-19T09:07:00Z">
              <w:rPr>
                <w:rFonts w:ascii="Calibri" w:hAnsi="Calibri"/>
                <w:i/>
                <w:color w:val="0000FF"/>
                <w:sz w:val="20"/>
                <w:szCs w:val="20"/>
                <w:u w:val="single"/>
              </w:rPr>
            </w:rPrChange>
          </w:rPr>
          <w:t>), Rate (</w:t>
        </w:r>
        <w:r w:rsidRPr="00EE27B1">
          <w:rPr>
            <w:rFonts w:ascii="Calibri" w:hAnsi="Calibri"/>
            <w:i/>
            <w:rPrChange w:id="15632" w:author="Tre" w:date="2012-11-19T09:07:00Z">
              <w:rPr>
                <w:rFonts w:ascii="Calibri" w:hAnsi="Calibri"/>
                <w:i/>
                <w:color w:val="0000FF"/>
                <w:sz w:val="20"/>
                <w:szCs w:val="20"/>
                <w:u w:val="single"/>
              </w:rPr>
            </w:rPrChange>
          </w:rPr>
          <w:fldChar w:fldCharType="begin"/>
        </w:r>
        <w:r w:rsidRPr="00EE27B1">
          <w:rPr>
            <w:rFonts w:ascii="Calibri" w:hAnsi="Calibri"/>
            <w:i/>
            <w:rPrChange w:id="15633"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634" w:author="Tre" w:date="2012-11-19T09:07:00Z">
              <w:rPr>
                <w:rFonts w:ascii="Calibri" w:hAnsi="Calibri"/>
                <w:i/>
                <w:color w:val="0000FF"/>
                <w:sz w:val="20"/>
                <w:szCs w:val="20"/>
                <w:u w:val="single"/>
              </w:rPr>
            </w:rPrChange>
          </w:rPr>
          <w:fldChar w:fldCharType="separate"/>
        </w:r>
        <w:r w:rsidRPr="00EE27B1">
          <w:rPr>
            <w:rFonts w:ascii="Calibri" w:hAnsi="Calibri"/>
            <w:i/>
            <w:noProof/>
            <w:rPrChange w:id="15635" w:author="Tre" w:date="2012-11-19T09:07:00Z">
              <w:rPr>
                <w:rFonts w:ascii="Calibri" w:hAnsi="Calibri"/>
                <w:i/>
                <w:noProof/>
                <w:color w:val="0000FF"/>
                <w:sz w:val="20"/>
                <w:szCs w:val="20"/>
                <w:u w:val="single"/>
              </w:rPr>
            </w:rPrChange>
          </w:rPr>
          <w:t>Single Shot</w:t>
        </w:r>
        <w:r w:rsidRPr="00EE27B1">
          <w:rPr>
            <w:rFonts w:ascii="Calibri" w:hAnsi="Calibri"/>
            <w:i/>
            <w:rPrChange w:id="15636" w:author="Tre" w:date="2012-11-19T09:07:00Z">
              <w:rPr>
                <w:rFonts w:ascii="Calibri" w:hAnsi="Calibri"/>
                <w:i/>
                <w:color w:val="0000FF"/>
                <w:sz w:val="20"/>
                <w:szCs w:val="20"/>
                <w:u w:val="single"/>
              </w:rPr>
            </w:rPrChange>
          </w:rPr>
          <w:fldChar w:fldCharType="end"/>
        </w:r>
        <w:r w:rsidRPr="00EE27B1">
          <w:rPr>
            <w:rFonts w:ascii="Calibri" w:hAnsi="Calibri"/>
            <w:i/>
            <w:rPrChange w:id="15637" w:author="Tre" w:date="2012-11-19T09:07:00Z">
              <w:rPr>
                <w:rFonts w:ascii="Calibri" w:hAnsi="Calibri"/>
                <w:i/>
                <w:color w:val="0000FF"/>
                <w:sz w:val="20"/>
                <w:szCs w:val="20"/>
                <w:u w:val="single"/>
              </w:rPr>
            </w:rPrChange>
          </w:rPr>
          <w:t>), Ammo (</w:t>
        </w:r>
        <w:r w:rsidRPr="00EE27B1">
          <w:rPr>
            <w:rFonts w:ascii="Calibri" w:hAnsi="Calibri"/>
            <w:i/>
            <w:rPrChange w:id="15638" w:author="Tre" w:date="2012-11-19T09:07:00Z">
              <w:rPr>
                <w:rFonts w:ascii="Calibri" w:hAnsi="Calibri"/>
                <w:i/>
                <w:color w:val="0000FF"/>
                <w:sz w:val="20"/>
                <w:szCs w:val="20"/>
                <w:u w:val="single"/>
              </w:rPr>
            </w:rPrChange>
          </w:rPr>
          <w:fldChar w:fldCharType="begin"/>
        </w:r>
        <w:r w:rsidRPr="00EE27B1">
          <w:rPr>
            <w:rFonts w:ascii="Calibri" w:hAnsi="Calibri"/>
            <w:i/>
            <w:rPrChange w:id="15639"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640" w:author="Tre" w:date="2012-11-19T09:07:00Z">
              <w:rPr>
                <w:rFonts w:ascii="Calibri" w:hAnsi="Calibri"/>
                <w:i/>
                <w:color w:val="0000FF"/>
                <w:sz w:val="20"/>
                <w:szCs w:val="20"/>
                <w:u w:val="single"/>
              </w:rPr>
            </w:rPrChange>
          </w:rPr>
          <w:fldChar w:fldCharType="end"/>
        </w:r>
        <w:r w:rsidRPr="00EE27B1">
          <w:rPr>
            <w:rFonts w:ascii="Calibri" w:hAnsi="Calibri"/>
            <w:i/>
            <w:rPrChange w:id="15641" w:author="Tre" w:date="2012-11-19T09:07:00Z">
              <w:rPr>
                <w:rFonts w:ascii="Calibri" w:hAnsi="Calibri"/>
                <w:i/>
                <w:color w:val="0000FF"/>
                <w:sz w:val="20"/>
                <w:szCs w:val="20"/>
                <w:u w:val="single"/>
              </w:rPr>
            </w:rPrChange>
          </w:rPr>
          <w:t>)</w:t>
        </w:r>
        <w:del w:id="15642" w:author="Tre" w:date="2012-11-19T09:47:00Z">
          <w:r w:rsidRPr="00EE27B1">
            <w:rPr>
              <w:rFonts w:ascii="Calibri" w:hAnsi="Calibri"/>
              <w:i/>
              <w:rPrChange w:id="15643" w:author="Tre" w:date="2012-11-19T09:07:00Z">
                <w:rPr>
                  <w:rFonts w:ascii="Calibri" w:hAnsi="Calibri"/>
                  <w:i/>
                  <w:color w:val="0000FF"/>
                  <w:sz w:val="20"/>
                  <w:szCs w:val="20"/>
                  <w:u w:val="single"/>
                </w:rPr>
              </w:rPrChange>
            </w:rPr>
            <w:delText>, Range (</w:delText>
          </w:r>
          <w:r w:rsidRPr="00EE27B1" w:rsidDel="00FF4640">
            <w:rPr>
              <w:rFonts w:ascii="Calibri" w:hAnsi="Calibri"/>
              <w:i/>
              <w:rPrChange w:id="15644" w:author="Tre" w:date="2012-11-19T09:07:00Z">
                <w:rPr>
                  <w:rFonts w:ascii="Calibri" w:hAnsi="Calibri"/>
                  <w:i/>
                  <w:color w:val="0000FF"/>
                  <w:sz w:val="20"/>
                  <w:szCs w:val="20"/>
                  <w:u w:val="single"/>
                </w:rPr>
              </w:rPrChange>
            </w:rPr>
            <w:fldChar w:fldCharType="begin"/>
          </w:r>
          <w:r w:rsidRPr="00EE27B1">
            <w:rPr>
              <w:rFonts w:ascii="Calibri" w:hAnsi="Calibri"/>
              <w:i/>
              <w:rPrChange w:id="15645" w:author="Tre" w:date="2012-11-19T09:07:00Z">
                <w:rPr>
                  <w:rFonts w:ascii="Calibri" w:hAnsi="Calibri"/>
                  <w:i/>
                  <w:color w:val="0000FF"/>
                  <w:sz w:val="20"/>
                  <w:szCs w:val="20"/>
                  <w:u w:val="single"/>
                </w:rPr>
              </w:rPrChange>
            </w:rPr>
            <w:delInstrText xml:space="preserve"> MERGEFIELD Range </w:delInstrText>
          </w:r>
          <w:r w:rsidRPr="00EE27B1" w:rsidDel="00FF4640">
            <w:rPr>
              <w:rFonts w:ascii="Calibri" w:hAnsi="Calibri"/>
              <w:i/>
              <w:rPrChange w:id="15646" w:author="Tre" w:date="2012-11-19T09:07:00Z">
                <w:rPr>
                  <w:rFonts w:ascii="Calibri" w:hAnsi="Calibri"/>
                  <w:i/>
                  <w:color w:val="0000FF"/>
                  <w:sz w:val="20"/>
                  <w:szCs w:val="20"/>
                  <w:u w:val="single"/>
                </w:rPr>
              </w:rPrChange>
            </w:rPr>
            <w:fldChar w:fldCharType="end"/>
          </w:r>
          <w:r w:rsidRPr="00EE27B1">
            <w:rPr>
              <w:rFonts w:ascii="Calibri" w:hAnsi="Calibri"/>
              <w:i/>
              <w:rPrChange w:id="15647" w:author="Tre" w:date="2012-11-19T09:07:00Z">
                <w:rPr>
                  <w:rFonts w:ascii="Calibri" w:hAnsi="Calibri"/>
                  <w:i/>
                  <w:color w:val="0000FF"/>
                  <w:sz w:val="20"/>
                  <w:szCs w:val="20"/>
                  <w:u w:val="single"/>
                </w:rPr>
              </w:rPrChange>
            </w:rPr>
            <w:delText>), Vehicle Type (</w:delText>
          </w:r>
          <w:r w:rsidRPr="00EE27B1" w:rsidDel="00FF4640">
            <w:rPr>
              <w:rFonts w:ascii="Calibri" w:hAnsi="Calibri"/>
              <w:i/>
              <w:rPrChange w:id="15648" w:author="Tre" w:date="2012-11-19T09:07:00Z">
                <w:rPr>
                  <w:rFonts w:ascii="Calibri" w:hAnsi="Calibri"/>
                  <w:i/>
                  <w:color w:val="0000FF"/>
                  <w:sz w:val="20"/>
                  <w:szCs w:val="20"/>
                  <w:u w:val="single"/>
                </w:rPr>
              </w:rPrChange>
            </w:rPr>
            <w:fldChar w:fldCharType="begin"/>
          </w:r>
          <w:r w:rsidRPr="00EE27B1">
            <w:rPr>
              <w:rFonts w:ascii="Calibri" w:hAnsi="Calibri"/>
              <w:i/>
              <w:rPrChange w:id="15649" w:author="Tre" w:date="2012-11-19T09:07:00Z">
                <w:rPr>
                  <w:rFonts w:ascii="Calibri" w:hAnsi="Calibri"/>
                  <w:i/>
                  <w:color w:val="0000FF"/>
                  <w:sz w:val="20"/>
                  <w:szCs w:val="20"/>
                  <w:u w:val="single"/>
                </w:rPr>
              </w:rPrChange>
            </w:rPr>
            <w:delInstrText xml:space="preserve"> MERGEFIELD Vehicle_Type </w:delInstrText>
          </w:r>
          <w:r w:rsidRPr="00EE27B1" w:rsidDel="00FF4640">
            <w:rPr>
              <w:rFonts w:ascii="Calibri" w:hAnsi="Calibri"/>
              <w:i/>
              <w:rPrChange w:id="15650" w:author="Tre" w:date="2012-11-19T09:07:00Z">
                <w:rPr>
                  <w:rFonts w:ascii="Calibri" w:hAnsi="Calibri"/>
                  <w:i/>
                  <w:color w:val="0000FF"/>
                  <w:sz w:val="20"/>
                  <w:szCs w:val="20"/>
                  <w:u w:val="single"/>
                </w:rPr>
              </w:rPrChange>
            </w:rPr>
            <w:fldChar w:fldCharType="end"/>
          </w:r>
          <w:r w:rsidRPr="00EE27B1">
            <w:rPr>
              <w:rFonts w:ascii="Calibri" w:hAnsi="Calibri"/>
              <w:i/>
              <w:rPrChange w:id="15651" w:author="Tre" w:date="2012-11-19T09:07:00Z">
                <w:rPr>
                  <w:rFonts w:ascii="Calibri" w:hAnsi="Calibri"/>
                  <w:i/>
                  <w:color w:val="0000FF"/>
                  <w:sz w:val="20"/>
                  <w:szCs w:val="20"/>
                  <w:u w:val="single"/>
                </w:rPr>
              </w:rPrChange>
            </w:rPr>
            <w:delText>), Speed (</w:delText>
          </w:r>
          <w:r w:rsidRPr="00EE27B1" w:rsidDel="00FF4640">
            <w:rPr>
              <w:rFonts w:ascii="Calibri" w:hAnsi="Calibri"/>
              <w:i/>
              <w:rPrChange w:id="15652" w:author="Tre" w:date="2012-11-19T09:07:00Z">
                <w:rPr>
                  <w:rFonts w:ascii="Calibri" w:hAnsi="Calibri"/>
                  <w:i/>
                  <w:color w:val="0000FF"/>
                  <w:sz w:val="20"/>
                  <w:szCs w:val="20"/>
                  <w:u w:val="single"/>
                </w:rPr>
              </w:rPrChange>
            </w:rPr>
            <w:fldChar w:fldCharType="begin"/>
          </w:r>
          <w:r w:rsidRPr="00EE27B1">
            <w:rPr>
              <w:rFonts w:ascii="Calibri" w:hAnsi="Calibri"/>
              <w:i/>
              <w:rPrChange w:id="15653" w:author="Tre" w:date="2012-11-19T09:07:00Z">
                <w:rPr>
                  <w:rFonts w:ascii="Calibri" w:hAnsi="Calibri"/>
                  <w:i/>
                  <w:color w:val="0000FF"/>
                  <w:sz w:val="20"/>
                  <w:szCs w:val="20"/>
                  <w:u w:val="single"/>
                </w:rPr>
              </w:rPrChange>
            </w:rPr>
            <w:delInstrText xml:space="preserve"> MERGEFIELD Speed </w:delInstrText>
          </w:r>
          <w:r w:rsidRPr="00EE27B1" w:rsidDel="00FF4640">
            <w:rPr>
              <w:rFonts w:ascii="Calibri" w:hAnsi="Calibri"/>
              <w:i/>
              <w:rPrChange w:id="15654" w:author="Tre" w:date="2012-11-19T09:07:00Z">
                <w:rPr>
                  <w:rFonts w:ascii="Calibri" w:hAnsi="Calibri"/>
                  <w:i/>
                  <w:color w:val="0000FF"/>
                  <w:sz w:val="20"/>
                  <w:szCs w:val="20"/>
                  <w:u w:val="single"/>
                </w:rPr>
              </w:rPrChange>
            </w:rPr>
            <w:fldChar w:fldCharType="end"/>
          </w:r>
          <w:r w:rsidRPr="00EE27B1">
            <w:rPr>
              <w:rFonts w:ascii="Calibri" w:hAnsi="Calibri"/>
              <w:i/>
              <w:rPrChange w:id="15655" w:author="Tre" w:date="2012-11-19T09:07:00Z">
                <w:rPr>
                  <w:rFonts w:ascii="Calibri" w:hAnsi="Calibri"/>
                  <w:i/>
                  <w:color w:val="0000FF"/>
                  <w:sz w:val="20"/>
                  <w:szCs w:val="20"/>
                  <w:u w:val="single"/>
                </w:rPr>
              </w:rPrChange>
            </w:rPr>
            <w:delText>), Agility (</w:delText>
          </w:r>
          <w:r w:rsidRPr="00EE27B1" w:rsidDel="00FF4640">
            <w:rPr>
              <w:rFonts w:ascii="Calibri" w:hAnsi="Calibri"/>
              <w:i/>
              <w:rPrChange w:id="15656" w:author="Tre" w:date="2012-11-19T09:07:00Z">
                <w:rPr>
                  <w:rFonts w:ascii="Calibri" w:hAnsi="Calibri"/>
                  <w:i/>
                  <w:color w:val="0000FF"/>
                  <w:sz w:val="20"/>
                  <w:szCs w:val="20"/>
                  <w:u w:val="single"/>
                </w:rPr>
              </w:rPrChange>
            </w:rPr>
            <w:fldChar w:fldCharType="begin"/>
          </w:r>
          <w:r w:rsidRPr="00EE27B1">
            <w:rPr>
              <w:rFonts w:ascii="Calibri" w:hAnsi="Calibri"/>
              <w:i/>
              <w:rPrChange w:id="15657" w:author="Tre" w:date="2012-11-19T09:07:00Z">
                <w:rPr>
                  <w:rFonts w:ascii="Calibri" w:hAnsi="Calibri"/>
                  <w:i/>
                  <w:color w:val="0000FF"/>
                  <w:sz w:val="20"/>
                  <w:szCs w:val="20"/>
                  <w:u w:val="single"/>
                </w:rPr>
              </w:rPrChange>
            </w:rPr>
            <w:delInstrText xml:space="preserve"> MERGEFIELD Agility </w:delInstrText>
          </w:r>
          <w:r w:rsidRPr="00EE27B1" w:rsidDel="00FF4640">
            <w:rPr>
              <w:rFonts w:ascii="Calibri" w:hAnsi="Calibri"/>
              <w:i/>
              <w:rPrChange w:id="15658" w:author="Tre" w:date="2012-11-19T09:07:00Z">
                <w:rPr>
                  <w:rFonts w:ascii="Calibri" w:hAnsi="Calibri"/>
                  <w:i/>
                  <w:color w:val="0000FF"/>
                  <w:sz w:val="20"/>
                  <w:szCs w:val="20"/>
                  <w:u w:val="single"/>
                </w:rPr>
              </w:rPrChange>
            </w:rPr>
            <w:fldChar w:fldCharType="end"/>
          </w:r>
          <w:r w:rsidRPr="00EE27B1">
            <w:rPr>
              <w:rFonts w:ascii="Calibri" w:hAnsi="Calibri"/>
              <w:i/>
              <w:rPrChange w:id="15659" w:author="Tre" w:date="2012-11-19T09:07:00Z">
                <w:rPr>
                  <w:rFonts w:ascii="Calibri" w:hAnsi="Calibri"/>
                  <w:i/>
                  <w:color w:val="0000FF"/>
                  <w:sz w:val="20"/>
                  <w:szCs w:val="20"/>
                  <w:u w:val="single"/>
                </w:rPr>
              </w:rPrChange>
            </w:rPr>
            <w:delText>), Fuel (</w:delText>
          </w:r>
          <w:r w:rsidRPr="00EE27B1" w:rsidDel="00FF4640">
            <w:rPr>
              <w:rFonts w:ascii="Calibri" w:hAnsi="Calibri"/>
              <w:i/>
              <w:rPrChange w:id="15660" w:author="Tre" w:date="2012-11-19T09:07:00Z">
                <w:rPr>
                  <w:rFonts w:ascii="Calibri" w:hAnsi="Calibri"/>
                  <w:i/>
                  <w:color w:val="0000FF"/>
                  <w:sz w:val="20"/>
                  <w:szCs w:val="20"/>
                  <w:u w:val="single"/>
                </w:rPr>
              </w:rPrChange>
            </w:rPr>
            <w:fldChar w:fldCharType="begin"/>
          </w:r>
          <w:r w:rsidRPr="00EE27B1">
            <w:rPr>
              <w:rFonts w:ascii="Calibri" w:hAnsi="Calibri"/>
              <w:i/>
              <w:rPrChange w:id="15661" w:author="Tre" w:date="2012-11-19T09:07:00Z">
                <w:rPr>
                  <w:rFonts w:ascii="Calibri" w:hAnsi="Calibri"/>
                  <w:i/>
                  <w:color w:val="0000FF"/>
                  <w:sz w:val="20"/>
                  <w:szCs w:val="20"/>
                  <w:u w:val="single"/>
                </w:rPr>
              </w:rPrChange>
            </w:rPr>
            <w:delInstrText xml:space="preserve"> MERGEFIELD Fuel </w:delInstrText>
          </w:r>
          <w:r w:rsidRPr="00EE27B1" w:rsidDel="00FF4640">
            <w:rPr>
              <w:rFonts w:ascii="Calibri" w:hAnsi="Calibri"/>
              <w:i/>
              <w:rPrChange w:id="15662" w:author="Tre" w:date="2012-11-19T09:07:00Z">
                <w:rPr>
                  <w:rFonts w:ascii="Calibri" w:hAnsi="Calibri"/>
                  <w:i/>
                  <w:color w:val="0000FF"/>
                  <w:sz w:val="20"/>
                  <w:szCs w:val="20"/>
                  <w:u w:val="single"/>
                </w:rPr>
              </w:rPrChange>
            </w:rPr>
            <w:fldChar w:fldCharType="end"/>
          </w:r>
          <w:r w:rsidRPr="00EE27B1">
            <w:rPr>
              <w:rFonts w:ascii="Calibri" w:hAnsi="Calibri"/>
              <w:i/>
              <w:rPrChange w:id="15663" w:author="Tre" w:date="2012-11-19T09:07:00Z">
                <w:rPr>
                  <w:rFonts w:ascii="Calibri" w:hAnsi="Calibri"/>
                  <w:i/>
                  <w:color w:val="0000FF"/>
                  <w:sz w:val="20"/>
                  <w:szCs w:val="20"/>
                  <w:u w:val="single"/>
                </w:rPr>
              </w:rPrChange>
            </w:rPr>
            <w:delText>)</w:delText>
          </w:r>
        </w:del>
        <w:r w:rsidRPr="00EE27B1">
          <w:rPr>
            <w:rFonts w:ascii="Calibri" w:hAnsi="Calibri"/>
            <w:i/>
            <w:rPrChange w:id="15664" w:author="Tre" w:date="2012-11-19T09:07:00Z">
              <w:rPr>
                <w:rFonts w:ascii="Calibri" w:hAnsi="Calibri"/>
                <w:i/>
                <w:color w:val="0000FF"/>
                <w:sz w:val="20"/>
                <w:szCs w:val="20"/>
                <w:u w:val="single"/>
              </w:rPr>
            </w:rPrChange>
          </w:rPr>
          <w:t>]</w:t>
        </w:r>
      </w:ins>
    </w:p>
    <w:p w:rsidR="00702889" w:rsidRPr="000B0456" w:rsidRDefault="00EE27B1" w:rsidP="00702889">
      <w:pPr>
        <w:jc w:val="both"/>
        <w:rPr>
          <w:ins w:id="15665" w:author="frontdesk" w:date="2012-11-16T12:58:00Z"/>
          <w:rFonts w:ascii="Calibri" w:hAnsi="Calibri"/>
          <w:rPrChange w:id="15666" w:author="Tre" w:date="2012-11-19T09:07:00Z">
            <w:rPr>
              <w:ins w:id="15667" w:author="frontdesk" w:date="2012-11-16T12:58:00Z"/>
              <w:rFonts w:ascii="Calibri" w:hAnsi="Calibri"/>
              <w:sz w:val="20"/>
              <w:szCs w:val="20"/>
            </w:rPr>
          </w:rPrChange>
        </w:rPr>
      </w:pPr>
      <w:ins w:id="15668" w:author="frontdesk" w:date="2012-11-16T12:58:00Z">
        <w:r w:rsidRPr="00EE27B1">
          <w:rPr>
            <w:rFonts w:ascii="Calibri" w:hAnsi="Calibri"/>
            <w:rPrChange w:id="15669" w:author="Tre" w:date="2012-11-19T09:07:00Z">
              <w:rPr>
                <w:rFonts w:ascii="Calibri" w:hAnsi="Calibri"/>
                <w:color w:val="0000FF"/>
                <w:sz w:val="20"/>
                <w:szCs w:val="20"/>
                <w:u w:val="single"/>
              </w:rPr>
            </w:rPrChange>
          </w:rPr>
          <w:fldChar w:fldCharType="begin"/>
        </w:r>
        <w:r w:rsidRPr="00EE27B1">
          <w:rPr>
            <w:rFonts w:ascii="Calibri" w:hAnsi="Calibri"/>
            <w:rPrChange w:id="1567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671" w:author="Tre" w:date="2012-11-19T09:07:00Z">
              <w:rPr>
                <w:rFonts w:ascii="Calibri" w:hAnsi="Calibri"/>
                <w:color w:val="0000FF"/>
                <w:sz w:val="20"/>
                <w:szCs w:val="20"/>
                <w:u w:val="single"/>
              </w:rPr>
            </w:rPrChange>
          </w:rPr>
          <w:fldChar w:fldCharType="separate"/>
        </w:r>
        <w:r w:rsidRPr="00EE27B1">
          <w:rPr>
            <w:rFonts w:ascii="Calibri" w:hAnsi="Calibri"/>
            <w:noProof/>
            <w:rPrChange w:id="15672" w:author="Tre" w:date="2012-11-19T09:07:00Z">
              <w:rPr>
                <w:rFonts w:ascii="Calibri" w:hAnsi="Calibri"/>
                <w:noProof/>
                <w:color w:val="0000FF"/>
                <w:sz w:val="20"/>
                <w:szCs w:val="20"/>
                <w:u w:val="single"/>
              </w:rPr>
            </w:rPrChange>
          </w:rPr>
          <w:t>A precision rifle that is accurate at longer ranges than a sporting rifle. This rifle commonly has a tripod and gun scopes added.</w:t>
        </w:r>
        <w:r w:rsidRPr="00EE27B1">
          <w:rPr>
            <w:rFonts w:ascii="Calibri" w:hAnsi="Calibri"/>
            <w:rPrChange w:id="15673" w:author="Tre" w:date="2012-11-19T09:07:00Z">
              <w:rPr>
                <w:rFonts w:ascii="Calibri" w:hAnsi="Calibri"/>
                <w:color w:val="0000FF"/>
                <w:sz w:val="20"/>
                <w:szCs w:val="20"/>
                <w:u w:val="single"/>
              </w:rPr>
            </w:rPrChange>
          </w:rPr>
          <w:fldChar w:fldCharType="end"/>
        </w:r>
        <w:r w:rsidRPr="00EE27B1">
          <w:rPr>
            <w:rFonts w:ascii="Calibri" w:hAnsi="Calibri"/>
            <w:rPrChange w:id="15674" w:author="Tre" w:date="2012-11-19T09:07:00Z">
              <w:rPr>
                <w:rFonts w:ascii="Calibri" w:hAnsi="Calibri"/>
                <w:color w:val="0000FF"/>
                <w:sz w:val="20"/>
                <w:szCs w:val="20"/>
                <w:u w:val="single"/>
              </w:rPr>
            </w:rPrChange>
          </w:rPr>
          <w:fldChar w:fldCharType="begin"/>
        </w:r>
        <w:r w:rsidRPr="00EE27B1">
          <w:rPr>
            <w:rFonts w:ascii="Calibri" w:hAnsi="Calibri"/>
            <w:rPrChange w:id="1567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676"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677" w:author="frontdesk" w:date="2012-11-16T12:58:00Z"/>
        </w:rPr>
      </w:pPr>
    </w:p>
    <w:p w:rsidR="00702889" w:rsidRPr="000B0456" w:rsidRDefault="00EE27B1" w:rsidP="00702889">
      <w:pPr>
        <w:jc w:val="both"/>
        <w:rPr>
          <w:ins w:id="15678" w:author="frontdesk" w:date="2012-11-16T12:58:00Z"/>
          <w:rFonts w:ascii="Calibri" w:hAnsi="Calibri"/>
          <w:b/>
          <w:rPrChange w:id="15679" w:author="Tre" w:date="2012-11-19T09:07:00Z">
            <w:rPr>
              <w:ins w:id="15680" w:author="frontdesk" w:date="2012-11-16T12:58:00Z"/>
              <w:rFonts w:ascii="Calibri" w:hAnsi="Calibri"/>
              <w:b/>
              <w:sz w:val="20"/>
              <w:szCs w:val="20"/>
            </w:rPr>
          </w:rPrChange>
        </w:rPr>
      </w:pPr>
      <w:ins w:id="15681" w:author="frontdesk" w:date="2012-11-16T12:58:00Z">
        <w:r w:rsidRPr="00EE27B1">
          <w:rPr>
            <w:rFonts w:ascii="Calibri" w:hAnsi="Calibri"/>
            <w:b/>
            <w:rPrChange w:id="15682" w:author="Tre" w:date="2012-11-19T09:07:00Z">
              <w:rPr>
                <w:rFonts w:ascii="Calibri" w:hAnsi="Calibri"/>
                <w:b/>
                <w:color w:val="0000FF"/>
                <w:sz w:val="20"/>
                <w:szCs w:val="20"/>
                <w:u w:val="single"/>
              </w:rPr>
            </w:rPrChange>
          </w:rPr>
          <w:fldChar w:fldCharType="begin"/>
        </w:r>
        <w:r w:rsidRPr="00EE27B1">
          <w:rPr>
            <w:rFonts w:ascii="Calibri" w:hAnsi="Calibri"/>
            <w:b/>
            <w:rPrChange w:id="1568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684" w:author="Tre" w:date="2012-11-19T09:07:00Z">
              <w:rPr>
                <w:rFonts w:ascii="Calibri" w:hAnsi="Calibri"/>
                <w:b/>
                <w:color w:val="0000FF"/>
                <w:sz w:val="20"/>
                <w:szCs w:val="20"/>
                <w:u w:val="single"/>
              </w:rPr>
            </w:rPrChange>
          </w:rPr>
          <w:fldChar w:fldCharType="separate"/>
        </w:r>
        <w:r w:rsidRPr="00EE27B1">
          <w:rPr>
            <w:rFonts w:ascii="Calibri" w:hAnsi="Calibri"/>
            <w:b/>
            <w:noProof/>
            <w:rPrChange w:id="15685" w:author="Tre" w:date="2012-11-19T09:07:00Z">
              <w:rPr>
                <w:rFonts w:ascii="Calibri" w:hAnsi="Calibri"/>
                <w:b/>
                <w:noProof/>
                <w:color w:val="0000FF"/>
                <w:sz w:val="20"/>
                <w:szCs w:val="20"/>
                <w:u w:val="single"/>
              </w:rPr>
            </w:rPrChange>
          </w:rPr>
          <w:t>Browning Hunting Rifle</w:t>
        </w:r>
        <w:r w:rsidRPr="00EE27B1">
          <w:rPr>
            <w:rFonts w:ascii="Calibri" w:hAnsi="Calibri"/>
            <w:b/>
            <w:rPrChange w:id="15686"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687" w:author="frontdesk" w:date="2012-11-16T12:58:00Z"/>
          <w:rFonts w:ascii="Calibri" w:hAnsi="Calibri"/>
          <w:i/>
          <w:rPrChange w:id="15688" w:author="Tre" w:date="2012-11-19T09:07:00Z">
            <w:rPr>
              <w:ins w:id="15689" w:author="frontdesk" w:date="2012-11-16T12:58:00Z"/>
              <w:rFonts w:ascii="Calibri" w:hAnsi="Calibri"/>
              <w:i/>
              <w:sz w:val="20"/>
              <w:szCs w:val="20"/>
            </w:rPr>
          </w:rPrChange>
        </w:rPr>
      </w:pPr>
      <w:ins w:id="15690" w:author="frontdesk" w:date="2012-11-16T12:58:00Z">
        <w:r w:rsidRPr="00EE27B1">
          <w:rPr>
            <w:rFonts w:ascii="Calibri" w:hAnsi="Calibri"/>
            <w:i/>
            <w:rPrChange w:id="15691" w:author="Tre" w:date="2012-11-19T09:07:00Z">
              <w:rPr>
                <w:rFonts w:ascii="Calibri" w:hAnsi="Calibri"/>
                <w:i/>
                <w:color w:val="0000FF"/>
                <w:sz w:val="20"/>
                <w:szCs w:val="20"/>
                <w:u w:val="single"/>
              </w:rPr>
            </w:rPrChange>
          </w:rPr>
          <w:t>[Damage (</w:t>
        </w:r>
        <w:r w:rsidRPr="00EE27B1">
          <w:rPr>
            <w:rFonts w:ascii="Calibri" w:hAnsi="Calibri"/>
            <w:i/>
            <w:rPrChange w:id="15692" w:author="Tre" w:date="2012-11-19T09:07:00Z">
              <w:rPr>
                <w:rFonts w:ascii="Calibri" w:hAnsi="Calibri"/>
                <w:i/>
                <w:color w:val="0000FF"/>
                <w:sz w:val="20"/>
                <w:szCs w:val="20"/>
                <w:u w:val="single"/>
              </w:rPr>
            </w:rPrChange>
          </w:rPr>
          <w:fldChar w:fldCharType="begin"/>
        </w:r>
        <w:r w:rsidRPr="00EE27B1">
          <w:rPr>
            <w:rFonts w:ascii="Calibri" w:hAnsi="Calibri"/>
            <w:i/>
            <w:rPrChange w:id="15693"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694" w:author="Tre" w:date="2012-11-19T09:07:00Z">
              <w:rPr>
                <w:rFonts w:ascii="Calibri" w:hAnsi="Calibri"/>
                <w:i/>
                <w:color w:val="0000FF"/>
                <w:sz w:val="20"/>
                <w:szCs w:val="20"/>
                <w:u w:val="single"/>
              </w:rPr>
            </w:rPrChange>
          </w:rPr>
          <w:fldChar w:fldCharType="separate"/>
        </w:r>
        <w:r w:rsidRPr="00EE27B1">
          <w:rPr>
            <w:rFonts w:ascii="Calibri" w:hAnsi="Calibri"/>
            <w:i/>
            <w:noProof/>
            <w:rPrChange w:id="15695" w:author="Tre" w:date="2012-11-19T09:07:00Z">
              <w:rPr>
                <w:rFonts w:ascii="Calibri" w:hAnsi="Calibri"/>
                <w:i/>
                <w:noProof/>
                <w:color w:val="0000FF"/>
                <w:sz w:val="20"/>
                <w:szCs w:val="20"/>
                <w:u w:val="single"/>
              </w:rPr>
            </w:rPrChange>
          </w:rPr>
          <w:t>3</w:t>
        </w:r>
        <w:r w:rsidRPr="00EE27B1">
          <w:rPr>
            <w:rFonts w:ascii="Calibri" w:hAnsi="Calibri"/>
            <w:i/>
            <w:rPrChange w:id="15696" w:author="Tre" w:date="2012-11-19T09:07:00Z">
              <w:rPr>
                <w:rFonts w:ascii="Calibri" w:hAnsi="Calibri"/>
                <w:i/>
                <w:color w:val="0000FF"/>
                <w:sz w:val="20"/>
                <w:szCs w:val="20"/>
                <w:u w:val="single"/>
              </w:rPr>
            </w:rPrChange>
          </w:rPr>
          <w:fldChar w:fldCharType="end"/>
        </w:r>
        <w:r w:rsidRPr="00EE27B1">
          <w:rPr>
            <w:rFonts w:ascii="Calibri" w:hAnsi="Calibri"/>
            <w:i/>
            <w:rPrChange w:id="15697" w:author="Tre" w:date="2012-11-19T09:07:00Z">
              <w:rPr>
                <w:rFonts w:ascii="Calibri" w:hAnsi="Calibri"/>
                <w:i/>
                <w:color w:val="0000FF"/>
                <w:sz w:val="20"/>
                <w:szCs w:val="20"/>
                <w:u w:val="single"/>
              </w:rPr>
            </w:rPrChange>
          </w:rPr>
          <w:t>), Type (</w:t>
        </w:r>
        <w:r w:rsidRPr="00EE27B1">
          <w:rPr>
            <w:rFonts w:ascii="Calibri" w:hAnsi="Calibri"/>
            <w:i/>
            <w:rPrChange w:id="15698" w:author="Tre" w:date="2012-11-19T09:07:00Z">
              <w:rPr>
                <w:rFonts w:ascii="Calibri" w:hAnsi="Calibri"/>
                <w:i/>
                <w:color w:val="0000FF"/>
                <w:sz w:val="20"/>
                <w:szCs w:val="20"/>
                <w:u w:val="single"/>
              </w:rPr>
            </w:rPrChange>
          </w:rPr>
          <w:fldChar w:fldCharType="begin"/>
        </w:r>
        <w:r w:rsidRPr="00EE27B1">
          <w:rPr>
            <w:rFonts w:ascii="Calibri" w:hAnsi="Calibri"/>
            <w:i/>
            <w:rPrChange w:id="15699"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700" w:author="Tre" w:date="2012-11-19T09:07:00Z">
              <w:rPr>
                <w:rFonts w:ascii="Calibri" w:hAnsi="Calibri"/>
                <w:i/>
                <w:color w:val="0000FF"/>
                <w:sz w:val="20"/>
                <w:szCs w:val="20"/>
                <w:u w:val="single"/>
              </w:rPr>
            </w:rPrChange>
          </w:rPr>
          <w:fldChar w:fldCharType="separate"/>
        </w:r>
        <w:r w:rsidRPr="00EE27B1">
          <w:rPr>
            <w:rFonts w:ascii="Calibri" w:hAnsi="Calibri"/>
            <w:i/>
            <w:noProof/>
            <w:rPrChange w:id="15701" w:author="Tre" w:date="2012-11-19T09:07:00Z">
              <w:rPr>
                <w:rFonts w:ascii="Calibri" w:hAnsi="Calibri"/>
                <w:i/>
                <w:noProof/>
                <w:color w:val="0000FF"/>
                <w:sz w:val="20"/>
                <w:szCs w:val="20"/>
                <w:u w:val="single"/>
              </w:rPr>
            </w:rPrChange>
          </w:rPr>
          <w:t>Gun</w:t>
        </w:r>
        <w:r w:rsidRPr="00EE27B1">
          <w:rPr>
            <w:rFonts w:ascii="Calibri" w:hAnsi="Calibri"/>
            <w:i/>
            <w:rPrChange w:id="15702" w:author="Tre" w:date="2012-11-19T09:07:00Z">
              <w:rPr>
                <w:rFonts w:ascii="Calibri" w:hAnsi="Calibri"/>
                <w:i/>
                <w:color w:val="0000FF"/>
                <w:sz w:val="20"/>
                <w:szCs w:val="20"/>
                <w:u w:val="single"/>
              </w:rPr>
            </w:rPrChange>
          </w:rPr>
          <w:fldChar w:fldCharType="end"/>
        </w:r>
        <w:r w:rsidRPr="00EE27B1">
          <w:rPr>
            <w:rFonts w:ascii="Calibri" w:hAnsi="Calibri"/>
            <w:i/>
            <w:rPrChange w:id="15703" w:author="Tre" w:date="2012-11-19T09:07:00Z">
              <w:rPr>
                <w:rFonts w:ascii="Calibri" w:hAnsi="Calibri"/>
                <w:i/>
                <w:color w:val="0000FF"/>
                <w:sz w:val="20"/>
                <w:szCs w:val="20"/>
                <w:u w:val="single"/>
              </w:rPr>
            </w:rPrChange>
          </w:rPr>
          <w:t>), Rate (</w:t>
        </w:r>
        <w:r w:rsidRPr="00EE27B1">
          <w:rPr>
            <w:rFonts w:ascii="Calibri" w:hAnsi="Calibri"/>
            <w:i/>
            <w:rPrChange w:id="15704" w:author="Tre" w:date="2012-11-19T09:07:00Z">
              <w:rPr>
                <w:rFonts w:ascii="Calibri" w:hAnsi="Calibri"/>
                <w:i/>
                <w:color w:val="0000FF"/>
                <w:sz w:val="20"/>
                <w:szCs w:val="20"/>
                <w:u w:val="single"/>
              </w:rPr>
            </w:rPrChange>
          </w:rPr>
          <w:fldChar w:fldCharType="begin"/>
        </w:r>
        <w:r w:rsidRPr="00EE27B1">
          <w:rPr>
            <w:rFonts w:ascii="Calibri" w:hAnsi="Calibri"/>
            <w:i/>
            <w:rPrChange w:id="15705"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706" w:author="Tre" w:date="2012-11-19T09:07:00Z">
              <w:rPr>
                <w:rFonts w:ascii="Calibri" w:hAnsi="Calibri"/>
                <w:i/>
                <w:color w:val="0000FF"/>
                <w:sz w:val="20"/>
                <w:szCs w:val="20"/>
                <w:u w:val="single"/>
              </w:rPr>
            </w:rPrChange>
          </w:rPr>
          <w:fldChar w:fldCharType="separate"/>
        </w:r>
        <w:r w:rsidRPr="00EE27B1">
          <w:rPr>
            <w:rFonts w:ascii="Calibri" w:hAnsi="Calibri"/>
            <w:i/>
            <w:noProof/>
            <w:rPrChange w:id="15707" w:author="Tre" w:date="2012-11-19T09:07:00Z">
              <w:rPr>
                <w:rFonts w:ascii="Calibri" w:hAnsi="Calibri"/>
                <w:i/>
                <w:noProof/>
                <w:color w:val="0000FF"/>
                <w:sz w:val="20"/>
                <w:szCs w:val="20"/>
                <w:u w:val="single"/>
              </w:rPr>
            </w:rPrChange>
          </w:rPr>
          <w:t>Semi Auto</w:t>
        </w:r>
        <w:r w:rsidRPr="00EE27B1">
          <w:rPr>
            <w:rFonts w:ascii="Calibri" w:hAnsi="Calibri"/>
            <w:i/>
            <w:rPrChange w:id="15708" w:author="Tre" w:date="2012-11-19T09:07:00Z">
              <w:rPr>
                <w:rFonts w:ascii="Calibri" w:hAnsi="Calibri"/>
                <w:i/>
                <w:color w:val="0000FF"/>
                <w:sz w:val="20"/>
                <w:szCs w:val="20"/>
                <w:u w:val="single"/>
              </w:rPr>
            </w:rPrChange>
          </w:rPr>
          <w:fldChar w:fldCharType="end"/>
        </w:r>
        <w:r w:rsidRPr="00EE27B1">
          <w:rPr>
            <w:rFonts w:ascii="Calibri" w:hAnsi="Calibri"/>
            <w:i/>
            <w:rPrChange w:id="15709" w:author="Tre" w:date="2012-11-19T09:07:00Z">
              <w:rPr>
                <w:rFonts w:ascii="Calibri" w:hAnsi="Calibri"/>
                <w:i/>
                <w:color w:val="0000FF"/>
                <w:sz w:val="20"/>
                <w:szCs w:val="20"/>
                <w:u w:val="single"/>
              </w:rPr>
            </w:rPrChange>
          </w:rPr>
          <w:t>), Ammo (</w:t>
        </w:r>
        <w:r w:rsidRPr="00EE27B1">
          <w:rPr>
            <w:rFonts w:ascii="Calibri" w:hAnsi="Calibri"/>
            <w:i/>
            <w:rPrChange w:id="15710" w:author="Tre" w:date="2012-11-19T09:07:00Z">
              <w:rPr>
                <w:rFonts w:ascii="Calibri" w:hAnsi="Calibri"/>
                <w:i/>
                <w:color w:val="0000FF"/>
                <w:sz w:val="20"/>
                <w:szCs w:val="20"/>
                <w:u w:val="single"/>
              </w:rPr>
            </w:rPrChange>
          </w:rPr>
          <w:fldChar w:fldCharType="begin"/>
        </w:r>
        <w:r w:rsidRPr="00EE27B1">
          <w:rPr>
            <w:rFonts w:ascii="Calibri" w:hAnsi="Calibri"/>
            <w:i/>
            <w:rPrChange w:id="15711"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712" w:author="Tre" w:date="2012-11-19T09:07:00Z">
              <w:rPr>
                <w:rFonts w:ascii="Calibri" w:hAnsi="Calibri"/>
                <w:i/>
                <w:color w:val="0000FF"/>
                <w:sz w:val="20"/>
                <w:szCs w:val="20"/>
                <w:u w:val="single"/>
              </w:rPr>
            </w:rPrChange>
          </w:rPr>
          <w:fldChar w:fldCharType="separate"/>
        </w:r>
        <w:r w:rsidRPr="00EE27B1">
          <w:rPr>
            <w:rFonts w:ascii="Calibri" w:hAnsi="Calibri"/>
            <w:i/>
            <w:noProof/>
            <w:rPrChange w:id="15713" w:author="Tre" w:date="2012-11-19T09:07:00Z">
              <w:rPr>
                <w:rFonts w:ascii="Calibri" w:hAnsi="Calibri"/>
                <w:i/>
                <w:noProof/>
                <w:color w:val="0000FF"/>
                <w:sz w:val="20"/>
                <w:szCs w:val="20"/>
                <w:u w:val="single"/>
              </w:rPr>
            </w:rPrChange>
          </w:rPr>
          <w:t>magazine (5)</w:t>
        </w:r>
        <w:r w:rsidRPr="00EE27B1">
          <w:rPr>
            <w:rFonts w:ascii="Calibri" w:hAnsi="Calibri"/>
            <w:i/>
            <w:rPrChange w:id="15714" w:author="Tre" w:date="2012-11-19T09:07:00Z">
              <w:rPr>
                <w:rFonts w:ascii="Calibri" w:hAnsi="Calibri"/>
                <w:i/>
                <w:color w:val="0000FF"/>
                <w:sz w:val="20"/>
                <w:szCs w:val="20"/>
                <w:u w:val="single"/>
              </w:rPr>
            </w:rPrChange>
          </w:rPr>
          <w:fldChar w:fldCharType="end"/>
        </w:r>
        <w:r w:rsidRPr="00EE27B1">
          <w:rPr>
            <w:rFonts w:ascii="Calibri" w:hAnsi="Calibri"/>
            <w:i/>
            <w:rPrChange w:id="15715" w:author="Tre" w:date="2012-11-19T09:07:00Z">
              <w:rPr>
                <w:rFonts w:ascii="Calibri" w:hAnsi="Calibri"/>
                <w:i/>
                <w:color w:val="0000FF"/>
                <w:sz w:val="20"/>
                <w:szCs w:val="20"/>
                <w:u w:val="single"/>
              </w:rPr>
            </w:rPrChange>
          </w:rPr>
          <w:t>)</w:t>
        </w:r>
        <w:del w:id="15716" w:author="Tre" w:date="2012-11-19T09:47:00Z">
          <w:r w:rsidRPr="00EE27B1">
            <w:rPr>
              <w:rFonts w:ascii="Calibri" w:hAnsi="Calibri"/>
              <w:i/>
              <w:rPrChange w:id="15717" w:author="Tre" w:date="2012-11-19T09:07:00Z">
                <w:rPr>
                  <w:rFonts w:ascii="Calibri" w:hAnsi="Calibri"/>
                  <w:i/>
                  <w:color w:val="0000FF"/>
                  <w:sz w:val="20"/>
                  <w:szCs w:val="20"/>
                  <w:u w:val="single"/>
                </w:rPr>
              </w:rPrChange>
            </w:rPr>
            <w:delText>, Range (</w:delText>
          </w:r>
          <w:r w:rsidRPr="00EE27B1" w:rsidDel="00145406">
            <w:rPr>
              <w:rFonts w:ascii="Calibri" w:hAnsi="Calibri"/>
              <w:i/>
              <w:rPrChange w:id="15718" w:author="Tre" w:date="2012-11-19T09:07:00Z">
                <w:rPr>
                  <w:rFonts w:ascii="Calibri" w:hAnsi="Calibri"/>
                  <w:i/>
                  <w:color w:val="0000FF"/>
                  <w:sz w:val="20"/>
                  <w:szCs w:val="20"/>
                  <w:u w:val="single"/>
                </w:rPr>
              </w:rPrChange>
            </w:rPr>
            <w:fldChar w:fldCharType="begin"/>
          </w:r>
          <w:r w:rsidRPr="00EE27B1">
            <w:rPr>
              <w:rFonts w:ascii="Calibri" w:hAnsi="Calibri"/>
              <w:i/>
              <w:rPrChange w:id="15719" w:author="Tre" w:date="2012-11-19T09:07:00Z">
                <w:rPr>
                  <w:rFonts w:ascii="Calibri" w:hAnsi="Calibri"/>
                  <w:i/>
                  <w:color w:val="0000FF"/>
                  <w:sz w:val="20"/>
                  <w:szCs w:val="20"/>
                  <w:u w:val="single"/>
                </w:rPr>
              </w:rPrChange>
            </w:rPr>
            <w:delInstrText xml:space="preserve"> MERGEFIELD Range </w:delInstrText>
          </w:r>
          <w:r w:rsidRPr="00EE27B1" w:rsidDel="00145406">
            <w:rPr>
              <w:rFonts w:ascii="Calibri" w:hAnsi="Calibri"/>
              <w:i/>
              <w:rPrChange w:id="15720" w:author="Tre" w:date="2012-11-19T09:07:00Z">
                <w:rPr>
                  <w:rFonts w:ascii="Calibri" w:hAnsi="Calibri"/>
                  <w:i/>
                  <w:color w:val="0000FF"/>
                  <w:sz w:val="20"/>
                  <w:szCs w:val="20"/>
                  <w:u w:val="single"/>
                </w:rPr>
              </w:rPrChange>
            </w:rPr>
            <w:fldChar w:fldCharType="end"/>
          </w:r>
          <w:r w:rsidRPr="00EE27B1">
            <w:rPr>
              <w:rFonts w:ascii="Calibri" w:hAnsi="Calibri"/>
              <w:i/>
              <w:rPrChange w:id="15721" w:author="Tre" w:date="2012-11-19T09:07:00Z">
                <w:rPr>
                  <w:rFonts w:ascii="Calibri" w:hAnsi="Calibri"/>
                  <w:i/>
                  <w:color w:val="0000FF"/>
                  <w:sz w:val="20"/>
                  <w:szCs w:val="20"/>
                  <w:u w:val="single"/>
                </w:rPr>
              </w:rPrChange>
            </w:rPr>
            <w:delText>), Vehicle Type (</w:delText>
          </w:r>
          <w:r w:rsidRPr="00EE27B1" w:rsidDel="00145406">
            <w:rPr>
              <w:rFonts w:ascii="Calibri" w:hAnsi="Calibri"/>
              <w:i/>
              <w:rPrChange w:id="15722" w:author="Tre" w:date="2012-11-19T09:07:00Z">
                <w:rPr>
                  <w:rFonts w:ascii="Calibri" w:hAnsi="Calibri"/>
                  <w:i/>
                  <w:color w:val="0000FF"/>
                  <w:sz w:val="20"/>
                  <w:szCs w:val="20"/>
                  <w:u w:val="single"/>
                </w:rPr>
              </w:rPrChange>
            </w:rPr>
            <w:fldChar w:fldCharType="begin"/>
          </w:r>
          <w:r w:rsidRPr="00EE27B1">
            <w:rPr>
              <w:rFonts w:ascii="Calibri" w:hAnsi="Calibri"/>
              <w:i/>
              <w:rPrChange w:id="15723" w:author="Tre" w:date="2012-11-19T09:07:00Z">
                <w:rPr>
                  <w:rFonts w:ascii="Calibri" w:hAnsi="Calibri"/>
                  <w:i/>
                  <w:color w:val="0000FF"/>
                  <w:sz w:val="20"/>
                  <w:szCs w:val="20"/>
                  <w:u w:val="single"/>
                </w:rPr>
              </w:rPrChange>
            </w:rPr>
            <w:delInstrText xml:space="preserve"> MERGEFIELD Vehicle_Type </w:delInstrText>
          </w:r>
          <w:r w:rsidRPr="00EE27B1" w:rsidDel="00145406">
            <w:rPr>
              <w:rFonts w:ascii="Calibri" w:hAnsi="Calibri"/>
              <w:i/>
              <w:rPrChange w:id="15724" w:author="Tre" w:date="2012-11-19T09:07:00Z">
                <w:rPr>
                  <w:rFonts w:ascii="Calibri" w:hAnsi="Calibri"/>
                  <w:i/>
                  <w:color w:val="0000FF"/>
                  <w:sz w:val="20"/>
                  <w:szCs w:val="20"/>
                  <w:u w:val="single"/>
                </w:rPr>
              </w:rPrChange>
            </w:rPr>
            <w:fldChar w:fldCharType="end"/>
          </w:r>
          <w:r w:rsidRPr="00EE27B1">
            <w:rPr>
              <w:rFonts w:ascii="Calibri" w:hAnsi="Calibri"/>
              <w:i/>
              <w:rPrChange w:id="15725" w:author="Tre" w:date="2012-11-19T09:07:00Z">
                <w:rPr>
                  <w:rFonts w:ascii="Calibri" w:hAnsi="Calibri"/>
                  <w:i/>
                  <w:color w:val="0000FF"/>
                  <w:sz w:val="20"/>
                  <w:szCs w:val="20"/>
                  <w:u w:val="single"/>
                </w:rPr>
              </w:rPrChange>
            </w:rPr>
            <w:delText>), Speed (</w:delText>
          </w:r>
          <w:r w:rsidRPr="00EE27B1" w:rsidDel="00145406">
            <w:rPr>
              <w:rFonts w:ascii="Calibri" w:hAnsi="Calibri"/>
              <w:i/>
              <w:rPrChange w:id="15726" w:author="Tre" w:date="2012-11-19T09:07:00Z">
                <w:rPr>
                  <w:rFonts w:ascii="Calibri" w:hAnsi="Calibri"/>
                  <w:i/>
                  <w:color w:val="0000FF"/>
                  <w:sz w:val="20"/>
                  <w:szCs w:val="20"/>
                  <w:u w:val="single"/>
                </w:rPr>
              </w:rPrChange>
            </w:rPr>
            <w:fldChar w:fldCharType="begin"/>
          </w:r>
          <w:r w:rsidRPr="00EE27B1">
            <w:rPr>
              <w:rFonts w:ascii="Calibri" w:hAnsi="Calibri"/>
              <w:i/>
              <w:rPrChange w:id="15727" w:author="Tre" w:date="2012-11-19T09:07:00Z">
                <w:rPr>
                  <w:rFonts w:ascii="Calibri" w:hAnsi="Calibri"/>
                  <w:i/>
                  <w:color w:val="0000FF"/>
                  <w:sz w:val="20"/>
                  <w:szCs w:val="20"/>
                  <w:u w:val="single"/>
                </w:rPr>
              </w:rPrChange>
            </w:rPr>
            <w:delInstrText xml:space="preserve"> MERGEFIELD Speed </w:delInstrText>
          </w:r>
          <w:r w:rsidRPr="00EE27B1" w:rsidDel="00145406">
            <w:rPr>
              <w:rFonts w:ascii="Calibri" w:hAnsi="Calibri"/>
              <w:i/>
              <w:rPrChange w:id="15728" w:author="Tre" w:date="2012-11-19T09:07:00Z">
                <w:rPr>
                  <w:rFonts w:ascii="Calibri" w:hAnsi="Calibri"/>
                  <w:i/>
                  <w:color w:val="0000FF"/>
                  <w:sz w:val="20"/>
                  <w:szCs w:val="20"/>
                  <w:u w:val="single"/>
                </w:rPr>
              </w:rPrChange>
            </w:rPr>
            <w:fldChar w:fldCharType="end"/>
          </w:r>
          <w:r w:rsidRPr="00EE27B1">
            <w:rPr>
              <w:rFonts w:ascii="Calibri" w:hAnsi="Calibri"/>
              <w:i/>
              <w:rPrChange w:id="15729" w:author="Tre" w:date="2012-11-19T09:07:00Z">
                <w:rPr>
                  <w:rFonts w:ascii="Calibri" w:hAnsi="Calibri"/>
                  <w:i/>
                  <w:color w:val="0000FF"/>
                  <w:sz w:val="20"/>
                  <w:szCs w:val="20"/>
                  <w:u w:val="single"/>
                </w:rPr>
              </w:rPrChange>
            </w:rPr>
            <w:delText>), Agility (</w:delText>
          </w:r>
          <w:r w:rsidRPr="00EE27B1" w:rsidDel="00145406">
            <w:rPr>
              <w:rFonts w:ascii="Calibri" w:hAnsi="Calibri"/>
              <w:i/>
              <w:rPrChange w:id="15730" w:author="Tre" w:date="2012-11-19T09:07:00Z">
                <w:rPr>
                  <w:rFonts w:ascii="Calibri" w:hAnsi="Calibri"/>
                  <w:i/>
                  <w:color w:val="0000FF"/>
                  <w:sz w:val="20"/>
                  <w:szCs w:val="20"/>
                  <w:u w:val="single"/>
                </w:rPr>
              </w:rPrChange>
            </w:rPr>
            <w:fldChar w:fldCharType="begin"/>
          </w:r>
          <w:r w:rsidRPr="00EE27B1">
            <w:rPr>
              <w:rFonts w:ascii="Calibri" w:hAnsi="Calibri"/>
              <w:i/>
              <w:rPrChange w:id="15731" w:author="Tre" w:date="2012-11-19T09:07:00Z">
                <w:rPr>
                  <w:rFonts w:ascii="Calibri" w:hAnsi="Calibri"/>
                  <w:i/>
                  <w:color w:val="0000FF"/>
                  <w:sz w:val="20"/>
                  <w:szCs w:val="20"/>
                  <w:u w:val="single"/>
                </w:rPr>
              </w:rPrChange>
            </w:rPr>
            <w:delInstrText xml:space="preserve"> MERGEFIELD Agility </w:delInstrText>
          </w:r>
          <w:r w:rsidRPr="00EE27B1" w:rsidDel="00145406">
            <w:rPr>
              <w:rFonts w:ascii="Calibri" w:hAnsi="Calibri"/>
              <w:i/>
              <w:rPrChange w:id="15732" w:author="Tre" w:date="2012-11-19T09:07:00Z">
                <w:rPr>
                  <w:rFonts w:ascii="Calibri" w:hAnsi="Calibri"/>
                  <w:i/>
                  <w:color w:val="0000FF"/>
                  <w:sz w:val="20"/>
                  <w:szCs w:val="20"/>
                  <w:u w:val="single"/>
                </w:rPr>
              </w:rPrChange>
            </w:rPr>
            <w:fldChar w:fldCharType="end"/>
          </w:r>
          <w:r w:rsidRPr="00EE27B1">
            <w:rPr>
              <w:rFonts w:ascii="Calibri" w:hAnsi="Calibri"/>
              <w:i/>
              <w:rPrChange w:id="15733" w:author="Tre" w:date="2012-11-19T09:07:00Z">
                <w:rPr>
                  <w:rFonts w:ascii="Calibri" w:hAnsi="Calibri"/>
                  <w:i/>
                  <w:color w:val="0000FF"/>
                  <w:sz w:val="20"/>
                  <w:szCs w:val="20"/>
                  <w:u w:val="single"/>
                </w:rPr>
              </w:rPrChange>
            </w:rPr>
            <w:delText>), Fuel (</w:delText>
          </w:r>
          <w:r w:rsidRPr="00EE27B1" w:rsidDel="00145406">
            <w:rPr>
              <w:rFonts w:ascii="Calibri" w:hAnsi="Calibri"/>
              <w:i/>
              <w:rPrChange w:id="15734" w:author="Tre" w:date="2012-11-19T09:07:00Z">
                <w:rPr>
                  <w:rFonts w:ascii="Calibri" w:hAnsi="Calibri"/>
                  <w:i/>
                  <w:color w:val="0000FF"/>
                  <w:sz w:val="20"/>
                  <w:szCs w:val="20"/>
                  <w:u w:val="single"/>
                </w:rPr>
              </w:rPrChange>
            </w:rPr>
            <w:fldChar w:fldCharType="begin"/>
          </w:r>
          <w:r w:rsidRPr="00EE27B1">
            <w:rPr>
              <w:rFonts w:ascii="Calibri" w:hAnsi="Calibri"/>
              <w:i/>
              <w:rPrChange w:id="15735" w:author="Tre" w:date="2012-11-19T09:07:00Z">
                <w:rPr>
                  <w:rFonts w:ascii="Calibri" w:hAnsi="Calibri"/>
                  <w:i/>
                  <w:color w:val="0000FF"/>
                  <w:sz w:val="20"/>
                  <w:szCs w:val="20"/>
                  <w:u w:val="single"/>
                </w:rPr>
              </w:rPrChange>
            </w:rPr>
            <w:delInstrText xml:space="preserve"> MERGEFIELD Fuel </w:delInstrText>
          </w:r>
          <w:r w:rsidRPr="00EE27B1" w:rsidDel="00145406">
            <w:rPr>
              <w:rFonts w:ascii="Calibri" w:hAnsi="Calibri"/>
              <w:i/>
              <w:rPrChange w:id="15736" w:author="Tre" w:date="2012-11-19T09:07:00Z">
                <w:rPr>
                  <w:rFonts w:ascii="Calibri" w:hAnsi="Calibri"/>
                  <w:i/>
                  <w:color w:val="0000FF"/>
                  <w:sz w:val="20"/>
                  <w:szCs w:val="20"/>
                  <w:u w:val="single"/>
                </w:rPr>
              </w:rPrChange>
            </w:rPr>
            <w:fldChar w:fldCharType="end"/>
          </w:r>
          <w:r w:rsidRPr="00EE27B1">
            <w:rPr>
              <w:rFonts w:ascii="Calibri" w:hAnsi="Calibri"/>
              <w:i/>
              <w:rPrChange w:id="15737" w:author="Tre" w:date="2012-11-19T09:07:00Z">
                <w:rPr>
                  <w:rFonts w:ascii="Calibri" w:hAnsi="Calibri"/>
                  <w:i/>
                  <w:color w:val="0000FF"/>
                  <w:sz w:val="20"/>
                  <w:szCs w:val="20"/>
                  <w:u w:val="single"/>
                </w:rPr>
              </w:rPrChange>
            </w:rPr>
            <w:delText>)</w:delText>
          </w:r>
        </w:del>
        <w:r w:rsidRPr="00EE27B1">
          <w:rPr>
            <w:rFonts w:ascii="Calibri" w:hAnsi="Calibri"/>
            <w:i/>
            <w:rPrChange w:id="15738" w:author="Tre" w:date="2012-11-19T09:07:00Z">
              <w:rPr>
                <w:rFonts w:ascii="Calibri" w:hAnsi="Calibri"/>
                <w:i/>
                <w:color w:val="0000FF"/>
                <w:sz w:val="20"/>
                <w:szCs w:val="20"/>
                <w:u w:val="single"/>
              </w:rPr>
            </w:rPrChange>
          </w:rPr>
          <w:t>]</w:t>
        </w:r>
      </w:ins>
    </w:p>
    <w:p w:rsidR="00702889" w:rsidRPr="000B0456" w:rsidRDefault="00EE27B1" w:rsidP="00702889">
      <w:pPr>
        <w:jc w:val="both"/>
        <w:rPr>
          <w:ins w:id="15739" w:author="frontdesk" w:date="2012-11-16T12:58:00Z"/>
          <w:rFonts w:ascii="Calibri" w:hAnsi="Calibri"/>
          <w:rPrChange w:id="15740" w:author="Tre" w:date="2012-11-19T09:07:00Z">
            <w:rPr>
              <w:ins w:id="15741" w:author="frontdesk" w:date="2012-11-16T12:58:00Z"/>
              <w:rFonts w:ascii="Calibri" w:hAnsi="Calibri"/>
              <w:sz w:val="20"/>
              <w:szCs w:val="20"/>
            </w:rPr>
          </w:rPrChange>
        </w:rPr>
      </w:pPr>
      <w:ins w:id="15742" w:author="frontdesk" w:date="2012-11-16T12:58:00Z">
        <w:r w:rsidRPr="00EE27B1">
          <w:rPr>
            <w:rFonts w:ascii="Calibri" w:hAnsi="Calibri"/>
            <w:rPrChange w:id="15743" w:author="Tre" w:date="2012-11-19T09:07:00Z">
              <w:rPr>
                <w:rFonts w:ascii="Calibri" w:hAnsi="Calibri"/>
                <w:color w:val="0000FF"/>
                <w:sz w:val="20"/>
                <w:szCs w:val="20"/>
                <w:u w:val="single"/>
              </w:rPr>
            </w:rPrChange>
          </w:rPr>
          <w:fldChar w:fldCharType="begin"/>
        </w:r>
        <w:r w:rsidRPr="00EE27B1">
          <w:rPr>
            <w:rFonts w:ascii="Calibri" w:hAnsi="Calibri"/>
            <w:rPrChange w:id="1574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745" w:author="Tre" w:date="2012-11-19T09:07:00Z">
              <w:rPr>
                <w:rFonts w:ascii="Calibri" w:hAnsi="Calibri"/>
                <w:color w:val="0000FF"/>
                <w:sz w:val="20"/>
                <w:szCs w:val="20"/>
                <w:u w:val="single"/>
              </w:rPr>
            </w:rPrChange>
          </w:rPr>
          <w:fldChar w:fldCharType="separate"/>
        </w:r>
        <w:r w:rsidRPr="00EE27B1">
          <w:rPr>
            <w:rFonts w:ascii="Calibri" w:hAnsi="Calibri"/>
            <w:noProof/>
            <w:rPrChange w:id="15746" w:author="Tre" w:date="2012-11-19T09:07:00Z">
              <w:rPr>
                <w:rFonts w:ascii="Calibri" w:hAnsi="Calibri"/>
                <w:noProof/>
                <w:color w:val="0000FF"/>
                <w:sz w:val="20"/>
                <w:szCs w:val="20"/>
                <w:u w:val="single"/>
              </w:rPr>
            </w:rPrChange>
          </w:rPr>
          <w:t>A sporting rifle designed for hunting game or sport shooting. These rifles are very accurate and damaging.</w:t>
        </w:r>
        <w:r w:rsidRPr="00EE27B1">
          <w:rPr>
            <w:rFonts w:ascii="Calibri" w:hAnsi="Calibri"/>
            <w:rPrChange w:id="15747" w:author="Tre" w:date="2012-11-19T09:07:00Z">
              <w:rPr>
                <w:rFonts w:ascii="Calibri" w:hAnsi="Calibri"/>
                <w:color w:val="0000FF"/>
                <w:sz w:val="20"/>
                <w:szCs w:val="20"/>
                <w:u w:val="single"/>
              </w:rPr>
            </w:rPrChange>
          </w:rPr>
          <w:fldChar w:fldCharType="end"/>
        </w:r>
        <w:r w:rsidRPr="00EE27B1">
          <w:rPr>
            <w:rFonts w:ascii="Calibri" w:hAnsi="Calibri"/>
            <w:rPrChange w:id="15748" w:author="Tre" w:date="2012-11-19T09:07:00Z">
              <w:rPr>
                <w:rFonts w:ascii="Calibri" w:hAnsi="Calibri"/>
                <w:color w:val="0000FF"/>
                <w:sz w:val="20"/>
                <w:szCs w:val="20"/>
                <w:u w:val="single"/>
              </w:rPr>
            </w:rPrChange>
          </w:rPr>
          <w:fldChar w:fldCharType="begin"/>
        </w:r>
        <w:r w:rsidRPr="00EE27B1">
          <w:rPr>
            <w:rFonts w:ascii="Calibri" w:hAnsi="Calibri"/>
            <w:rPrChange w:id="1574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750"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751" w:author="frontdesk" w:date="2012-11-16T12:58:00Z"/>
        </w:rPr>
      </w:pPr>
    </w:p>
    <w:p w:rsidR="00702889" w:rsidRPr="000B0456" w:rsidRDefault="00EE27B1" w:rsidP="00702889">
      <w:pPr>
        <w:jc w:val="both"/>
        <w:rPr>
          <w:ins w:id="15752" w:author="frontdesk" w:date="2012-11-16T12:58:00Z"/>
          <w:rFonts w:ascii="Calibri" w:hAnsi="Calibri"/>
          <w:b/>
          <w:rPrChange w:id="15753" w:author="Tre" w:date="2012-11-19T09:07:00Z">
            <w:rPr>
              <w:ins w:id="15754" w:author="frontdesk" w:date="2012-11-16T12:58:00Z"/>
              <w:rFonts w:ascii="Calibri" w:hAnsi="Calibri"/>
              <w:b/>
              <w:sz w:val="20"/>
              <w:szCs w:val="20"/>
            </w:rPr>
          </w:rPrChange>
        </w:rPr>
      </w:pPr>
      <w:ins w:id="15755" w:author="frontdesk" w:date="2012-11-16T12:58:00Z">
        <w:r w:rsidRPr="00EE27B1">
          <w:rPr>
            <w:rFonts w:ascii="Calibri" w:hAnsi="Calibri"/>
            <w:b/>
            <w:rPrChange w:id="15756" w:author="Tre" w:date="2012-11-19T09:07:00Z">
              <w:rPr>
                <w:rFonts w:ascii="Calibri" w:hAnsi="Calibri"/>
                <w:b/>
                <w:color w:val="0000FF"/>
                <w:sz w:val="20"/>
                <w:szCs w:val="20"/>
                <w:u w:val="single"/>
              </w:rPr>
            </w:rPrChange>
          </w:rPr>
          <w:fldChar w:fldCharType="begin"/>
        </w:r>
        <w:r w:rsidRPr="00EE27B1">
          <w:rPr>
            <w:rFonts w:ascii="Calibri" w:hAnsi="Calibri"/>
            <w:b/>
            <w:rPrChange w:id="1575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758" w:author="Tre" w:date="2012-11-19T09:07:00Z">
              <w:rPr>
                <w:rFonts w:ascii="Calibri" w:hAnsi="Calibri"/>
                <w:b/>
                <w:color w:val="0000FF"/>
                <w:sz w:val="20"/>
                <w:szCs w:val="20"/>
                <w:u w:val="single"/>
              </w:rPr>
            </w:rPrChange>
          </w:rPr>
          <w:fldChar w:fldCharType="separate"/>
        </w:r>
        <w:r w:rsidRPr="00EE27B1">
          <w:rPr>
            <w:rFonts w:ascii="Calibri" w:hAnsi="Calibri"/>
            <w:b/>
            <w:noProof/>
            <w:rPrChange w:id="15759" w:author="Tre" w:date="2012-11-19T09:07:00Z">
              <w:rPr>
                <w:rFonts w:ascii="Calibri" w:hAnsi="Calibri"/>
                <w:b/>
                <w:noProof/>
                <w:color w:val="0000FF"/>
                <w:sz w:val="20"/>
                <w:szCs w:val="20"/>
                <w:u w:val="single"/>
              </w:rPr>
            </w:rPrChange>
          </w:rPr>
          <w:t>Tanto survival knife</w:t>
        </w:r>
        <w:r w:rsidRPr="00EE27B1">
          <w:rPr>
            <w:rFonts w:ascii="Calibri" w:hAnsi="Calibri"/>
            <w:b/>
            <w:rPrChange w:id="15760"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761" w:author="frontdesk" w:date="2012-11-16T12:58:00Z"/>
          <w:rFonts w:ascii="Calibri" w:hAnsi="Calibri"/>
          <w:i/>
          <w:rPrChange w:id="15762" w:author="Tre" w:date="2012-11-19T09:07:00Z">
            <w:rPr>
              <w:ins w:id="15763" w:author="frontdesk" w:date="2012-11-16T12:58:00Z"/>
              <w:rFonts w:ascii="Calibri" w:hAnsi="Calibri"/>
              <w:i/>
              <w:sz w:val="20"/>
              <w:szCs w:val="20"/>
            </w:rPr>
          </w:rPrChange>
        </w:rPr>
      </w:pPr>
      <w:ins w:id="15764" w:author="frontdesk" w:date="2012-11-16T12:58:00Z">
        <w:r w:rsidRPr="00EE27B1">
          <w:rPr>
            <w:rFonts w:ascii="Calibri" w:hAnsi="Calibri"/>
            <w:i/>
            <w:rPrChange w:id="15765" w:author="Tre" w:date="2012-11-19T09:07:00Z">
              <w:rPr>
                <w:rFonts w:ascii="Calibri" w:hAnsi="Calibri"/>
                <w:i/>
                <w:color w:val="0000FF"/>
                <w:sz w:val="20"/>
                <w:szCs w:val="20"/>
                <w:u w:val="single"/>
              </w:rPr>
            </w:rPrChange>
          </w:rPr>
          <w:t>[Damage (</w:t>
        </w:r>
        <w:r w:rsidRPr="00EE27B1">
          <w:rPr>
            <w:rFonts w:ascii="Calibri" w:hAnsi="Calibri"/>
            <w:i/>
            <w:rPrChange w:id="15766" w:author="Tre" w:date="2012-11-19T09:07:00Z">
              <w:rPr>
                <w:rFonts w:ascii="Calibri" w:hAnsi="Calibri"/>
                <w:i/>
                <w:color w:val="0000FF"/>
                <w:sz w:val="20"/>
                <w:szCs w:val="20"/>
                <w:u w:val="single"/>
              </w:rPr>
            </w:rPrChange>
          </w:rPr>
          <w:fldChar w:fldCharType="begin"/>
        </w:r>
        <w:r w:rsidRPr="00EE27B1">
          <w:rPr>
            <w:rFonts w:ascii="Calibri" w:hAnsi="Calibri"/>
            <w:i/>
            <w:rPrChange w:id="15767"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768" w:author="Tre" w:date="2012-11-19T09:07:00Z">
              <w:rPr>
                <w:rFonts w:ascii="Calibri" w:hAnsi="Calibri"/>
                <w:i/>
                <w:color w:val="0000FF"/>
                <w:sz w:val="20"/>
                <w:szCs w:val="20"/>
                <w:u w:val="single"/>
              </w:rPr>
            </w:rPrChange>
          </w:rPr>
          <w:fldChar w:fldCharType="separate"/>
        </w:r>
        <w:r w:rsidRPr="00EE27B1">
          <w:rPr>
            <w:rFonts w:ascii="Calibri" w:hAnsi="Calibri"/>
            <w:i/>
            <w:noProof/>
            <w:rPrChange w:id="15769" w:author="Tre" w:date="2012-11-19T09:07:00Z">
              <w:rPr>
                <w:rFonts w:ascii="Calibri" w:hAnsi="Calibri"/>
                <w:i/>
                <w:noProof/>
                <w:color w:val="0000FF"/>
                <w:sz w:val="20"/>
                <w:szCs w:val="20"/>
                <w:u w:val="single"/>
              </w:rPr>
            </w:rPrChange>
          </w:rPr>
          <w:t>1</w:t>
        </w:r>
        <w:r w:rsidRPr="00EE27B1">
          <w:rPr>
            <w:rFonts w:ascii="Calibri" w:hAnsi="Calibri"/>
            <w:i/>
            <w:rPrChange w:id="15770" w:author="Tre" w:date="2012-11-19T09:07:00Z">
              <w:rPr>
                <w:rFonts w:ascii="Calibri" w:hAnsi="Calibri"/>
                <w:i/>
                <w:color w:val="0000FF"/>
                <w:sz w:val="20"/>
                <w:szCs w:val="20"/>
                <w:u w:val="single"/>
              </w:rPr>
            </w:rPrChange>
          </w:rPr>
          <w:fldChar w:fldCharType="end"/>
        </w:r>
        <w:r w:rsidRPr="00EE27B1">
          <w:rPr>
            <w:rFonts w:ascii="Calibri" w:hAnsi="Calibri"/>
            <w:i/>
            <w:rPrChange w:id="15771" w:author="Tre" w:date="2012-11-19T09:07:00Z">
              <w:rPr>
                <w:rFonts w:ascii="Calibri" w:hAnsi="Calibri"/>
                <w:i/>
                <w:color w:val="0000FF"/>
                <w:sz w:val="20"/>
                <w:szCs w:val="20"/>
                <w:u w:val="single"/>
              </w:rPr>
            </w:rPrChange>
          </w:rPr>
          <w:t>), Type (</w:t>
        </w:r>
        <w:r w:rsidRPr="00EE27B1">
          <w:rPr>
            <w:rFonts w:ascii="Calibri" w:hAnsi="Calibri"/>
            <w:i/>
            <w:rPrChange w:id="15772" w:author="Tre" w:date="2012-11-19T09:07:00Z">
              <w:rPr>
                <w:rFonts w:ascii="Calibri" w:hAnsi="Calibri"/>
                <w:i/>
                <w:color w:val="0000FF"/>
                <w:sz w:val="20"/>
                <w:szCs w:val="20"/>
                <w:u w:val="single"/>
              </w:rPr>
            </w:rPrChange>
          </w:rPr>
          <w:fldChar w:fldCharType="begin"/>
        </w:r>
        <w:r w:rsidRPr="00EE27B1">
          <w:rPr>
            <w:rFonts w:ascii="Calibri" w:hAnsi="Calibri"/>
            <w:i/>
            <w:rPrChange w:id="15773"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774" w:author="Tre" w:date="2012-11-19T09:07:00Z">
              <w:rPr>
                <w:rFonts w:ascii="Calibri" w:hAnsi="Calibri"/>
                <w:i/>
                <w:color w:val="0000FF"/>
                <w:sz w:val="20"/>
                <w:szCs w:val="20"/>
                <w:u w:val="single"/>
              </w:rPr>
            </w:rPrChange>
          </w:rPr>
          <w:fldChar w:fldCharType="separate"/>
        </w:r>
        <w:r w:rsidRPr="00EE27B1">
          <w:rPr>
            <w:rFonts w:ascii="Calibri" w:hAnsi="Calibri"/>
            <w:i/>
            <w:noProof/>
            <w:rPrChange w:id="15775" w:author="Tre" w:date="2012-11-19T09:07:00Z">
              <w:rPr>
                <w:rFonts w:ascii="Calibri" w:hAnsi="Calibri"/>
                <w:i/>
                <w:noProof/>
                <w:color w:val="0000FF"/>
                <w:sz w:val="20"/>
                <w:szCs w:val="20"/>
                <w:u w:val="single"/>
              </w:rPr>
            </w:rPrChange>
          </w:rPr>
          <w:t>Sword</w:t>
        </w:r>
        <w:r w:rsidRPr="00EE27B1">
          <w:rPr>
            <w:rFonts w:ascii="Calibri" w:hAnsi="Calibri"/>
            <w:i/>
            <w:rPrChange w:id="15776" w:author="Tre" w:date="2012-11-19T09:07:00Z">
              <w:rPr>
                <w:rFonts w:ascii="Calibri" w:hAnsi="Calibri"/>
                <w:i/>
                <w:color w:val="0000FF"/>
                <w:sz w:val="20"/>
                <w:szCs w:val="20"/>
                <w:u w:val="single"/>
              </w:rPr>
            </w:rPrChange>
          </w:rPr>
          <w:fldChar w:fldCharType="end"/>
        </w:r>
        <w:r w:rsidRPr="00EE27B1">
          <w:rPr>
            <w:rFonts w:ascii="Calibri" w:hAnsi="Calibri"/>
            <w:i/>
            <w:rPrChange w:id="15777" w:author="Tre" w:date="2012-11-19T09:07:00Z">
              <w:rPr>
                <w:rFonts w:ascii="Calibri" w:hAnsi="Calibri"/>
                <w:i/>
                <w:color w:val="0000FF"/>
                <w:sz w:val="20"/>
                <w:szCs w:val="20"/>
                <w:u w:val="single"/>
              </w:rPr>
            </w:rPrChange>
          </w:rPr>
          <w:t>), Rate (</w:t>
        </w:r>
        <w:r w:rsidRPr="00EE27B1">
          <w:rPr>
            <w:rFonts w:ascii="Calibri" w:hAnsi="Calibri"/>
            <w:i/>
            <w:rPrChange w:id="15778" w:author="Tre" w:date="2012-11-19T09:07:00Z">
              <w:rPr>
                <w:rFonts w:ascii="Calibri" w:hAnsi="Calibri"/>
                <w:i/>
                <w:color w:val="0000FF"/>
                <w:sz w:val="20"/>
                <w:szCs w:val="20"/>
                <w:u w:val="single"/>
              </w:rPr>
            </w:rPrChange>
          </w:rPr>
          <w:fldChar w:fldCharType="begin"/>
        </w:r>
        <w:r w:rsidRPr="00EE27B1">
          <w:rPr>
            <w:rFonts w:ascii="Calibri" w:hAnsi="Calibri"/>
            <w:i/>
            <w:rPrChange w:id="15779"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780" w:author="Tre" w:date="2012-11-19T09:07:00Z">
              <w:rPr>
                <w:rFonts w:ascii="Calibri" w:hAnsi="Calibri"/>
                <w:i/>
                <w:color w:val="0000FF"/>
                <w:sz w:val="20"/>
                <w:szCs w:val="20"/>
                <w:u w:val="single"/>
              </w:rPr>
            </w:rPrChange>
          </w:rPr>
          <w:fldChar w:fldCharType="separate"/>
        </w:r>
        <w:r w:rsidRPr="00EE27B1">
          <w:rPr>
            <w:rFonts w:ascii="Calibri" w:hAnsi="Calibri"/>
            <w:i/>
            <w:noProof/>
            <w:rPrChange w:id="15781" w:author="Tre" w:date="2012-11-19T09:07:00Z">
              <w:rPr>
                <w:rFonts w:ascii="Calibri" w:hAnsi="Calibri"/>
                <w:i/>
                <w:noProof/>
                <w:color w:val="0000FF"/>
                <w:sz w:val="20"/>
                <w:szCs w:val="20"/>
                <w:u w:val="single"/>
              </w:rPr>
            </w:rPrChange>
          </w:rPr>
          <w:t>Full Round</w:t>
        </w:r>
        <w:r w:rsidRPr="00EE27B1">
          <w:rPr>
            <w:rFonts w:ascii="Calibri" w:hAnsi="Calibri"/>
            <w:i/>
            <w:rPrChange w:id="15782" w:author="Tre" w:date="2012-11-19T09:07:00Z">
              <w:rPr>
                <w:rFonts w:ascii="Calibri" w:hAnsi="Calibri"/>
                <w:i/>
                <w:color w:val="0000FF"/>
                <w:sz w:val="20"/>
                <w:szCs w:val="20"/>
                <w:u w:val="single"/>
              </w:rPr>
            </w:rPrChange>
          </w:rPr>
          <w:fldChar w:fldCharType="end"/>
        </w:r>
        <w:r w:rsidRPr="00EE27B1">
          <w:rPr>
            <w:rFonts w:ascii="Calibri" w:hAnsi="Calibri"/>
            <w:i/>
            <w:rPrChange w:id="15783" w:author="Tre" w:date="2012-11-19T09:07:00Z">
              <w:rPr>
                <w:rFonts w:ascii="Calibri" w:hAnsi="Calibri"/>
                <w:i/>
                <w:color w:val="0000FF"/>
                <w:sz w:val="20"/>
                <w:szCs w:val="20"/>
                <w:u w:val="single"/>
              </w:rPr>
            </w:rPrChange>
          </w:rPr>
          <w:t>), Ammo (</w:t>
        </w:r>
        <w:r w:rsidRPr="00EE27B1">
          <w:rPr>
            <w:rFonts w:ascii="Calibri" w:hAnsi="Calibri"/>
            <w:i/>
            <w:rPrChange w:id="15784" w:author="Tre" w:date="2012-11-19T09:07:00Z">
              <w:rPr>
                <w:rFonts w:ascii="Calibri" w:hAnsi="Calibri"/>
                <w:i/>
                <w:color w:val="0000FF"/>
                <w:sz w:val="20"/>
                <w:szCs w:val="20"/>
                <w:u w:val="single"/>
              </w:rPr>
            </w:rPrChange>
          </w:rPr>
          <w:fldChar w:fldCharType="begin"/>
        </w:r>
        <w:r w:rsidRPr="00EE27B1">
          <w:rPr>
            <w:rFonts w:ascii="Calibri" w:hAnsi="Calibri"/>
            <w:i/>
            <w:rPrChange w:id="15785"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786" w:author="Tre" w:date="2012-11-19T09:07:00Z">
              <w:rPr>
                <w:rFonts w:ascii="Calibri" w:hAnsi="Calibri"/>
                <w:i/>
                <w:color w:val="0000FF"/>
                <w:sz w:val="20"/>
                <w:szCs w:val="20"/>
                <w:u w:val="single"/>
              </w:rPr>
            </w:rPrChange>
          </w:rPr>
          <w:fldChar w:fldCharType="end"/>
        </w:r>
        <w:r w:rsidRPr="00EE27B1">
          <w:rPr>
            <w:rFonts w:ascii="Calibri" w:hAnsi="Calibri"/>
            <w:i/>
            <w:rPrChange w:id="15787" w:author="Tre" w:date="2012-11-19T09:07:00Z">
              <w:rPr>
                <w:rFonts w:ascii="Calibri" w:hAnsi="Calibri"/>
                <w:i/>
                <w:color w:val="0000FF"/>
                <w:sz w:val="20"/>
                <w:szCs w:val="20"/>
                <w:u w:val="single"/>
              </w:rPr>
            </w:rPrChange>
          </w:rPr>
          <w:t>)</w:t>
        </w:r>
        <w:del w:id="15788" w:author="Tre" w:date="2012-11-19T09:47:00Z">
          <w:r w:rsidRPr="00EE27B1">
            <w:rPr>
              <w:rFonts w:ascii="Calibri" w:hAnsi="Calibri"/>
              <w:i/>
              <w:rPrChange w:id="15789" w:author="Tre" w:date="2012-11-19T09:07:00Z">
                <w:rPr>
                  <w:rFonts w:ascii="Calibri" w:hAnsi="Calibri"/>
                  <w:i/>
                  <w:color w:val="0000FF"/>
                  <w:sz w:val="20"/>
                  <w:szCs w:val="20"/>
                  <w:u w:val="single"/>
                </w:rPr>
              </w:rPrChange>
            </w:rPr>
            <w:delText>, Range (</w:delText>
          </w:r>
          <w:r w:rsidRPr="00EE27B1" w:rsidDel="00145406">
            <w:rPr>
              <w:rFonts w:ascii="Calibri" w:hAnsi="Calibri"/>
              <w:i/>
              <w:rPrChange w:id="15790" w:author="Tre" w:date="2012-11-19T09:07:00Z">
                <w:rPr>
                  <w:rFonts w:ascii="Calibri" w:hAnsi="Calibri"/>
                  <w:i/>
                  <w:color w:val="0000FF"/>
                  <w:sz w:val="20"/>
                  <w:szCs w:val="20"/>
                  <w:u w:val="single"/>
                </w:rPr>
              </w:rPrChange>
            </w:rPr>
            <w:fldChar w:fldCharType="begin"/>
          </w:r>
          <w:r w:rsidRPr="00EE27B1">
            <w:rPr>
              <w:rFonts w:ascii="Calibri" w:hAnsi="Calibri"/>
              <w:i/>
              <w:rPrChange w:id="15791" w:author="Tre" w:date="2012-11-19T09:07:00Z">
                <w:rPr>
                  <w:rFonts w:ascii="Calibri" w:hAnsi="Calibri"/>
                  <w:i/>
                  <w:color w:val="0000FF"/>
                  <w:sz w:val="20"/>
                  <w:szCs w:val="20"/>
                  <w:u w:val="single"/>
                </w:rPr>
              </w:rPrChange>
            </w:rPr>
            <w:delInstrText xml:space="preserve"> MERGEFIELD Range </w:delInstrText>
          </w:r>
          <w:r w:rsidRPr="00EE27B1" w:rsidDel="00145406">
            <w:rPr>
              <w:rFonts w:ascii="Calibri" w:hAnsi="Calibri"/>
              <w:i/>
              <w:rPrChange w:id="15792" w:author="Tre" w:date="2012-11-19T09:07:00Z">
                <w:rPr>
                  <w:rFonts w:ascii="Calibri" w:hAnsi="Calibri"/>
                  <w:i/>
                  <w:color w:val="0000FF"/>
                  <w:sz w:val="20"/>
                  <w:szCs w:val="20"/>
                  <w:u w:val="single"/>
                </w:rPr>
              </w:rPrChange>
            </w:rPr>
            <w:fldChar w:fldCharType="end"/>
          </w:r>
          <w:r w:rsidRPr="00EE27B1">
            <w:rPr>
              <w:rFonts w:ascii="Calibri" w:hAnsi="Calibri"/>
              <w:i/>
              <w:rPrChange w:id="15793" w:author="Tre" w:date="2012-11-19T09:07:00Z">
                <w:rPr>
                  <w:rFonts w:ascii="Calibri" w:hAnsi="Calibri"/>
                  <w:i/>
                  <w:color w:val="0000FF"/>
                  <w:sz w:val="20"/>
                  <w:szCs w:val="20"/>
                  <w:u w:val="single"/>
                </w:rPr>
              </w:rPrChange>
            </w:rPr>
            <w:delText>), Vehicle Type (</w:delText>
          </w:r>
          <w:r w:rsidRPr="00EE27B1" w:rsidDel="00145406">
            <w:rPr>
              <w:rFonts w:ascii="Calibri" w:hAnsi="Calibri"/>
              <w:i/>
              <w:rPrChange w:id="15794" w:author="Tre" w:date="2012-11-19T09:07:00Z">
                <w:rPr>
                  <w:rFonts w:ascii="Calibri" w:hAnsi="Calibri"/>
                  <w:i/>
                  <w:color w:val="0000FF"/>
                  <w:sz w:val="20"/>
                  <w:szCs w:val="20"/>
                  <w:u w:val="single"/>
                </w:rPr>
              </w:rPrChange>
            </w:rPr>
            <w:fldChar w:fldCharType="begin"/>
          </w:r>
          <w:r w:rsidRPr="00EE27B1">
            <w:rPr>
              <w:rFonts w:ascii="Calibri" w:hAnsi="Calibri"/>
              <w:i/>
              <w:rPrChange w:id="15795" w:author="Tre" w:date="2012-11-19T09:07:00Z">
                <w:rPr>
                  <w:rFonts w:ascii="Calibri" w:hAnsi="Calibri"/>
                  <w:i/>
                  <w:color w:val="0000FF"/>
                  <w:sz w:val="20"/>
                  <w:szCs w:val="20"/>
                  <w:u w:val="single"/>
                </w:rPr>
              </w:rPrChange>
            </w:rPr>
            <w:delInstrText xml:space="preserve"> MERGEFIELD Vehicle_Type </w:delInstrText>
          </w:r>
          <w:r w:rsidRPr="00EE27B1" w:rsidDel="00145406">
            <w:rPr>
              <w:rFonts w:ascii="Calibri" w:hAnsi="Calibri"/>
              <w:i/>
              <w:rPrChange w:id="15796" w:author="Tre" w:date="2012-11-19T09:07:00Z">
                <w:rPr>
                  <w:rFonts w:ascii="Calibri" w:hAnsi="Calibri"/>
                  <w:i/>
                  <w:color w:val="0000FF"/>
                  <w:sz w:val="20"/>
                  <w:szCs w:val="20"/>
                  <w:u w:val="single"/>
                </w:rPr>
              </w:rPrChange>
            </w:rPr>
            <w:fldChar w:fldCharType="end"/>
          </w:r>
          <w:r w:rsidRPr="00EE27B1">
            <w:rPr>
              <w:rFonts w:ascii="Calibri" w:hAnsi="Calibri"/>
              <w:i/>
              <w:rPrChange w:id="15797" w:author="Tre" w:date="2012-11-19T09:07:00Z">
                <w:rPr>
                  <w:rFonts w:ascii="Calibri" w:hAnsi="Calibri"/>
                  <w:i/>
                  <w:color w:val="0000FF"/>
                  <w:sz w:val="20"/>
                  <w:szCs w:val="20"/>
                  <w:u w:val="single"/>
                </w:rPr>
              </w:rPrChange>
            </w:rPr>
            <w:delText>), Speed (</w:delText>
          </w:r>
          <w:r w:rsidRPr="00EE27B1" w:rsidDel="00145406">
            <w:rPr>
              <w:rFonts w:ascii="Calibri" w:hAnsi="Calibri"/>
              <w:i/>
              <w:rPrChange w:id="15798" w:author="Tre" w:date="2012-11-19T09:07:00Z">
                <w:rPr>
                  <w:rFonts w:ascii="Calibri" w:hAnsi="Calibri"/>
                  <w:i/>
                  <w:color w:val="0000FF"/>
                  <w:sz w:val="20"/>
                  <w:szCs w:val="20"/>
                  <w:u w:val="single"/>
                </w:rPr>
              </w:rPrChange>
            </w:rPr>
            <w:fldChar w:fldCharType="begin"/>
          </w:r>
          <w:r w:rsidRPr="00EE27B1">
            <w:rPr>
              <w:rFonts w:ascii="Calibri" w:hAnsi="Calibri"/>
              <w:i/>
              <w:rPrChange w:id="15799" w:author="Tre" w:date="2012-11-19T09:07:00Z">
                <w:rPr>
                  <w:rFonts w:ascii="Calibri" w:hAnsi="Calibri"/>
                  <w:i/>
                  <w:color w:val="0000FF"/>
                  <w:sz w:val="20"/>
                  <w:szCs w:val="20"/>
                  <w:u w:val="single"/>
                </w:rPr>
              </w:rPrChange>
            </w:rPr>
            <w:delInstrText xml:space="preserve"> MERGEFIELD Speed </w:delInstrText>
          </w:r>
          <w:r w:rsidRPr="00EE27B1" w:rsidDel="00145406">
            <w:rPr>
              <w:rFonts w:ascii="Calibri" w:hAnsi="Calibri"/>
              <w:i/>
              <w:rPrChange w:id="15800" w:author="Tre" w:date="2012-11-19T09:07:00Z">
                <w:rPr>
                  <w:rFonts w:ascii="Calibri" w:hAnsi="Calibri"/>
                  <w:i/>
                  <w:color w:val="0000FF"/>
                  <w:sz w:val="20"/>
                  <w:szCs w:val="20"/>
                  <w:u w:val="single"/>
                </w:rPr>
              </w:rPrChange>
            </w:rPr>
            <w:fldChar w:fldCharType="end"/>
          </w:r>
          <w:r w:rsidRPr="00EE27B1">
            <w:rPr>
              <w:rFonts w:ascii="Calibri" w:hAnsi="Calibri"/>
              <w:i/>
              <w:rPrChange w:id="15801" w:author="Tre" w:date="2012-11-19T09:07:00Z">
                <w:rPr>
                  <w:rFonts w:ascii="Calibri" w:hAnsi="Calibri"/>
                  <w:i/>
                  <w:color w:val="0000FF"/>
                  <w:sz w:val="20"/>
                  <w:szCs w:val="20"/>
                  <w:u w:val="single"/>
                </w:rPr>
              </w:rPrChange>
            </w:rPr>
            <w:delText>), Agility (</w:delText>
          </w:r>
          <w:r w:rsidRPr="00EE27B1" w:rsidDel="00145406">
            <w:rPr>
              <w:rFonts w:ascii="Calibri" w:hAnsi="Calibri"/>
              <w:i/>
              <w:rPrChange w:id="15802" w:author="Tre" w:date="2012-11-19T09:07:00Z">
                <w:rPr>
                  <w:rFonts w:ascii="Calibri" w:hAnsi="Calibri"/>
                  <w:i/>
                  <w:color w:val="0000FF"/>
                  <w:sz w:val="20"/>
                  <w:szCs w:val="20"/>
                  <w:u w:val="single"/>
                </w:rPr>
              </w:rPrChange>
            </w:rPr>
            <w:fldChar w:fldCharType="begin"/>
          </w:r>
          <w:r w:rsidRPr="00EE27B1">
            <w:rPr>
              <w:rFonts w:ascii="Calibri" w:hAnsi="Calibri"/>
              <w:i/>
              <w:rPrChange w:id="15803" w:author="Tre" w:date="2012-11-19T09:07:00Z">
                <w:rPr>
                  <w:rFonts w:ascii="Calibri" w:hAnsi="Calibri"/>
                  <w:i/>
                  <w:color w:val="0000FF"/>
                  <w:sz w:val="20"/>
                  <w:szCs w:val="20"/>
                  <w:u w:val="single"/>
                </w:rPr>
              </w:rPrChange>
            </w:rPr>
            <w:delInstrText xml:space="preserve"> MERGEFIELD Agility </w:delInstrText>
          </w:r>
          <w:r w:rsidRPr="00EE27B1" w:rsidDel="00145406">
            <w:rPr>
              <w:rFonts w:ascii="Calibri" w:hAnsi="Calibri"/>
              <w:i/>
              <w:rPrChange w:id="15804" w:author="Tre" w:date="2012-11-19T09:07:00Z">
                <w:rPr>
                  <w:rFonts w:ascii="Calibri" w:hAnsi="Calibri"/>
                  <w:i/>
                  <w:color w:val="0000FF"/>
                  <w:sz w:val="20"/>
                  <w:szCs w:val="20"/>
                  <w:u w:val="single"/>
                </w:rPr>
              </w:rPrChange>
            </w:rPr>
            <w:fldChar w:fldCharType="end"/>
          </w:r>
          <w:r w:rsidRPr="00EE27B1">
            <w:rPr>
              <w:rFonts w:ascii="Calibri" w:hAnsi="Calibri"/>
              <w:i/>
              <w:rPrChange w:id="15805" w:author="Tre" w:date="2012-11-19T09:07:00Z">
                <w:rPr>
                  <w:rFonts w:ascii="Calibri" w:hAnsi="Calibri"/>
                  <w:i/>
                  <w:color w:val="0000FF"/>
                  <w:sz w:val="20"/>
                  <w:szCs w:val="20"/>
                  <w:u w:val="single"/>
                </w:rPr>
              </w:rPrChange>
            </w:rPr>
            <w:delText>), Fuel (</w:delText>
          </w:r>
          <w:r w:rsidRPr="00EE27B1" w:rsidDel="00145406">
            <w:rPr>
              <w:rFonts w:ascii="Calibri" w:hAnsi="Calibri"/>
              <w:i/>
              <w:rPrChange w:id="15806" w:author="Tre" w:date="2012-11-19T09:07:00Z">
                <w:rPr>
                  <w:rFonts w:ascii="Calibri" w:hAnsi="Calibri"/>
                  <w:i/>
                  <w:color w:val="0000FF"/>
                  <w:sz w:val="20"/>
                  <w:szCs w:val="20"/>
                  <w:u w:val="single"/>
                </w:rPr>
              </w:rPrChange>
            </w:rPr>
            <w:fldChar w:fldCharType="begin"/>
          </w:r>
          <w:r w:rsidRPr="00EE27B1">
            <w:rPr>
              <w:rFonts w:ascii="Calibri" w:hAnsi="Calibri"/>
              <w:i/>
              <w:rPrChange w:id="15807" w:author="Tre" w:date="2012-11-19T09:07:00Z">
                <w:rPr>
                  <w:rFonts w:ascii="Calibri" w:hAnsi="Calibri"/>
                  <w:i/>
                  <w:color w:val="0000FF"/>
                  <w:sz w:val="20"/>
                  <w:szCs w:val="20"/>
                  <w:u w:val="single"/>
                </w:rPr>
              </w:rPrChange>
            </w:rPr>
            <w:delInstrText xml:space="preserve"> MERGEFIELD Fuel </w:delInstrText>
          </w:r>
          <w:r w:rsidRPr="00EE27B1" w:rsidDel="00145406">
            <w:rPr>
              <w:rFonts w:ascii="Calibri" w:hAnsi="Calibri"/>
              <w:i/>
              <w:rPrChange w:id="15808" w:author="Tre" w:date="2012-11-19T09:07:00Z">
                <w:rPr>
                  <w:rFonts w:ascii="Calibri" w:hAnsi="Calibri"/>
                  <w:i/>
                  <w:color w:val="0000FF"/>
                  <w:sz w:val="20"/>
                  <w:szCs w:val="20"/>
                  <w:u w:val="single"/>
                </w:rPr>
              </w:rPrChange>
            </w:rPr>
            <w:fldChar w:fldCharType="end"/>
          </w:r>
          <w:r w:rsidRPr="00EE27B1">
            <w:rPr>
              <w:rFonts w:ascii="Calibri" w:hAnsi="Calibri"/>
              <w:i/>
              <w:rPrChange w:id="15809" w:author="Tre" w:date="2012-11-19T09:07:00Z">
                <w:rPr>
                  <w:rFonts w:ascii="Calibri" w:hAnsi="Calibri"/>
                  <w:i/>
                  <w:color w:val="0000FF"/>
                  <w:sz w:val="20"/>
                  <w:szCs w:val="20"/>
                  <w:u w:val="single"/>
                </w:rPr>
              </w:rPrChange>
            </w:rPr>
            <w:delText>)</w:delText>
          </w:r>
        </w:del>
        <w:r w:rsidRPr="00EE27B1">
          <w:rPr>
            <w:rFonts w:ascii="Calibri" w:hAnsi="Calibri"/>
            <w:i/>
            <w:rPrChange w:id="15810" w:author="Tre" w:date="2012-11-19T09:07:00Z">
              <w:rPr>
                <w:rFonts w:ascii="Calibri" w:hAnsi="Calibri"/>
                <w:i/>
                <w:color w:val="0000FF"/>
                <w:sz w:val="20"/>
                <w:szCs w:val="20"/>
                <w:u w:val="single"/>
              </w:rPr>
            </w:rPrChange>
          </w:rPr>
          <w:t>]</w:t>
        </w:r>
      </w:ins>
    </w:p>
    <w:p w:rsidR="00702889" w:rsidRPr="000B0456" w:rsidRDefault="00EE27B1" w:rsidP="00702889">
      <w:pPr>
        <w:jc w:val="both"/>
        <w:rPr>
          <w:ins w:id="15811" w:author="frontdesk" w:date="2012-11-16T12:58:00Z"/>
          <w:rFonts w:ascii="Calibri" w:hAnsi="Calibri"/>
          <w:rPrChange w:id="15812" w:author="Tre" w:date="2012-11-19T09:07:00Z">
            <w:rPr>
              <w:ins w:id="15813" w:author="frontdesk" w:date="2012-11-16T12:58:00Z"/>
              <w:rFonts w:ascii="Calibri" w:hAnsi="Calibri"/>
              <w:sz w:val="20"/>
              <w:szCs w:val="20"/>
            </w:rPr>
          </w:rPrChange>
        </w:rPr>
      </w:pPr>
      <w:ins w:id="15814" w:author="frontdesk" w:date="2012-11-16T12:58:00Z">
        <w:r w:rsidRPr="00EE27B1">
          <w:rPr>
            <w:rFonts w:ascii="Calibri" w:hAnsi="Calibri"/>
            <w:rPrChange w:id="15815" w:author="Tre" w:date="2012-11-19T09:07:00Z">
              <w:rPr>
                <w:rFonts w:ascii="Calibri" w:hAnsi="Calibri"/>
                <w:color w:val="0000FF"/>
                <w:sz w:val="20"/>
                <w:szCs w:val="20"/>
                <w:u w:val="single"/>
              </w:rPr>
            </w:rPrChange>
          </w:rPr>
          <w:fldChar w:fldCharType="begin"/>
        </w:r>
        <w:r w:rsidRPr="00EE27B1">
          <w:rPr>
            <w:rFonts w:ascii="Calibri" w:hAnsi="Calibri"/>
            <w:rPrChange w:id="15816"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817" w:author="Tre" w:date="2012-11-19T09:07:00Z">
              <w:rPr>
                <w:rFonts w:ascii="Calibri" w:hAnsi="Calibri"/>
                <w:color w:val="0000FF"/>
                <w:sz w:val="20"/>
                <w:szCs w:val="20"/>
                <w:u w:val="single"/>
              </w:rPr>
            </w:rPrChange>
          </w:rPr>
          <w:fldChar w:fldCharType="separate"/>
        </w:r>
        <w:r w:rsidRPr="00EE27B1">
          <w:rPr>
            <w:rFonts w:ascii="Calibri" w:hAnsi="Calibri"/>
            <w:noProof/>
            <w:rPrChange w:id="15818" w:author="Tre" w:date="2012-11-19T09:07:00Z">
              <w:rPr>
                <w:rFonts w:ascii="Calibri" w:hAnsi="Calibri"/>
                <w:noProof/>
                <w:color w:val="0000FF"/>
                <w:sz w:val="20"/>
                <w:szCs w:val="20"/>
                <w:u w:val="single"/>
              </w:rPr>
            </w:rPrChange>
          </w:rPr>
          <w:t>The angular-shaped blade of the Tanto gives it extra strength. So strong it could cut through thin metal.</w:t>
        </w:r>
        <w:r w:rsidRPr="00EE27B1">
          <w:rPr>
            <w:rFonts w:ascii="Calibri" w:hAnsi="Calibri"/>
            <w:rPrChange w:id="15819" w:author="Tre" w:date="2012-11-19T09:07:00Z">
              <w:rPr>
                <w:rFonts w:ascii="Calibri" w:hAnsi="Calibri"/>
                <w:color w:val="0000FF"/>
                <w:sz w:val="20"/>
                <w:szCs w:val="20"/>
                <w:u w:val="single"/>
              </w:rPr>
            </w:rPrChange>
          </w:rPr>
          <w:fldChar w:fldCharType="end"/>
        </w:r>
        <w:r w:rsidRPr="00EE27B1">
          <w:rPr>
            <w:rFonts w:ascii="Calibri" w:hAnsi="Calibri"/>
            <w:rPrChange w:id="15820" w:author="Tre" w:date="2012-11-19T09:07:00Z">
              <w:rPr>
                <w:rFonts w:ascii="Calibri" w:hAnsi="Calibri"/>
                <w:color w:val="0000FF"/>
                <w:sz w:val="20"/>
                <w:szCs w:val="20"/>
                <w:u w:val="single"/>
              </w:rPr>
            </w:rPrChange>
          </w:rPr>
          <w:fldChar w:fldCharType="begin"/>
        </w:r>
        <w:r w:rsidRPr="00EE27B1">
          <w:rPr>
            <w:rFonts w:ascii="Calibri" w:hAnsi="Calibri"/>
            <w:rPrChange w:id="15821"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822"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823" w:author="frontdesk" w:date="2012-11-16T12:58:00Z"/>
        </w:rPr>
      </w:pPr>
    </w:p>
    <w:p w:rsidR="00702889" w:rsidRPr="000B0456" w:rsidRDefault="00EE27B1" w:rsidP="00702889">
      <w:pPr>
        <w:jc w:val="both"/>
        <w:rPr>
          <w:ins w:id="15824" w:author="frontdesk" w:date="2012-11-16T12:58:00Z"/>
          <w:rFonts w:ascii="Calibri" w:hAnsi="Calibri"/>
          <w:b/>
          <w:rPrChange w:id="15825" w:author="Tre" w:date="2012-11-19T09:07:00Z">
            <w:rPr>
              <w:ins w:id="15826" w:author="frontdesk" w:date="2012-11-16T12:58:00Z"/>
              <w:rFonts w:ascii="Calibri" w:hAnsi="Calibri"/>
              <w:b/>
              <w:sz w:val="20"/>
              <w:szCs w:val="20"/>
            </w:rPr>
          </w:rPrChange>
        </w:rPr>
      </w:pPr>
      <w:ins w:id="15827" w:author="frontdesk" w:date="2012-11-16T12:58:00Z">
        <w:r w:rsidRPr="00EE27B1">
          <w:rPr>
            <w:rFonts w:ascii="Calibri" w:hAnsi="Calibri"/>
            <w:b/>
            <w:rPrChange w:id="15828" w:author="Tre" w:date="2012-11-19T09:07:00Z">
              <w:rPr>
                <w:rFonts w:ascii="Calibri" w:hAnsi="Calibri"/>
                <w:b/>
                <w:color w:val="0000FF"/>
                <w:sz w:val="20"/>
                <w:szCs w:val="20"/>
                <w:u w:val="single"/>
              </w:rPr>
            </w:rPrChange>
          </w:rPr>
          <w:fldChar w:fldCharType="begin"/>
        </w:r>
        <w:r w:rsidRPr="00EE27B1">
          <w:rPr>
            <w:rFonts w:ascii="Calibri" w:hAnsi="Calibri"/>
            <w:b/>
            <w:rPrChange w:id="15829"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830" w:author="Tre" w:date="2012-11-19T09:07:00Z">
              <w:rPr>
                <w:rFonts w:ascii="Calibri" w:hAnsi="Calibri"/>
                <w:b/>
                <w:color w:val="0000FF"/>
                <w:sz w:val="20"/>
                <w:szCs w:val="20"/>
                <w:u w:val="single"/>
              </w:rPr>
            </w:rPrChange>
          </w:rPr>
          <w:fldChar w:fldCharType="separate"/>
        </w:r>
        <w:r w:rsidRPr="00EE27B1">
          <w:rPr>
            <w:rFonts w:ascii="Calibri" w:hAnsi="Calibri"/>
            <w:b/>
            <w:noProof/>
            <w:rPrChange w:id="15831" w:author="Tre" w:date="2012-11-19T09:07:00Z">
              <w:rPr>
                <w:rFonts w:ascii="Calibri" w:hAnsi="Calibri"/>
                <w:b/>
                <w:noProof/>
                <w:color w:val="0000FF"/>
                <w:sz w:val="20"/>
                <w:szCs w:val="20"/>
                <w:u w:val="single"/>
              </w:rPr>
            </w:rPrChange>
          </w:rPr>
          <w:t>Throwing Knives</w:t>
        </w:r>
        <w:r w:rsidRPr="00EE27B1">
          <w:rPr>
            <w:rFonts w:ascii="Calibri" w:hAnsi="Calibri"/>
            <w:b/>
            <w:rPrChange w:id="15832"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833" w:author="frontdesk" w:date="2012-11-16T12:58:00Z"/>
          <w:rFonts w:ascii="Calibri" w:hAnsi="Calibri"/>
          <w:i/>
          <w:rPrChange w:id="15834" w:author="Tre" w:date="2012-11-19T09:07:00Z">
            <w:rPr>
              <w:ins w:id="15835" w:author="frontdesk" w:date="2012-11-16T12:58:00Z"/>
              <w:rFonts w:ascii="Calibri" w:hAnsi="Calibri"/>
              <w:i/>
              <w:sz w:val="20"/>
              <w:szCs w:val="20"/>
            </w:rPr>
          </w:rPrChange>
        </w:rPr>
      </w:pPr>
      <w:ins w:id="15836" w:author="frontdesk" w:date="2012-11-16T12:58:00Z">
        <w:r w:rsidRPr="00EE27B1">
          <w:rPr>
            <w:rFonts w:ascii="Calibri" w:hAnsi="Calibri"/>
            <w:i/>
            <w:rPrChange w:id="15837" w:author="Tre" w:date="2012-11-19T09:07:00Z">
              <w:rPr>
                <w:rFonts w:ascii="Calibri" w:hAnsi="Calibri"/>
                <w:i/>
                <w:color w:val="0000FF"/>
                <w:sz w:val="20"/>
                <w:szCs w:val="20"/>
                <w:u w:val="single"/>
              </w:rPr>
            </w:rPrChange>
          </w:rPr>
          <w:t>[Damage (</w:t>
        </w:r>
        <w:r w:rsidRPr="00EE27B1">
          <w:rPr>
            <w:rFonts w:ascii="Calibri" w:hAnsi="Calibri"/>
            <w:i/>
            <w:rPrChange w:id="15838" w:author="Tre" w:date="2012-11-19T09:07:00Z">
              <w:rPr>
                <w:rFonts w:ascii="Calibri" w:hAnsi="Calibri"/>
                <w:i/>
                <w:color w:val="0000FF"/>
                <w:sz w:val="20"/>
                <w:szCs w:val="20"/>
                <w:u w:val="single"/>
              </w:rPr>
            </w:rPrChange>
          </w:rPr>
          <w:fldChar w:fldCharType="begin"/>
        </w:r>
        <w:r w:rsidRPr="00EE27B1">
          <w:rPr>
            <w:rFonts w:ascii="Calibri" w:hAnsi="Calibri"/>
            <w:i/>
            <w:rPrChange w:id="15839"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840" w:author="Tre" w:date="2012-11-19T09:07:00Z">
              <w:rPr>
                <w:rFonts w:ascii="Calibri" w:hAnsi="Calibri"/>
                <w:i/>
                <w:color w:val="0000FF"/>
                <w:sz w:val="20"/>
                <w:szCs w:val="20"/>
                <w:u w:val="single"/>
              </w:rPr>
            </w:rPrChange>
          </w:rPr>
          <w:fldChar w:fldCharType="separate"/>
        </w:r>
        <w:r w:rsidRPr="00EE27B1">
          <w:rPr>
            <w:rFonts w:ascii="Calibri" w:hAnsi="Calibri"/>
            <w:i/>
            <w:noProof/>
            <w:rPrChange w:id="15841" w:author="Tre" w:date="2012-11-19T09:07:00Z">
              <w:rPr>
                <w:rFonts w:ascii="Calibri" w:hAnsi="Calibri"/>
                <w:i/>
                <w:noProof/>
                <w:color w:val="0000FF"/>
                <w:sz w:val="20"/>
                <w:szCs w:val="20"/>
                <w:u w:val="single"/>
              </w:rPr>
            </w:rPrChange>
          </w:rPr>
          <w:t>1</w:t>
        </w:r>
        <w:r w:rsidRPr="00EE27B1">
          <w:rPr>
            <w:rFonts w:ascii="Calibri" w:hAnsi="Calibri"/>
            <w:i/>
            <w:rPrChange w:id="15842" w:author="Tre" w:date="2012-11-19T09:07:00Z">
              <w:rPr>
                <w:rFonts w:ascii="Calibri" w:hAnsi="Calibri"/>
                <w:i/>
                <w:color w:val="0000FF"/>
                <w:sz w:val="20"/>
                <w:szCs w:val="20"/>
                <w:u w:val="single"/>
              </w:rPr>
            </w:rPrChange>
          </w:rPr>
          <w:fldChar w:fldCharType="end"/>
        </w:r>
        <w:r w:rsidRPr="00EE27B1">
          <w:rPr>
            <w:rFonts w:ascii="Calibri" w:hAnsi="Calibri"/>
            <w:i/>
            <w:rPrChange w:id="15843" w:author="Tre" w:date="2012-11-19T09:07:00Z">
              <w:rPr>
                <w:rFonts w:ascii="Calibri" w:hAnsi="Calibri"/>
                <w:i/>
                <w:color w:val="0000FF"/>
                <w:sz w:val="20"/>
                <w:szCs w:val="20"/>
                <w:u w:val="single"/>
              </w:rPr>
            </w:rPrChange>
          </w:rPr>
          <w:t>), Type (</w:t>
        </w:r>
        <w:r w:rsidRPr="00EE27B1">
          <w:rPr>
            <w:rFonts w:ascii="Calibri" w:hAnsi="Calibri"/>
            <w:i/>
            <w:rPrChange w:id="15844" w:author="Tre" w:date="2012-11-19T09:07:00Z">
              <w:rPr>
                <w:rFonts w:ascii="Calibri" w:hAnsi="Calibri"/>
                <w:i/>
                <w:color w:val="0000FF"/>
                <w:sz w:val="20"/>
                <w:szCs w:val="20"/>
                <w:u w:val="single"/>
              </w:rPr>
            </w:rPrChange>
          </w:rPr>
          <w:fldChar w:fldCharType="begin"/>
        </w:r>
        <w:r w:rsidRPr="00EE27B1">
          <w:rPr>
            <w:rFonts w:ascii="Calibri" w:hAnsi="Calibri"/>
            <w:i/>
            <w:rPrChange w:id="15845"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846" w:author="Tre" w:date="2012-11-19T09:07:00Z">
              <w:rPr>
                <w:rFonts w:ascii="Calibri" w:hAnsi="Calibri"/>
                <w:i/>
                <w:color w:val="0000FF"/>
                <w:sz w:val="20"/>
                <w:szCs w:val="20"/>
                <w:u w:val="single"/>
              </w:rPr>
            </w:rPrChange>
          </w:rPr>
          <w:fldChar w:fldCharType="separate"/>
        </w:r>
        <w:r w:rsidRPr="00EE27B1">
          <w:rPr>
            <w:rFonts w:ascii="Calibri" w:hAnsi="Calibri"/>
            <w:i/>
            <w:noProof/>
            <w:rPrChange w:id="15847" w:author="Tre" w:date="2012-11-19T09:07:00Z">
              <w:rPr>
                <w:rFonts w:ascii="Calibri" w:hAnsi="Calibri"/>
                <w:i/>
                <w:noProof/>
                <w:color w:val="0000FF"/>
                <w:sz w:val="20"/>
                <w:szCs w:val="20"/>
                <w:u w:val="single"/>
              </w:rPr>
            </w:rPrChange>
          </w:rPr>
          <w:t>Throwing</w:t>
        </w:r>
        <w:r w:rsidRPr="00EE27B1">
          <w:rPr>
            <w:rFonts w:ascii="Calibri" w:hAnsi="Calibri"/>
            <w:i/>
            <w:rPrChange w:id="15848" w:author="Tre" w:date="2012-11-19T09:07:00Z">
              <w:rPr>
                <w:rFonts w:ascii="Calibri" w:hAnsi="Calibri"/>
                <w:i/>
                <w:color w:val="0000FF"/>
                <w:sz w:val="20"/>
                <w:szCs w:val="20"/>
                <w:u w:val="single"/>
              </w:rPr>
            </w:rPrChange>
          </w:rPr>
          <w:fldChar w:fldCharType="end"/>
        </w:r>
        <w:r w:rsidRPr="00EE27B1">
          <w:rPr>
            <w:rFonts w:ascii="Calibri" w:hAnsi="Calibri"/>
            <w:i/>
            <w:rPrChange w:id="15849" w:author="Tre" w:date="2012-11-19T09:07:00Z">
              <w:rPr>
                <w:rFonts w:ascii="Calibri" w:hAnsi="Calibri"/>
                <w:i/>
                <w:color w:val="0000FF"/>
                <w:sz w:val="20"/>
                <w:szCs w:val="20"/>
                <w:u w:val="single"/>
              </w:rPr>
            </w:rPrChange>
          </w:rPr>
          <w:t>), Rate (</w:t>
        </w:r>
        <w:r w:rsidRPr="00EE27B1">
          <w:rPr>
            <w:rFonts w:ascii="Calibri" w:hAnsi="Calibri"/>
            <w:i/>
            <w:rPrChange w:id="15850" w:author="Tre" w:date="2012-11-19T09:07:00Z">
              <w:rPr>
                <w:rFonts w:ascii="Calibri" w:hAnsi="Calibri"/>
                <w:i/>
                <w:color w:val="0000FF"/>
                <w:sz w:val="20"/>
                <w:szCs w:val="20"/>
                <w:u w:val="single"/>
              </w:rPr>
            </w:rPrChange>
          </w:rPr>
          <w:fldChar w:fldCharType="begin"/>
        </w:r>
        <w:r w:rsidRPr="00EE27B1">
          <w:rPr>
            <w:rFonts w:ascii="Calibri" w:hAnsi="Calibri"/>
            <w:i/>
            <w:rPrChange w:id="15851"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852" w:author="Tre" w:date="2012-11-19T09:07:00Z">
              <w:rPr>
                <w:rFonts w:ascii="Calibri" w:hAnsi="Calibri"/>
                <w:i/>
                <w:color w:val="0000FF"/>
                <w:sz w:val="20"/>
                <w:szCs w:val="20"/>
                <w:u w:val="single"/>
              </w:rPr>
            </w:rPrChange>
          </w:rPr>
          <w:fldChar w:fldCharType="separate"/>
        </w:r>
        <w:r w:rsidRPr="00EE27B1">
          <w:rPr>
            <w:rFonts w:ascii="Calibri" w:hAnsi="Calibri"/>
            <w:i/>
            <w:noProof/>
            <w:rPrChange w:id="15853" w:author="Tre" w:date="2012-11-19T09:07:00Z">
              <w:rPr>
                <w:rFonts w:ascii="Calibri" w:hAnsi="Calibri"/>
                <w:i/>
                <w:noProof/>
                <w:color w:val="0000FF"/>
                <w:sz w:val="20"/>
                <w:szCs w:val="20"/>
                <w:u w:val="single"/>
              </w:rPr>
            </w:rPrChange>
          </w:rPr>
          <w:t>Agility/2</w:t>
        </w:r>
        <w:r w:rsidRPr="00EE27B1">
          <w:rPr>
            <w:rFonts w:ascii="Calibri" w:hAnsi="Calibri"/>
            <w:i/>
            <w:rPrChange w:id="15854" w:author="Tre" w:date="2012-11-19T09:07:00Z">
              <w:rPr>
                <w:rFonts w:ascii="Calibri" w:hAnsi="Calibri"/>
                <w:i/>
                <w:color w:val="0000FF"/>
                <w:sz w:val="20"/>
                <w:szCs w:val="20"/>
                <w:u w:val="single"/>
              </w:rPr>
            </w:rPrChange>
          </w:rPr>
          <w:fldChar w:fldCharType="end"/>
        </w:r>
        <w:r w:rsidRPr="00EE27B1">
          <w:rPr>
            <w:rFonts w:ascii="Calibri" w:hAnsi="Calibri"/>
            <w:i/>
            <w:rPrChange w:id="15855" w:author="Tre" w:date="2012-11-19T09:07:00Z">
              <w:rPr>
                <w:rFonts w:ascii="Calibri" w:hAnsi="Calibri"/>
                <w:i/>
                <w:color w:val="0000FF"/>
                <w:sz w:val="20"/>
                <w:szCs w:val="20"/>
                <w:u w:val="single"/>
              </w:rPr>
            </w:rPrChange>
          </w:rPr>
          <w:t>), Ammo (</w:t>
        </w:r>
        <w:r w:rsidRPr="00EE27B1">
          <w:rPr>
            <w:rFonts w:ascii="Calibri" w:hAnsi="Calibri"/>
            <w:i/>
            <w:rPrChange w:id="15856" w:author="Tre" w:date="2012-11-19T09:07:00Z">
              <w:rPr>
                <w:rFonts w:ascii="Calibri" w:hAnsi="Calibri"/>
                <w:i/>
                <w:color w:val="0000FF"/>
                <w:sz w:val="20"/>
                <w:szCs w:val="20"/>
                <w:u w:val="single"/>
              </w:rPr>
            </w:rPrChange>
          </w:rPr>
          <w:fldChar w:fldCharType="begin"/>
        </w:r>
        <w:r w:rsidRPr="00EE27B1">
          <w:rPr>
            <w:rFonts w:ascii="Calibri" w:hAnsi="Calibri"/>
            <w:i/>
            <w:rPrChange w:id="15857"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858" w:author="Tre" w:date="2012-11-19T09:07:00Z">
              <w:rPr>
                <w:rFonts w:ascii="Calibri" w:hAnsi="Calibri"/>
                <w:i/>
                <w:color w:val="0000FF"/>
                <w:sz w:val="20"/>
                <w:szCs w:val="20"/>
                <w:u w:val="single"/>
              </w:rPr>
            </w:rPrChange>
          </w:rPr>
          <w:fldChar w:fldCharType="end"/>
        </w:r>
        <w:r w:rsidRPr="00EE27B1">
          <w:rPr>
            <w:rFonts w:ascii="Calibri" w:hAnsi="Calibri"/>
            <w:i/>
            <w:rPrChange w:id="15859" w:author="Tre" w:date="2012-11-19T09:07:00Z">
              <w:rPr>
                <w:rFonts w:ascii="Calibri" w:hAnsi="Calibri"/>
                <w:i/>
                <w:color w:val="0000FF"/>
                <w:sz w:val="20"/>
                <w:szCs w:val="20"/>
                <w:u w:val="single"/>
              </w:rPr>
            </w:rPrChange>
          </w:rPr>
          <w:t>)</w:t>
        </w:r>
        <w:del w:id="15860" w:author="Tre" w:date="2012-11-19T09:47:00Z">
          <w:r w:rsidRPr="00EE27B1">
            <w:rPr>
              <w:rFonts w:ascii="Calibri" w:hAnsi="Calibri"/>
              <w:i/>
              <w:rPrChange w:id="15861" w:author="Tre" w:date="2012-11-19T09:07:00Z">
                <w:rPr>
                  <w:rFonts w:ascii="Calibri" w:hAnsi="Calibri"/>
                  <w:i/>
                  <w:color w:val="0000FF"/>
                  <w:sz w:val="20"/>
                  <w:szCs w:val="20"/>
                  <w:u w:val="single"/>
                </w:rPr>
              </w:rPrChange>
            </w:rPr>
            <w:delText>, Range (</w:delText>
          </w:r>
          <w:r w:rsidRPr="00EE27B1" w:rsidDel="00002DB2">
            <w:rPr>
              <w:rFonts w:ascii="Calibri" w:hAnsi="Calibri"/>
              <w:i/>
              <w:rPrChange w:id="15862" w:author="Tre" w:date="2012-11-19T09:07:00Z">
                <w:rPr>
                  <w:rFonts w:ascii="Calibri" w:hAnsi="Calibri"/>
                  <w:i/>
                  <w:color w:val="0000FF"/>
                  <w:sz w:val="20"/>
                  <w:szCs w:val="20"/>
                  <w:u w:val="single"/>
                </w:rPr>
              </w:rPrChange>
            </w:rPr>
            <w:fldChar w:fldCharType="begin"/>
          </w:r>
          <w:r w:rsidRPr="00EE27B1">
            <w:rPr>
              <w:rFonts w:ascii="Calibri" w:hAnsi="Calibri"/>
              <w:i/>
              <w:rPrChange w:id="15863" w:author="Tre" w:date="2012-11-19T09:07:00Z">
                <w:rPr>
                  <w:rFonts w:ascii="Calibri" w:hAnsi="Calibri"/>
                  <w:i/>
                  <w:color w:val="0000FF"/>
                  <w:sz w:val="20"/>
                  <w:szCs w:val="20"/>
                  <w:u w:val="single"/>
                </w:rPr>
              </w:rPrChange>
            </w:rPr>
            <w:delInstrText xml:space="preserve"> MERGEFIELD Range </w:delInstrText>
          </w:r>
          <w:r w:rsidRPr="00EE27B1" w:rsidDel="00002DB2">
            <w:rPr>
              <w:rFonts w:ascii="Calibri" w:hAnsi="Calibri"/>
              <w:i/>
              <w:rPrChange w:id="15864" w:author="Tre" w:date="2012-11-19T09:07:00Z">
                <w:rPr>
                  <w:rFonts w:ascii="Calibri" w:hAnsi="Calibri"/>
                  <w:i/>
                  <w:color w:val="0000FF"/>
                  <w:sz w:val="20"/>
                  <w:szCs w:val="20"/>
                  <w:u w:val="single"/>
                </w:rPr>
              </w:rPrChange>
            </w:rPr>
            <w:fldChar w:fldCharType="end"/>
          </w:r>
          <w:r w:rsidRPr="00EE27B1">
            <w:rPr>
              <w:rFonts w:ascii="Calibri" w:hAnsi="Calibri"/>
              <w:i/>
              <w:rPrChange w:id="15865" w:author="Tre" w:date="2012-11-19T09:07:00Z">
                <w:rPr>
                  <w:rFonts w:ascii="Calibri" w:hAnsi="Calibri"/>
                  <w:i/>
                  <w:color w:val="0000FF"/>
                  <w:sz w:val="20"/>
                  <w:szCs w:val="20"/>
                  <w:u w:val="single"/>
                </w:rPr>
              </w:rPrChange>
            </w:rPr>
            <w:delText>), Vehicle Type (</w:delText>
          </w:r>
          <w:r w:rsidRPr="00EE27B1" w:rsidDel="00002DB2">
            <w:rPr>
              <w:rFonts w:ascii="Calibri" w:hAnsi="Calibri"/>
              <w:i/>
              <w:rPrChange w:id="15866" w:author="Tre" w:date="2012-11-19T09:07:00Z">
                <w:rPr>
                  <w:rFonts w:ascii="Calibri" w:hAnsi="Calibri"/>
                  <w:i/>
                  <w:color w:val="0000FF"/>
                  <w:sz w:val="20"/>
                  <w:szCs w:val="20"/>
                  <w:u w:val="single"/>
                </w:rPr>
              </w:rPrChange>
            </w:rPr>
            <w:fldChar w:fldCharType="begin"/>
          </w:r>
          <w:r w:rsidRPr="00EE27B1">
            <w:rPr>
              <w:rFonts w:ascii="Calibri" w:hAnsi="Calibri"/>
              <w:i/>
              <w:rPrChange w:id="15867" w:author="Tre" w:date="2012-11-19T09:07:00Z">
                <w:rPr>
                  <w:rFonts w:ascii="Calibri" w:hAnsi="Calibri"/>
                  <w:i/>
                  <w:color w:val="0000FF"/>
                  <w:sz w:val="20"/>
                  <w:szCs w:val="20"/>
                  <w:u w:val="single"/>
                </w:rPr>
              </w:rPrChange>
            </w:rPr>
            <w:delInstrText xml:space="preserve"> MERGEFIELD Vehicle_Type </w:delInstrText>
          </w:r>
          <w:r w:rsidRPr="00EE27B1" w:rsidDel="00002DB2">
            <w:rPr>
              <w:rFonts w:ascii="Calibri" w:hAnsi="Calibri"/>
              <w:i/>
              <w:rPrChange w:id="15868" w:author="Tre" w:date="2012-11-19T09:07:00Z">
                <w:rPr>
                  <w:rFonts w:ascii="Calibri" w:hAnsi="Calibri"/>
                  <w:i/>
                  <w:color w:val="0000FF"/>
                  <w:sz w:val="20"/>
                  <w:szCs w:val="20"/>
                  <w:u w:val="single"/>
                </w:rPr>
              </w:rPrChange>
            </w:rPr>
            <w:fldChar w:fldCharType="end"/>
          </w:r>
          <w:r w:rsidRPr="00EE27B1">
            <w:rPr>
              <w:rFonts w:ascii="Calibri" w:hAnsi="Calibri"/>
              <w:i/>
              <w:rPrChange w:id="15869" w:author="Tre" w:date="2012-11-19T09:07:00Z">
                <w:rPr>
                  <w:rFonts w:ascii="Calibri" w:hAnsi="Calibri"/>
                  <w:i/>
                  <w:color w:val="0000FF"/>
                  <w:sz w:val="20"/>
                  <w:szCs w:val="20"/>
                  <w:u w:val="single"/>
                </w:rPr>
              </w:rPrChange>
            </w:rPr>
            <w:delText>), Speed (</w:delText>
          </w:r>
          <w:r w:rsidRPr="00EE27B1" w:rsidDel="00002DB2">
            <w:rPr>
              <w:rFonts w:ascii="Calibri" w:hAnsi="Calibri"/>
              <w:i/>
              <w:rPrChange w:id="15870" w:author="Tre" w:date="2012-11-19T09:07:00Z">
                <w:rPr>
                  <w:rFonts w:ascii="Calibri" w:hAnsi="Calibri"/>
                  <w:i/>
                  <w:color w:val="0000FF"/>
                  <w:sz w:val="20"/>
                  <w:szCs w:val="20"/>
                  <w:u w:val="single"/>
                </w:rPr>
              </w:rPrChange>
            </w:rPr>
            <w:fldChar w:fldCharType="begin"/>
          </w:r>
          <w:r w:rsidRPr="00EE27B1">
            <w:rPr>
              <w:rFonts w:ascii="Calibri" w:hAnsi="Calibri"/>
              <w:i/>
              <w:rPrChange w:id="15871" w:author="Tre" w:date="2012-11-19T09:07:00Z">
                <w:rPr>
                  <w:rFonts w:ascii="Calibri" w:hAnsi="Calibri"/>
                  <w:i/>
                  <w:color w:val="0000FF"/>
                  <w:sz w:val="20"/>
                  <w:szCs w:val="20"/>
                  <w:u w:val="single"/>
                </w:rPr>
              </w:rPrChange>
            </w:rPr>
            <w:delInstrText xml:space="preserve"> MERGEFIELD Speed </w:delInstrText>
          </w:r>
          <w:r w:rsidRPr="00EE27B1" w:rsidDel="00002DB2">
            <w:rPr>
              <w:rFonts w:ascii="Calibri" w:hAnsi="Calibri"/>
              <w:i/>
              <w:rPrChange w:id="15872" w:author="Tre" w:date="2012-11-19T09:07:00Z">
                <w:rPr>
                  <w:rFonts w:ascii="Calibri" w:hAnsi="Calibri"/>
                  <w:i/>
                  <w:color w:val="0000FF"/>
                  <w:sz w:val="20"/>
                  <w:szCs w:val="20"/>
                  <w:u w:val="single"/>
                </w:rPr>
              </w:rPrChange>
            </w:rPr>
            <w:fldChar w:fldCharType="end"/>
          </w:r>
          <w:r w:rsidRPr="00EE27B1">
            <w:rPr>
              <w:rFonts w:ascii="Calibri" w:hAnsi="Calibri"/>
              <w:i/>
              <w:rPrChange w:id="15873" w:author="Tre" w:date="2012-11-19T09:07:00Z">
                <w:rPr>
                  <w:rFonts w:ascii="Calibri" w:hAnsi="Calibri"/>
                  <w:i/>
                  <w:color w:val="0000FF"/>
                  <w:sz w:val="20"/>
                  <w:szCs w:val="20"/>
                  <w:u w:val="single"/>
                </w:rPr>
              </w:rPrChange>
            </w:rPr>
            <w:delText>), Agility (</w:delText>
          </w:r>
          <w:r w:rsidRPr="00EE27B1" w:rsidDel="00002DB2">
            <w:rPr>
              <w:rFonts w:ascii="Calibri" w:hAnsi="Calibri"/>
              <w:i/>
              <w:rPrChange w:id="15874" w:author="Tre" w:date="2012-11-19T09:07:00Z">
                <w:rPr>
                  <w:rFonts w:ascii="Calibri" w:hAnsi="Calibri"/>
                  <w:i/>
                  <w:color w:val="0000FF"/>
                  <w:sz w:val="20"/>
                  <w:szCs w:val="20"/>
                  <w:u w:val="single"/>
                </w:rPr>
              </w:rPrChange>
            </w:rPr>
            <w:fldChar w:fldCharType="begin"/>
          </w:r>
          <w:r w:rsidRPr="00EE27B1">
            <w:rPr>
              <w:rFonts w:ascii="Calibri" w:hAnsi="Calibri"/>
              <w:i/>
              <w:rPrChange w:id="15875" w:author="Tre" w:date="2012-11-19T09:07:00Z">
                <w:rPr>
                  <w:rFonts w:ascii="Calibri" w:hAnsi="Calibri"/>
                  <w:i/>
                  <w:color w:val="0000FF"/>
                  <w:sz w:val="20"/>
                  <w:szCs w:val="20"/>
                  <w:u w:val="single"/>
                </w:rPr>
              </w:rPrChange>
            </w:rPr>
            <w:delInstrText xml:space="preserve"> MERGEFIELD Agility </w:delInstrText>
          </w:r>
          <w:r w:rsidRPr="00EE27B1" w:rsidDel="00002DB2">
            <w:rPr>
              <w:rFonts w:ascii="Calibri" w:hAnsi="Calibri"/>
              <w:i/>
              <w:rPrChange w:id="15876" w:author="Tre" w:date="2012-11-19T09:07:00Z">
                <w:rPr>
                  <w:rFonts w:ascii="Calibri" w:hAnsi="Calibri"/>
                  <w:i/>
                  <w:color w:val="0000FF"/>
                  <w:sz w:val="20"/>
                  <w:szCs w:val="20"/>
                  <w:u w:val="single"/>
                </w:rPr>
              </w:rPrChange>
            </w:rPr>
            <w:fldChar w:fldCharType="end"/>
          </w:r>
          <w:r w:rsidRPr="00EE27B1">
            <w:rPr>
              <w:rFonts w:ascii="Calibri" w:hAnsi="Calibri"/>
              <w:i/>
              <w:rPrChange w:id="15877" w:author="Tre" w:date="2012-11-19T09:07:00Z">
                <w:rPr>
                  <w:rFonts w:ascii="Calibri" w:hAnsi="Calibri"/>
                  <w:i/>
                  <w:color w:val="0000FF"/>
                  <w:sz w:val="20"/>
                  <w:szCs w:val="20"/>
                  <w:u w:val="single"/>
                </w:rPr>
              </w:rPrChange>
            </w:rPr>
            <w:delText>), Fuel (</w:delText>
          </w:r>
          <w:r w:rsidRPr="00EE27B1" w:rsidDel="00002DB2">
            <w:rPr>
              <w:rFonts w:ascii="Calibri" w:hAnsi="Calibri"/>
              <w:i/>
              <w:rPrChange w:id="15878" w:author="Tre" w:date="2012-11-19T09:07:00Z">
                <w:rPr>
                  <w:rFonts w:ascii="Calibri" w:hAnsi="Calibri"/>
                  <w:i/>
                  <w:color w:val="0000FF"/>
                  <w:sz w:val="20"/>
                  <w:szCs w:val="20"/>
                  <w:u w:val="single"/>
                </w:rPr>
              </w:rPrChange>
            </w:rPr>
            <w:fldChar w:fldCharType="begin"/>
          </w:r>
          <w:r w:rsidRPr="00EE27B1">
            <w:rPr>
              <w:rFonts w:ascii="Calibri" w:hAnsi="Calibri"/>
              <w:i/>
              <w:rPrChange w:id="15879" w:author="Tre" w:date="2012-11-19T09:07:00Z">
                <w:rPr>
                  <w:rFonts w:ascii="Calibri" w:hAnsi="Calibri"/>
                  <w:i/>
                  <w:color w:val="0000FF"/>
                  <w:sz w:val="20"/>
                  <w:szCs w:val="20"/>
                  <w:u w:val="single"/>
                </w:rPr>
              </w:rPrChange>
            </w:rPr>
            <w:delInstrText xml:space="preserve"> MERGEFIELD Fuel </w:delInstrText>
          </w:r>
          <w:r w:rsidRPr="00EE27B1" w:rsidDel="00002DB2">
            <w:rPr>
              <w:rFonts w:ascii="Calibri" w:hAnsi="Calibri"/>
              <w:i/>
              <w:rPrChange w:id="15880" w:author="Tre" w:date="2012-11-19T09:07:00Z">
                <w:rPr>
                  <w:rFonts w:ascii="Calibri" w:hAnsi="Calibri"/>
                  <w:i/>
                  <w:color w:val="0000FF"/>
                  <w:sz w:val="20"/>
                  <w:szCs w:val="20"/>
                  <w:u w:val="single"/>
                </w:rPr>
              </w:rPrChange>
            </w:rPr>
            <w:fldChar w:fldCharType="end"/>
          </w:r>
          <w:r w:rsidRPr="00EE27B1">
            <w:rPr>
              <w:rFonts w:ascii="Calibri" w:hAnsi="Calibri"/>
              <w:i/>
              <w:rPrChange w:id="15881" w:author="Tre" w:date="2012-11-19T09:07:00Z">
                <w:rPr>
                  <w:rFonts w:ascii="Calibri" w:hAnsi="Calibri"/>
                  <w:i/>
                  <w:color w:val="0000FF"/>
                  <w:sz w:val="20"/>
                  <w:szCs w:val="20"/>
                  <w:u w:val="single"/>
                </w:rPr>
              </w:rPrChange>
            </w:rPr>
            <w:delText>)</w:delText>
          </w:r>
        </w:del>
        <w:r w:rsidRPr="00EE27B1">
          <w:rPr>
            <w:rFonts w:ascii="Calibri" w:hAnsi="Calibri"/>
            <w:i/>
            <w:rPrChange w:id="15882" w:author="Tre" w:date="2012-11-19T09:07:00Z">
              <w:rPr>
                <w:rFonts w:ascii="Calibri" w:hAnsi="Calibri"/>
                <w:i/>
                <w:color w:val="0000FF"/>
                <w:sz w:val="20"/>
                <w:szCs w:val="20"/>
                <w:u w:val="single"/>
              </w:rPr>
            </w:rPrChange>
          </w:rPr>
          <w:t>]</w:t>
        </w:r>
      </w:ins>
    </w:p>
    <w:p w:rsidR="00702889" w:rsidRPr="000B0456" w:rsidRDefault="00EE27B1" w:rsidP="00702889">
      <w:pPr>
        <w:jc w:val="both"/>
        <w:rPr>
          <w:ins w:id="15883" w:author="frontdesk" w:date="2012-11-16T12:58:00Z"/>
          <w:rFonts w:ascii="Calibri" w:hAnsi="Calibri"/>
          <w:rPrChange w:id="15884" w:author="Tre" w:date="2012-11-19T09:07:00Z">
            <w:rPr>
              <w:ins w:id="15885" w:author="frontdesk" w:date="2012-11-16T12:58:00Z"/>
              <w:rFonts w:ascii="Calibri" w:hAnsi="Calibri"/>
              <w:sz w:val="20"/>
              <w:szCs w:val="20"/>
            </w:rPr>
          </w:rPrChange>
        </w:rPr>
      </w:pPr>
      <w:ins w:id="15886" w:author="frontdesk" w:date="2012-11-16T12:58:00Z">
        <w:r w:rsidRPr="00EE27B1">
          <w:rPr>
            <w:rFonts w:ascii="Calibri" w:hAnsi="Calibri"/>
            <w:rPrChange w:id="15887" w:author="Tre" w:date="2012-11-19T09:07:00Z">
              <w:rPr>
                <w:rFonts w:ascii="Calibri" w:hAnsi="Calibri"/>
                <w:color w:val="0000FF"/>
                <w:sz w:val="20"/>
                <w:szCs w:val="20"/>
                <w:u w:val="single"/>
              </w:rPr>
            </w:rPrChange>
          </w:rPr>
          <w:fldChar w:fldCharType="begin"/>
        </w:r>
        <w:r w:rsidRPr="00EE27B1">
          <w:rPr>
            <w:rFonts w:ascii="Calibri" w:hAnsi="Calibri"/>
            <w:rPrChange w:id="15888"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889" w:author="Tre" w:date="2012-11-19T09:07:00Z">
              <w:rPr>
                <w:rFonts w:ascii="Calibri" w:hAnsi="Calibri"/>
                <w:color w:val="0000FF"/>
                <w:sz w:val="20"/>
                <w:szCs w:val="20"/>
                <w:u w:val="single"/>
              </w:rPr>
            </w:rPrChange>
          </w:rPr>
          <w:fldChar w:fldCharType="separate"/>
        </w:r>
        <w:r w:rsidRPr="00EE27B1">
          <w:rPr>
            <w:rFonts w:ascii="Calibri" w:hAnsi="Calibri"/>
            <w:noProof/>
            <w:rPrChange w:id="15890" w:author="Tre" w:date="2012-11-19T09:07:00Z">
              <w:rPr>
                <w:rFonts w:ascii="Calibri" w:hAnsi="Calibri"/>
                <w:noProof/>
                <w:color w:val="0000FF"/>
                <w:sz w:val="20"/>
                <w:szCs w:val="20"/>
                <w:u w:val="single"/>
              </w:rPr>
            </w:rPrChange>
          </w:rPr>
          <w:t>Well balanced blades designed for being thrown at targets.</w:t>
        </w:r>
        <w:r w:rsidRPr="00EE27B1">
          <w:rPr>
            <w:rFonts w:ascii="Calibri" w:hAnsi="Calibri"/>
            <w:rPrChange w:id="15891" w:author="Tre" w:date="2012-11-19T09:07:00Z">
              <w:rPr>
                <w:rFonts w:ascii="Calibri" w:hAnsi="Calibri"/>
                <w:color w:val="0000FF"/>
                <w:sz w:val="20"/>
                <w:szCs w:val="20"/>
                <w:u w:val="single"/>
              </w:rPr>
            </w:rPrChange>
          </w:rPr>
          <w:fldChar w:fldCharType="end"/>
        </w:r>
        <w:r w:rsidRPr="00EE27B1">
          <w:rPr>
            <w:rFonts w:ascii="Calibri" w:hAnsi="Calibri"/>
            <w:rPrChange w:id="15892" w:author="Tre" w:date="2012-11-19T09:07:00Z">
              <w:rPr>
                <w:rFonts w:ascii="Calibri" w:hAnsi="Calibri"/>
                <w:color w:val="0000FF"/>
                <w:sz w:val="20"/>
                <w:szCs w:val="20"/>
                <w:u w:val="single"/>
              </w:rPr>
            </w:rPrChange>
          </w:rPr>
          <w:fldChar w:fldCharType="begin"/>
        </w:r>
        <w:r w:rsidRPr="00EE27B1">
          <w:rPr>
            <w:rFonts w:ascii="Calibri" w:hAnsi="Calibri"/>
            <w:rPrChange w:id="15893"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894"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895" w:author="frontdesk" w:date="2012-11-16T12:58:00Z"/>
        </w:rPr>
      </w:pPr>
    </w:p>
    <w:p w:rsidR="00702889" w:rsidRPr="000B0456" w:rsidRDefault="00EE27B1" w:rsidP="00702889">
      <w:pPr>
        <w:jc w:val="both"/>
        <w:rPr>
          <w:ins w:id="15896" w:author="frontdesk" w:date="2012-11-16T12:58:00Z"/>
          <w:rFonts w:ascii="Calibri" w:hAnsi="Calibri"/>
          <w:b/>
          <w:rPrChange w:id="15897" w:author="Tre" w:date="2012-11-19T09:07:00Z">
            <w:rPr>
              <w:ins w:id="15898" w:author="frontdesk" w:date="2012-11-16T12:58:00Z"/>
              <w:rFonts w:ascii="Calibri" w:hAnsi="Calibri"/>
              <w:b/>
              <w:sz w:val="20"/>
              <w:szCs w:val="20"/>
            </w:rPr>
          </w:rPrChange>
        </w:rPr>
      </w:pPr>
      <w:ins w:id="15899" w:author="frontdesk" w:date="2012-11-16T12:58:00Z">
        <w:r w:rsidRPr="00EE27B1">
          <w:rPr>
            <w:rFonts w:ascii="Calibri" w:hAnsi="Calibri"/>
            <w:b/>
            <w:rPrChange w:id="15900" w:author="Tre" w:date="2012-11-19T09:07:00Z">
              <w:rPr>
                <w:rFonts w:ascii="Calibri" w:hAnsi="Calibri"/>
                <w:b/>
                <w:color w:val="0000FF"/>
                <w:sz w:val="20"/>
                <w:szCs w:val="20"/>
                <w:u w:val="single"/>
              </w:rPr>
            </w:rPrChange>
          </w:rPr>
          <w:fldChar w:fldCharType="begin"/>
        </w:r>
        <w:r w:rsidRPr="00EE27B1">
          <w:rPr>
            <w:rFonts w:ascii="Calibri" w:hAnsi="Calibri"/>
            <w:b/>
            <w:rPrChange w:id="15901"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902" w:author="Tre" w:date="2012-11-19T09:07:00Z">
              <w:rPr>
                <w:rFonts w:ascii="Calibri" w:hAnsi="Calibri"/>
                <w:b/>
                <w:color w:val="0000FF"/>
                <w:sz w:val="20"/>
                <w:szCs w:val="20"/>
                <w:u w:val="single"/>
              </w:rPr>
            </w:rPrChange>
          </w:rPr>
          <w:fldChar w:fldCharType="separate"/>
        </w:r>
        <w:r w:rsidRPr="00EE27B1">
          <w:rPr>
            <w:rFonts w:ascii="Calibri" w:hAnsi="Calibri"/>
            <w:b/>
            <w:noProof/>
            <w:rPrChange w:id="15903" w:author="Tre" w:date="2012-11-19T09:07:00Z">
              <w:rPr>
                <w:rFonts w:ascii="Calibri" w:hAnsi="Calibri"/>
                <w:b/>
                <w:noProof/>
                <w:color w:val="0000FF"/>
                <w:sz w:val="20"/>
                <w:szCs w:val="20"/>
                <w:u w:val="single"/>
              </w:rPr>
            </w:rPrChange>
          </w:rPr>
          <w:t>Ruger Revolver .22 cal</w:t>
        </w:r>
        <w:r w:rsidRPr="00EE27B1">
          <w:rPr>
            <w:rFonts w:ascii="Calibri" w:hAnsi="Calibri"/>
            <w:b/>
            <w:rPrChange w:id="15904"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905" w:author="frontdesk" w:date="2012-11-16T12:58:00Z"/>
          <w:rFonts w:ascii="Calibri" w:hAnsi="Calibri"/>
          <w:i/>
          <w:rPrChange w:id="15906" w:author="Tre" w:date="2012-11-19T09:07:00Z">
            <w:rPr>
              <w:ins w:id="15907" w:author="frontdesk" w:date="2012-11-16T12:58:00Z"/>
              <w:rFonts w:ascii="Calibri" w:hAnsi="Calibri"/>
              <w:i/>
              <w:sz w:val="20"/>
              <w:szCs w:val="20"/>
            </w:rPr>
          </w:rPrChange>
        </w:rPr>
      </w:pPr>
      <w:ins w:id="15908" w:author="frontdesk" w:date="2012-11-16T12:58:00Z">
        <w:r w:rsidRPr="00EE27B1">
          <w:rPr>
            <w:rFonts w:ascii="Calibri" w:hAnsi="Calibri"/>
            <w:i/>
            <w:rPrChange w:id="15909" w:author="Tre" w:date="2012-11-19T09:07:00Z">
              <w:rPr>
                <w:rFonts w:ascii="Calibri" w:hAnsi="Calibri"/>
                <w:i/>
                <w:color w:val="0000FF"/>
                <w:sz w:val="20"/>
                <w:szCs w:val="20"/>
                <w:u w:val="single"/>
              </w:rPr>
            </w:rPrChange>
          </w:rPr>
          <w:t>[Damage (</w:t>
        </w:r>
        <w:r w:rsidRPr="00EE27B1">
          <w:rPr>
            <w:rFonts w:ascii="Calibri" w:hAnsi="Calibri"/>
            <w:i/>
            <w:rPrChange w:id="15910" w:author="Tre" w:date="2012-11-19T09:07:00Z">
              <w:rPr>
                <w:rFonts w:ascii="Calibri" w:hAnsi="Calibri"/>
                <w:i/>
                <w:color w:val="0000FF"/>
                <w:sz w:val="20"/>
                <w:szCs w:val="20"/>
                <w:u w:val="single"/>
              </w:rPr>
            </w:rPrChange>
          </w:rPr>
          <w:fldChar w:fldCharType="begin"/>
        </w:r>
        <w:r w:rsidRPr="00EE27B1">
          <w:rPr>
            <w:rFonts w:ascii="Calibri" w:hAnsi="Calibri"/>
            <w:i/>
            <w:rPrChange w:id="15911"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912" w:author="Tre" w:date="2012-11-19T09:07:00Z">
              <w:rPr>
                <w:rFonts w:ascii="Calibri" w:hAnsi="Calibri"/>
                <w:i/>
                <w:color w:val="0000FF"/>
                <w:sz w:val="20"/>
                <w:szCs w:val="20"/>
                <w:u w:val="single"/>
              </w:rPr>
            </w:rPrChange>
          </w:rPr>
          <w:fldChar w:fldCharType="separate"/>
        </w:r>
        <w:r w:rsidRPr="00EE27B1">
          <w:rPr>
            <w:rFonts w:ascii="Calibri" w:hAnsi="Calibri"/>
            <w:i/>
            <w:noProof/>
            <w:rPrChange w:id="15913" w:author="Tre" w:date="2012-11-19T09:07:00Z">
              <w:rPr>
                <w:rFonts w:ascii="Calibri" w:hAnsi="Calibri"/>
                <w:i/>
                <w:noProof/>
                <w:color w:val="0000FF"/>
                <w:sz w:val="20"/>
                <w:szCs w:val="20"/>
                <w:u w:val="single"/>
              </w:rPr>
            </w:rPrChange>
          </w:rPr>
          <w:t>1</w:t>
        </w:r>
        <w:r w:rsidRPr="00EE27B1">
          <w:rPr>
            <w:rFonts w:ascii="Calibri" w:hAnsi="Calibri"/>
            <w:i/>
            <w:rPrChange w:id="15914" w:author="Tre" w:date="2012-11-19T09:07:00Z">
              <w:rPr>
                <w:rFonts w:ascii="Calibri" w:hAnsi="Calibri"/>
                <w:i/>
                <w:color w:val="0000FF"/>
                <w:sz w:val="20"/>
                <w:szCs w:val="20"/>
                <w:u w:val="single"/>
              </w:rPr>
            </w:rPrChange>
          </w:rPr>
          <w:fldChar w:fldCharType="end"/>
        </w:r>
        <w:r w:rsidRPr="00EE27B1">
          <w:rPr>
            <w:rFonts w:ascii="Calibri" w:hAnsi="Calibri"/>
            <w:i/>
            <w:rPrChange w:id="15915" w:author="Tre" w:date="2012-11-19T09:07:00Z">
              <w:rPr>
                <w:rFonts w:ascii="Calibri" w:hAnsi="Calibri"/>
                <w:i/>
                <w:color w:val="0000FF"/>
                <w:sz w:val="20"/>
                <w:szCs w:val="20"/>
                <w:u w:val="single"/>
              </w:rPr>
            </w:rPrChange>
          </w:rPr>
          <w:t>), Type (</w:t>
        </w:r>
        <w:r w:rsidRPr="00EE27B1">
          <w:rPr>
            <w:rFonts w:ascii="Calibri" w:hAnsi="Calibri"/>
            <w:i/>
            <w:rPrChange w:id="15916" w:author="Tre" w:date="2012-11-19T09:07:00Z">
              <w:rPr>
                <w:rFonts w:ascii="Calibri" w:hAnsi="Calibri"/>
                <w:i/>
                <w:color w:val="0000FF"/>
                <w:sz w:val="20"/>
                <w:szCs w:val="20"/>
                <w:u w:val="single"/>
              </w:rPr>
            </w:rPrChange>
          </w:rPr>
          <w:fldChar w:fldCharType="begin"/>
        </w:r>
        <w:r w:rsidRPr="00EE27B1">
          <w:rPr>
            <w:rFonts w:ascii="Calibri" w:hAnsi="Calibri"/>
            <w:i/>
            <w:rPrChange w:id="15917"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918" w:author="Tre" w:date="2012-11-19T09:07:00Z">
              <w:rPr>
                <w:rFonts w:ascii="Calibri" w:hAnsi="Calibri"/>
                <w:i/>
                <w:color w:val="0000FF"/>
                <w:sz w:val="20"/>
                <w:szCs w:val="20"/>
                <w:u w:val="single"/>
              </w:rPr>
            </w:rPrChange>
          </w:rPr>
          <w:fldChar w:fldCharType="separate"/>
        </w:r>
        <w:r w:rsidRPr="00EE27B1">
          <w:rPr>
            <w:rFonts w:ascii="Calibri" w:hAnsi="Calibri"/>
            <w:i/>
            <w:noProof/>
            <w:rPrChange w:id="15919" w:author="Tre" w:date="2012-11-19T09:07:00Z">
              <w:rPr>
                <w:rFonts w:ascii="Calibri" w:hAnsi="Calibri"/>
                <w:i/>
                <w:noProof/>
                <w:color w:val="0000FF"/>
                <w:sz w:val="20"/>
                <w:szCs w:val="20"/>
                <w:u w:val="single"/>
              </w:rPr>
            </w:rPrChange>
          </w:rPr>
          <w:t>Gun</w:t>
        </w:r>
        <w:r w:rsidRPr="00EE27B1">
          <w:rPr>
            <w:rFonts w:ascii="Calibri" w:hAnsi="Calibri"/>
            <w:i/>
            <w:rPrChange w:id="15920" w:author="Tre" w:date="2012-11-19T09:07:00Z">
              <w:rPr>
                <w:rFonts w:ascii="Calibri" w:hAnsi="Calibri"/>
                <w:i/>
                <w:color w:val="0000FF"/>
                <w:sz w:val="20"/>
                <w:szCs w:val="20"/>
                <w:u w:val="single"/>
              </w:rPr>
            </w:rPrChange>
          </w:rPr>
          <w:fldChar w:fldCharType="end"/>
        </w:r>
        <w:r w:rsidRPr="00EE27B1">
          <w:rPr>
            <w:rFonts w:ascii="Calibri" w:hAnsi="Calibri"/>
            <w:i/>
            <w:rPrChange w:id="15921" w:author="Tre" w:date="2012-11-19T09:07:00Z">
              <w:rPr>
                <w:rFonts w:ascii="Calibri" w:hAnsi="Calibri"/>
                <w:i/>
                <w:color w:val="0000FF"/>
                <w:sz w:val="20"/>
                <w:szCs w:val="20"/>
                <w:u w:val="single"/>
              </w:rPr>
            </w:rPrChange>
          </w:rPr>
          <w:t>), Rate (</w:t>
        </w:r>
        <w:r w:rsidRPr="00EE27B1">
          <w:rPr>
            <w:rFonts w:ascii="Calibri" w:hAnsi="Calibri"/>
            <w:i/>
            <w:rPrChange w:id="15922" w:author="Tre" w:date="2012-11-19T09:07:00Z">
              <w:rPr>
                <w:rFonts w:ascii="Calibri" w:hAnsi="Calibri"/>
                <w:i/>
                <w:color w:val="0000FF"/>
                <w:sz w:val="20"/>
                <w:szCs w:val="20"/>
                <w:u w:val="single"/>
              </w:rPr>
            </w:rPrChange>
          </w:rPr>
          <w:fldChar w:fldCharType="begin"/>
        </w:r>
        <w:r w:rsidRPr="00EE27B1">
          <w:rPr>
            <w:rFonts w:ascii="Calibri" w:hAnsi="Calibri"/>
            <w:i/>
            <w:rPrChange w:id="15923"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924" w:author="Tre" w:date="2012-11-19T09:07:00Z">
              <w:rPr>
                <w:rFonts w:ascii="Calibri" w:hAnsi="Calibri"/>
                <w:i/>
                <w:color w:val="0000FF"/>
                <w:sz w:val="20"/>
                <w:szCs w:val="20"/>
                <w:u w:val="single"/>
              </w:rPr>
            </w:rPrChange>
          </w:rPr>
          <w:fldChar w:fldCharType="separate"/>
        </w:r>
        <w:r w:rsidRPr="00EE27B1">
          <w:rPr>
            <w:rFonts w:ascii="Calibri" w:hAnsi="Calibri"/>
            <w:i/>
            <w:noProof/>
            <w:rPrChange w:id="15925" w:author="Tre" w:date="2012-11-19T09:07:00Z">
              <w:rPr>
                <w:rFonts w:ascii="Calibri" w:hAnsi="Calibri"/>
                <w:i/>
                <w:noProof/>
                <w:color w:val="0000FF"/>
                <w:sz w:val="20"/>
                <w:szCs w:val="20"/>
                <w:u w:val="single"/>
              </w:rPr>
            </w:rPrChange>
          </w:rPr>
          <w:t>Semi Auto</w:t>
        </w:r>
        <w:r w:rsidRPr="00EE27B1">
          <w:rPr>
            <w:rFonts w:ascii="Calibri" w:hAnsi="Calibri"/>
            <w:i/>
            <w:rPrChange w:id="15926" w:author="Tre" w:date="2012-11-19T09:07:00Z">
              <w:rPr>
                <w:rFonts w:ascii="Calibri" w:hAnsi="Calibri"/>
                <w:i/>
                <w:color w:val="0000FF"/>
                <w:sz w:val="20"/>
                <w:szCs w:val="20"/>
                <w:u w:val="single"/>
              </w:rPr>
            </w:rPrChange>
          </w:rPr>
          <w:fldChar w:fldCharType="end"/>
        </w:r>
        <w:r w:rsidRPr="00EE27B1">
          <w:rPr>
            <w:rFonts w:ascii="Calibri" w:hAnsi="Calibri"/>
            <w:i/>
            <w:rPrChange w:id="15927" w:author="Tre" w:date="2012-11-19T09:07:00Z">
              <w:rPr>
                <w:rFonts w:ascii="Calibri" w:hAnsi="Calibri"/>
                <w:i/>
                <w:color w:val="0000FF"/>
                <w:sz w:val="20"/>
                <w:szCs w:val="20"/>
                <w:u w:val="single"/>
              </w:rPr>
            </w:rPrChange>
          </w:rPr>
          <w:t>), Ammo (</w:t>
        </w:r>
        <w:r w:rsidRPr="00EE27B1">
          <w:rPr>
            <w:rFonts w:ascii="Calibri" w:hAnsi="Calibri"/>
            <w:i/>
            <w:rPrChange w:id="15928" w:author="Tre" w:date="2012-11-19T09:07:00Z">
              <w:rPr>
                <w:rFonts w:ascii="Calibri" w:hAnsi="Calibri"/>
                <w:i/>
                <w:color w:val="0000FF"/>
                <w:sz w:val="20"/>
                <w:szCs w:val="20"/>
                <w:u w:val="single"/>
              </w:rPr>
            </w:rPrChange>
          </w:rPr>
          <w:fldChar w:fldCharType="begin"/>
        </w:r>
        <w:r w:rsidRPr="00EE27B1">
          <w:rPr>
            <w:rFonts w:ascii="Calibri" w:hAnsi="Calibri"/>
            <w:i/>
            <w:rPrChange w:id="15929" w:author="Tre" w:date="2012-11-19T09:07:00Z">
              <w:rPr>
                <w:rFonts w:ascii="Calibri" w:hAnsi="Calibri"/>
                <w:i/>
                <w:color w:val="0000FF"/>
                <w:sz w:val="20"/>
                <w:szCs w:val="20"/>
                <w:u w:val="single"/>
              </w:rPr>
            </w:rPrChange>
          </w:rPr>
          <w:instrText xml:space="preserve"> MERGEFIELD Ammo </w:instrText>
        </w:r>
        <w:r w:rsidRPr="00EE27B1">
          <w:rPr>
            <w:rFonts w:ascii="Calibri" w:hAnsi="Calibri"/>
            <w:i/>
            <w:rPrChange w:id="15930" w:author="Tre" w:date="2012-11-19T09:07:00Z">
              <w:rPr>
                <w:rFonts w:ascii="Calibri" w:hAnsi="Calibri"/>
                <w:i/>
                <w:color w:val="0000FF"/>
                <w:sz w:val="20"/>
                <w:szCs w:val="20"/>
                <w:u w:val="single"/>
              </w:rPr>
            </w:rPrChange>
          </w:rPr>
          <w:fldChar w:fldCharType="separate"/>
        </w:r>
        <w:r w:rsidRPr="00EE27B1">
          <w:rPr>
            <w:rFonts w:ascii="Calibri" w:hAnsi="Calibri"/>
            <w:i/>
            <w:noProof/>
            <w:rPrChange w:id="15931" w:author="Tre" w:date="2012-11-19T09:07:00Z">
              <w:rPr>
                <w:rFonts w:ascii="Calibri" w:hAnsi="Calibri"/>
                <w:i/>
                <w:noProof/>
                <w:color w:val="0000FF"/>
                <w:sz w:val="20"/>
                <w:szCs w:val="20"/>
                <w:u w:val="single"/>
              </w:rPr>
            </w:rPrChange>
          </w:rPr>
          <w:t>revolver (9)</w:t>
        </w:r>
        <w:r w:rsidRPr="00EE27B1">
          <w:rPr>
            <w:rFonts w:ascii="Calibri" w:hAnsi="Calibri"/>
            <w:i/>
            <w:rPrChange w:id="15932" w:author="Tre" w:date="2012-11-19T09:07:00Z">
              <w:rPr>
                <w:rFonts w:ascii="Calibri" w:hAnsi="Calibri"/>
                <w:i/>
                <w:color w:val="0000FF"/>
                <w:sz w:val="20"/>
                <w:szCs w:val="20"/>
                <w:u w:val="single"/>
              </w:rPr>
            </w:rPrChange>
          </w:rPr>
          <w:fldChar w:fldCharType="end"/>
        </w:r>
        <w:r w:rsidRPr="00EE27B1">
          <w:rPr>
            <w:rFonts w:ascii="Calibri" w:hAnsi="Calibri"/>
            <w:i/>
            <w:rPrChange w:id="15933" w:author="Tre" w:date="2012-11-19T09:07:00Z">
              <w:rPr>
                <w:rFonts w:ascii="Calibri" w:hAnsi="Calibri"/>
                <w:i/>
                <w:color w:val="0000FF"/>
                <w:sz w:val="20"/>
                <w:szCs w:val="20"/>
                <w:u w:val="single"/>
              </w:rPr>
            </w:rPrChange>
          </w:rPr>
          <w:t>)</w:t>
        </w:r>
        <w:del w:id="15934" w:author="Tre" w:date="2012-11-19T09:48:00Z">
          <w:r w:rsidRPr="00EE27B1">
            <w:rPr>
              <w:rFonts w:ascii="Calibri" w:hAnsi="Calibri"/>
              <w:i/>
              <w:rPrChange w:id="15935" w:author="Tre" w:date="2012-11-19T09:07:00Z">
                <w:rPr>
                  <w:rFonts w:ascii="Calibri" w:hAnsi="Calibri"/>
                  <w:i/>
                  <w:color w:val="0000FF"/>
                  <w:sz w:val="20"/>
                  <w:szCs w:val="20"/>
                  <w:u w:val="single"/>
                </w:rPr>
              </w:rPrChange>
            </w:rPr>
            <w:delText>, Range (</w:delText>
          </w:r>
          <w:r w:rsidRPr="00EE27B1" w:rsidDel="00002DB2">
            <w:rPr>
              <w:rFonts w:ascii="Calibri" w:hAnsi="Calibri"/>
              <w:i/>
              <w:rPrChange w:id="15936" w:author="Tre" w:date="2012-11-19T09:07:00Z">
                <w:rPr>
                  <w:rFonts w:ascii="Calibri" w:hAnsi="Calibri"/>
                  <w:i/>
                  <w:color w:val="0000FF"/>
                  <w:sz w:val="20"/>
                  <w:szCs w:val="20"/>
                  <w:u w:val="single"/>
                </w:rPr>
              </w:rPrChange>
            </w:rPr>
            <w:fldChar w:fldCharType="begin"/>
          </w:r>
          <w:r w:rsidRPr="00EE27B1">
            <w:rPr>
              <w:rFonts w:ascii="Calibri" w:hAnsi="Calibri"/>
              <w:i/>
              <w:rPrChange w:id="15937" w:author="Tre" w:date="2012-11-19T09:07:00Z">
                <w:rPr>
                  <w:rFonts w:ascii="Calibri" w:hAnsi="Calibri"/>
                  <w:i/>
                  <w:color w:val="0000FF"/>
                  <w:sz w:val="20"/>
                  <w:szCs w:val="20"/>
                  <w:u w:val="single"/>
                </w:rPr>
              </w:rPrChange>
            </w:rPr>
            <w:delInstrText xml:space="preserve"> MERGEFIELD Range </w:delInstrText>
          </w:r>
          <w:r w:rsidRPr="00EE27B1" w:rsidDel="00002DB2">
            <w:rPr>
              <w:rFonts w:ascii="Calibri" w:hAnsi="Calibri"/>
              <w:i/>
              <w:rPrChange w:id="15938" w:author="Tre" w:date="2012-11-19T09:07:00Z">
                <w:rPr>
                  <w:rFonts w:ascii="Calibri" w:hAnsi="Calibri"/>
                  <w:i/>
                  <w:color w:val="0000FF"/>
                  <w:sz w:val="20"/>
                  <w:szCs w:val="20"/>
                  <w:u w:val="single"/>
                </w:rPr>
              </w:rPrChange>
            </w:rPr>
            <w:fldChar w:fldCharType="end"/>
          </w:r>
          <w:r w:rsidRPr="00EE27B1">
            <w:rPr>
              <w:rFonts w:ascii="Calibri" w:hAnsi="Calibri"/>
              <w:i/>
              <w:rPrChange w:id="15939" w:author="Tre" w:date="2012-11-19T09:07:00Z">
                <w:rPr>
                  <w:rFonts w:ascii="Calibri" w:hAnsi="Calibri"/>
                  <w:i/>
                  <w:color w:val="0000FF"/>
                  <w:sz w:val="20"/>
                  <w:szCs w:val="20"/>
                  <w:u w:val="single"/>
                </w:rPr>
              </w:rPrChange>
            </w:rPr>
            <w:delText>), Vehicle Type (</w:delText>
          </w:r>
          <w:r w:rsidRPr="00EE27B1" w:rsidDel="00002DB2">
            <w:rPr>
              <w:rFonts w:ascii="Calibri" w:hAnsi="Calibri"/>
              <w:i/>
              <w:rPrChange w:id="15940" w:author="Tre" w:date="2012-11-19T09:07:00Z">
                <w:rPr>
                  <w:rFonts w:ascii="Calibri" w:hAnsi="Calibri"/>
                  <w:i/>
                  <w:color w:val="0000FF"/>
                  <w:sz w:val="20"/>
                  <w:szCs w:val="20"/>
                  <w:u w:val="single"/>
                </w:rPr>
              </w:rPrChange>
            </w:rPr>
            <w:fldChar w:fldCharType="begin"/>
          </w:r>
          <w:r w:rsidRPr="00EE27B1">
            <w:rPr>
              <w:rFonts w:ascii="Calibri" w:hAnsi="Calibri"/>
              <w:i/>
              <w:rPrChange w:id="15941" w:author="Tre" w:date="2012-11-19T09:07:00Z">
                <w:rPr>
                  <w:rFonts w:ascii="Calibri" w:hAnsi="Calibri"/>
                  <w:i/>
                  <w:color w:val="0000FF"/>
                  <w:sz w:val="20"/>
                  <w:szCs w:val="20"/>
                  <w:u w:val="single"/>
                </w:rPr>
              </w:rPrChange>
            </w:rPr>
            <w:delInstrText xml:space="preserve"> MERGEFIELD Vehicle_Type </w:delInstrText>
          </w:r>
          <w:r w:rsidRPr="00EE27B1" w:rsidDel="00002DB2">
            <w:rPr>
              <w:rFonts w:ascii="Calibri" w:hAnsi="Calibri"/>
              <w:i/>
              <w:rPrChange w:id="15942" w:author="Tre" w:date="2012-11-19T09:07:00Z">
                <w:rPr>
                  <w:rFonts w:ascii="Calibri" w:hAnsi="Calibri"/>
                  <w:i/>
                  <w:color w:val="0000FF"/>
                  <w:sz w:val="20"/>
                  <w:szCs w:val="20"/>
                  <w:u w:val="single"/>
                </w:rPr>
              </w:rPrChange>
            </w:rPr>
            <w:fldChar w:fldCharType="end"/>
          </w:r>
          <w:r w:rsidRPr="00EE27B1">
            <w:rPr>
              <w:rFonts w:ascii="Calibri" w:hAnsi="Calibri"/>
              <w:i/>
              <w:rPrChange w:id="15943" w:author="Tre" w:date="2012-11-19T09:07:00Z">
                <w:rPr>
                  <w:rFonts w:ascii="Calibri" w:hAnsi="Calibri"/>
                  <w:i/>
                  <w:color w:val="0000FF"/>
                  <w:sz w:val="20"/>
                  <w:szCs w:val="20"/>
                  <w:u w:val="single"/>
                </w:rPr>
              </w:rPrChange>
            </w:rPr>
            <w:delText>), Speed (</w:delText>
          </w:r>
          <w:r w:rsidRPr="00EE27B1" w:rsidDel="00002DB2">
            <w:rPr>
              <w:rFonts w:ascii="Calibri" w:hAnsi="Calibri"/>
              <w:i/>
              <w:rPrChange w:id="15944" w:author="Tre" w:date="2012-11-19T09:07:00Z">
                <w:rPr>
                  <w:rFonts w:ascii="Calibri" w:hAnsi="Calibri"/>
                  <w:i/>
                  <w:color w:val="0000FF"/>
                  <w:sz w:val="20"/>
                  <w:szCs w:val="20"/>
                  <w:u w:val="single"/>
                </w:rPr>
              </w:rPrChange>
            </w:rPr>
            <w:fldChar w:fldCharType="begin"/>
          </w:r>
          <w:r w:rsidRPr="00EE27B1">
            <w:rPr>
              <w:rFonts w:ascii="Calibri" w:hAnsi="Calibri"/>
              <w:i/>
              <w:rPrChange w:id="15945" w:author="Tre" w:date="2012-11-19T09:07:00Z">
                <w:rPr>
                  <w:rFonts w:ascii="Calibri" w:hAnsi="Calibri"/>
                  <w:i/>
                  <w:color w:val="0000FF"/>
                  <w:sz w:val="20"/>
                  <w:szCs w:val="20"/>
                  <w:u w:val="single"/>
                </w:rPr>
              </w:rPrChange>
            </w:rPr>
            <w:delInstrText xml:space="preserve"> MERGEFIELD Speed </w:delInstrText>
          </w:r>
          <w:r w:rsidRPr="00EE27B1" w:rsidDel="00002DB2">
            <w:rPr>
              <w:rFonts w:ascii="Calibri" w:hAnsi="Calibri"/>
              <w:i/>
              <w:rPrChange w:id="15946" w:author="Tre" w:date="2012-11-19T09:07:00Z">
                <w:rPr>
                  <w:rFonts w:ascii="Calibri" w:hAnsi="Calibri"/>
                  <w:i/>
                  <w:color w:val="0000FF"/>
                  <w:sz w:val="20"/>
                  <w:szCs w:val="20"/>
                  <w:u w:val="single"/>
                </w:rPr>
              </w:rPrChange>
            </w:rPr>
            <w:fldChar w:fldCharType="end"/>
          </w:r>
          <w:r w:rsidRPr="00EE27B1">
            <w:rPr>
              <w:rFonts w:ascii="Calibri" w:hAnsi="Calibri"/>
              <w:i/>
              <w:rPrChange w:id="15947" w:author="Tre" w:date="2012-11-19T09:07:00Z">
                <w:rPr>
                  <w:rFonts w:ascii="Calibri" w:hAnsi="Calibri"/>
                  <w:i/>
                  <w:color w:val="0000FF"/>
                  <w:sz w:val="20"/>
                  <w:szCs w:val="20"/>
                  <w:u w:val="single"/>
                </w:rPr>
              </w:rPrChange>
            </w:rPr>
            <w:delText>), Agility (</w:delText>
          </w:r>
          <w:r w:rsidRPr="00EE27B1" w:rsidDel="00002DB2">
            <w:rPr>
              <w:rFonts w:ascii="Calibri" w:hAnsi="Calibri"/>
              <w:i/>
              <w:rPrChange w:id="15948" w:author="Tre" w:date="2012-11-19T09:07:00Z">
                <w:rPr>
                  <w:rFonts w:ascii="Calibri" w:hAnsi="Calibri"/>
                  <w:i/>
                  <w:color w:val="0000FF"/>
                  <w:sz w:val="20"/>
                  <w:szCs w:val="20"/>
                  <w:u w:val="single"/>
                </w:rPr>
              </w:rPrChange>
            </w:rPr>
            <w:fldChar w:fldCharType="begin"/>
          </w:r>
          <w:r w:rsidRPr="00EE27B1">
            <w:rPr>
              <w:rFonts w:ascii="Calibri" w:hAnsi="Calibri"/>
              <w:i/>
              <w:rPrChange w:id="15949" w:author="Tre" w:date="2012-11-19T09:07:00Z">
                <w:rPr>
                  <w:rFonts w:ascii="Calibri" w:hAnsi="Calibri"/>
                  <w:i/>
                  <w:color w:val="0000FF"/>
                  <w:sz w:val="20"/>
                  <w:szCs w:val="20"/>
                  <w:u w:val="single"/>
                </w:rPr>
              </w:rPrChange>
            </w:rPr>
            <w:delInstrText xml:space="preserve"> MERGEFIELD Agility </w:delInstrText>
          </w:r>
          <w:r w:rsidRPr="00EE27B1" w:rsidDel="00002DB2">
            <w:rPr>
              <w:rFonts w:ascii="Calibri" w:hAnsi="Calibri"/>
              <w:i/>
              <w:rPrChange w:id="15950" w:author="Tre" w:date="2012-11-19T09:07:00Z">
                <w:rPr>
                  <w:rFonts w:ascii="Calibri" w:hAnsi="Calibri"/>
                  <w:i/>
                  <w:color w:val="0000FF"/>
                  <w:sz w:val="20"/>
                  <w:szCs w:val="20"/>
                  <w:u w:val="single"/>
                </w:rPr>
              </w:rPrChange>
            </w:rPr>
            <w:fldChar w:fldCharType="end"/>
          </w:r>
          <w:r w:rsidRPr="00EE27B1">
            <w:rPr>
              <w:rFonts w:ascii="Calibri" w:hAnsi="Calibri"/>
              <w:i/>
              <w:rPrChange w:id="15951" w:author="Tre" w:date="2012-11-19T09:07:00Z">
                <w:rPr>
                  <w:rFonts w:ascii="Calibri" w:hAnsi="Calibri"/>
                  <w:i/>
                  <w:color w:val="0000FF"/>
                  <w:sz w:val="20"/>
                  <w:szCs w:val="20"/>
                  <w:u w:val="single"/>
                </w:rPr>
              </w:rPrChange>
            </w:rPr>
            <w:delText>), Fuel (</w:delText>
          </w:r>
          <w:r w:rsidRPr="00EE27B1" w:rsidDel="00002DB2">
            <w:rPr>
              <w:rFonts w:ascii="Calibri" w:hAnsi="Calibri"/>
              <w:i/>
              <w:rPrChange w:id="15952" w:author="Tre" w:date="2012-11-19T09:07:00Z">
                <w:rPr>
                  <w:rFonts w:ascii="Calibri" w:hAnsi="Calibri"/>
                  <w:i/>
                  <w:color w:val="0000FF"/>
                  <w:sz w:val="20"/>
                  <w:szCs w:val="20"/>
                  <w:u w:val="single"/>
                </w:rPr>
              </w:rPrChange>
            </w:rPr>
            <w:fldChar w:fldCharType="begin"/>
          </w:r>
          <w:r w:rsidRPr="00EE27B1">
            <w:rPr>
              <w:rFonts w:ascii="Calibri" w:hAnsi="Calibri"/>
              <w:i/>
              <w:rPrChange w:id="15953" w:author="Tre" w:date="2012-11-19T09:07:00Z">
                <w:rPr>
                  <w:rFonts w:ascii="Calibri" w:hAnsi="Calibri"/>
                  <w:i/>
                  <w:color w:val="0000FF"/>
                  <w:sz w:val="20"/>
                  <w:szCs w:val="20"/>
                  <w:u w:val="single"/>
                </w:rPr>
              </w:rPrChange>
            </w:rPr>
            <w:delInstrText xml:space="preserve"> MERGEFIELD Fuel </w:delInstrText>
          </w:r>
          <w:r w:rsidRPr="00EE27B1" w:rsidDel="00002DB2">
            <w:rPr>
              <w:rFonts w:ascii="Calibri" w:hAnsi="Calibri"/>
              <w:i/>
              <w:rPrChange w:id="15954" w:author="Tre" w:date="2012-11-19T09:07:00Z">
                <w:rPr>
                  <w:rFonts w:ascii="Calibri" w:hAnsi="Calibri"/>
                  <w:i/>
                  <w:color w:val="0000FF"/>
                  <w:sz w:val="20"/>
                  <w:szCs w:val="20"/>
                  <w:u w:val="single"/>
                </w:rPr>
              </w:rPrChange>
            </w:rPr>
            <w:fldChar w:fldCharType="end"/>
          </w:r>
          <w:r w:rsidRPr="00EE27B1">
            <w:rPr>
              <w:rFonts w:ascii="Calibri" w:hAnsi="Calibri"/>
              <w:i/>
              <w:rPrChange w:id="15955" w:author="Tre" w:date="2012-11-19T09:07:00Z">
                <w:rPr>
                  <w:rFonts w:ascii="Calibri" w:hAnsi="Calibri"/>
                  <w:i/>
                  <w:color w:val="0000FF"/>
                  <w:sz w:val="20"/>
                  <w:szCs w:val="20"/>
                  <w:u w:val="single"/>
                </w:rPr>
              </w:rPrChange>
            </w:rPr>
            <w:delText>)</w:delText>
          </w:r>
        </w:del>
        <w:r w:rsidRPr="00EE27B1">
          <w:rPr>
            <w:rFonts w:ascii="Calibri" w:hAnsi="Calibri"/>
            <w:i/>
            <w:rPrChange w:id="15956" w:author="Tre" w:date="2012-11-19T09:07:00Z">
              <w:rPr>
                <w:rFonts w:ascii="Calibri" w:hAnsi="Calibri"/>
                <w:i/>
                <w:color w:val="0000FF"/>
                <w:sz w:val="20"/>
                <w:szCs w:val="20"/>
                <w:u w:val="single"/>
              </w:rPr>
            </w:rPrChange>
          </w:rPr>
          <w:t>]</w:t>
        </w:r>
      </w:ins>
    </w:p>
    <w:p w:rsidR="00702889" w:rsidRPr="000B0456" w:rsidRDefault="00EE27B1" w:rsidP="00702889">
      <w:pPr>
        <w:jc w:val="both"/>
        <w:rPr>
          <w:ins w:id="15957" w:author="frontdesk" w:date="2012-11-16T12:58:00Z"/>
          <w:rFonts w:ascii="Calibri" w:hAnsi="Calibri"/>
          <w:rPrChange w:id="15958" w:author="Tre" w:date="2012-11-19T09:07:00Z">
            <w:rPr>
              <w:ins w:id="15959" w:author="frontdesk" w:date="2012-11-16T12:58:00Z"/>
              <w:rFonts w:ascii="Calibri" w:hAnsi="Calibri"/>
              <w:sz w:val="20"/>
              <w:szCs w:val="20"/>
            </w:rPr>
          </w:rPrChange>
        </w:rPr>
      </w:pPr>
      <w:ins w:id="15960" w:author="frontdesk" w:date="2012-11-16T12:58:00Z">
        <w:r w:rsidRPr="00EE27B1">
          <w:rPr>
            <w:rFonts w:ascii="Calibri" w:hAnsi="Calibri"/>
            <w:rPrChange w:id="15961" w:author="Tre" w:date="2012-11-19T09:07:00Z">
              <w:rPr>
                <w:rFonts w:ascii="Calibri" w:hAnsi="Calibri"/>
                <w:color w:val="0000FF"/>
                <w:sz w:val="20"/>
                <w:szCs w:val="20"/>
                <w:u w:val="single"/>
              </w:rPr>
            </w:rPrChange>
          </w:rPr>
          <w:fldChar w:fldCharType="begin"/>
        </w:r>
        <w:r w:rsidRPr="00EE27B1">
          <w:rPr>
            <w:rFonts w:ascii="Calibri" w:hAnsi="Calibri"/>
            <w:rPrChange w:id="15962"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5963" w:author="Tre" w:date="2012-11-19T09:07:00Z">
              <w:rPr>
                <w:rFonts w:ascii="Calibri" w:hAnsi="Calibri"/>
                <w:color w:val="0000FF"/>
                <w:sz w:val="20"/>
                <w:szCs w:val="20"/>
                <w:u w:val="single"/>
              </w:rPr>
            </w:rPrChange>
          </w:rPr>
          <w:fldChar w:fldCharType="separate"/>
        </w:r>
        <w:r w:rsidRPr="00EE27B1">
          <w:rPr>
            <w:rFonts w:ascii="Calibri" w:hAnsi="Calibri"/>
            <w:noProof/>
            <w:rPrChange w:id="15964" w:author="Tre" w:date="2012-11-19T09:07:00Z">
              <w:rPr>
                <w:rFonts w:ascii="Calibri" w:hAnsi="Calibri"/>
                <w:noProof/>
                <w:color w:val="0000FF"/>
                <w:sz w:val="20"/>
                <w:szCs w:val="20"/>
                <w:u w:val="single"/>
              </w:rPr>
            </w:rPrChange>
          </w:rPr>
          <w:t>.22-caliber weapons are small and easy to hide in your clothes. They don't have much stopping power, but they will still damage the target.</w:t>
        </w:r>
        <w:r w:rsidRPr="00EE27B1">
          <w:rPr>
            <w:rFonts w:ascii="Calibri" w:hAnsi="Calibri"/>
            <w:rPrChange w:id="15965" w:author="Tre" w:date="2012-11-19T09:07:00Z">
              <w:rPr>
                <w:rFonts w:ascii="Calibri" w:hAnsi="Calibri"/>
                <w:color w:val="0000FF"/>
                <w:sz w:val="20"/>
                <w:szCs w:val="20"/>
                <w:u w:val="single"/>
              </w:rPr>
            </w:rPrChange>
          </w:rPr>
          <w:fldChar w:fldCharType="end"/>
        </w:r>
        <w:r w:rsidRPr="00EE27B1">
          <w:rPr>
            <w:rFonts w:ascii="Calibri" w:hAnsi="Calibri"/>
            <w:rPrChange w:id="15966" w:author="Tre" w:date="2012-11-19T09:07:00Z">
              <w:rPr>
                <w:rFonts w:ascii="Calibri" w:hAnsi="Calibri"/>
                <w:color w:val="0000FF"/>
                <w:sz w:val="20"/>
                <w:szCs w:val="20"/>
                <w:u w:val="single"/>
              </w:rPr>
            </w:rPrChange>
          </w:rPr>
          <w:fldChar w:fldCharType="begin"/>
        </w:r>
        <w:r w:rsidRPr="00EE27B1">
          <w:rPr>
            <w:rFonts w:ascii="Calibri" w:hAnsi="Calibri"/>
            <w:rPrChange w:id="15967"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5968" w:author="Tre" w:date="2012-11-19T09:07:00Z">
              <w:rPr>
                <w:rFonts w:ascii="Calibri" w:hAnsi="Calibri"/>
                <w:color w:val="0000FF"/>
                <w:sz w:val="20"/>
                <w:szCs w:val="20"/>
                <w:u w:val="single"/>
              </w:rPr>
            </w:rPrChange>
          </w:rPr>
          <w:fldChar w:fldCharType="end"/>
        </w:r>
      </w:ins>
    </w:p>
    <w:p w:rsidR="00702889" w:rsidRPr="000B0456" w:rsidRDefault="00702889" w:rsidP="00702889">
      <w:pPr>
        <w:rPr>
          <w:ins w:id="15969" w:author="frontdesk" w:date="2012-11-16T12:58:00Z"/>
        </w:rPr>
      </w:pPr>
    </w:p>
    <w:p w:rsidR="00702889" w:rsidRPr="000B0456" w:rsidRDefault="00EE27B1" w:rsidP="00702889">
      <w:pPr>
        <w:jc w:val="both"/>
        <w:rPr>
          <w:ins w:id="15970" w:author="frontdesk" w:date="2012-11-16T12:58:00Z"/>
          <w:rFonts w:ascii="Calibri" w:hAnsi="Calibri"/>
          <w:b/>
          <w:rPrChange w:id="15971" w:author="Tre" w:date="2012-11-19T09:07:00Z">
            <w:rPr>
              <w:ins w:id="15972" w:author="frontdesk" w:date="2012-11-16T12:58:00Z"/>
              <w:rFonts w:ascii="Calibri" w:hAnsi="Calibri"/>
              <w:b/>
              <w:sz w:val="20"/>
              <w:szCs w:val="20"/>
            </w:rPr>
          </w:rPrChange>
        </w:rPr>
      </w:pPr>
      <w:ins w:id="15973" w:author="frontdesk" w:date="2012-11-16T12:58:00Z">
        <w:r w:rsidRPr="00EE27B1">
          <w:rPr>
            <w:rFonts w:ascii="Calibri" w:hAnsi="Calibri"/>
            <w:b/>
            <w:rPrChange w:id="15974" w:author="Tre" w:date="2012-11-19T09:07:00Z">
              <w:rPr>
                <w:rFonts w:ascii="Calibri" w:hAnsi="Calibri"/>
                <w:b/>
                <w:color w:val="0000FF"/>
                <w:sz w:val="20"/>
                <w:szCs w:val="20"/>
                <w:u w:val="single"/>
              </w:rPr>
            </w:rPrChange>
          </w:rPr>
          <w:fldChar w:fldCharType="begin"/>
        </w:r>
        <w:r w:rsidRPr="00EE27B1">
          <w:rPr>
            <w:rFonts w:ascii="Calibri" w:hAnsi="Calibri"/>
            <w:b/>
            <w:rPrChange w:id="15975"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5976" w:author="Tre" w:date="2012-11-19T09:07:00Z">
              <w:rPr>
                <w:rFonts w:ascii="Calibri" w:hAnsi="Calibri"/>
                <w:b/>
                <w:color w:val="0000FF"/>
                <w:sz w:val="20"/>
                <w:szCs w:val="20"/>
                <w:u w:val="single"/>
              </w:rPr>
            </w:rPrChange>
          </w:rPr>
          <w:fldChar w:fldCharType="separate"/>
        </w:r>
        <w:r w:rsidRPr="00EE27B1">
          <w:rPr>
            <w:rFonts w:ascii="Calibri" w:hAnsi="Calibri"/>
            <w:b/>
            <w:noProof/>
            <w:rPrChange w:id="15977" w:author="Tre" w:date="2012-11-19T09:07:00Z">
              <w:rPr>
                <w:rFonts w:ascii="Calibri" w:hAnsi="Calibri"/>
                <w:b/>
                <w:noProof/>
                <w:color w:val="0000FF"/>
                <w:sz w:val="20"/>
                <w:szCs w:val="20"/>
                <w:u w:val="single"/>
              </w:rPr>
            </w:rPrChange>
          </w:rPr>
          <w:t>Katana</w:t>
        </w:r>
        <w:r w:rsidRPr="00EE27B1">
          <w:rPr>
            <w:rFonts w:ascii="Calibri" w:hAnsi="Calibri"/>
            <w:b/>
            <w:rPrChange w:id="15978"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5979" w:author="frontdesk" w:date="2012-11-16T12:58:00Z"/>
          <w:rFonts w:ascii="Calibri" w:hAnsi="Calibri"/>
          <w:i/>
          <w:rPrChange w:id="15980" w:author="Tre" w:date="2012-11-19T09:07:00Z">
            <w:rPr>
              <w:ins w:id="15981" w:author="frontdesk" w:date="2012-11-16T12:58:00Z"/>
              <w:rFonts w:ascii="Calibri" w:hAnsi="Calibri"/>
              <w:i/>
              <w:sz w:val="20"/>
              <w:szCs w:val="20"/>
            </w:rPr>
          </w:rPrChange>
        </w:rPr>
      </w:pPr>
      <w:ins w:id="15982" w:author="frontdesk" w:date="2012-11-16T12:58:00Z">
        <w:r w:rsidRPr="00EE27B1">
          <w:rPr>
            <w:rFonts w:ascii="Calibri" w:hAnsi="Calibri"/>
            <w:i/>
            <w:rPrChange w:id="15983" w:author="Tre" w:date="2012-11-19T09:07:00Z">
              <w:rPr>
                <w:rFonts w:ascii="Calibri" w:hAnsi="Calibri"/>
                <w:i/>
                <w:color w:val="0000FF"/>
                <w:sz w:val="20"/>
                <w:szCs w:val="20"/>
                <w:u w:val="single"/>
              </w:rPr>
            </w:rPrChange>
          </w:rPr>
          <w:t>[Damage (</w:t>
        </w:r>
        <w:r w:rsidRPr="00EE27B1">
          <w:rPr>
            <w:rFonts w:ascii="Calibri" w:hAnsi="Calibri"/>
            <w:i/>
            <w:rPrChange w:id="15984" w:author="Tre" w:date="2012-11-19T09:07:00Z">
              <w:rPr>
                <w:rFonts w:ascii="Calibri" w:hAnsi="Calibri"/>
                <w:i/>
                <w:color w:val="0000FF"/>
                <w:sz w:val="20"/>
                <w:szCs w:val="20"/>
                <w:u w:val="single"/>
              </w:rPr>
            </w:rPrChange>
          </w:rPr>
          <w:fldChar w:fldCharType="begin"/>
        </w:r>
        <w:r w:rsidRPr="00EE27B1">
          <w:rPr>
            <w:rFonts w:ascii="Calibri" w:hAnsi="Calibri"/>
            <w:i/>
            <w:rPrChange w:id="15985"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5986" w:author="Tre" w:date="2012-11-19T09:07:00Z">
              <w:rPr>
                <w:rFonts w:ascii="Calibri" w:hAnsi="Calibri"/>
                <w:i/>
                <w:color w:val="0000FF"/>
                <w:sz w:val="20"/>
                <w:szCs w:val="20"/>
                <w:u w:val="single"/>
              </w:rPr>
            </w:rPrChange>
          </w:rPr>
          <w:fldChar w:fldCharType="separate"/>
        </w:r>
        <w:r w:rsidRPr="00EE27B1">
          <w:rPr>
            <w:rFonts w:ascii="Calibri" w:hAnsi="Calibri"/>
            <w:i/>
            <w:noProof/>
            <w:rPrChange w:id="15987" w:author="Tre" w:date="2012-11-19T09:07:00Z">
              <w:rPr>
                <w:rFonts w:ascii="Calibri" w:hAnsi="Calibri"/>
                <w:i/>
                <w:noProof/>
                <w:color w:val="0000FF"/>
                <w:sz w:val="20"/>
                <w:szCs w:val="20"/>
                <w:u w:val="single"/>
              </w:rPr>
            </w:rPrChange>
          </w:rPr>
          <w:t>2</w:t>
        </w:r>
        <w:r w:rsidRPr="00EE27B1">
          <w:rPr>
            <w:rFonts w:ascii="Calibri" w:hAnsi="Calibri"/>
            <w:i/>
            <w:rPrChange w:id="15988" w:author="Tre" w:date="2012-11-19T09:07:00Z">
              <w:rPr>
                <w:rFonts w:ascii="Calibri" w:hAnsi="Calibri"/>
                <w:i/>
                <w:color w:val="0000FF"/>
                <w:sz w:val="20"/>
                <w:szCs w:val="20"/>
                <w:u w:val="single"/>
              </w:rPr>
            </w:rPrChange>
          </w:rPr>
          <w:fldChar w:fldCharType="end"/>
        </w:r>
        <w:r w:rsidRPr="00EE27B1">
          <w:rPr>
            <w:rFonts w:ascii="Calibri" w:hAnsi="Calibri"/>
            <w:i/>
            <w:rPrChange w:id="15989" w:author="Tre" w:date="2012-11-19T09:07:00Z">
              <w:rPr>
                <w:rFonts w:ascii="Calibri" w:hAnsi="Calibri"/>
                <w:i/>
                <w:color w:val="0000FF"/>
                <w:sz w:val="20"/>
                <w:szCs w:val="20"/>
                <w:u w:val="single"/>
              </w:rPr>
            </w:rPrChange>
          </w:rPr>
          <w:t>), Type (</w:t>
        </w:r>
        <w:r w:rsidRPr="00EE27B1">
          <w:rPr>
            <w:rFonts w:ascii="Calibri" w:hAnsi="Calibri"/>
            <w:i/>
            <w:rPrChange w:id="15990" w:author="Tre" w:date="2012-11-19T09:07:00Z">
              <w:rPr>
                <w:rFonts w:ascii="Calibri" w:hAnsi="Calibri"/>
                <w:i/>
                <w:color w:val="0000FF"/>
                <w:sz w:val="20"/>
                <w:szCs w:val="20"/>
                <w:u w:val="single"/>
              </w:rPr>
            </w:rPrChange>
          </w:rPr>
          <w:fldChar w:fldCharType="begin"/>
        </w:r>
        <w:r w:rsidRPr="00EE27B1">
          <w:rPr>
            <w:rFonts w:ascii="Calibri" w:hAnsi="Calibri"/>
            <w:i/>
            <w:rPrChange w:id="15991"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5992" w:author="Tre" w:date="2012-11-19T09:07:00Z">
              <w:rPr>
                <w:rFonts w:ascii="Calibri" w:hAnsi="Calibri"/>
                <w:i/>
                <w:color w:val="0000FF"/>
                <w:sz w:val="20"/>
                <w:szCs w:val="20"/>
                <w:u w:val="single"/>
              </w:rPr>
            </w:rPrChange>
          </w:rPr>
          <w:fldChar w:fldCharType="separate"/>
        </w:r>
        <w:r w:rsidRPr="00EE27B1">
          <w:rPr>
            <w:rFonts w:ascii="Calibri" w:hAnsi="Calibri"/>
            <w:i/>
            <w:noProof/>
            <w:rPrChange w:id="15993" w:author="Tre" w:date="2012-11-19T09:07:00Z">
              <w:rPr>
                <w:rFonts w:ascii="Calibri" w:hAnsi="Calibri"/>
                <w:i/>
                <w:noProof/>
                <w:color w:val="0000FF"/>
                <w:sz w:val="20"/>
                <w:szCs w:val="20"/>
                <w:u w:val="single"/>
              </w:rPr>
            </w:rPrChange>
          </w:rPr>
          <w:t>Sword</w:t>
        </w:r>
        <w:r w:rsidRPr="00EE27B1">
          <w:rPr>
            <w:rFonts w:ascii="Calibri" w:hAnsi="Calibri"/>
            <w:i/>
            <w:rPrChange w:id="15994" w:author="Tre" w:date="2012-11-19T09:07:00Z">
              <w:rPr>
                <w:rFonts w:ascii="Calibri" w:hAnsi="Calibri"/>
                <w:i/>
                <w:color w:val="0000FF"/>
                <w:sz w:val="20"/>
                <w:szCs w:val="20"/>
                <w:u w:val="single"/>
              </w:rPr>
            </w:rPrChange>
          </w:rPr>
          <w:fldChar w:fldCharType="end"/>
        </w:r>
        <w:r w:rsidRPr="00EE27B1">
          <w:rPr>
            <w:rFonts w:ascii="Calibri" w:hAnsi="Calibri"/>
            <w:i/>
            <w:rPrChange w:id="15995" w:author="Tre" w:date="2012-11-19T09:07:00Z">
              <w:rPr>
                <w:rFonts w:ascii="Calibri" w:hAnsi="Calibri"/>
                <w:i/>
                <w:color w:val="0000FF"/>
                <w:sz w:val="20"/>
                <w:szCs w:val="20"/>
                <w:u w:val="single"/>
              </w:rPr>
            </w:rPrChange>
          </w:rPr>
          <w:t>), Rate (</w:t>
        </w:r>
        <w:r w:rsidRPr="00EE27B1">
          <w:rPr>
            <w:rFonts w:ascii="Calibri" w:hAnsi="Calibri"/>
            <w:i/>
            <w:rPrChange w:id="15996" w:author="Tre" w:date="2012-11-19T09:07:00Z">
              <w:rPr>
                <w:rFonts w:ascii="Calibri" w:hAnsi="Calibri"/>
                <w:i/>
                <w:color w:val="0000FF"/>
                <w:sz w:val="20"/>
                <w:szCs w:val="20"/>
                <w:u w:val="single"/>
              </w:rPr>
            </w:rPrChange>
          </w:rPr>
          <w:fldChar w:fldCharType="begin"/>
        </w:r>
        <w:r w:rsidRPr="00EE27B1">
          <w:rPr>
            <w:rFonts w:ascii="Calibri" w:hAnsi="Calibri"/>
            <w:i/>
            <w:rPrChange w:id="15997"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5998" w:author="Tre" w:date="2012-11-19T09:07:00Z">
              <w:rPr>
                <w:rFonts w:ascii="Calibri" w:hAnsi="Calibri"/>
                <w:i/>
                <w:color w:val="0000FF"/>
                <w:sz w:val="20"/>
                <w:szCs w:val="20"/>
                <w:u w:val="single"/>
              </w:rPr>
            </w:rPrChange>
          </w:rPr>
          <w:fldChar w:fldCharType="separate"/>
        </w:r>
        <w:r w:rsidRPr="00EE27B1">
          <w:rPr>
            <w:rFonts w:ascii="Calibri" w:hAnsi="Calibri"/>
            <w:i/>
            <w:noProof/>
            <w:rPrChange w:id="15999" w:author="Tre" w:date="2012-11-19T09:07:00Z">
              <w:rPr>
                <w:rFonts w:ascii="Calibri" w:hAnsi="Calibri"/>
                <w:i/>
                <w:noProof/>
                <w:color w:val="0000FF"/>
                <w:sz w:val="20"/>
                <w:szCs w:val="20"/>
                <w:u w:val="single"/>
              </w:rPr>
            </w:rPrChange>
          </w:rPr>
          <w:t>Full Round</w:t>
        </w:r>
        <w:r w:rsidRPr="00EE27B1">
          <w:rPr>
            <w:rFonts w:ascii="Calibri" w:hAnsi="Calibri"/>
            <w:i/>
            <w:rPrChange w:id="16000" w:author="Tre" w:date="2012-11-19T09:07:00Z">
              <w:rPr>
                <w:rFonts w:ascii="Calibri" w:hAnsi="Calibri"/>
                <w:i/>
                <w:color w:val="0000FF"/>
                <w:sz w:val="20"/>
                <w:szCs w:val="20"/>
                <w:u w:val="single"/>
              </w:rPr>
            </w:rPrChange>
          </w:rPr>
          <w:fldChar w:fldCharType="end"/>
        </w:r>
        <w:r w:rsidRPr="00EE27B1">
          <w:rPr>
            <w:rFonts w:ascii="Calibri" w:hAnsi="Calibri"/>
            <w:i/>
            <w:rPrChange w:id="16001" w:author="Tre" w:date="2012-11-19T09:07:00Z">
              <w:rPr>
                <w:rFonts w:ascii="Calibri" w:hAnsi="Calibri"/>
                <w:i/>
                <w:color w:val="0000FF"/>
                <w:sz w:val="20"/>
                <w:szCs w:val="20"/>
                <w:u w:val="single"/>
              </w:rPr>
            </w:rPrChange>
          </w:rPr>
          <w:t>)</w:t>
        </w:r>
        <w:del w:id="16002" w:author="Tre" w:date="2012-11-19T09:48:00Z">
          <w:r w:rsidRPr="00EE27B1">
            <w:rPr>
              <w:rFonts w:ascii="Calibri" w:hAnsi="Calibri"/>
              <w:i/>
              <w:rPrChange w:id="16003" w:author="Tre" w:date="2012-11-19T09:07:00Z">
                <w:rPr>
                  <w:rFonts w:ascii="Calibri" w:hAnsi="Calibri"/>
                  <w:i/>
                  <w:color w:val="0000FF"/>
                  <w:sz w:val="20"/>
                  <w:szCs w:val="20"/>
                  <w:u w:val="single"/>
                </w:rPr>
              </w:rPrChange>
            </w:rPr>
            <w:delText>, Ammo (</w:delText>
          </w:r>
          <w:r w:rsidRPr="00EE27B1" w:rsidDel="00917234">
            <w:rPr>
              <w:rFonts w:ascii="Calibri" w:hAnsi="Calibri"/>
              <w:i/>
              <w:rPrChange w:id="16004" w:author="Tre" w:date="2012-11-19T09:07:00Z">
                <w:rPr>
                  <w:rFonts w:ascii="Calibri" w:hAnsi="Calibri"/>
                  <w:i/>
                  <w:color w:val="0000FF"/>
                  <w:sz w:val="20"/>
                  <w:szCs w:val="20"/>
                  <w:u w:val="single"/>
                </w:rPr>
              </w:rPrChange>
            </w:rPr>
            <w:fldChar w:fldCharType="begin"/>
          </w:r>
          <w:r w:rsidRPr="00EE27B1">
            <w:rPr>
              <w:rFonts w:ascii="Calibri" w:hAnsi="Calibri"/>
              <w:i/>
              <w:rPrChange w:id="16005" w:author="Tre" w:date="2012-11-19T09:07:00Z">
                <w:rPr>
                  <w:rFonts w:ascii="Calibri" w:hAnsi="Calibri"/>
                  <w:i/>
                  <w:color w:val="0000FF"/>
                  <w:sz w:val="20"/>
                  <w:szCs w:val="20"/>
                  <w:u w:val="single"/>
                </w:rPr>
              </w:rPrChange>
            </w:rPr>
            <w:delInstrText xml:space="preserve"> MERGEFIELD Ammo </w:delInstrText>
          </w:r>
          <w:r w:rsidRPr="00EE27B1" w:rsidDel="00917234">
            <w:rPr>
              <w:rFonts w:ascii="Calibri" w:hAnsi="Calibri"/>
              <w:i/>
              <w:rPrChange w:id="16006" w:author="Tre" w:date="2012-11-19T09:07:00Z">
                <w:rPr>
                  <w:rFonts w:ascii="Calibri" w:hAnsi="Calibri"/>
                  <w:i/>
                  <w:color w:val="0000FF"/>
                  <w:sz w:val="20"/>
                  <w:szCs w:val="20"/>
                  <w:u w:val="single"/>
                </w:rPr>
              </w:rPrChange>
            </w:rPr>
            <w:fldChar w:fldCharType="end"/>
          </w:r>
          <w:r w:rsidRPr="00EE27B1">
            <w:rPr>
              <w:rFonts w:ascii="Calibri" w:hAnsi="Calibri"/>
              <w:i/>
              <w:rPrChange w:id="16007" w:author="Tre" w:date="2012-11-19T09:07:00Z">
                <w:rPr>
                  <w:rFonts w:ascii="Calibri" w:hAnsi="Calibri"/>
                  <w:i/>
                  <w:color w:val="0000FF"/>
                  <w:sz w:val="20"/>
                  <w:szCs w:val="20"/>
                  <w:u w:val="single"/>
                </w:rPr>
              </w:rPrChange>
            </w:rPr>
            <w:delText>), Range (</w:delText>
          </w:r>
          <w:r w:rsidRPr="00EE27B1" w:rsidDel="00917234">
            <w:rPr>
              <w:rFonts w:ascii="Calibri" w:hAnsi="Calibri"/>
              <w:i/>
              <w:rPrChange w:id="16008" w:author="Tre" w:date="2012-11-19T09:07:00Z">
                <w:rPr>
                  <w:rFonts w:ascii="Calibri" w:hAnsi="Calibri"/>
                  <w:i/>
                  <w:color w:val="0000FF"/>
                  <w:sz w:val="20"/>
                  <w:szCs w:val="20"/>
                  <w:u w:val="single"/>
                </w:rPr>
              </w:rPrChange>
            </w:rPr>
            <w:fldChar w:fldCharType="begin"/>
          </w:r>
          <w:r w:rsidRPr="00EE27B1">
            <w:rPr>
              <w:rFonts w:ascii="Calibri" w:hAnsi="Calibri"/>
              <w:i/>
              <w:rPrChange w:id="16009" w:author="Tre" w:date="2012-11-19T09:07:00Z">
                <w:rPr>
                  <w:rFonts w:ascii="Calibri" w:hAnsi="Calibri"/>
                  <w:i/>
                  <w:color w:val="0000FF"/>
                  <w:sz w:val="20"/>
                  <w:szCs w:val="20"/>
                  <w:u w:val="single"/>
                </w:rPr>
              </w:rPrChange>
            </w:rPr>
            <w:delInstrText xml:space="preserve"> MERGEFIELD Range </w:delInstrText>
          </w:r>
          <w:r w:rsidRPr="00EE27B1" w:rsidDel="00917234">
            <w:rPr>
              <w:rFonts w:ascii="Calibri" w:hAnsi="Calibri"/>
              <w:i/>
              <w:rPrChange w:id="16010" w:author="Tre" w:date="2012-11-19T09:07:00Z">
                <w:rPr>
                  <w:rFonts w:ascii="Calibri" w:hAnsi="Calibri"/>
                  <w:i/>
                  <w:color w:val="0000FF"/>
                  <w:sz w:val="20"/>
                  <w:szCs w:val="20"/>
                  <w:u w:val="single"/>
                </w:rPr>
              </w:rPrChange>
            </w:rPr>
            <w:fldChar w:fldCharType="end"/>
          </w:r>
          <w:r w:rsidRPr="00EE27B1">
            <w:rPr>
              <w:rFonts w:ascii="Calibri" w:hAnsi="Calibri"/>
              <w:i/>
              <w:rPrChange w:id="16011" w:author="Tre" w:date="2012-11-19T09:07:00Z">
                <w:rPr>
                  <w:rFonts w:ascii="Calibri" w:hAnsi="Calibri"/>
                  <w:i/>
                  <w:color w:val="0000FF"/>
                  <w:sz w:val="20"/>
                  <w:szCs w:val="20"/>
                  <w:u w:val="single"/>
                </w:rPr>
              </w:rPrChange>
            </w:rPr>
            <w:delText>), Vehicle Type (</w:delText>
          </w:r>
          <w:r w:rsidRPr="00EE27B1" w:rsidDel="00917234">
            <w:rPr>
              <w:rFonts w:ascii="Calibri" w:hAnsi="Calibri"/>
              <w:i/>
              <w:rPrChange w:id="16012" w:author="Tre" w:date="2012-11-19T09:07:00Z">
                <w:rPr>
                  <w:rFonts w:ascii="Calibri" w:hAnsi="Calibri"/>
                  <w:i/>
                  <w:color w:val="0000FF"/>
                  <w:sz w:val="20"/>
                  <w:szCs w:val="20"/>
                  <w:u w:val="single"/>
                </w:rPr>
              </w:rPrChange>
            </w:rPr>
            <w:fldChar w:fldCharType="begin"/>
          </w:r>
          <w:r w:rsidRPr="00EE27B1">
            <w:rPr>
              <w:rFonts w:ascii="Calibri" w:hAnsi="Calibri"/>
              <w:i/>
              <w:rPrChange w:id="16013" w:author="Tre" w:date="2012-11-19T09:07:00Z">
                <w:rPr>
                  <w:rFonts w:ascii="Calibri" w:hAnsi="Calibri"/>
                  <w:i/>
                  <w:color w:val="0000FF"/>
                  <w:sz w:val="20"/>
                  <w:szCs w:val="20"/>
                  <w:u w:val="single"/>
                </w:rPr>
              </w:rPrChange>
            </w:rPr>
            <w:delInstrText xml:space="preserve"> MERGEFIELD Vehicle_Type </w:delInstrText>
          </w:r>
          <w:r w:rsidRPr="00EE27B1" w:rsidDel="00917234">
            <w:rPr>
              <w:rFonts w:ascii="Calibri" w:hAnsi="Calibri"/>
              <w:i/>
              <w:rPrChange w:id="16014" w:author="Tre" w:date="2012-11-19T09:07:00Z">
                <w:rPr>
                  <w:rFonts w:ascii="Calibri" w:hAnsi="Calibri"/>
                  <w:i/>
                  <w:color w:val="0000FF"/>
                  <w:sz w:val="20"/>
                  <w:szCs w:val="20"/>
                  <w:u w:val="single"/>
                </w:rPr>
              </w:rPrChange>
            </w:rPr>
            <w:fldChar w:fldCharType="end"/>
          </w:r>
          <w:r w:rsidRPr="00EE27B1">
            <w:rPr>
              <w:rFonts w:ascii="Calibri" w:hAnsi="Calibri"/>
              <w:i/>
              <w:rPrChange w:id="16015" w:author="Tre" w:date="2012-11-19T09:07:00Z">
                <w:rPr>
                  <w:rFonts w:ascii="Calibri" w:hAnsi="Calibri"/>
                  <w:i/>
                  <w:color w:val="0000FF"/>
                  <w:sz w:val="20"/>
                  <w:szCs w:val="20"/>
                  <w:u w:val="single"/>
                </w:rPr>
              </w:rPrChange>
            </w:rPr>
            <w:delText>), Speed (</w:delText>
          </w:r>
          <w:r w:rsidRPr="00EE27B1" w:rsidDel="00917234">
            <w:rPr>
              <w:rFonts w:ascii="Calibri" w:hAnsi="Calibri"/>
              <w:i/>
              <w:rPrChange w:id="16016" w:author="Tre" w:date="2012-11-19T09:07:00Z">
                <w:rPr>
                  <w:rFonts w:ascii="Calibri" w:hAnsi="Calibri"/>
                  <w:i/>
                  <w:color w:val="0000FF"/>
                  <w:sz w:val="20"/>
                  <w:szCs w:val="20"/>
                  <w:u w:val="single"/>
                </w:rPr>
              </w:rPrChange>
            </w:rPr>
            <w:fldChar w:fldCharType="begin"/>
          </w:r>
          <w:r w:rsidRPr="00EE27B1">
            <w:rPr>
              <w:rFonts w:ascii="Calibri" w:hAnsi="Calibri"/>
              <w:i/>
              <w:rPrChange w:id="16017" w:author="Tre" w:date="2012-11-19T09:07:00Z">
                <w:rPr>
                  <w:rFonts w:ascii="Calibri" w:hAnsi="Calibri"/>
                  <w:i/>
                  <w:color w:val="0000FF"/>
                  <w:sz w:val="20"/>
                  <w:szCs w:val="20"/>
                  <w:u w:val="single"/>
                </w:rPr>
              </w:rPrChange>
            </w:rPr>
            <w:delInstrText xml:space="preserve"> MERGEFIELD Speed </w:delInstrText>
          </w:r>
          <w:r w:rsidRPr="00EE27B1" w:rsidDel="00917234">
            <w:rPr>
              <w:rFonts w:ascii="Calibri" w:hAnsi="Calibri"/>
              <w:i/>
              <w:rPrChange w:id="16018" w:author="Tre" w:date="2012-11-19T09:07:00Z">
                <w:rPr>
                  <w:rFonts w:ascii="Calibri" w:hAnsi="Calibri"/>
                  <w:i/>
                  <w:color w:val="0000FF"/>
                  <w:sz w:val="20"/>
                  <w:szCs w:val="20"/>
                  <w:u w:val="single"/>
                </w:rPr>
              </w:rPrChange>
            </w:rPr>
            <w:fldChar w:fldCharType="end"/>
          </w:r>
          <w:r w:rsidRPr="00EE27B1">
            <w:rPr>
              <w:rFonts w:ascii="Calibri" w:hAnsi="Calibri"/>
              <w:i/>
              <w:rPrChange w:id="16019" w:author="Tre" w:date="2012-11-19T09:07:00Z">
                <w:rPr>
                  <w:rFonts w:ascii="Calibri" w:hAnsi="Calibri"/>
                  <w:i/>
                  <w:color w:val="0000FF"/>
                  <w:sz w:val="20"/>
                  <w:szCs w:val="20"/>
                  <w:u w:val="single"/>
                </w:rPr>
              </w:rPrChange>
            </w:rPr>
            <w:delText>), Agility (</w:delText>
          </w:r>
          <w:r w:rsidRPr="00EE27B1" w:rsidDel="00917234">
            <w:rPr>
              <w:rFonts w:ascii="Calibri" w:hAnsi="Calibri"/>
              <w:i/>
              <w:rPrChange w:id="16020" w:author="Tre" w:date="2012-11-19T09:07:00Z">
                <w:rPr>
                  <w:rFonts w:ascii="Calibri" w:hAnsi="Calibri"/>
                  <w:i/>
                  <w:color w:val="0000FF"/>
                  <w:sz w:val="20"/>
                  <w:szCs w:val="20"/>
                  <w:u w:val="single"/>
                </w:rPr>
              </w:rPrChange>
            </w:rPr>
            <w:fldChar w:fldCharType="begin"/>
          </w:r>
          <w:r w:rsidRPr="00EE27B1">
            <w:rPr>
              <w:rFonts w:ascii="Calibri" w:hAnsi="Calibri"/>
              <w:i/>
              <w:rPrChange w:id="16021" w:author="Tre" w:date="2012-11-19T09:07:00Z">
                <w:rPr>
                  <w:rFonts w:ascii="Calibri" w:hAnsi="Calibri"/>
                  <w:i/>
                  <w:color w:val="0000FF"/>
                  <w:sz w:val="20"/>
                  <w:szCs w:val="20"/>
                  <w:u w:val="single"/>
                </w:rPr>
              </w:rPrChange>
            </w:rPr>
            <w:delInstrText xml:space="preserve"> MERGEFIELD Agility </w:delInstrText>
          </w:r>
          <w:r w:rsidRPr="00EE27B1" w:rsidDel="00917234">
            <w:rPr>
              <w:rFonts w:ascii="Calibri" w:hAnsi="Calibri"/>
              <w:i/>
              <w:rPrChange w:id="16022" w:author="Tre" w:date="2012-11-19T09:07:00Z">
                <w:rPr>
                  <w:rFonts w:ascii="Calibri" w:hAnsi="Calibri"/>
                  <w:i/>
                  <w:color w:val="0000FF"/>
                  <w:sz w:val="20"/>
                  <w:szCs w:val="20"/>
                  <w:u w:val="single"/>
                </w:rPr>
              </w:rPrChange>
            </w:rPr>
            <w:fldChar w:fldCharType="end"/>
          </w:r>
          <w:r w:rsidRPr="00EE27B1">
            <w:rPr>
              <w:rFonts w:ascii="Calibri" w:hAnsi="Calibri"/>
              <w:i/>
              <w:rPrChange w:id="16023" w:author="Tre" w:date="2012-11-19T09:07:00Z">
                <w:rPr>
                  <w:rFonts w:ascii="Calibri" w:hAnsi="Calibri"/>
                  <w:i/>
                  <w:color w:val="0000FF"/>
                  <w:sz w:val="20"/>
                  <w:szCs w:val="20"/>
                  <w:u w:val="single"/>
                </w:rPr>
              </w:rPrChange>
            </w:rPr>
            <w:delText>), Fuel (</w:delText>
          </w:r>
          <w:r w:rsidRPr="00EE27B1" w:rsidDel="00917234">
            <w:rPr>
              <w:rFonts w:ascii="Calibri" w:hAnsi="Calibri"/>
              <w:i/>
              <w:rPrChange w:id="16024" w:author="Tre" w:date="2012-11-19T09:07:00Z">
                <w:rPr>
                  <w:rFonts w:ascii="Calibri" w:hAnsi="Calibri"/>
                  <w:i/>
                  <w:color w:val="0000FF"/>
                  <w:sz w:val="20"/>
                  <w:szCs w:val="20"/>
                  <w:u w:val="single"/>
                </w:rPr>
              </w:rPrChange>
            </w:rPr>
            <w:fldChar w:fldCharType="begin"/>
          </w:r>
          <w:r w:rsidRPr="00EE27B1">
            <w:rPr>
              <w:rFonts w:ascii="Calibri" w:hAnsi="Calibri"/>
              <w:i/>
              <w:rPrChange w:id="16025" w:author="Tre" w:date="2012-11-19T09:07:00Z">
                <w:rPr>
                  <w:rFonts w:ascii="Calibri" w:hAnsi="Calibri"/>
                  <w:i/>
                  <w:color w:val="0000FF"/>
                  <w:sz w:val="20"/>
                  <w:szCs w:val="20"/>
                  <w:u w:val="single"/>
                </w:rPr>
              </w:rPrChange>
            </w:rPr>
            <w:delInstrText xml:space="preserve"> MERGEFIELD Fuel </w:delInstrText>
          </w:r>
          <w:r w:rsidRPr="00EE27B1" w:rsidDel="00917234">
            <w:rPr>
              <w:rFonts w:ascii="Calibri" w:hAnsi="Calibri"/>
              <w:i/>
              <w:rPrChange w:id="16026" w:author="Tre" w:date="2012-11-19T09:07:00Z">
                <w:rPr>
                  <w:rFonts w:ascii="Calibri" w:hAnsi="Calibri"/>
                  <w:i/>
                  <w:color w:val="0000FF"/>
                  <w:sz w:val="20"/>
                  <w:szCs w:val="20"/>
                  <w:u w:val="single"/>
                </w:rPr>
              </w:rPrChange>
            </w:rPr>
            <w:fldChar w:fldCharType="end"/>
          </w:r>
          <w:r w:rsidRPr="00EE27B1">
            <w:rPr>
              <w:rFonts w:ascii="Calibri" w:hAnsi="Calibri"/>
              <w:i/>
              <w:rPrChange w:id="16027" w:author="Tre" w:date="2012-11-19T09:07:00Z">
                <w:rPr>
                  <w:rFonts w:ascii="Calibri" w:hAnsi="Calibri"/>
                  <w:i/>
                  <w:color w:val="0000FF"/>
                  <w:sz w:val="20"/>
                  <w:szCs w:val="20"/>
                  <w:u w:val="single"/>
                </w:rPr>
              </w:rPrChange>
            </w:rPr>
            <w:delText>)</w:delText>
          </w:r>
        </w:del>
        <w:r w:rsidRPr="00EE27B1">
          <w:rPr>
            <w:rFonts w:ascii="Calibri" w:hAnsi="Calibri"/>
            <w:i/>
            <w:rPrChange w:id="16028" w:author="Tre" w:date="2012-11-19T09:07:00Z">
              <w:rPr>
                <w:rFonts w:ascii="Calibri" w:hAnsi="Calibri"/>
                <w:i/>
                <w:color w:val="0000FF"/>
                <w:sz w:val="20"/>
                <w:szCs w:val="20"/>
                <w:u w:val="single"/>
              </w:rPr>
            </w:rPrChange>
          </w:rPr>
          <w:t>]</w:t>
        </w:r>
      </w:ins>
    </w:p>
    <w:p w:rsidR="00702889" w:rsidRPr="000B0456" w:rsidRDefault="00EE27B1" w:rsidP="00702889">
      <w:pPr>
        <w:jc w:val="both"/>
        <w:rPr>
          <w:ins w:id="16029" w:author="frontdesk" w:date="2012-11-16T12:58:00Z"/>
          <w:rFonts w:ascii="Calibri" w:hAnsi="Calibri"/>
          <w:rPrChange w:id="16030" w:author="Tre" w:date="2012-11-19T09:07:00Z">
            <w:rPr>
              <w:ins w:id="16031" w:author="frontdesk" w:date="2012-11-16T12:58:00Z"/>
              <w:rFonts w:ascii="Calibri" w:hAnsi="Calibri"/>
              <w:sz w:val="20"/>
              <w:szCs w:val="20"/>
            </w:rPr>
          </w:rPrChange>
        </w:rPr>
      </w:pPr>
      <w:ins w:id="16032" w:author="frontdesk" w:date="2012-11-16T12:58:00Z">
        <w:r w:rsidRPr="00EE27B1">
          <w:rPr>
            <w:rFonts w:ascii="Calibri" w:hAnsi="Calibri"/>
            <w:rPrChange w:id="16033" w:author="Tre" w:date="2012-11-19T09:07:00Z">
              <w:rPr>
                <w:rFonts w:ascii="Calibri" w:hAnsi="Calibri"/>
                <w:color w:val="0000FF"/>
                <w:sz w:val="20"/>
                <w:szCs w:val="20"/>
                <w:u w:val="single"/>
              </w:rPr>
            </w:rPrChange>
          </w:rPr>
          <w:fldChar w:fldCharType="begin"/>
        </w:r>
        <w:r w:rsidRPr="00EE27B1">
          <w:rPr>
            <w:rFonts w:ascii="Calibri" w:hAnsi="Calibri"/>
            <w:rPrChange w:id="16034"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035" w:author="Tre" w:date="2012-11-19T09:07:00Z">
              <w:rPr>
                <w:rFonts w:ascii="Calibri" w:hAnsi="Calibri"/>
                <w:color w:val="0000FF"/>
                <w:sz w:val="20"/>
                <w:szCs w:val="20"/>
                <w:u w:val="single"/>
              </w:rPr>
            </w:rPrChange>
          </w:rPr>
          <w:fldChar w:fldCharType="separate"/>
        </w:r>
        <w:r w:rsidRPr="00EE27B1">
          <w:rPr>
            <w:rFonts w:ascii="Calibri" w:hAnsi="Calibri"/>
            <w:noProof/>
            <w:rPrChange w:id="16036" w:author="Tre" w:date="2012-11-19T09:07:00Z">
              <w:rPr>
                <w:rFonts w:ascii="Calibri" w:hAnsi="Calibri"/>
                <w:noProof/>
                <w:color w:val="0000FF"/>
                <w:sz w:val="20"/>
                <w:szCs w:val="20"/>
                <w:u w:val="single"/>
              </w:rPr>
            </w:rPrChange>
          </w:rPr>
          <w:t>Japanese swords that were traditionaly worn by samurai warriors. A moderately curved blade of about 23 inches and a long, two-handed grip.</w:t>
        </w:r>
        <w:r w:rsidRPr="00EE27B1">
          <w:rPr>
            <w:rFonts w:ascii="Calibri" w:hAnsi="Calibri"/>
            <w:rPrChange w:id="16037" w:author="Tre" w:date="2012-11-19T09:07:00Z">
              <w:rPr>
                <w:rFonts w:ascii="Calibri" w:hAnsi="Calibri"/>
                <w:color w:val="0000FF"/>
                <w:sz w:val="20"/>
                <w:szCs w:val="20"/>
                <w:u w:val="single"/>
              </w:rPr>
            </w:rPrChange>
          </w:rPr>
          <w:fldChar w:fldCharType="end"/>
        </w:r>
        <w:r w:rsidRPr="00EE27B1">
          <w:rPr>
            <w:rFonts w:ascii="Calibri" w:hAnsi="Calibri"/>
            <w:rPrChange w:id="16038" w:author="Tre" w:date="2012-11-19T09:07:00Z">
              <w:rPr>
                <w:rFonts w:ascii="Calibri" w:hAnsi="Calibri"/>
                <w:color w:val="0000FF"/>
                <w:sz w:val="20"/>
                <w:szCs w:val="20"/>
                <w:u w:val="single"/>
              </w:rPr>
            </w:rPrChange>
          </w:rPr>
          <w:fldChar w:fldCharType="begin"/>
        </w:r>
        <w:r w:rsidRPr="00EE27B1">
          <w:rPr>
            <w:rFonts w:ascii="Calibri" w:hAnsi="Calibri"/>
            <w:rPrChange w:id="16039"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040" w:author="Tre" w:date="2012-11-19T09:07:00Z">
              <w:rPr>
                <w:rFonts w:ascii="Calibri" w:hAnsi="Calibri"/>
                <w:color w:val="0000FF"/>
                <w:sz w:val="20"/>
                <w:szCs w:val="20"/>
                <w:u w:val="single"/>
              </w:rPr>
            </w:rPrChange>
          </w:rPr>
          <w:fldChar w:fldCharType="end"/>
        </w:r>
      </w:ins>
    </w:p>
    <w:p w:rsidR="00702889" w:rsidRPr="000B0456" w:rsidRDefault="00702889" w:rsidP="00702889">
      <w:pPr>
        <w:rPr>
          <w:ins w:id="16041" w:author="frontdesk" w:date="2012-11-16T12:58:00Z"/>
        </w:rPr>
      </w:pPr>
    </w:p>
    <w:p w:rsidR="00702889" w:rsidRPr="000B0456" w:rsidRDefault="00EE27B1" w:rsidP="00702889">
      <w:pPr>
        <w:jc w:val="both"/>
        <w:rPr>
          <w:ins w:id="16042" w:author="frontdesk" w:date="2012-11-16T12:58:00Z"/>
          <w:rFonts w:ascii="Calibri" w:hAnsi="Calibri"/>
          <w:b/>
          <w:rPrChange w:id="16043" w:author="Tre" w:date="2012-11-19T09:07:00Z">
            <w:rPr>
              <w:ins w:id="16044" w:author="frontdesk" w:date="2012-11-16T12:58:00Z"/>
              <w:rFonts w:ascii="Calibri" w:hAnsi="Calibri"/>
              <w:b/>
              <w:sz w:val="20"/>
              <w:szCs w:val="20"/>
            </w:rPr>
          </w:rPrChange>
        </w:rPr>
      </w:pPr>
      <w:ins w:id="16045" w:author="frontdesk" w:date="2012-11-16T12:58:00Z">
        <w:r w:rsidRPr="00EE27B1">
          <w:rPr>
            <w:rFonts w:ascii="Calibri" w:hAnsi="Calibri"/>
            <w:b/>
            <w:rPrChange w:id="16046" w:author="Tre" w:date="2012-11-19T09:07:00Z">
              <w:rPr>
                <w:rFonts w:ascii="Calibri" w:hAnsi="Calibri"/>
                <w:b/>
                <w:color w:val="0000FF"/>
                <w:sz w:val="20"/>
                <w:szCs w:val="20"/>
                <w:u w:val="single"/>
              </w:rPr>
            </w:rPrChange>
          </w:rPr>
          <w:fldChar w:fldCharType="begin"/>
        </w:r>
        <w:r w:rsidRPr="00EE27B1">
          <w:rPr>
            <w:rFonts w:ascii="Calibri" w:hAnsi="Calibri"/>
            <w:b/>
            <w:rPrChange w:id="16047"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048" w:author="Tre" w:date="2012-11-19T09:07:00Z">
              <w:rPr>
                <w:rFonts w:ascii="Calibri" w:hAnsi="Calibri"/>
                <w:b/>
                <w:color w:val="0000FF"/>
                <w:sz w:val="20"/>
                <w:szCs w:val="20"/>
                <w:u w:val="single"/>
              </w:rPr>
            </w:rPrChange>
          </w:rPr>
          <w:fldChar w:fldCharType="separate"/>
        </w:r>
        <w:r w:rsidRPr="00EE27B1">
          <w:rPr>
            <w:rFonts w:ascii="Calibri" w:hAnsi="Calibri"/>
            <w:b/>
            <w:noProof/>
            <w:rPrChange w:id="16049" w:author="Tre" w:date="2012-11-19T09:07:00Z">
              <w:rPr>
                <w:rFonts w:ascii="Calibri" w:hAnsi="Calibri"/>
                <w:b/>
                <w:noProof/>
                <w:color w:val="0000FF"/>
                <w:sz w:val="20"/>
                <w:szCs w:val="20"/>
                <w:u w:val="single"/>
              </w:rPr>
            </w:rPrChange>
          </w:rPr>
          <w:t>Rapier</w:t>
        </w:r>
        <w:r w:rsidRPr="00EE27B1">
          <w:rPr>
            <w:rFonts w:ascii="Calibri" w:hAnsi="Calibri"/>
            <w:b/>
            <w:rPrChange w:id="16050" w:author="Tre" w:date="2012-11-19T09:07:00Z">
              <w:rPr>
                <w:rFonts w:ascii="Calibri" w:hAnsi="Calibri"/>
                <w:b/>
                <w:color w:val="0000FF"/>
                <w:sz w:val="20"/>
                <w:szCs w:val="20"/>
                <w:u w:val="single"/>
              </w:rPr>
            </w:rPrChange>
          </w:rPr>
          <w:fldChar w:fldCharType="end"/>
        </w:r>
      </w:ins>
    </w:p>
    <w:p w:rsidR="00702889" w:rsidRPr="000B0456" w:rsidRDefault="00EE27B1" w:rsidP="00702889">
      <w:pPr>
        <w:jc w:val="both"/>
        <w:rPr>
          <w:ins w:id="16051" w:author="frontdesk" w:date="2012-11-16T12:58:00Z"/>
          <w:rFonts w:ascii="Calibri" w:hAnsi="Calibri"/>
          <w:i/>
          <w:rPrChange w:id="16052" w:author="Tre" w:date="2012-11-19T09:07:00Z">
            <w:rPr>
              <w:ins w:id="16053" w:author="frontdesk" w:date="2012-11-16T12:58:00Z"/>
              <w:rFonts w:ascii="Calibri" w:hAnsi="Calibri"/>
              <w:i/>
              <w:sz w:val="20"/>
              <w:szCs w:val="20"/>
            </w:rPr>
          </w:rPrChange>
        </w:rPr>
      </w:pPr>
      <w:ins w:id="16054" w:author="frontdesk" w:date="2012-11-16T12:58:00Z">
        <w:r w:rsidRPr="00EE27B1">
          <w:rPr>
            <w:rFonts w:ascii="Calibri" w:hAnsi="Calibri"/>
            <w:i/>
            <w:rPrChange w:id="16055" w:author="Tre" w:date="2012-11-19T09:07:00Z">
              <w:rPr>
                <w:rFonts w:ascii="Calibri" w:hAnsi="Calibri"/>
                <w:i/>
                <w:color w:val="0000FF"/>
                <w:sz w:val="20"/>
                <w:szCs w:val="20"/>
                <w:u w:val="single"/>
              </w:rPr>
            </w:rPrChange>
          </w:rPr>
          <w:t>[Damage (</w:t>
        </w:r>
        <w:r w:rsidRPr="00EE27B1">
          <w:rPr>
            <w:rFonts w:ascii="Calibri" w:hAnsi="Calibri"/>
            <w:i/>
            <w:rPrChange w:id="16056" w:author="Tre" w:date="2012-11-19T09:07:00Z">
              <w:rPr>
                <w:rFonts w:ascii="Calibri" w:hAnsi="Calibri"/>
                <w:i/>
                <w:color w:val="0000FF"/>
                <w:sz w:val="20"/>
                <w:szCs w:val="20"/>
                <w:u w:val="single"/>
              </w:rPr>
            </w:rPrChange>
          </w:rPr>
          <w:fldChar w:fldCharType="begin"/>
        </w:r>
        <w:r w:rsidRPr="00EE27B1">
          <w:rPr>
            <w:rFonts w:ascii="Calibri" w:hAnsi="Calibri"/>
            <w:i/>
            <w:rPrChange w:id="16057" w:author="Tre" w:date="2012-11-19T09:07:00Z">
              <w:rPr>
                <w:rFonts w:ascii="Calibri" w:hAnsi="Calibri"/>
                <w:i/>
                <w:color w:val="0000FF"/>
                <w:sz w:val="20"/>
                <w:szCs w:val="20"/>
                <w:u w:val="single"/>
              </w:rPr>
            </w:rPrChange>
          </w:rPr>
          <w:instrText xml:space="preserve"> MERGEFIELD Damage_Level </w:instrText>
        </w:r>
        <w:r w:rsidRPr="00EE27B1">
          <w:rPr>
            <w:rFonts w:ascii="Calibri" w:hAnsi="Calibri"/>
            <w:i/>
            <w:rPrChange w:id="16058" w:author="Tre" w:date="2012-11-19T09:07:00Z">
              <w:rPr>
                <w:rFonts w:ascii="Calibri" w:hAnsi="Calibri"/>
                <w:i/>
                <w:color w:val="0000FF"/>
                <w:sz w:val="20"/>
                <w:szCs w:val="20"/>
                <w:u w:val="single"/>
              </w:rPr>
            </w:rPrChange>
          </w:rPr>
          <w:fldChar w:fldCharType="separate"/>
        </w:r>
        <w:r w:rsidRPr="00EE27B1">
          <w:rPr>
            <w:rFonts w:ascii="Calibri" w:hAnsi="Calibri"/>
            <w:i/>
            <w:noProof/>
            <w:rPrChange w:id="16059" w:author="Tre" w:date="2012-11-19T09:07:00Z">
              <w:rPr>
                <w:rFonts w:ascii="Calibri" w:hAnsi="Calibri"/>
                <w:i/>
                <w:noProof/>
                <w:color w:val="0000FF"/>
                <w:sz w:val="20"/>
                <w:szCs w:val="20"/>
                <w:u w:val="single"/>
              </w:rPr>
            </w:rPrChange>
          </w:rPr>
          <w:t>2</w:t>
        </w:r>
        <w:r w:rsidRPr="00EE27B1">
          <w:rPr>
            <w:rFonts w:ascii="Calibri" w:hAnsi="Calibri"/>
            <w:i/>
            <w:rPrChange w:id="16060" w:author="Tre" w:date="2012-11-19T09:07:00Z">
              <w:rPr>
                <w:rFonts w:ascii="Calibri" w:hAnsi="Calibri"/>
                <w:i/>
                <w:color w:val="0000FF"/>
                <w:sz w:val="20"/>
                <w:szCs w:val="20"/>
                <w:u w:val="single"/>
              </w:rPr>
            </w:rPrChange>
          </w:rPr>
          <w:fldChar w:fldCharType="end"/>
        </w:r>
        <w:r w:rsidRPr="00EE27B1">
          <w:rPr>
            <w:rFonts w:ascii="Calibri" w:hAnsi="Calibri"/>
            <w:i/>
            <w:rPrChange w:id="16061" w:author="Tre" w:date="2012-11-19T09:07:00Z">
              <w:rPr>
                <w:rFonts w:ascii="Calibri" w:hAnsi="Calibri"/>
                <w:i/>
                <w:color w:val="0000FF"/>
                <w:sz w:val="20"/>
                <w:szCs w:val="20"/>
                <w:u w:val="single"/>
              </w:rPr>
            </w:rPrChange>
          </w:rPr>
          <w:t>), Type (</w:t>
        </w:r>
        <w:r w:rsidRPr="00EE27B1">
          <w:rPr>
            <w:rFonts w:ascii="Calibri" w:hAnsi="Calibri"/>
            <w:i/>
            <w:rPrChange w:id="16062" w:author="Tre" w:date="2012-11-19T09:07:00Z">
              <w:rPr>
                <w:rFonts w:ascii="Calibri" w:hAnsi="Calibri"/>
                <w:i/>
                <w:color w:val="0000FF"/>
                <w:sz w:val="20"/>
                <w:szCs w:val="20"/>
                <w:u w:val="single"/>
              </w:rPr>
            </w:rPrChange>
          </w:rPr>
          <w:fldChar w:fldCharType="begin"/>
        </w:r>
        <w:r w:rsidRPr="00EE27B1">
          <w:rPr>
            <w:rFonts w:ascii="Calibri" w:hAnsi="Calibri"/>
            <w:i/>
            <w:rPrChange w:id="16063" w:author="Tre" w:date="2012-11-19T09:07:00Z">
              <w:rPr>
                <w:rFonts w:ascii="Calibri" w:hAnsi="Calibri"/>
                <w:i/>
                <w:color w:val="0000FF"/>
                <w:sz w:val="20"/>
                <w:szCs w:val="20"/>
                <w:u w:val="single"/>
              </w:rPr>
            </w:rPrChange>
          </w:rPr>
          <w:instrText xml:space="preserve"> MERGEFIELD Type </w:instrText>
        </w:r>
        <w:r w:rsidRPr="00EE27B1">
          <w:rPr>
            <w:rFonts w:ascii="Calibri" w:hAnsi="Calibri"/>
            <w:i/>
            <w:rPrChange w:id="16064" w:author="Tre" w:date="2012-11-19T09:07:00Z">
              <w:rPr>
                <w:rFonts w:ascii="Calibri" w:hAnsi="Calibri"/>
                <w:i/>
                <w:color w:val="0000FF"/>
                <w:sz w:val="20"/>
                <w:szCs w:val="20"/>
                <w:u w:val="single"/>
              </w:rPr>
            </w:rPrChange>
          </w:rPr>
          <w:fldChar w:fldCharType="separate"/>
        </w:r>
        <w:r w:rsidRPr="00EE27B1">
          <w:rPr>
            <w:rFonts w:ascii="Calibri" w:hAnsi="Calibri"/>
            <w:i/>
            <w:noProof/>
            <w:rPrChange w:id="16065" w:author="Tre" w:date="2012-11-19T09:07:00Z">
              <w:rPr>
                <w:rFonts w:ascii="Calibri" w:hAnsi="Calibri"/>
                <w:i/>
                <w:noProof/>
                <w:color w:val="0000FF"/>
                <w:sz w:val="20"/>
                <w:szCs w:val="20"/>
                <w:u w:val="single"/>
              </w:rPr>
            </w:rPrChange>
          </w:rPr>
          <w:t>Sword</w:t>
        </w:r>
        <w:r w:rsidRPr="00EE27B1">
          <w:rPr>
            <w:rFonts w:ascii="Calibri" w:hAnsi="Calibri"/>
            <w:i/>
            <w:rPrChange w:id="16066" w:author="Tre" w:date="2012-11-19T09:07:00Z">
              <w:rPr>
                <w:rFonts w:ascii="Calibri" w:hAnsi="Calibri"/>
                <w:i/>
                <w:color w:val="0000FF"/>
                <w:sz w:val="20"/>
                <w:szCs w:val="20"/>
                <w:u w:val="single"/>
              </w:rPr>
            </w:rPrChange>
          </w:rPr>
          <w:fldChar w:fldCharType="end"/>
        </w:r>
        <w:r w:rsidRPr="00EE27B1">
          <w:rPr>
            <w:rFonts w:ascii="Calibri" w:hAnsi="Calibri"/>
            <w:i/>
            <w:rPrChange w:id="16067" w:author="Tre" w:date="2012-11-19T09:07:00Z">
              <w:rPr>
                <w:rFonts w:ascii="Calibri" w:hAnsi="Calibri"/>
                <w:i/>
                <w:color w:val="0000FF"/>
                <w:sz w:val="20"/>
                <w:szCs w:val="20"/>
                <w:u w:val="single"/>
              </w:rPr>
            </w:rPrChange>
          </w:rPr>
          <w:t>), Rate (</w:t>
        </w:r>
        <w:r w:rsidRPr="00EE27B1">
          <w:rPr>
            <w:rFonts w:ascii="Calibri" w:hAnsi="Calibri"/>
            <w:i/>
            <w:rPrChange w:id="16068" w:author="Tre" w:date="2012-11-19T09:07:00Z">
              <w:rPr>
                <w:rFonts w:ascii="Calibri" w:hAnsi="Calibri"/>
                <w:i/>
                <w:color w:val="0000FF"/>
                <w:sz w:val="20"/>
                <w:szCs w:val="20"/>
                <w:u w:val="single"/>
              </w:rPr>
            </w:rPrChange>
          </w:rPr>
          <w:fldChar w:fldCharType="begin"/>
        </w:r>
        <w:r w:rsidRPr="00EE27B1">
          <w:rPr>
            <w:rFonts w:ascii="Calibri" w:hAnsi="Calibri"/>
            <w:i/>
            <w:rPrChange w:id="16069" w:author="Tre" w:date="2012-11-19T09:07:00Z">
              <w:rPr>
                <w:rFonts w:ascii="Calibri" w:hAnsi="Calibri"/>
                <w:i/>
                <w:color w:val="0000FF"/>
                <w:sz w:val="20"/>
                <w:szCs w:val="20"/>
                <w:u w:val="single"/>
              </w:rPr>
            </w:rPrChange>
          </w:rPr>
          <w:instrText xml:space="preserve"> MERGEFIELD Rate_of_Fire </w:instrText>
        </w:r>
        <w:r w:rsidRPr="00EE27B1">
          <w:rPr>
            <w:rFonts w:ascii="Calibri" w:hAnsi="Calibri"/>
            <w:i/>
            <w:rPrChange w:id="16070" w:author="Tre" w:date="2012-11-19T09:07:00Z">
              <w:rPr>
                <w:rFonts w:ascii="Calibri" w:hAnsi="Calibri"/>
                <w:i/>
                <w:color w:val="0000FF"/>
                <w:sz w:val="20"/>
                <w:szCs w:val="20"/>
                <w:u w:val="single"/>
              </w:rPr>
            </w:rPrChange>
          </w:rPr>
          <w:fldChar w:fldCharType="separate"/>
        </w:r>
        <w:r w:rsidRPr="00EE27B1">
          <w:rPr>
            <w:rFonts w:ascii="Calibri" w:hAnsi="Calibri"/>
            <w:i/>
            <w:noProof/>
            <w:rPrChange w:id="16071" w:author="Tre" w:date="2012-11-19T09:07:00Z">
              <w:rPr>
                <w:rFonts w:ascii="Calibri" w:hAnsi="Calibri"/>
                <w:i/>
                <w:noProof/>
                <w:color w:val="0000FF"/>
                <w:sz w:val="20"/>
                <w:szCs w:val="20"/>
                <w:u w:val="single"/>
              </w:rPr>
            </w:rPrChange>
          </w:rPr>
          <w:t>Full Round</w:t>
        </w:r>
        <w:r w:rsidRPr="00EE27B1">
          <w:rPr>
            <w:rFonts w:ascii="Calibri" w:hAnsi="Calibri"/>
            <w:i/>
            <w:rPrChange w:id="16072" w:author="Tre" w:date="2012-11-19T09:07:00Z">
              <w:rPr>
                <w:rFonts w:ascii="Calibri" w:hAnsi="Calibri"/>
                <w:i/>
                <w:color w:val="0000FF"/>
                <w:sz w:val="20"/>
                <w:szCs w:val="20"/>
                <w:u w:val="single"/>
              </w:rPr>
            </w:rPrChange>
          </w:rPr>
          <w:fldChar w:fldCharType="end"/>
        </w:r>
        <w:r w:rsidRPr="00EE27B1">
          <w:rPr>
            <w:rFonts w:ascii="Calibri" w:hAnsi="Calibri"/>
            <w:i/>
            <w:rPrChange w:id="16073" w:author="Tre" w:date="2012-11-19T09:07:00Z">
              <w:rPr>
                <w:rFonts w:ascii="Calibri" w:hAnsi="Calibri"/>
                <w:i/>
                <w:color w:val="0000FF"/>
                <w:sz w:val="20"/>
                <w:szCs w:val="20"/>
                <w:u w:val="single"/>
              </w:rPr>
            </w:rPrChange>
          </w:rPr>
          <w:t>)</w:t>
        </w:r>
        <w:del w:id="16074" w:author="Tre" w:date="2012-11-19T09:48:00Z">
          <w:r w:rsidRPr="00EE27B1">
            <w:rPr>
              <w:rFonts w:ascii="Calibri" w:hAnsi="Calibri"/>
              <w:i/>
              <w:rPrChange w:id="16075" w:author="Tre" w:date="2012-11-19T09:07:00Z">
                <w:rPr>
                  <w:rFonts w:ascii="Calibri" w:hAnsi="Calibri"/>
                  <w:i/>
                  <w:color w:val="0000FF"/>
                  <w:sz w:val="20"/>
                  <w:szCs w:val="20"/>
                  <w:u w:val="single"/>
                </w:rPr>
              </w:rPrChange>
            </w:rPr>
            <w:delText>, Ammo (</w:delText>
          </w:r>
          <w:r w:rsidRPr="00EE27B1" w:rsidDel="00917234">
            <w:rPr>
              <w:rFonts w:ascii="Calibri" w:hAnsi="Calibri"/>
              <w:i/>
              <w:rPrChange w:id="16076" w:author="Tre" w:date="2012-11-19T09:07:00Z">
                <w:rPr>
                  <w:rFonts w:ascii="Calibri" w:hAnsi="Calibri"/>
                  <w:i/>
                  <w:color w:val="0000FF"/>
                  <w:sz w:val="20"/>
                  <w:szCs w:val="20"/>
                  <w:u w:val="single"/>
                </w:rPr>
              </w:rPrChange>
            </w:rPr>
            <w:fldChar w:fldCharType="begin"/>
          </w:r>
          <w:r w:rsidRPr="00EE27B1">
            <w:rPr>
              <w:rFonts w:ascii="Calibri" w:hAnsi="Calibri"/>
              <w:i/>
              <w:rPrChange w:id="16077" w:author="Tre" w:date="2012-11-19T09:07:00Z">
                <w:rPr>
                  <w:rFonts w:ascii="Calibri" w:hAnsi="Calibri"/>
                  <w:i/>
                  <w:color w:val="0000FF"/>
                  <w:sz w:val="20"/>
                  <w:szCs w:val="20"/>
                  <w:u w:val="single"/>
                </w:rPr>
              </w:rPrChange>
            </w:rPr>
            <w:delInstrText xml:space="preserve"> MERGEFIELD Ammo </w:delInstrText>
          </w:r>
          <w:r w:rsidRPr="00EE27B1" w:rsidDel="00917234">
            <w:rPr>
              <w:rFonts w:ascii="Calibri" w:hAnsi="Calibri"/>
              <w:i/>
              <w:rPrChange w:id="16078" w:author="Tre" w:date="2012-11-19T09:07:00Z">
                <w:rPr>
                  <w:rFonts w:ascii="Calibri" w:hAnsi="Calibri"/>
                  <w:i/>
                  <w:color w:val="0000FF"/>
                  <w:sz w:val="20"/>
                  <w:szCs w:val="20"/>
                  <w:u w:val="single"/>
                </w:rPr>
              </w:rPrChange>
            </w:rPr>
            <w:fldChar w:fldCharType="end"/>
          </w:r>
          <w:r w:rsidRPr="00EE27B1">
            <w:rPr>
              <w:rFonts w:ascii="Calibri" w:hAnsi="Calibri"/>
              <w:i/>
              <w:rPrChange w:id="16079" w:author="Tre" w:date="2012-11-19T09:07:00Z">
                <w:rPr>
                  <w:rFonts w:ascii="Calibri" w:hAnsi="Calibri"/>
                  <w:i/>
                  <w:color w:val="0000FF"/>
                  <w:sz w:val="20"/>
                  <w:szCs w:val="20"/>
                  <w:u w:val="single"/>
                </w:rPr>
              </w:rPrChange>
            </w:rPr>
            <w:delText>), Range (</w:delText>
          </w:r>
          <w:r w:rsidRPr="00EE27B1" w:rsidDel="00917234">
            <w:rPr>
              <w:rFonts w:ascii="Calibri" w:hAnsi="Calibri"/>
              <w:i/>
              <w:rPrChange w:id="16080" w:author="Tre" w:date="2012-11-19T09:07:00Z">
                <w:rPr>
                  <w:rFonts w:ascii="Calibri" w:hAnsi="Calibri"/>
                  <w:i/>
                  <w:color w:val="0000FF"/>
                  <w:sz w:val="20"/>
                  <w:szCs w:val="20"/>
                  <w:u w:val="single"/>
                </w:rPr>
              </w:rPrChange>
            </w:rPr>
            <w:fldChar w:fldCharType="begin"/>
          </w:r>
          <w:r w:rsidRPr="00EE27B1">
            <w:rPr>
              <w:rFonts w:ascii="Calibri" w:hAnsi="Calibri"/>
              <w:i/>
              <w:rPrChange w:id="16081" w:author="Tre" w:date="2012-11-19T09:07:00Z">
                <w:rPr>
                  <w:rFonts w:ascii="Calibri" w:hAnsi="Calibri"/>
                  <w:i/>
                  <w:color w:val="0000FF"/>
                  <w:sz w:val="20"/>
                  <w:szCs w:val="20"/>
                  <w:u w:val="single"/>
                </w:rPr>
              </w:rPrChange>
            </w:rPr>
            <w:delInstrText xml:space="preserve"> MERGEFIELD Range </w:delInstrText>
          </w:r>
          <w:r w:rsidRPr="00EE27B1" w:rsidDel="00917234">
            <w:rPr>
              <w:rFonts w:ascii="Calibri" w:hAnsi="Calibri"/>
              <w:i/>
              <w:rPrChange w:id="16082" w:author="Tre" w:date="2012-11-19T09:07:00Z">
                <w:rPr>
                  <w:rFonts w:ascii="Calibri" w:hAnsi="Calibri"/>
                  <w:i/>
                  <w:color w:val="0000FF"/>
                  <w:sz w:val="20"/>
                  <w:szCs w:val="20"/>
                  <w:u w:val="single"/>
                </w:rPr>
              </w:rPrChange>
            </w:rPr>
            <w:fldChar w:fldCharType="end"/>
          </w:r>
          <w:r w:rsidRPr="00EE27B1">
            <w:rPr>
              <w:rFonts w:ascii="Calibri" w:hAnsi="Calibri"/>
              <w:i/>
              <w:rPrChange w:id="16083" w:author="Tre" w:date="2012-11-19T09:07:00Z">
                <w:rPr>
                  <w:rFonts w:ascii="Calibri" w:hAnsi="Calibri"/>
                  <w:i/>
                  <w:color w:val="0000FF"/>
                  <w:sz w:val="20"/>
                  <w:szCs w:val="20"/>
                  <w:u w:val="single"/>
                </w:rPr>
              </w:rPrChange>
            </w:rPr>
            <w:delText>), Vehicle Type (</w:delText>
          </w:r>
          <w:r w:rsidRPr="00EE27B1" w:rsidDel="00917234">
            <w:rPr>
              <w:rFonts w:ascii="Calibri" w:hAnsi="Calibri"/>
              <w:i/>
              <w:rPrChange w:id="16084" w:author="Tre" w:date="2012-11-19T09:07:00Z">
                <w:rPr>
                  <w:rFonts w:ascii="Calibri" w:hAnsi="Calibri"/>
                  <w:i/>
                  <w:color w:val="0000FF"/>
                  <w:sz w:val="20"/>
                  <w:szCs w:val="20"/>
                  <w:u w:val="single"/>
                </w:rPr>
              </w:rPrChange>
            </w:rPr>
            <w:fldChar w:fldCharType="begin"/>
          </w:r>
          <w:r w:rsidRPr="00EE27B1">
            <w:rPr>
              <w:rFonts w:ascii="Calibri" w:hAnsi="Calibri"/>
              <w:i/>
              <w:rPrChange w:id="16085" w:author="Tre" w:date="2012-11-19T09:07:00Z">
                <w:rPr>
                  <w:rFonts w:ascii="Calibri" w:hAnsi="Calibri"/>
                  <w:i/>
                  <w:color w:val="0000FF"/>
                  <w:sz w:val="20"/>
                  <w:szCs w:val="20"/>
                  <w:u w:val="single"/>
                </w:rPr>
              </w:rPrChange>
            </w:rPr>
            <w:delInstrText xml:space="preserve"> MERGEFIELD Vehicle_Type </w:delInstrText>
          </w:r>
          <w:r w:rsidRPr="00EE27B1" w:rsidDel="00917234">
            <w:rPr>
              <w:rFonts w:ascii="Calibri" w:hAnsi="Calibri"/>
              <w:i/>
              <w:rPrChange w:id="16086" w:author="Tre" w:date="2012-11-19T09:07:00Z">
                <w:rPr>
                  <w:rFonts w:ascii="Calibri" w:hAnsi="Calibri"/>
                  <w:i/>
                  <w:color w:val="0000FF"/>
                  <w:sz w:val="20"/>
                  <w:szCs w:val="20"/>
                  <w:u w:val="single"/>
                </w:rPr>
              </w:rPrChange>
            </w:rPr>
            <w:fldChar w:fldCharType="end"/>
          </w:r>
          <w:r w:rsidRPr="00EE27B1">
            <w:rPr>
              <w:rFonts w:ascii="Calibri" w:hAnsi="Calibri"/>
              <w:i/>
              <w:rPrChange w:id="16087" w:author="Tre" w:date="2012-11-19T09:07:00Z">
                <w:rPr>
                  <w:rFonts w:ascii="Calibri" w:hAnsi="Calibri"/>
                  <w:i/>
                  <w:color w:val="0000FF"/>
                  <w:sz w:val="20"/>
                  <w:szCs w:val="20"/>
                  <w:u w:val="single"/>
                </w:rPr>
              </w:rPrChange>
            </w:rPr>
            <w:delText>), Speed (</w:delText>
          </w:r>
          <w:r w:rsidRPr="00EE27B1" w:rsidDel="00917234">
            <w:rPr>
              <w:rFonts w:ascii="Calibri" w:hAnsi="Calibri"/>
              <w:i/>
              <w:rPrChange w:id="16088" w:author="Tre" w:date="2012-11-19T09:07:00Z">
                <w:rPr>
                  <w:rFonts w:ascii="Calibri" w:hAnsi="Calibri"/>
                  <w:i/>
                  <w:color w:val="0000FF"/>
                  <w:sz w:val="20"/>
                  <w:szCs w:val="20"/>
                  <w:u w:val="single"/>
                </w:rPr>
              </w:rPrChange>
            </w:rPr>
            <w:fldChar w:fldCharType="begin"/>
          </w:r>
          <w:r w:rsidRPr="00EE27B1">
            <w:rPr>
              <w:rFonts w:ascii="Calibri" w:hAnsi="Calibri"/>
              <w:i/>
              <w:rPrChange w:id="16089" w:author="Tre" w:date="2012-11-19T09:07:00Z">
                <w:rPr>
                  <w:rFonts w:ascii="Calibri" w:hAnsi="Calibri"/>
                  <w:i/>
                  <w:color w:val="0000FF"/>
                  <w:sz w:val="20"/>
                  <w:szCs w:val="20"/>
                  <w:u w:val="single"/>
                </w:rPr>
              </w:rPrChange>
            </w:rPr>
            <w:delInstrText xml:space="preserve"> MERGEFIELD Speed </w:delInstrText>
          </w:r>
          <w:r w:rsidRPr="00EE27B1" w:rsidDel="00917234">
            <w:rPr>
              <w:rFonts w:ascii="Calibri" w:hAnsi="Calibri"/>
              <w:i/>
              <w:rPrChange w:id="16090" w:author="Tre" w:date="2012-11-19T09:07:00Z">
                <w:rPr>
                  <w:rFonts w:ascii="Calibri" w:hAnsi="Calibri"/>
                  <w:i/>
                  <w:color w:val="0000FF"/>
                  <w:sz w:val="20"/>
                  <w:szCs w:val="20"/>
                  <w:u w:val="single"/>
                </w:rPr>
              </w:rPrChange>
            </w:rPr>
            <w:fldChar w:fldCharType="end"/>
          </w:r>
          <w:r w:rsidRPr="00EE27B1">
            <w:rPr>
              <w:rFonts w:ascii="Calibri" w:hAnsi="Calibri"/>
              <w:i/>
              <w:rPrChange w:id="16091" w:author="Tre" w:date="2012-11-19T09:07:00Z">
                <w:rPr>
                  <w:rFonts w:ascii="Calibri" w:hAnsi="Calibri"/>
                  <w:i/>
                  <w:color w:val="0000FF"/>
                  <w:sz w:val="20"/>
                  <w:szCs w:val="20"/>
                  <w:u w:val="single"/>
                </w:rPr>
              </w:rPrChange>
            </w:rPr>
            <w:delText>), Agility (</w:delText>
          </w:r>
          <w:r w:rsidRPr="00EE27B1" w:rsidDel="00917234">
            <w:rPr>
              <w:rFonts w:ascii="Calibri" w:hAnsi="Calibri"/>
              <w:i/>
              <w:rPrChange w:id="16092" w:author="Tre" w:date="2012-11-19T09:07:00Z">
                <w:rPr>
                  <w:rFonts w:ascii="Calibri" w:hAnsi="Calibri"/>
                  <w:i/>
                  <w:color w:val="0000FF"/>
                  <w:sz w:val="20"/>
                  <w:szCs w:val="20"/>
                  <w:u w:val="single"/>
                </w:rPr>
              </w:rPrChange>
            </w:rPr>
            <w:fldChar w:fldCharType="begin"/>
          </w:r>
          <w:r w:rsidRPr="00EE27B1">
            <w:rPr>
              <w:rFonts w:ascii="Calibri" w:hAnsi="Calibri"/>
              <w:i/>
              <w:rPrChange w:id="16093" w:author="Tre" w:date="2012-11-19T09:07:00Z">
                <w:rPr>
                  <w:rFonts w:ascii="Calibri" w:hAnsi="Calibri"/>
                  <w:i/>
                  <w:color w:val="0000FF"/>
                  <w:sz w:val="20"/>
                  <w:szCs w:val="20"/>
                  <w:u w:val="single"/>
                </w:rPr>
              </w:rPrChange>
            </w:rPr>
            <w:delInstrText xml:space="preserve"> MERGEFIELD Agility </w:delInstrText>
          </w:r>
          <w:r w:rsidRPr="00EE27B1" w:rsidDel="00917234">
            <w:rPr>
              <w:rFonts w:ascii="Calibri" w:hAnsi="Calibri"/>
              <w:i/>
              <w:rPrChange w:id="16094" w:author="Tre" w:date="2012-11-19T09:07:00Z">
                <w:rPr>
                  <w:rFonts w:ascii="Calibri" w:hAnsi="Calibri"/>
                  <w:i/>
                  <w:color w:val="0000FF"/>
                  <w:sz w:val="20"/>
                  <w:szCs w:val="20"/>
                  <w:u w:val="single"/>
                </w:rPr>
              </w:rPrChange>
            </w:rPr>
            <w:fldChar w:fldCharType="end"/>
          </w:r>
          <w:r w:rsidRPr="00EE27B1">
            <w:rPr>
              <w:rFonts w:ascii="Calibri" w:hAnsi="Calibri"/>
              <w:i/>
              <w:rPrChange w:id="16095" w:author="Tre" w:date="2012-11-19T09:07:00Z">
                <w:rPr>
                  <w:rFonts w:ascii="Calibri" w:hAnsi="Calibri"/>
                  <w:i/>
                  <w:color w:val="0000FF"/>
                  <w:sz w:val="20"/>
                  <w:szCs w:val="20"/>
                  <w:u w:val="single"/>
                </w:rPr>
              </w:rPrChange>
            </w:rPr>
            <w:delText>), Fuel (</w:delText>
          </w:r>
          <w:r w:rsidRPr="00EE27B1" w:rsidDel="00917234">
            <w:rPr>
              <w:rFonts w:ascii="Calibri" w:hAnsi="Calibri"/>
              <w:i/>
              <w:rPrChange w:id="16096" w:author="Tre" w:date="2012-11-19T09:07:00Z">
                <w:rPr>
                  <w:rFonts w:ascii="Calibri" w:hAnsi="Calibri"/>
                  <w:i/>
                  <w:color w:val="0000FF"/>
                  <w:sz w:val="20"/>
                  <w:szCs w:val="20"/>
                  <w:u w:val="single"/>
                </w:rPr>
              </w:rPrChange>
            </w:rPr>
            <w:fldChar w:fldCharType="begin"/>
          </w:r>
          <w:r w:rsidRPr="00EE27B1">
            <w:rPr>
              <w:rFonts w:ascii="Calibri" w:hAnsi="Calibri"/>
              <w:i/>
              <w:rPrChange w:id="16097" w:author="Tre" w:date="2012-11-19T09:07:00Z">
                <w:rPr>
                  <w:rFonts w:ascii="Calibri" w:hAnsi="Calibri"/>
                  <w:i/>
                  <w:color w:val="0000FF"/>
                  <w:sz w:val="20"/>
                  <w:szCs w:val="20"/>
                  <w:u w:val="single"/>
                </w:rPr>
              </w:rPrChange>
            </w:rPr>
            <w:delInstrText xml:space="preserve"> MERGEFIELD Fuel </w:delInstrText>
          </w:r>
          <w:r w:rsidRPr="00EE27B1" w:rsidDel="00917234">
            <w:rPr>
              <w:rFonts w:ascii="Calibri" w:hAnsi="Calibri"/>
              <w:i/>
              <w:rPrChange w:id="16098" w:author="Tre" w:date="2012-11-19T09:07:00Z">
                <w:rPr>
                  <w:rFonts w:ascii="Calibri" w:hAnsi="Calibri"/>
                  <w:i/>
                  <w:color w:val="0000FF"/>
                  <w:sz w:val="20"/>
                  <w:szCs w:val="20"/>
                  <w:u w:val="single"/>
                </w:rPr>
              </w:rPrChange>
            </w:rPr>
            <w:fldChar w:fldCharType="end"/>
          </w:r>
          <w:r w:rsidRPr="00EE27B1">
            <w:rPr>
              <w:rFonts w:ascii="Calibri" w:hAnsi="Calibri"/>
              <w:i/>
              <w:rPrChange w:id="16099" w:author="Tre" w:date="2012-11-19T09:07:00Z">
                <w:rPr>
                  <w:rFonts w:ascii="Calibri" w:hAnsi="Calibri"/>
                  <w:i/>
                  <w:color w:val="0000FF"/>
                  <w:sz w:val="20"/>
                  <w:szCs w:val="20"/>
                  <w:u w:val="single"/>
                </w:rPr>
              </w:rPrChange>
            </w:rPr>
            <w:delText>)</w:delText>
          </w:r>
        </w:del>
        <w:r w:rsidRPr="00EE27B1">
          <w:rPr>
            <w:rFonts w:ascii="Calibri" w:hAnsi="Calibri"/>
            <w:i/>
            <w:rPrChange w:id="16100" w:author="Tre" w:date="2012-11-19T09:07:00Z">
              <w:rPr>
                <w:rFonts w:ascii="Calibri" w:hAnsi="Calibri"/>
                <w:i/>
                <w:color w:val="0000FF"/>
                <w:sz w:val="20"/>
                <w:szCs w:val="20"/>
                <w:u w:val="single"/>
              </w:rPr>
            </w:rPrChange>
          </w:rPr>
          <w:t>]</w:t>
        </w:r>
      </w:ins>
    </w:p>
    <w:p w:rsidR="00702889" w:rsidRPr="000B0456" w:rsidRDefault="00EE27B1" w:rsidP="00702889">
      <w:pPr>
        <w:jc w:val="both"/>
        <w:rPr>
          <w:ins w:id="16101" w:author="frontdesk" w:date="2012-11-16T12:58:00Z"/>
          <w:rFonts w:ascii="Calibri" w:hAnsi="Calibri"/>
          <w:rPrChange w:id="16102" w:author="Tre" w:date="2012-11-19T09:07:00Z">
            <w:rPr>
              <w:ins w:id="16103" w:author="frontdesk" w:date="2012-11-16T12:58:00Z"/>
              <w:rFonts w:ascii="Calibri" w:hAnsi="Calibri"/>
              <w:sz w:val="20"/>
              <w:szCs w:val="20"/>
            </w:rPr>
          </w:rPrChange>
        </w:rPr>
      </w:pPr>
      <w:ins w:id="16104" w:author="frontdesk" w:date="2012-11-16T12:58:00Z">
        <w:r w:rsidRPr="00EE27B1">
          <w:rPr>
            <w:rFonts w:ascii="Calibri" w:hAnsi="Calibri"/>
            <w:rPrChange w:id="16105" w:author="Tre" w:date="2012-11-19T09:07:00Z">
              <w:rPr>
                <w:rFonts w:ascii="Calibri" w:hAnsi="Calibri"/>
                <w:color w:val="0000FF"/>
                <w:sz w:val="20"/>
                <w:szCs w:val="20"/>
                <w:u w:val="single"/>
              </w:rPr>
            </w:rPrChange>
          </w:rPr>
          <w:fldChar w:fldCharType="begin"/>
        </w:r>
        <w:r w:rsidRPr="00EE27B1">
          <w:rPr>
            <w:rFonts w:ascii="Calibri" w:hAnsi="Calibri"/>
            <w:rPrChange w:id="16106"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107" w:author="Tre" w:date="2012-11-19T09:07:00Z">
              <w:rPr>
                <w:rFonts w:ascii="Calibri" w:hAnsi="Calibri"/>
                <w:color w:val="0000FF"/>
                <w:sz w:val="20"/>
                <w:szCs w:val="20"/>
                <w:u w:val="single"/>
              </w:rPr>
            </w:rPrChange>
          </w:rPr>
          <w:fldChar w:fldCharType="separate"/>
        </w:r>
        <w:r w:rsidRPr="00EE27B1">
          <w:rPr>
            <w:rFonts w:ascii="Calibri" w:hAnsi="Calibri"/>
            <w:noProof/>
            <w:rPrChange w:id="16108" w:author="Tre" w:date="2012-11-19T09:07:00Z">
              <w:rPr>
                <w:rFonts w:ascii="Calibri" w:hAnsi="Calibri"/>
                <w:noProof/>
                <w:color w:val="0000FF"/>
                <w:sz w:val="20"/>
                <w:szCs w:val="20"/>
                <w:u w:val="single"/>
              </w:rPr>
            </w:rPrChange>
          </w:rPr>
          <w:t>A slender, sharply pointed sword. Designed for thrusting attacks.</w:t>
        </w:r>
        <w:r w:rsidRPr="00EE27B1">
          <w:rPr>
            <w:rFonts w:ascii="Calibri" w:hAnsi="Calibri"/>
            <w:rPrChange w:id="16109" w:author="Tre" w:date="2012-11-19T09:07:00Z">
              <w:rPr>
                <w:rFonts w:ascii="Calibri" w:hAnsi="Calibri"/>
                <w:color w:val="0000FF"/>
                <w:sz w:val="20"/>
                <w:szCs w:val="20"/>
                <w:u w:val="single"/>
              </w:rPr>
            </w:rPrChange>
          </w:rPr>
          <w:fldChar w:fldCharType="end"/>
        </w:r>
        <w:r w:rsidRPr="00EE27B1">
          <w:rPr>
            <w:rFonts w:ascii="Calibri" w:hAnsi="Calibri"/>
            <w:rPrChange w:id="16110" w:author="Tre" w:date="2012-11-19T09:07:00Z">
              <w:rPr>
                <w:rFonts w:ascii="Calibri" w:hAnsi="Calibri"/>
                <w:color w:val="0000FF"/>
                <w:sz w:val="20"/>
                <w:szCs w:val="20"/>
                <w:u w:val="single"/>
              </w:rPr>
            </w:rPrChange>
          </w:rPr>
          <w:fldChar w:fldCharType="begin"/>
        </w:r>
        <w:r w:rsidRPr="00EE27B1">
          <w:rPr>
            <w:rFonts w:ascii="Calibri" w:hAnsi="Calibri"/>
            <w:rPrChange w:id="16111"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112" w:author="Tre" w:date="2012-11-19T09:07:00Z">
              <w:rPr>
                <w:rFonts w:ascii="Calibri" w:hAnsi="Calibri"/>
                <w:color w:val="0000FF"/>
                <w:sz w:val="20"/>
                <w:szCs w:val="20"/>
                <w:u w:val="single"/>
              </w:rPr>
            </w:rPrChange>
          </w:rPr>
          <w:fldChar w:fldCharType="end"/>
        </w:r>
      </w:ins>
    </w:p>
    <w:p w:rsidR="009B1DE6" w:rsidRPr="004F3838" w:rsidRDefault="009B1DE6" w:rsidP="009B1DE6">
      <w:pPr>
        <w:pStyle w:val="Matrix"/>
      </w:pPr>
    </w:p>
    <w:p w:rsidR="009B1DE6" w:rsidRDefault="008E15BC" w:rsidP="009B1DE6">
      <w:pPr>
        <w:pStyle w:val="Matrixsubtitle"/>
      </w:pPr>
      <w:r>
        <w:t xml:space="preserve">Simulacra </w:t>
      </w:r>
      <w:r w:rsidR="009B1DE6">
        <w:t>Vehicles</w:t>
      </w:r>
    </w:p>
    <w:p w:rsidR="00D604AF" w:rsidRPr="000B0456" w:rsidRDefault="00EE27B1" w:rsidP="00D604AF">
      <w:pPr>
        <w:jc w:val="both"/>
        <w:rPr>
          <w:ins w:id="16113" w:author="frontdesk" w:date="2012-11-16T12:59:00Z"/>
          <w:rFonts w:ascii="Calibri" w:hAnsi="Calibri"/>
          <w:b/>
          <w:rPrChange w:id="16114" w:author="Tre" w:date="2012-11-19T09:07:00Z">
            <w:rPr>
              <w:ins w:id="16115" w:author="frontdesk" w:date="2012-11-16T12:59:00Z"/>
              <w:rFonts w:ascii="Calibri" w:hAnsi="Calibri"/>
              <w:b/>
              <w:sz w:val="20"/>
              <w:szCs w:val="20"/>
            </w:rPr>
          </w:rPrChange>
        </w:rPr>
      </w:pPr>
      <w:ins w:id="16116" w:author="frontdesk" w:date="2012-11-16T12:59:00Z">
        <w:r w:rsidRPr="00EE27B1">
          <w:rPr>
            <w:rFonts w:ascii="Calibri" w:hAnsi="Calibri"/>
            <w:b/>
            <w:rPrChange w:id="16117" w:author="Tre" w:date="2012-11-19T09:07:00Z">
              <w:rPr>
                <w:rFonts w:ascii="Calibri" w:hAnsi="Calibri"/>
                <w:b/>
                <w:color w:val="0000FF"/>
                <w:sz w:val="20"/>
                <w:szCs w:val="20"/>
                <w:u w:val="single"/>
              </w:rPr>
            </w:rPrChange>
          </w:rPr>
          <w:fldChar w:fldCharType="begin"/>
        </w:r>
        <w:r w:rsidRPr="00EE27B1">
          <w:rPr>
            <w:rFonts w:ascii="Calibri" w:hAnsi="Calibri"/>
            <w:b/>
            <w:rPrChange w:id="1611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119" w:author="Tre" w:date="2012-11-19T09:07:00Z">
              <w:rPr>
                <w:rFonts w:ascii="Calibri" w:hAnsi="Calibri"/>
                <w:b/>
                <w:color w:val="0000FF"/>
                <w:sz w:val="20"/>
                <w:szCs w:val="20"/>
                <w:u w:val="single"/>
              </w:rPr>
            </w:rPrChange>
          </w:rPr>
          <w:fldChar w:fldCharType="separate"/>
        </w:r>
        <w:r w:rsidRPr="00EE27B1">
          <w:rPr>
            <w:rFonts w:ascii="Calibri" w:hAnsi="Calibri"/>
            <w:b/>
            <w:noProof/>
            <w:rPrChange w:id="16120" w:author="Tre" w:date="2012-11-19T09:07:00Z">
              <w:rPr>
                <w:rFonts w:ascii="Calibri" w:hAnsi="Calibri"/>
                <w:b/>
                <w:noProof/>
                <w:color w:val="0000FF"/>
                <w:sz w:val="20"/>
                <w:szCs w:val="20"/>
                <w:u w:val="single"/>
              </w:rPr>
            </w:rPrChange>
          </w:rPr>
          <w:t>Ducati Motorcycle</w:t>
        </w:r>
        <w:r w:rsidRPr="00EE27B1">
          <w:rPr>
            <w:rFonts w:ascii="Calibri" w:hAnsi="Calibri"/>
            <w:b/>
            <w:rPrChange w:id="16121"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122" w:author="frontdesk" w:date="2012-11-16T12:59:00Z"/>
          <w:rFonts w:ascii="Calibri" w:hAnsi="Calibri"/>
          <w:i/>
          <w:rPrChange w:id="16123" w:author="Tre" w:date="2012-11-19T09:07:00Z">
            <w:rPr>
              <w:ins w:id="16124" w:author="frontdesk" w:date="2012-11-16T12:59:00Z"/>
              <w:rFonts w:ascii="Calibri" w:hAnsi="Calibri"/>
              <w:i/>
              <w:sz w:val="20"/>
              <w:szCs w:val="20"/>
            </w:rPr>
          </w:rPrChange>
        </w:rPr>
      </w:pPr>
      <w:ins w:id="16125" w:author="frontdesk" w:date="2012-11-16T12:59:00Z">
        <w:r w:rsidRPr="00EE27B1">
          <w:rPr>
            <w:rFonts w:ascii="Calibri" w:hAnsi="Calibri"/>
            <w:i/>
            <w:rPrChange w:id="16126" w:author="Tre" w:date="2012-11-19T09:07:00Z">
              <w:rPr>
                <w:rFonts w:ascii="Calibri" w:hAnsi="Calibri"/>
                <w:i/>
                <w:color w:val="0000FF"/>
                <w:sz w:val="20"/>
                <w:szCs w:val="20"/>
                <w:u w:val="single"/>
              </w:rPr>
            </w:rPrChange>
          </w:rPr>
          <w:t>[</w:t>
        </w:r>
        <w:del w:id="16127" w:author="Tre" w:date="2012-11-19T09:48:00Z">
          <w:r w:rsidRPr="00EE27B1">
            <w:rPr>
              <w:rFonts w:ascii="Calibri" w:hAnsi="Calibri"/>
              <w:i/>
              <w:rPrChange w:id="16128" w:author="Tre" w:date="2012-11-19T09:07:00Z">
                <w:rPr>
                  <w:rFonts w:ascii="Calibri" w:hAnsi="Calibri"/>
                  <w:i/>
                  <w:color w:val="0000FF"/>
                  <w:sz w:val="20"/>
                  <w:szCs w:val="20"/>
                  <w:u w:val="single"/>
                </w:rPr>
              </w:rPrChange>
            </w:rPr>
            <w:delText>Damage (</w:delText>
          </w:r>
          <w:r w:rsidRPr="00EE27B1" w:rsidDel="00F77BC9">
            <w:rPr>
              <w:rFonts w:ascii="Calibri" w:hAnsi="Calibri"/>
              <w:i/>
              <w:rPrChange w:id="16129" w:author="Tre" w:date="2012-11-19T09:07:00Z">
                <w:rPr>
                  <w:rFonts w:ascii="Calibri" w:hAnsi="Calibri"/>
                  <w:i/>
                  <w:color w:val="0000FF"/>
                  <w:sz w:val="20"/>
                  <w:szCs w:val="20"/>
                  <w:u w:val="single"/>
                </w:rPr>
              </w:rPrChange>
            </w:rPr>
            <w:fldChar w:fldCharType="begin"/>
          </w:r>
          <w:r w:rsidRPr="00EE27B1">
            <w:rPr>
              <w:rFonts w:ascii="Calibri" w:hAnsi="Calibri"/>
              <w:i/>
              <w:rPrChange w:id="16130" w:author="Tre" w:date="2012-11-19T09:07:00Z">
                <w:rPr>
                  <w:rFonts w:ascii="Calibri" w:hAnsi="Calibri"/>
                  <w:i/>
                  <w:color w:val="0000FF"/>
                  <w:sz w:val="20"/>
                  <w:szCs w:val="20"/>
                  <w:u w:val="single"/>
                </w:rPr>
              </w:rPrChange>
            </w:rPr>
            <w:delInstrText xml:space="preserve"> MERGEFIELD Damage_Level </w:delInstrText>
          </w:r>
          <w:r w:rsidRPr="00EE27B1" w:rsidDel="00F77BC9">
            <w:rPr>
              <w:rFonts w:ascii="Calibri" w:hAnsi="Calibri"/>
              <w:i/>
              <w:rPrChange w:id="16131" w:author="Tre" w:date="2012-11-19T09:07:00Z">
                <w:rPr>
                  <w:rFonts w:ascii="Calibri" w:hAnsi="Calibri"/>
                  <w:i/>
                  <w:color w:val="0000FF"/>
                  <w:sz w:val="20"/>
                  <w:szCs w:val="20"/>
                  <w:u w:val="single"/>
                </w:rPr>
              </w:rPrChange>
            </w:rPr>
            <w:fldChar w:fldCharType="end"/>
          </w:r>
          <w:r w:rsidRPr="00EE27B1">
            <w:rPr>
              <w:rFonts w:ascii="Calibri" w:hAnsi="Calibri"/>
              <w:i/>
              <w:rPrChange w:id="16132" w:author="Tre" w:date="2012-11-19T09:07:00Z">
                <w:rPr>
                  <w:rFonts w:ascii="Calibri" w:hAnsi="Calibri"/>
                  <w:i/>
                  <w:color w:val="0000FF"/>
                  <w:sz w:val="20"/>
                  <w:szCs w:val="20"/>
                  <w:u w:val="single"/>
                </w:rPr>
              </w:rPrChange>
            </w:rPr>
            <w:delText>), Type (</w:delText>
          </w:r>
          <w:r w:rsidRPr="00EE27B1" w:rsidDel="00F77BC9">
            <w:rPr>
              <w:rFonts w:ascii="Calibri" w:hAnsi="Calibri"/>
              <w:i/>
              <w:rPrChange w:id="16133" w:author="Tre" w:date="2012-11-19T09:07:00Z">
                <w:rPr>
                  <w:rFonts w:ascii="Calibri" w:hAnsi="Calibri"/>
                  <w:i/>
                  <w:color w:val="0000FF"/>
                  <w:sz w:val="20"/>
                  <w:szCs w:val="20"/>
                  <w:u w:val="single"/>
                </w:rPr>
              </w:rPrChange>
            </w:rPr>
            <w:fldChar w:fldCharType="begin"/>
          </w:r>
          <w:r w:rsidRPr="00EE27B1">
            <w:rPr>
              <w:rFonts w:ascii="Calibri" w:hAnsi="Calibri"/>
              <w:i/>
              <w:rPrChange w:id="16134" w:author="Tre" w:date="2012-11-19T09:07:00Z">
                <w:rPr>
                  <w:rFonts w:ascii="Calibri" w:hAnsi="Calibri"/>
                  <w:i/>
                  <w:color w:val="0000FF"/>
                  <w:sz w:val="20"/>
                  <w:szCs w:val="20"/>
                  <w:u w:val="single"/>
                </w:rPr>
              </w:rPrChange>
            </w:rPr>
            <w:delInstrText xml:space="preserve"> MERGEFIELD Type </w:delInstrText>
          </w:r>
          <w:r w:rsidRPr="00EE27B1" w:rsidDel="00F77BC9">
            <w:rPr>
              <w:rFonts w:ascii="Calibri" w:hAnsi="Calibri"/>
              <w:i/>
              <w:rPrChange w:id="16135" w:author="Tre" w:date="2012-11-19T09:07:00Z">
                <w:rPr>
                  <w:rFonts w:ascii="Calibri" w:hAnsi="Calibri"/>
                  <w:i/>
                  <w:color w:val="0000FF"/>
                  <w:sz w:val="20"/>
                  <w:szCs w:val="20"/>
                  <w:u w:val="single"/>
                </w:rPr>
              </w:rPrChange>
            </w:rPr>
            <w:fldChar w:fldCharType="end"/>
          </w:r>
          <w:r w:rsidRPr="00EE27B1">
            <w:rPr>
              <w:rFonts w:ascii="Calibri" w:hAnsi="Calibri"/>
              <w:i/>
              <w:rPrChange w:id="16136" w:author="Tre" w:date="2012-11-19T09:07:00Z">
                <w:rPr>
                  <w:rFonts w:ascii="Calibri" w:hAnsi="Calibri"/>
                  <w:i/>
                  <w:color w:val="0000FF"/>
                  <w:sz w:val="20"/>
                  <w:szCs w:val="20"/>
                  <w:u w:val="single"/>
                </w:rPr>
              </w:rPrChange>
            </w:rPr>
            <w:delText>), Rate (</w:delText>
          </w:r>
          <w:r w:rsidRPr="00EE27B1" w:rsidDel="00F77BC9">
            <w:rPr>
              <w:rFonts w:ascii="Calibri" w:hAnsi="Calibri"/>
              <w:i/>
              <w:rPrChange w:id="16137" w:author="Tre" w:date="2012-11-19T09:07:00Z">
                <w:rPr>
                  <w:rFonts w:ascii="Calibri" w:hAnsi="Calibri"/>
                  <w:i/>
                  <w:color w:val="0000FF"/>
                  <w:sz w:val="20"/>
                  <w:szCs w:val="20"/>
                  <w:u w:val="single"/>
                </w:rPr>
              </w:rPrChange>
            </w:rPr>
            <w:fldChar w:fldCharType="begin"/>
          </w:r>
          <w:r w:rsidRPr="00EE27B1">
            <w:rPr>
              <w:rFonts w:ascii="Calibri" w:hAnsi="Calibri"/>
              <w:i/>
              <w:rPrChange w:id="16138" w:author="Tre" w:date="2012-11-19T09:07:00Z">
                <w:rPr>
                  <w:rFonts w:ascii="Calibri" w:hAnsi="Calibri"/>
                  <w:i/>
                  <w:color w:val="0000FF"/>
                  <w:sz w:val="20"/>
                  <w:szCs w:val="20"/>
                  <w:u w:val="single"/>
                </w:rPr>
              </w:rPrChange>
            </w:rPr>
            <w:delInstrText xml:space="preserve"> MERGEFIELD Rate_of_Fire </w:delInstrText>
          </w:r>
          <w:r w:rsidRPr="00EE27B1" w:rsidDel="00F77BC9">
            <w:rPr>
              <w:rFonts w:ascii="Calibri" w:hAnsi="Calibri"/>
              <w:i/>
              <w:rPrChange w:id="16139" w:author="Tre" w:date="2012-11-19T09:07:00Z">
                <w:rPr>
                  <w:rFonts w:ascii="Calibri" w:hAnsi="Calibri"/>
                  <w:i/>
                  <w:color w:val="0000FF"/>
                  <w:sz w:val="20"/>
                  <w:szCs w:val="20"/>
                  <w:u w:val="single"/>
                </w:rPr>
              </w:rPrChange>
            </w:rPr>
            <w:fldChar w:fldCharType="end"/>
          </w:r>
          <w:r w:rsidRPr="00EE27B1">
            <w:rPr>
              <w:rFonts w:ascii="Calibri" w:hAnsi="Calibri"/>
              <w:i/>
              <w:rPrChange w:id="16140" w:author="Tre" w:date="2012-11-19T09:07:00Z">
                <w:rPr>
                  <w:rFonts w:ascii="Calibri" w:hAnsi="Calibri"/>
                  <w:i/>
                  <w:color w:val="0000FF"/>
                  <w:sz w:val="20"/>
                  <w:szCs w:val="20"/>
                  <w:u w:val="single"/>
                </w:rPr>
              </w:rPrChange>
            </w:rPr>
            <w:delText>), Ammo (</w:delText>
          </w:r>
          <w:r w:rsidRPr="00EE27B1" w:rsidDel="00F77BC9">
            <w:rPr>
              <w:rFonts w:ascii="Calibri" w:hAnsi="Calibri"/>
              <w:i/>
              <w:rPrChange w:id="16141" w:author="Tre" w:date="2012-11-19T09:07:00Z">
                <w:rPr>
                  <w:rFonts w:ascii="Calibri" w:hAnsi="Calibri"/>
                  <w:i/>
                  <w:color w:val="0000FF"/>
                  <w:sz w:val="20"/>
                  <w:szCs w:val="20"/>
                  <w:u w:val="single"/>
                </w:rPr>
              </w:rPrChange>
            </w:rPr>
            <w:fldChar w:fldCharType="begin"/>
          </w:r>
          <w:r w:rsidRPr="00EE27B1">
            <w:rPr>
              <w:rFonts w:ascii="Calibri" w:hAnsi="Calibri"/>
              <w:i/>
              <w:rPrChange w:id="16142" w:author="Tre" w:date="2012-11-19T09:07:00Z">
                <w:rPr>
                  <w:rFonts w:ascii="Calibri" w:hAnsi="Calibri"/>
                  <w:i/>
                  <w:color w:val="0000FF"/>
                  <w:sz w:val="20"/>
                  <w:szCs w:val="20"/>
                  <w:u w:val="single"/>
                </w:rPr>
              </w:rPrChange>
            </w:rPr>
            <w:delInstrText xml:space="preserve"> MERGEFIELD Ammo </w:delInstrText>
          </w:r>
          <w:r w:rsidRPr="00EE27B1" w:rsidDel="00F77BC9">
            <w:rPr>
              <w:rFonts w:ascii="Calibri" w:hAnsi="Calibri"/>
              <w:i/>
              <w:rPrChange w:id="16143" w:author="Tre" w:date="2012-11-19T09:07:00Z">
                <w:rPr>
                  <w:rFonts w:ascii="Calibri" w:hAnsi="Calibri"/>
                  <w:i/>
                  <w:color w:val="0000FF"/>
                  <w:sz w:val="20"/>
                  <w:szCs w:val="20"/>
                  <w:u w:val="single"/>
                </w:rPr>
              </w:rPrChange>
            </w:rPr>
            <w:fldChar w:fldCharType="end"/>
          </w:r>
          <w:r w:rsidRPr="00EE27B1">
            <w:rPr>
              <w:rFonts w:ascii="Calibri" w:hAnsi="Calibri"/>
              <w:i/>
              <w:rPrChange w:id="16144" w:author="Tre" w:date="2012-11-19T09:07:00Z">
                <w:rPr>
                  <w:rFonts w:ascii="Calibri" w:hAnsi="Calibri"/>
                  <w:i/>
                  <w:color w:val="0000FF"/>
                  <w:sz w:val="20"/>
                  <w:szCs w:val="20"/>
                  <w:u w:val="single"/>
                </w:rPr>
              </w:rPrChange>
            </w:rPr>
            <w:delText>), Range (</w:delText>
          </w:r>
          <w:r w:rsidRPr="00EE27B1" w:rsidDel="00F77BC9">
            <w:rPr>
              <w:rFonts w:ascii="Calibri" w:hAnsi="Calibri"/>
              <w:i/>
              <w:rPrChange w:id="16145" w:author="Tre" w:date="2012-11-19T09:07:00Z">
                <w:rPr>
                  <w:rFonts w:ascii="Calibri" w:hAnsi="Calibri"/>
                  <w:i/>
                  <w:color w:val="0000FF"/>
                  <w:sz w:val="20"/>
                  <w:szCs w:val="20"/>
                  <w:u w:val="single"/>
                </w:rPr>
              </w:rPrChange>
            </w:rPr>
            <w:fldChar w:fldCharType="begin"/>
          </w:r>
          <w:r w:rsidRPr="00EE27B1">
            <w:rPr>
              <w:rFonts w:ascii="Calibri" w:hAnsi="Calibri"/>
              <w:i/>
              <w:rPrChange w:id="16146" w:author="Tre" w:date="2012-11-19T09:07:00Z">
                <w:rPr>
                  <w:rFonts w:ascii="Calibri" w:hAnsi="Calibri"/>
                  <w:i/>
                  <w:color w:val="0000FF"/>
                  <w:sz w:val="20"/>
                  <w:szCs w:val="20"/>
                  <w:u w:val="single"/>
                </w:rPr>
              </w:rPrChange>
            </w:rPr>
            <w:delInstrText xml:space="preserve"> MERGEFIELD Range </w:delInstrText>
          </w:r>
          <w:r w:rsidRPr="00EE27B1" w:rsidDel="00F77BC9">
            <w:rPr>
              <w:rFonts w:ascii="Calibri" w:hAnsi="Calibri"/>
              <w:i/>
              <w:rPrChange w:id="16147" w:author="Tre" w:date="2012-11-19T09:07:00Z">
                <w:rPr>
                  <w:rFonts w:ascii="Calibri" w:hAnsi="Calibri"/>
                  <w:i/>
                  <w:color w:val="0000FF"/>
                  <w:sz w:val="20"/>
                  <w:szCs w:val="20"/>
                  <w:u w:val="single"/>
                </w:rPr>
              </w:rPrChange>
            </w:rPr>
            <w:fldChar w:fldCharType="end"/>
          </w:r>
          <w:r w:rsidRPr="00EE27B1">
            <w:rPr>
              <w:rFonts w:ascii="Calibri" w:hAnsi="Calibri"/>
              <w:i/>
              <w:rPrChange w:id="16148" w:author="Tre" w:date="2012-11-19T09:07:00Z">
                <w:rPr>
                  <w:rFonts w:ascii="Calibri" w:hAnsi="Calibri"/>
                  <w:i/>
                  <w:color w:val="0000FF"/>
                  <w:sz w:val="20"/>
                  <w:szCs w:val="20"/>
                  <w:u w:val="single"/>
                </w:rPr>
              </w:rPrChange>
            </w:rPr>
            <w:delText xml:space="preserve">), </w:delText>
          </w:r>
        </w:del>
        <w:r w:rsidRPr="00EE27B1">
          <w:rPr>
            <w:rFonts w:ascii="Calibri" w:hAnsi="Calibri"/>
            <w:i/>
            <w:rPrChange w:id="16149" w:author="Tre" w:date="2012-11-19T09:07:00Z">
              <w:rPr>
                <w:rFonts w:ascii="Calibri" w:hAnsi="Calibri"/>
                <w:i/>
                <w:color w:val="0000FF"/>
                <w:sz w:val="20"/>
                <w:szCs w:val="20"/>
                <w:u w:val="single"/>
              </w:rPr>
            </w:rPrChange>
          </w:rPr>
          <w:t>Vehicle Type (</w:t>
        </w:r>
        <w:r w:rsidRPr="00EE27B1">
          <w:rPr>
            <w:rFonts w:ascii="Calibri" w:hAnsi="Calibri"/>
            <w:i/>
            <w:rPrChange w:id="16150" w:author="Tre" w:date="2012-11-19T09:07:00Z">
              <w:rPr>
                <w:rFonts w:ascii="Calibri" w:hAnsi="Calibri"/>
                <w:i/>
                <w:color w:val="0000FF"/>
                <w:sz w:val="20"/>
                <w:szCs w:val="20"/>
                <w:u w:val="single"/>
              </w:rPr>
            </w:rPrChange>
          </w:rPr>
          <w:fldChar w:fldCharType="begin"/>
        </w:r>
        <w:r w:rsidRPr="00EE27B1">
          <w:rPr>
            <w:rFonts w:ascii="Calibri" w:hAnsi="Calibri"/>
            <w:i/>
            <w:rPrChange w:id="1615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152" w:author="Tre" w:date="2012-11-19T09:07:00Z">
              <w:rPr>
                <w:rFonts w:ascii="Calibri" w:hAnsi="Calibri"/>
                <w:i/>
                <w:color w:val="0000FF"/>
                <w:sz w:val="20"/>
                <w:szCs w:val="20"/>
                <w:u w:val="single"/>
              </w:rPr>
            </w:rPrChange>
          </w:rPr>
          <w:fldChar w:fldCharType="separate"/>
        </w:r>
        <w:r w:rsidRPr="00EE27B1">
          <w:rPr>
            <w:rFonts w:ascii="Calibri" w:hAnsi="Calibri"/>
            <w:i/>
            <w:noProof/>
            <w:rPrChange w:id="16153" w:author="Tre" w:date="2012-11-19T09:07:00Z">
              <w:rPr>
                <w:rFonts w:ascii="Calibri" w:hAnsi="Calibri"/>
                <w:i/>
                <w:noProof/>
                <w:color w:val="0000FF"/>
                <w:sz w:val="20"/>
                <w:szCs w:val="20"/>
                <w:u w:val="single"/>
              </w:rPr>
            </w:rPrChange>
          </w:rPr>
          <w:t>Ground craft</w:t>
        </w:r>
        <w:r w:rsidRPr="00EE27B1">
          <w:rPr>
            <w:rFonts w:ascii="Calibri" w:hAnsi="Calibri"/>
            <w:i/>
            <w:rPrChange w:id="16154" w:author="Tre" w:date="2012-11-19T09:07:00Z">
              <w:rPr>
                <w:rFonts w:ascii="Calibri" w:hAnsi="Calibri"/>
                <w:i/>
                <w:color w:val="0000FF"/>
                <w:sz w:val="20"/>
                <w:szCs w:val="20"/>
                <w:u w:val="single"/>
              </w:rPr>
            </w:rPrChange>
          </w:rPr>
          <w:fldChar w:fldCharType="end"/>
        </w:r>
        <w:r w:rsidRPr="00EE27B1">
          <w:rPr>
            <w:rFonts w:ascii="Calibri" w:hAnsi="Calibri"/>
            <w:i/>
            <w:rPrChange w:id="16155" w:author="Tre" w:date="2012-11-19T09:07:00Z">
              <w:rPr>
                <w:rFonts w:ascii="Calibri" w:hAnsi="Calibri"/>
                <w:i/>
                <w:color w:val="0000FF"/>
                <w:sz w:val="20"/>
                <w:szCs w:val="20"/>
                <w:u w:val="single"/>
              </w:rPr>
            </w:rPrChange>
          </w:rPr>
          <w:t>), Speed (</w:t>
        </w:r>
        <w:r w:rsidRPr="00EE27B1">
          <w:rPr>
            <w:rFonts w:ascii="Calibri" w:hAnsi="Calibri"/>
            <w:i/>
            <w:rPrChange w:id="16156" w:author="Tre" w:date="2012-11-19T09:07:00Z">
              <w:rPr>
                <w:rFonts w:ascii="Calibri" w:hAnsi="Calibri"/>
                <w:i/>
                <w:color w:val="0000FF"/>
                <w:sz w:val="20"/>
                <w:szCs w:val="20"/>
                <w:u w:val="single"/>
              </w:rPr>
            </w:rPrChange>
          </w:rPr>
          <w:fldChar w:fldCharType="begin"/>
        </w:r>
        <w:r w:rsidRPr="00EE27B1">
          <w:rPr>
            <w:rFonts w:ascii="Calibri" w:hAnsi="Calibri"/>
            <w:i/>
            <w:rPrChange w:id="1615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158" w:author="Tre" w:date="2012-11-19T09:07:00Z">
              <w:rPr>
                <w:rFonts w:ascii="Calibri" w:hAnsi="Calibri"/>
                <w:i/>
                <w:color w:val="0000FF"/>
                <w:sz w:val="20"/>
                <w:szCs w:val="20"/>
                <w:u w:val="single"/>
              </w:rPr>
            </w:rPrChange>
          </w:rPr>
          <w:fldChar w:fldCharType="separate"/>
        </w:r>
        <w:r w:rsidRPr="00EE27B1">
          <w:rPr>
            <w:rFonts w:ascii="Calibri" w:hAnsi="Calibri"/>
            <w:i/>
            <w:noProof/>
            <w:rPrChange w:id="16159" w:author="Tre" w:date="2012-11-19T09:07:00Z">
              <w:rPr>
                <w:rFonts w:ascii="Calibri" w:hAnsi="Calibri"/>
                <w:i/>
                <w:noProof/>
                <w:color w:val="0000FF"/>
                <w:sz w:val="20"/>
                <w:szCs w:val="20"/>
                <w:u w:val="single"/>
              </w:rPr>
            </w:rPrChange>
          </w:rPr>
          <w:t>4</w:t>
        </w:r>
        <w:r w:rsidRPr="00EE27B1">
          <w:rPr>
            <w:rFonts w:ascii="Calibri" w:hAnsi="Calibri"/>
            <w:i/>
            <w:rPrChange w:id="16160" w:author="Tre" w:date="2012-11-19T09:07:00Z">
              <w:rPr>
                <w:rFonts w:ascii="Calibri" w:hAnsi="Calibri"/>
                <w:i/>
                <w:color w:val="0000FF"/>
                <w:sz w:val="20"/>
                <w:szCs w:val="20"/>
                <w:u w:val="single"/>
              </w:rPr>
            </w:rPrChange>
          </w:rPr>
          <w:fldChar w:fldCharType="end"/>
        </w:r>
        <w:r w:rsidRPr="00EE27B1">
          <w:rPr>
            <w:rFonts w:ascii="Calibri" w:hAnsi="Calibri"/>
            <w:i/>
            <w:rPrChange w:id="16161" w:author="Tre" w:date="2012-11-19T09:07:00Z">
              <w:rPr>
                <w:rFonts w:ascii="Calibri" w:hAnsi="Calibri"/>
                <w:i/>
                <w:color w:val="0000FF"/>
                <w:sz w:val="20"/>
                <w:szCs w:val="20"/>
                <w:u w:val="single"/>
              </w:rPr>
            </w:rPrChange>
          </w:rPr>
          <w:t>), Agility (</w:t>
        </w:r>
        <w:r w:rsidRPr="00EE27B1">
          <w:rPr>
            <w:rFonts w:ascii="Calibri" w:hAnsi="Calibri"/>
            <w:i/>
            <w:rPrChange w:id="16162" w:author="Tre" w:date="2012-11-19T09:07:00Z">
              <w:rPr>
                <w:rFonts w:ascii="Calibri" w:hAnsi="Calibri"/>
                <w:i/>
                <w:color w:val="0000FF"/>
                <w:sz w:val="20"/>
                <w:szCs w:val="20"/>
                <w:u w:val="single"/>
              </w:rPr>
            </w:rPrChange>
          </w:rPr>
          <w:fldChar w:fldCharType="begin"/>
        </w:r>
        <w:r w:rsidRPr="00EE27B1">
          <w:rPr>
            <w:rFonts w:ascii="Calibri" w:hAnsi="Calibri"/>
            <w:i/>
            <w:rPrChange w:id="1616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164" w:author="Tre" w:date="2012-11-19T09:07:00Z">
              <w:rPr>
                <w:rFonts w:ascii="Calibri" w:hAnsi="Calibri"/>
                <w:i/>
                <w:color w:val="0000FF"/>
                <w:sz w:val="20"/>
                <w:szCs w:val="20"/>
                <w:u w:val="single"/>
              </w:rPr>
            </w:rPrChange>
          </w:rPr>
          <w:fldChar w:fldCharType="separate"/>
        </w:r>
        <w:r w:rsidRPr="00EE27B1">
          <w:rPr>
            <w:rFonts w:ascii="Calibri" w:hAnsi="Calibri"/>
            <w:i/>
            <w:noProof/>
            <w:rPrChange w:id="16165" w:author="Tre" w:date="2012-11-19T09:07:00Z">
              <w:rPr>
                <w:rFonts w:ascii="Calibri" w:hAnsi="Calibri"/>
                <w:i/>
                <w:noProof/>
                <w:color w:val="0000FF"/>
                <w:sz w:val="20"/>
                <w:szCs w:val="20"/>
                <w:u w:val="single"/>
              </w:rPr>
            </w:rPrChange>
          </w:rPr>
          <w:t>4</w:t>
        </w:r>
        <w:r w:rsidRPr="00EE27B1">
          <w:rPr>
            <w:rFonts w:ascii="Calibri" w:hAnsi="Calibri"/>
            <w:i/>
            <w:rPrChange w:id="16166" w:author="Tre" w:date="2012-11-19T09:07:00Z">
              <w:rPr>
                <w:rFonts w:ascii="Calibri" w:hAnsi="Calibri"/>
                <w:i/>
                <w:color w:val="0000FF"/>
                <w:sz w:val="20"/>
                <w:szCs w:val="20"/>
                <w:u w:val="single"/>
              </w:rPr>
            </w:rPrChange>
          </w:rPr>
          <w:fldChar w:fldCharType="end"/>
        </w:r>
        <w:r w:rsidRPr="00EE27B1">
          <w:rPr>
            <w:rFonts w:ascii="Calibri" w:hAnsi="Calibri"/>
            <w:i/>
            <w:rPrChange w:id="16167" w:author="Tre" w:date="2012-11-19T09:07:00Z">
              <w:rPr>
                <w:rFonts w:ascii="Calibri" w:hAnsi="Calibri"/>
                <w:i/>
                <w:color w:val="0000FF"/>
                <w:sz w:val="20"/>
                <w:szCs w:val="20"/>
                <w:u w:val="single"/>
              </w:rPr>
            </w:rPrChange>
          </w:rPr>
          <w:t>)</w:t>
        </w:r>
        <w:del w:id="16168" w:author="Tre" w:date="2012-11-19T10:29:00Z">
          <w:r w:rsidRPr="00EE27B1">
            <w:rPr>
              <w:rFonts w:ascii="Calibri" w:hAnsi="Calibri"/>
              <w:i/>
              <w:rPrChange w:id="16169" w:author="Tre" w:date="2012-11-19T09:07:00Z">
                <w:rPr>
                  <w:rFonts w:ascii="Calibri" w:hAnsi="Calibri"/>
                  <w:i/>
                  <w:color w:val="0000FF"/>
                  <w:sz w:val="20"/>
                  <w:szCs w:val="20"/>
                  <w:u w:val="single"/>
                </w:rPr>
              </w:rPrChange>
            </w:rPr>
            <w:delText>, Fuel (</w:delText>
          </w:r>
          <w:r w:rsidRPr="00EE27B1" w:rsidDel="0027630D">
            <w:rPr>
              <w:rFonts w:ascii="Calibri" w:hAnsi="Calibri"/>
              <w:i/>
              <w:rPrChange w:id="16170" w:author="Tre" w:date="2012-11-19T09:07:00Z">
                <w:rPr>
                  <w:rFonts w:ascii="Calibri" w:hAnsi="Calibri"/>
                  <w:i/>
                  <w:color w:val="0000FF"/>
                  <w:sz w:val="20"/>
                  <w:szCs w:val="20"/>
                  <w:u w:val="single"/>
                </w:rPr>
              </w:rPrChange>
            </w:rPr>
            <w:fldChar w:fldCharType="begin"/>
          </w:r>
          <w:r w:rsidRPr="00EE27B1">
            <w:rPr>
              <w:rFonts w:ascii="Calibri" w:hAnsi="Calibri"/>
              <w:i/>
              <w:rPrChange w:id="16171"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172" w:author="Tre" w:date="2012-11-19T09:07:00Z">
                <w:rPr>
                  <w:rFonts w:ascii="Calibri" w:hAnsi="Calibri"/>
                  <w:i/>
                  <w:color w:val="0000FF"/>
                  <w:sz w:val="20"/>
                  <w:szCs w:val="20"/>
                  <w:u w:val="single"/>
                </w:rPr>
              </w:rPrChange>
            </w:rPr>
            <w:fldChar w:fldCharType="end"/>
          </w:r>
          <w:r w:rsidRPr="00EE27B1">
            <w:rPr>
              <w:rFonts w:ascii="Calibri" w:hAnsi="Calibri"/>
              <w:i/>
              <w:rPrChange w:id="16173" w:author="Tre" w:date="2012-11-19T09:07:00Z">
                <w:rPr>
                  <w:rFonts w:ascii="Calibri" w:hAnsi="Calibri"/>
                  <w:i/>
                  <w:color w:val="0000FF"/>
                  <w:sz w:val="20"/>
                  <w:szCs w:val="20"/>
                  <w:u w:val="single"/>
                </w:rPr>
              </w:rPrChange>
            </w:rPr>
            <w:delText>)</w:delText>
          </w:r>
        </w:del>
        <w:r w:rsidRPr="00EE27B1">
          <w:rPr>
            <w:rFonts w:ascii="Calibri" w:hAnsi="Calibri"/>
            <w:i/>
            <w:rPrChange w:id="16174" w:author="Tre" w:date="2012-11-19T09:07:00Z">
              <w:rPr>
                <w:rFonts w:ascii="Calibri" w:hAnsi="Calibri"/>
                <w:i/>
                <w:color w:val="0000FF"/>
                <w:sz w:val="20"/>
                <w:szCs w:val="20"/>
                <w:u w:val="single"/>
              </w:rPr>
            </w:rPrChange>
          </w:rPr>
          <w:t>]</w:t>
        </w:r>
      </w:ins>
    </w:p>
    <w:p w:rsidR="00D604AF" w:rsidRPr="000B0456" w:rsidRDefault="00EE27B1" w:rsidP="00D604AF">
      <w:pPr>
        <w:jc w:val="both"/>
        <w:rPr>
          <w:ins w:id="16175" w:author="frontdesk" w:date="2012-11-16T12:59:00Z"/>
          <w:rFonts w:ascii="Calibri" w:hAnsi="Calibri"/>
          <w:rPrChange w:id="16176" w:author="Tre" w:date="2012-11-19T09:07:00Z">
            <w:rPr>
              <w:ins w:id="16177" w:author="frontdesk" w:date="2012-11-16T12:59:00Z"/>
              <w:rFonts w:ascii="Calibri" w:hAnsi="Calibri"/>
              <w:sz w:val="20"/>
              <w:szCs w:val="20"/>
            </w:rPr>
          </w:rPrChange>
        </w:rPr>
      </w:pPr>
      <w:ins w:id="16178" w:author="frontdesk" w:date="2012-11-16T12:59:00Z">
        <w:r w:rsidRPr="00EE27B1">
          <w:rPr>
            <w:rFonts w:ascii="Calibri" w:hAnsi="Calibri"/>
            <w:rPrChange w:id="16179" w:author="Tre" w:date="2012-11-19T09:07:00Z">
              <w:rPr>
                <w:rFonts w:ascii="Calibri" w:hAnsi="Calibri"/>
                <w:color w:val="0000FF"/>
                <w:sz w:val="20"/>
                <w:szCs w:val="20"/>
                <w:u w:val="single"/>
              </w:rPr>
            </w:rPrChange>
          </w:rPr>
          <w:fldChar w:fldCharType="begin"/>
        </w:r>
        <w:r w:rsidRPr="00EE27B1">
          <w:rPr>
            <w:rFonts w:ascii="Calibri" w:hAnsi="Calibri"/>
            <w:rPrChange w:id="1618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181" w:author="Tre" w:date="2012-11-19T09:07:00Z">
              <w:rPr>
                <w:rFonts w:ascii="Calibri" w:hAnsi="Calibri"/>
                <w:color w:val="0000FF"/>
                <w:sz w:val="20"/>
                <w:szCs w:val="20"/>
                <w:u w:val="single"/>
              </w:rPr>
            </w:rPrChange>
          </w:rPr>
          <w:fldChar w:fldCharType="separate"/>
        </w:r>
        <w:r w:rsidRPr="00EE27B1">
          <w:rPr>
            <w:rFonts w:ascii="Calibri" w:hAnsi="Calibri"/>
            <w:noProof/>
            <w:rPrChange w:id="16182" w:author="Tre" w:date="2012-11-19T09:07:00Z">
              <w:rPr>
                <w:rFonts w:ascii="Calibri" w:hAnsi="Calibri"/>
                <w:noProof/>
                <w:color w:val="0000FF"/>
                <w:sz w:val="20"/>
                <w:szCs w:val="20"/>
                <w:u w:val="single"/>
              </w:rPr>
            </w:rPrChange>
          </w:rPr>
          <w:t>A race motorcycle that seats one person.</w:t>
        </w:r>
        <w:r w:rsidRPr="00EE27B1">
          <w:rPr>
            <w:rFonts w:ascii="Calibri" w:hAnsi="Calibri"/>
            <w:rPrChange w:id="16183" w:author="Tre" w:date="2012-11-19T09:07:00Z">
              <w:rPr>
                <w:rFonts w:ascii="Calibri" w:hAnsi="Calibri"/>
                <w:color w:val="0000FF"/>
                <w:sz w:val="20"/>
                <w:szCs w:val="20"/>
                <w:u w:val="single"/>
              </w:rPr>
            </w:rPrChange>
          </w:rPr>
          <w:fldChar w:fldCharType="end"/>
        </w:r>
        <w:r w:rsidRPr="00EE27B1">
          <w:rPr>
            <w:rFonts w:ascii="Calibri" w:hAnsi="Calibri"/>
            <w:rPrChange w:id="16184" w:author="Tre" w:date="2012-11-19T09:07:00Z">
              <w:rPr>
                <w:rFonts w:ascii="Calibri" w:hAnsi="Calibri"/>
                <w:color w:val="0000FF"/>
                <w:sz w:val="20"/>
                <w:szCs w:val="20"/>
                <w:u w:val="single"/>
              </w:rPr>
            </w:rPrChange>
          </w:rPr>
          <w:fldChar w:fldCharType="begin"/>
        </w:r>
        <w:r w:rsidRPr="00EE27B1">
          <w:rPr>
            <w:rFonts w:ascii="Calibri" w:hAnsi="Calibri"/>
            <w:rPrChange w:id="1618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186"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187" w:author="frontdesk" w:date="2012-11-16T12:59:00Z"/>
        </w:rPr>
      </w:pPr>
    </w:p>
    <w:p w:rsidR="00D604AF" w:rsidRPr="000B0456" w:rsidRDefault="00EE27B1" w:rsidP="00D604AF">
      <w:pPr>
        <w:jc w:val="both"/>
        <w:rPr>
          <w:ins w:id="16188" w:author="frontdesk" w:date="2012-11-16T12:59:00Z"/>
          <w:rFonts w:ascii="Calibri" w:hAnsi="Calibri"/>
          <w:b/>
          <w:rPrChange w:id="16189" w:author="Tre" w:date="2012-11-19T09:07:00Z">
            <w:rPr>
              <w:ins w:id="16190" w:author="frontdesk" w:date="2012-11-16T12:59:00Z"/>
              <w:rFonts w:ascii="Calibri" w:hAnsi="Calibri"/>
              <w:b/>
              <w:sz w:val="20"/>
              <w:szCs w:val="20"/>
            </w:rPr>
          </w:rPrChange>
        </w:rPr>
      </w:pPr>
      <w:ins w:id="16191" w:author="frontdesk" w:date="2012-11-16T12:59:00Z">
        <w:r w:rsidRPr="00EE27B1">
          <w:rPr>
            <w:rFonts w:ascii="Calibri" w:hAnsi="Calibri"/>
            <w:b/>
            <w:rPrChange w:id="16192" w:author="Tre" w:date="2012-11-19T09:07:00Z">
              <w:rPr>
                <w:rFonts w:ascii="Calibri" w:hAnsi="Calibri"/>
                <w:b/>
                <w:color w:val="0000FF"/>
                <w:sz w:val="20"/>
                <w:szCs w:val="20"/>
                <w:u w:val="single"/>
              </w:rPr>
            </w:rPrChange>
          </w:rPr>
          <w:fldChar w:fldCharType="begin"/>
        </w:r>
        <w:r w:rsidRPr="00EE27B1">
          <w:rPr>
            <w:rFonts w:ascii="Calibri" w:hAnsi="Calibri"/>
            <w:b/>
            <w:rPrChange w:id="1619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194" w:author="Tre" w:date="2012-11-19T09:07:00Z">
              <w:rPr>
                <w:rFonts w:ascii="Calibri" w:hAnsi="Calibri"/>
                <w:b/>
                <w:color w:val="0000FF"/>
                <w:sz w:val="20"/>
                <w:szCs w:val="20"/>
                <w:u w:val="single"/>
              </w:rPr>
            </w:rPrChange>
          </w:rPr>
          <w:fldChar w:fldCharType="separate"/>
        </w:r>
        <w:r w:rsidRPr="00EE27B1">
          <w:rPr>
            <w:rFonts w:ascii="Calibri" w:hAnsi="Calibri"/>
            <w:b/>
            <w:noProof/>
            <w:rPrChange w:id="16195" w:author="Tre" w:date="2012-11-19T09:07:00Z">
              <w:rPr>
                <w:rFonts w:ascii="Calibri" w:hAnsi="Calibri"/>
                <w:b/>
                <w:noProof/>
                <w:color w:val="0000FF"/>
                <w:sz w:val="20"/>
                <w:szCs w:val="20"/>
                <w:u w:val="single"/>
              </w:rPr>
            </w:rPrChange>
          </w:rPr>
          <w:t>Harley Davidson Hog</w:t>
        </w:r>
        <w:r w:rsidRPr="00EE27B1">
          <w:rPr>
            <w:rFonts w:ascii="Calibri" w:hAnsi="Calibri"/>
            <w:b/>
            <w:rPrChange w:id="16196"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197" w:author="frontdesk" w:date="2012-11-16T12:59:00Z"/>
          <w:rFonts w:ascii="Calibri" w:hAnsi="Calibri"/>
          <w:i/>
          <w:rPrChange w:id="16198" w:author="Tre" w:date="2012-11-19T09:07:00Z">
            <w:rPr>
              <w:ins w:id="16199" w:author="frontdesk" w:date="2012-11-16T12:59:00Z"/>
              <w:rFonts w:ascii="Calibri" w:hAnsi="Calibri"/>
              <w:i/>
              <w:sz w:val="20"/>
              <w:szCs w:val="20"/>
            </w:rPr>
          </w:rPrChange>
        </w:rPr>
      </w:pPr>
      <w:ins w:id="16200" w:author="frontdesk" w:date="2012-11-16T12:59:00Z">
        <w:r w:rsidRPr="00EE27B1">
          <w:rPr>
            <w:rFonts w:ascii="Calibri" w:hAnsi="Calibri"/>
            <w:i/>
            <w:rPrChange w:id="16201" w:author="Tre" w:date="2012-11-19T09:07:00Z">
              <w:rPr>
                <w:rFonts w:ascii="Calibri" w:hAnsi="Calibri"/>
                <w:i/>
                <w:color w:val="0000FF"/>
                <w:sz w:val="20"/>
                <w:szCs w:val="20"/>
                <w:u w:val="single"/>
              </w:rPr>
            </w:rPrChange>
          </w:rPr>
          <w:t>[</w:t>
        </w:r>
        <w:del w:id="16202" w:author="Tre" w:date="2012-11-19T09:48:00Z">
          <w:r w:rsidRPr="00EE27B1">
            <w:rPr>
              <w:rFonts w:ascii="Calibri" w:hAnsi="Calibri"/>
              <w:i/>
              <w:rPrChange w:id="16203" w:author="Tre" w:date="2012-11-19T09:07:00Z">
                <w:rPr>
                  <w:rFonts w:ascii="Calibri" w:hAnsi="Calibri"/>
                  <w:i/>
                  <w:color w:val="0000FF"/>
                  <w:sz w:val="20"/>
                  <w:szCs w:val="20"/>
                  <w:u w:val="single"/>
                </w:rPr>
              </w:rPrChange>
            </w:rPr>
            <w:delText>Damage (</w:delText>
          </w:r>
          <w:r w:rsidRPr="00EE27B1" w:rsidDel="00F77BC9">
            <w:rPr>
              <w:rFonts w:ascii="Calibri" w:hAnsi="Calibri"/>
              <w:i/>
              <w:rPrChange w:id="16204" w:author="Tre" w:date="2012-11-19T09:07:00Z">
                <w:rPr>
                  <w:rFonts w:ascii="Calibri" w:hAnsi="Calibri"/>
                  <w:i/>
                  <w:color w:val="0000FF"/>
                  <w:sz w:val="20"/>
                  <w:szCs w:val="20"/>
                  <w:u w:val="single"/>
                </w:rPr>
              </w:rPrChange>
            </w:rPr>
            <w:fldChar w:fldCharType="begin"/>
          </w:r>
          <w:r w:rsidRPr="00EE27B1">
            <w:rPr>
              <w:rFonts w:ascii="Calibri" w:hAnsi="Calibri"/>
              <w:i/>
              <w:rPrChange w:id="16205" w:author="Tre" w:date="2012-11-19T09:07:00Z">
                <w:rPr>
                  <w:rFonts w:ascii="Calibri" w:hAnsi="Calibri"/>
                  <w:i/>
                  <w:color w:val="0000FF"/>
                  <w:sz w:val="20"/>
                  <w:szCs w:val="20"/>
                  <w:u w:val="single"/>
                </w:rPr>
              </w:rPrChange>
            </w:rPr>
            <w:delInstrText xml:space="preserve"> MERGEFIELD Damage_Level </w:delInstrText>
          </w:r>
          <w:r w:rsidRPr="00EE27B1" w:rsidDel="00F77BC9">
            <w:rPr>
              <w:rFonts w:ascii="Calibri" w:hAnsi="Calibri"/>
              <w:i/>
              <w:rPrChange w:id="16206" w:author="Tre" w:date="2012-11-19T09:07:00Z">
                <w:rPr>
                  <w:rFonts w:ascii="Calibri" w:hAnsi="Calibri"/>
                  <w:i/>
                  <w:color w:val="0000FF"/>
                  <w:sz w:val="20"/>
                  <w:szCs w:val="20"/>
                  <w:u w:val="single"/>
                </w:rPr>
              </w:rPrChange>
            </w:rPr>
            <w:fldChar w:fldCharType="end"/>
          </w:r>
          <w:r w:rsidRPr="00EE27B1">
            <w:rPr>
              <w:rFonts w:ascii="Calibri" w:hAnsi="Calibri"/>
              <w:i/>
              <w:rPrChange w:id="16207" w:author="Tre" w:date="2012-11-19T09:07:00Z">
                <w:rPr>
                  <w:rFonts w:ascii="Calibri" w:hAnsi="Calibri"/>
                  <w:i/>
                  <w:color w:val="0000FF"/>
                  <w:sz w:val="20"/>
                  <w:szCs w:val="20"/>
                  <w:u w:val="single"/>
                </w:rPr>
              </w:rPrChange>
            </w:rPr>
            <w:delText>), Type (</w:delText>
          </w:r>
          <w:r w:rsidRPr="00EE27B1" w:rsidDel="00F77BC9">
            <w:rPr>
              <w:rFonts w:ascii="Calibri" w:hAnsi="Calibri"/>
              <w:i/>
              <w:rPrChange w:id="16208" w:author="Tre" w:date="2012-11-19T09:07:00Z">
                <w:rPr>
                  <w:rFonts w:ascii="Calibri" w:hAnsi="Calibri"/>
                  <w:i/>
                  <w:color w:val="0000FF"/>
                  <w:sz w:val="20"/>
                  <w:szCs w:val="20"/>
                  <w:u w:val="single"/>
                </w:rPr>
              </w:rPrChange>
            </w:rPr>
            <w:fldChar w:fldCharType="begin"/>
          </w:r>
          <w:r w:rsidRPr="00EE27B1">
            <w:rPr>
              <w:rFonts w:ascii="Calibri" w:hAnsi="Calibri"/>
              <w:i/>
              <w:rPrChange w:id="16209" w:author="Tre" w:date="2012-11-19T09:07:00Z">
                <w:rPr>
                  <w:rFonts w:ascii="Calibri" w:hAnsi="Calibri"/>
                  <w:i/>
                  <w:color w:val="0000FF"/>
                  <w:sz w:val="20"/>
                  <w:szCs w:val="20"/>
                  <w:u w:val="single"/>
                </w:rPr>
              </w:rPrChange>
            </w:rPr>
            <w:delInstrText xml:space="preserve"> MERGEFIELD Type </w:delInstrText>
          </w:r>
          <w:r w:rsidRPr="00EE27B1" w:rsidDel="00F77BC9">
            <w:rPr>
              <w:rFonts w:ascii="Calibri" w:hAnsi="Calibri"/>
              <w:i/>
              <w:rPrChange w:id="16210" w:author="Tre" w:date="2012-11-19T09:07:00Z">
                <w:rPr>
                  <w:rFonts w:ascii="Calibri" w:hAnsi="Calibri"/>
                  <w:i/>
                  <w:color w:val="0000FF"/>
                  <w:sz w:val="20"/>
                  <w:szCs w:val="20"/>
                  <w:u w:val="single"/>
                </w:rPr>
              </w:rPrChange>
            </w:rPr>
            <w:fldChar w:fldCharType="end"/>
          </w:r>
          <w:r w:rsidRPr="00EE27B1">
            <w:rPr>
              <w:rFonts w:ascii="Calibri" w:hAnsi="Calibri"/>
              <w:i/>
              <w:rPrChange w:id="16211" w:author="Tre" w:date="2012-11-19T09:07:00Z">
                <w:rPr>
                  <w:rFonts w:ascii="Calibri" w:hAnsi="Calibri"/>
                  <w:i/>
                  <w:color w:val="0000FF"/>
                  <w:sz w:val="20"/>
                  <w:szCs w:val="20"/>
                  <w:u w:val="single"/>
                </w:rPr>
              </w:rPrChange>
            </w:rPr>
            <w:delText>), Rate (</w:delText>
          </w:r>
          <w:r w:rsidRPr="00EE27B1" w:rsidDel="00F77BC9">
            <w:rPr>
              <w:rFonts w:ascii="Calibri" w:hAnsi="Calibri"/>
              <w:i/>
              <w:rPrChange w:id="16212" w:author="Tre" w:date="2012-11-19T09:07:00Z">
                <w:rPr>
                  <w:rFonts w:ascii="Calibri" w:hAnsi="Calibri"/>
                  <w:i/>
                  <w:color w:val="0000FF"/>
                  <w:sz w:val="20"/>
                  <w:szCs w:val="20"/>
                  <w:u w:val="single"/>
                </w:rPr>
              </w:rPrChange>
            </w:rPr>
            <w:fldChar w:fldCharType="begin"/>
          </w:r>
          <w:r w:rsidRPr="00EE27B1">
            <w:rPr>
              <w:rFonts w:ascii="Calibri" w:hAnsi="Calibri"/>
              <w:i/>
              <w:rPrChange w:id="16213" w:author="Tre" w:date="2012-11-19T09:07:00Z">
                <w:rPr>
                  <w:rFonts w:ascii="Calibri" w:hAnsi="Calibri"/>
                  <w:i/>
                  <w:color w:val="0000FF"/>
                  <w:sz w:val="20"/>
                  <w:szCs w:val="20"/>
                  <w:u w:val="single"/>
                </w:rPr>
              </w:rPrChange>
            </w:rPr>
            <w:delInstrText xml:space="preserve"> MERGEFIELD Rate_of_Fire </w:delInstrText>
          </w:r>
          <w:r w:rsidRPr="00EE27B1" w:rsidDel="00F77BC9">
            <w:rPr>
              <w:rFonts w:ascii="Calibri" w:hAnsi="Calibri"/>
              <w:i/>
              <w:rPrChange w:id="16214" w:author="Tre" w:date="2012-11-19T09:07:00Z">
                <w:rPr>
                  <w:rFonts w:ascii="Calibri" w:hAnsi="Calibri"/>
                  <w:i/>
                  <w:color w:val="0000FF"/>
                  <w:sz w:val="20"/>
                  <w:szCs w:val="20"/>
                  <w:u w:val="single"/>
                </w:rPr>
              </w:rPrChange>
            </w:rPr>
            <w:fldChar w:fldCharType="end"/>
          </w:r>
          <w:r w:rsidRPr="00EE27B1">
            <w:rPr>
              <w:rFonts w:ascii="Calibri" w:hAnsi="Calibri"/>
              <w:i/>
              <w:rPrChange w:id="16215" w:author="Tre" w:date="2012-11-19T09:07:00Z">
                <w:rPr>
                  <w:rFonts w:ascii="Calibri" w:hAnsi="Calibri"/>
                  <w:i/>
                  <w:color w:val="0000FF"/>
                  <w:sz w:val="20"/>
                  <w:szCs w:val="20"/>
                  <w:u w:val="single"/>
                </w:rPr>
              </w:rPrChange>
            </w:rPr>
            <w:delText>), Ammo (</w:delText>
          </w:r>
          <w:r w:rsidRPr="00EE27B1" w:rsidDel="00F77BC9">
            <w:rPr>
              <w:rFonts w:ascii="Calibri" w:hAnsi="Calibri"/>
              <w:i/>
              <w:rPrChange w:id="16216" w:author="Tre" w:date="2012-11-19T09:07:00Z">
                <w:rPr>
                  <w:rFonts w:ascii="Calibri" w:hAnsi="Calibri"/>
                  <w:i/>
                  <w:color w:val="0000FF"/>
                  <w:sz w:val="20"/>
                  <w:szCs w:val="20"/>
                  <w:u w:val="single"/>
                </w:rPr>
              </w:rPrChange>
            </w:rPr>
            <w:fldChar w:fldCharType="begin"/>
          </w:r>
          <w:r w:rsidRPr="00EE27B1">
            <w:rPr>
              <w:rFonts w:ascii="Calibri" w:hAnsi="Calibri"/>
              <w:i/>
              <w:rPrChange w:id="16217" w:author="Tre" w:date="2012-11-19T09:07:00Z">
                <w:rPr>
                  <w:rFonts w:ascii="Calibri" w:hAnsi="Calibri"/>
                  <w:i/>
                  <w:color w:val="0000FF"/>
                  <w:sz w:val="20"/>
                  <w:szCs w:val="20"/>
                  <w:u w:val="single"/>
                </w:rPr>
              </w:rPrChange>
            </w:rPr>
            <w:delInstrText xml:space="preserve"> MERGEFIELD Ammo </w:delInstrText>
          </w:r>
          <w:r w:rsidRPr="00EE27B1" w:rsidDel="00F77BC9">
            <w:rPr>
              <w:rFonts w:ascii="Calibri" w:hAnsi="Calibri"/>
              <w:i/>
              <w:rPrChange w:id="16218" w:author="Tre" w:date="2012-11-19T09:07:00Z">
                <w:rPr>
                  <w:rFonts w:ascii="Calibri" w:hAnsi="Calibri"/>
                  <w:i/>
                  <w:color w:val="0000FF"/>
                  <w:sz w:val="20"/>
                  <w:szCs w:val="20"/>
                  <w:u w:val="single"/>
                </w:rPr>
              </w:rPrChange>
            </w:rPr>
            <w:fldChar w:fldCharType="end"/>
          </w:r>
          <w:r w:rsidRPr="00EE27B1">
            <w:rPr>
              <w:rFonts w:ascii="Calibri" w:hAnsi="Calibri"/>
              <w:i/>
              <w:rPrChange w:id="16219" w:author="Tre" w:date="2012-11-19T09:07:00Z">
                <w:rPr>
                  <w:rFonts w:ascii="Calibri" w:hAnsi="Calibri"/>
                  <w:i/>
                  <w:color w:val="0000FF"/>
                  <w:sz w:val="20"/>
                  <w:szCs w:val="20"/>
                  <w:u w:val="single"/>
                </w:rPr>
              </w:rPrChange>
            </w:rPr>
            <w:delText>), Range (</w:delText>
          </w:r>
          <w:r w:rsidRPr="00EE27B1" w:rsidDel="00F77BC9">
            <w:rPr>
              <w:rFonts w:ascii="Calibri" w:hAnsi="Calibri"/>
              <w:i/>
              <w:rPrChange w:id="16220" w:author="Tre" w:date="2012-11-19T09:07:00Z">
                <w:rPr>
                  <w:rFonts w:ascii="Calibri" w:hAnsi="Calibri"/>
                  <w:i/>
                  <w:color w:val="0000FF"/>
                  <w:sz w:val="20"/>
                  <w:szCs w:val="20"/>
                  <w:u w:val="single"/>
                </w:rPr>
              </w:rPrChange>
            </w:rPr>
            <w:fldChar w:fldCharType="begin"/>
          </w:r>
          <w:r w:rsidRPr="00EE27B1">
            <w:rPr>
              <w:rFonts w:ascii="Calibri" w:hAnsi="Calibri"/>
              <w:i/>
              <w:rPrChange w:id="16221" w:author="Tre" w:date="2012-11-19T09:07:00Z">
                <w:rPr>
                  <w:rFonts w:ascii="Calibri" w:hAnsi="Calibri"/>
                  <w:i/>
                  <w:color w:val="0000FF"/>
                  <w:sz w:val="20"/>
                  <w:szCs w:val="20"/>
                  <w:u w:val="single"/>
                </w:rPr>
              </w:rPrChange>
            </w:rPr>
            <w:delInstrText xml:space="preserve"> MERGEFIELD Range </w:delInstrText>
          </w:r>
          <w:r w:rsidRPr="00EE27B1" w:rsidDel="00F77BC9">
            <w:rPr>
              <w:rFonts w:ascii="Calibri" w:hAnsi="Calibri"/>
              <w:i/>
              <w:rPrChange w:id="16222" w:author="Tre" w:date="2012-11-19T09:07:00Z">
                <w:rPr>
                  <w:rFonts w:ascii="Calibri" w:hAnsi="Calibri"/>
                  <w:i/>
                  <w:color w:val="0000FF"/>
                  <w:sz w:val="20"/>
                  <w:szCs w:val="20"/>
                  <w:u w:val="single"/>
                </w:rPr>
              </w:rPrChange>
            </w:rPr>
            <w:fldChar w:fldCharType="end"/>
          </w:r>
          <w:r w:rsidRPr="00EE27B1">
            <w:rPr>
              <w:rFonts w:ascii="Calibri" w:hAnsi="Calibri"/>
              <w:i/>
              <w:rPrChange w:id="16223" w:author="Tre" w:date="2012-11-19T09:07:00Z">
                <w:rPr>
                  <w:rFonts w:ascii="Calibri" w:hAnsi="Calibri"/>
                  <w:i/>
                  <w:color w:val="0000FF"/>
                  <w:sz w:val="20"/>
                  <w:szCs w:val="20"/>
                  <w:u w:val="single"/>
                </w:rPr>
              </w:rPrChange>
            </w:rPr>
            <w:delText xml:space="preserve">), </w:delText>
          </w:r>
        </w:del>
        <w:r w:rsidRPr="00EE27B1">
          <w:rPr>
            <w:rFonts w:ascii="Calibri" w:hAnsi="Calibri"/>
            <w:i/>
            <w:rPrChange w:id="16224" w:author="Tre" w:date="2012-11-19T09:07:00Z">
              <w:rPr>
                <w:rFonts w:ascii="Calibri" w:hAnsi="Calibri"/>
                <w:i/>
                <w:color w:val="0000FF"/>
                <w:sz w:val="20"/>
                <w:szCs w:val="20"/>
                <w:u w:val="single"/>
              </w:rPr>
            </w:rPrChange>
          </w:rPr>
          <w:t>Vehicle Type (</w:t>
        </w:r>
        <w:r w:rsidRPr="00EE27B1">
          <w:rPr>
            <w:rFonts w:ascii="Calibri" w:hAnsi="Calibri"/>
            <w:i/>
            <w:rPrChange w:id="16225" w:author="Tre" w:date="2012-11-19T09:07:00Z">
              <w:rPr>
                <w:rFonts w:ascii="Calibri" w:hAnsi="Calibri"/>
                <w:i/>
                <w:color w:val="0000FF"/>
                <w:sz w:val="20"/>
                <w:szCs w:val="20"/>
                <w:u w:val="single"/>
              </w:rPr>
            </w:rPrChange>
          </w:rPr>
          <w:fldChar w:fldCharType="begin"/>
        </w:r>
        <w:r w:rsidRPr="00EE27B1">
          <w:rPr>
            <w:rFonts w:ascii="Calibri" w:hAnsi="Calibri"/>
            <w:i/>
            <w:rPrChange w:id="16226"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227" w:author="Tre" w:date="2012-11-19T09:07:00Z">
              <w:rPr>
                <w:rFonts w:ascii="Calibri" w:hAnsi="Calibri"/>
                <w:i/>
                <w:color w:val="0000FF"/>
                <w:sz w:val="20"/>
                <w:szCs w:val="20"/>
                <w:u w:val="single"/>
              </w:rPr>
            </w:rPrChange>
          </w:rPr>
          <w:fldChar w:fldCharType="separate"/>
        </w:r>
        <w:r w:rsidRPr="00EE27B1">
          <w:rPr>
            <w:rFonts w:ascii="Calibri" w:hAnsi="Calibri"/>
            <w:i/>
            <w:noProof/>
            <w:rPrChange w:id="16228" w:author="Tre" w:date="2012-11-19T09:07:00Z">
              <w:rPr>
                <w:rFonts w:ascii="Calibri" w:hAnsi="Calibri"/>
                <w:i/>
                <w:noProof/>
                <w:color w:val="0000FF"/>
                <w:sz w:val="20"/>
                <w:szCs w:val="20"/>
                <w:u w:val="single"/>
              </w:rPr>
            </w:rPrChange>
          </w:rPr>
          <w:t>Ground craft</w:t>
        </w:r>
        <w:r w:rsidRPr="00EE27B1">
          <w:rPr>
            <w:rFonts w:ascii="Calibri" w:hAnsi="Calibri"/>
            <w:i/>
            <w:rPrChange w:id="16229" w:author="Tre" w:date="2012-11-19T09:07:00Z">
              <w:rPr>
                <w:rFonts w:ascii="Calibri" w:hAnsi="Calibri"/>
                <w:i/>
                <w:color w:val="0000FF"/>
                <w:sz w:val="20"/>
                <w:szCs w:val="20"/>
                <w:u w:val="single"/>
              </w:rPr>
            </w:rPrChange>
          </w:rPr>
          <w:fldChar w:fldCharType="end"/>
        </w:r>
        <w:r w:rsidRPr="00EE27B1">
          <w:rPr>
            <w:rFonts w:ascii="Calibri" w:hAnsi="Calibri"/>
            <w:i/>
            <w:rPrChange w:id="16230" w:author="Tre" w:date="2012-11-19T09:07:00Z">
              <w:rPr>
                <w:rFonts w:ascii="Calibri" w:hAnsi="Calibri"/>
                <w:i/>
                <w:color w:val="0000FF"/>
                <w:sz w:val="20"/>
                <w:szCs w:val="20"/>
                <w:u w:val="single"/>
              </w:rPr>
            </w:rPrChange>
          </w:rPr>
          <w:t>), Speed (</w:t>
        </w:r>
        <w:r w:rsidRPr="00EE27B1">
          <w:rPr>
            <w:rFonts w:ascii="Calibri" w:hAnsi="Calibri"/>
            <w:i/>
            <w:rPrChange w:id="16231" w:author="Tre" w:date="2012-11-19T09:07:00Z">
              <w:rPr>
                <w:rFonts w:ascii="Calibri" w:hAnsi="Calibri"/>
                <w:i/>
                <w:color w:val="0000FF"/>
                <w:sz w:val="20"/>
                <w:szCs w:val="20"/>
                <w:u w:val="single"/>
              </w:rPr>
            </w:rPrChange>
          </w:rPr>
          <w:fldChar w:fldCharType="begin"/>
        </w:r>
        <w:r w:rsidRPr="00EE27B1">
          <w:rPr>
            <w:rFonts w:ascii="Calibri" w:hAnsi="Calibri"/>
            <w:i/>
            <w:rPrChange w:id="16232"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233" w:author="Tre" w:date="2012-11-19T09:07:00Z">
              <w:rPr>
                <w:rFonts w:ascii="Calibri" w:hAnsi="Calibri"/>
                <w:i/>
                <w:color w:val="0000FF"/>
                <w:sz w:val="20"/>
                <w:szCs w:val="20"/>
                <w:u w:val="single"/>
              </w:rPr>
            </w:rPrChange>
          </w:rPr>
          <w:fldChar w:fldCharType="separate"/>
        </w:r>
        <w:r w:rsidRPr="00EE27B1">
          <w:rPr>
            <w:rFonts w:ascii="Calibri" w:hAnsi="Calibri"/>
            <w:i/>
            <w:noProof/>
            <w:rPrChange w:id="16234" w:author="Tre" w:date="2012-11-19T09:07:00Z">
              <w:rPr>
                <w:rFonts w:ascii="Calibri" w:hAnsi="Calibri"/>
                <w:i/>
                <w:noProof/>
                <w:color w:val="0000FF"/>
                <w:sz w:val="20"/>
                <w:szCs w:val="20"/>
                <w:u w:val="single"/>
              </w:rPr>
            </w:rPrChange>
          </w:rPr>
          <w:t>3</w:t>
        </w:r>
        <w:r w:rsidRPr="00EE27B1">
          <w:rPr>
            <w:rFonts w:ascii="Calibri" w:hAnsi="Calibri"/>
            <w:i/>
            <w:rPrChange w:id="16235" w:author="Tre" w:date="2012-11-19T09:07:00Z">
              <w:rPr>
                <w:rFonts w:ascii="Calibri" w:hAnsi="Calibri"/>
                <w:i/>
                <w:color w:val="0000FF"/>
                <w:sz w:val="20"/>
                <w:szCs w:val="20"/>
                <w:u w:val="single"/>
              </w:rPr>
            </w:rPrChange>
          </w:rPr>
          <w:fldChar w:fldCharType="end"/>
        </w:r>
        <w:r w:rsidRPr="00EE27B1">
          <w:rPr>
            <w:rFonts w:ascii="Calibri" w:hAnsi="Calibri"/>
            <w:i/>
            <w:rPrChange w:id="16236" w:author="Tre" w:date="2012-11-19T09:07:00Z">
              <w:rPr>
                <w:rFonts w:ascii="Calibri" w:hAnsi="Calibri"/>
                <w:i/>
                <w:color w:val="0000FF"/>
                <w:sz w:val="20"/>
                <w:szCs w:val="20"/>
                <w:u w:val="single"/>
              </w:rPr>
            </w:rPrChange>
          </w:rPr>
          <w:t>), Agility (</w:t>
        </w:r>
        <w:r w:rsidRPr="00EE27B1">
          <w:rPr>
            <w:rFonts w:ascii="Calibri" w:hAnsi="Calibri"/>
            <w:i/>
            <w:rPrChange w:id="16237" w:author="Tre" w:date="2012-11-19T09:07:00Z">
              <w:rPr>
                <w:rFonts w:ascii="Calibri" w:hAnsi="Calibri"/>
                <w:i/>
                <w:color w:val="0000FF"/>
                <w:sz w:val="20"/>
                <w:szCs w:val="20"/>
                <w:u w:val="single"/>
              </w:rPr>
            </w:rPrChange>
          </w:rPr>
          <w:fldChar w:fldCharType="begin"/>
        </w:r>
        <w:r w:rsidRPr="00EE27B1">
          <w:rPr>
            <w:rFonts w:ascii="Calibri" w:hAnsi="Calibri"/>
            <w:i/>
            <w:rPrChange w:id="16238"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239" w:author="Tre" w:date="2012-11-19T09:07:00Z">
              <w:rPr>
                <w:rFonts w:ascii="Calibri" w:hAnsi="Calibri"/>
                <w:i/>
                <w:color w:val="0000FF"/>
                <w:sz w:val="20"/>
                <w:szCs w:val="20"/>
                <w:u w:val="single"/>
              </w:rPr>
            </w:rPrChange>
          </w:rPr>
          <w:fldChar w:fldCharType="separate"/>
        </w:r>
        <w:r w:rsidRPr="00EE27B1">
          <w:rPr>
            <w:rFonts w:ascii="Calibri" w:hAnsi="Calibri"/>
            <w:i/>
            <w:noProof/>
            <w:rPrChange w:id="16240" w:author="Tre" w:date="2012-11-19T09:07:00Z">
              <w:rPr>
                <w:rFonts w:ascii="Calibri" w:hAnsi="Calibri"/>
                <w:i/>
                <w:noProof/>
                <w:color w:val="0000FF"/>
                <w:sz w:val="20"/>
                <w:szCs w:val="20"/>
                <w:u w:val="single"/>
              </w:rPr>
            </w:rPrChange>
          </w:rPr>
          <w:t>3</w:t>
        </w:r>
        <w:r w:rsidRPr="00EE27B1">
          <w:rPr>
            <w:rFonts w:ascii="Calibri" w:hAnsi="Calibri"/>
            <w:i/>
            <w:rPrChange w:id="16241" w:author="Tre" w:date="2012-11-19T09:07:00Z">
              <w:rPr>
                <w:rFonts w:ascii="Calibri" w:hAnsi="Calibri"/>
                <w:i/>
                <w:color w:val="0000FF"/>
                <w:sz w:val="20"/>
                <w:szCs w:val="20"/>
                <w:u w:val="single"/>
              </w:rPr>
            </w:rPrChange>
          </w:rPr>
          <w:fldChar w:fldCharType="end"/>
        </w:r>
        <w:r w:rsidRPr="00EE27B1">
          <w:rPr>
            <w:rFonts w:ascii="Calibri" w:hAnsi="Calibri"/>
            <w:i/>
            <w:rPrChange w:id="16242" w:author="Tre" w:date="2012-11-19T09:07:00Z">
              <w:rPr>
                <w:rFonts w:ascii="Calibri" w:hAnsi="Calibri"/>
                <w:i/>
                <w:color w:val="0000FF"/>
                <w:sz w:val="20"/>
                <w:szCs w:val="20"/>
                <w:u w:val="single"/>
              </w:rPr>
            </w:rPrChange>
          </w:rPr>
          <w:t>)</w:t>
        </w:r>
        <w:del w:id="16243" w:author="Tre" w:date="2012-11-19T10:29:00Z">
          <w:r w:rsidRPr="00EE27B1">
            <w:rPr>
              <w:rFonts w:ascii="Calibri" w:hAnsi="Calibri"/>
              <w:i/>
              <w:rPrChange w:id="16244" w:author="Tre" w:date="2012-11-19T09:07:00Z">
                <w:rPr>
                  <w:rFonts w:ascii="Calibri" w:hAnsi="Calibri"/>
                  <w:i/>
                  <w:color w:val="0000FF"/>
                  <w:sz w:val="20"/>
                  <w:szCs w:val="20"/>
                  <w:u w:val="single"/>
                </w:rPr>
              </w:rPrChange>
            </w:rPr>
            <w:delText>, Fuel (</w:delText>
          </w:r>
          <w:r w:rsidRPr="00EE27B1" w:rsidDel="0027630D">
            <w:rPr>
              <w:rFonts w:ascii="Calibri" w:hAnsi="Calibri"/>
              <w:i/>
              <w:rPrChange w:id="16245" w:author="Tre" w:date="2012-11-19T09:07:00Z">
                <w:rPr>
                  <w:rFonts w:ascii="Calibri" w:hAnsi="Calibri"/>
                  <w:i/>
                  <w:color w:val="0000FF"/>
                  <w:sz w:val="20"/>
                  <w:szCs w:val="20"/>
                  <w:u w:val="single"/>
                </w:rPr>
              </w:rPrChange>
            </w:rPr>
            <w:fldChar w:fldCharType="begin"/>
          </w:r>
          <w:r w:rsidRPr="00EE27B1">
            <w:rPr>
              <w:rFonts w:ascii="Calibri" w:hAnsi="Calibri"/>
              <w:i/>
              <w:rPrChange w:id="16246"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247" w:author="Tre" w:date="2012-11-19T09:07:00Z">
                <w:rPr>
                  <w:rFonts w:ascii="Calibri" w:hAnsi="Calibri"/>
                  <w:i/>
                  <w:color w:val="0000FF"/>
                  <w:sz w:val="20"/>
                  <w:szCs w:val="20"/>
                  <w:u w:val="single"/>
                </w:rPr>
              </w:rPrChange>
            </w:rPr>
            <w:fldChar w:fldCharType="end"/>
          </w:r>
          <w:r w:rsidRPr="00EE27B1">
            <w:rPr>
              <w:rFonts w:ascii="Calibri" w:hAnsi="Calibri"/>
              <w:i/>
              <w:rPrChange w:id="16248" w:author="Tre" w:date="2012-11-19T09:07:00Z">
                <w:rPr>
                  <w:rFonts w:ascii="Calibri" w:hAnsi="Calibri"/>
                  <w:i/>
                  <w:color w:val="0000FF"/>
                  <w:sz w:val="20"/>
                  <w:szCs w:val="20"/>
                  <w:u w:val="single"/>
                </w:rPr>
              </w:rPrChange>
            </w:rPr>
            <w:delText>)</w:delText>
          </w:r>
        </w:del>
        <w:r w:rsidRPr="00EE27B1">
          <w:rPr>
            <w:rFonts w:ascii="Calibri" w:hAnsi="Calibri"/>
            <w:i/>
            <w:rPrChange w:id="16249" w:author="Tre" w:date="2012-11-19T09:07:00Z">
              <w:rPr>
                <w:rFonts w:ascii="Calibri" w:hAnsi="Calibri"/>
                <w:i/>
                <w:color w:val="0000FF"/>
                <w:sz w:val="20"/>
                <w:szCs w:val="20"/>
                <w:u w:val="single"/>
              </w:rPr>
            </w:rPrChange>
          </w:rPr>
          <w:t>]</w:t>
        </w:r>
      </w:ins>
    </w:p>
    <w:p w:rsidR="00D604AF" w:rsidRPr="000B0456" w:rsidRDefault="00EE27B1" w:rsidP="00D604AF">
      <w:pPr>
        <w:jc w:val="both"/>
        <w:rPr>
          <w:ins w:id="16250" w:author="frontdesk" w:date="2012-11-16T12:59:00Z"/>
          <w:rFonts w:ascii="Calibri" w:hAnsi="Calibri"/>
          <w:rPrChange w:id="16251" w:author="Tre" w:date="2012-11-19T09:07:00Z">
            <w:rPr>
              <w:ins w:id="16252" w:author="frontdesk" w:date="2012-11-16T12:59:00Z"/>
              <w:rFonts w:ascii="Calibri" w:hAnsi="Calibri"/>
              <w:sz w:val="20"/>
              <w:szCs w:val="20"/>
            </w:rPr>
          </w:rPrChange>
        </w:rPr>
      </w:pPr>
      <w:ins w:id="16253" w:author="frontdesk" w:date="2012-11-16T12:59:00Z">
        <w:r w:rsidRPr="00EE27B1">
          <w:rPr>
            <w:rFonts w:ascii="Calibri" w:hAnsi="Calibri"/>
            <w:rPrChange w:id="16254" w:author="Tre" w:date="2012-11-19T09:07:00Z">
              <w:rPr>
                <w:rFonts w:ascii="Calibri" w:hAnsi="Calibri"/>
                <w:color w:val="0000FF"/>
                <w:sz w:val="20"/>
                <w:szCs w:val="20"/>
                <w:u w:val="single"/>
              </w:rPr>
            </w:rPrChange>
          </w:rPr>
          <w:fldChar w:fldCharType="begin"/>
        </w:r>
        <w:r w:rsidRPr="00EE27B1">
          <w:rPr>
            <w:rFonts w:ascii="Calibri" w:hAnsi="Calibri"/>
            <w:rPrChange w:id="1625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256" w:author="Tre" w:date="2012-11-19T09:07:00Z">
              <w:rPr>
                <w:rFonts w:ascii="Calibri" w:hAnsi="Calibri"/>
                <w:color w:val="0000FF"/>
                <w:sz w:val="20"/>
                <w:szCs w:val="20"/>
                <w:u w:val="single"/>
              </w:rPr>
            </w:rPrChange>
          </w:rPr>
          <w:fldChar w:fldCharType="separate"/>
        </w:r>
        <w:r w:rsidRPr="00EE27B1">
          <w:rPr>
            <w:rFonts w:ascii="Calibri" w:hAnsi="Calibri"/>
            <w:noProof/>
            <w:rPrChange w:id="16257" w:author="Tre" w:date="2012-11-19T09:07:00Z">
              <w:rPr>
                <w:rFonts w:ascii="Calibri" w:hAnsi="Calibri"/>
                <w:noProof/>
                <w:color w:val="0000FF"/>
                <w:sz w:val="20"/>
                <w:szCs w:val="20"/>
                <w:u w:val="single"/>
              </w:rPr>
            </w:rPrChange>
          </w:rPr>
          <w:t>A heavyweight motorcycle made for long highway rides. The muffler systems of these motorcycles make them sound like someone repeatedly saying "potato".</w:t>
        </w:r>
        <w:r w:rsidRPr="00EE27B1">
          <w:rPr>
            <w:rFonts w:ascii="Calibri" w:hAnsi="Calibri"/>
            <w:rPrChange w:id="16258" w:author="Tre" w:date="2012-11-19T09:07:00Z">
              <w:rPr>
                <w:rFonts w:ascii="Calibri" w:hAnsi="Calibri"/>
                <w:color w:val="0000FF"/>
                <w:sz w:val="20"/>
                <w:szCs w:val="20"/>
                <w:u w:val="single"/>
              </w:rPr>
            </w:rPrChange>
          </w:rPr>
          <w:fldChar w:fldCharType="end"/>
        </w:r>
        <w:r w:rsidRPr="00EE27B1">
          <w:rPr>
            <w:rFonts w:ascii="Calibri" w:hAnsi="Calibri"/>
            <w:rPrChange w:id="16259" w:author="Tre" w:date="2012-11-19T09:07:00Z">
              <w:rPr>
                <w:rFonts w:ascii="Calibri" w:hAnsi="Calibri"/>
                <w:color w:val="0000FF"/>
                <w:sz w:val="20"/>
                <w:szCs w:val="20"/>
                <w:u w:val="single"/>
              </w:rPr>
            </w:rPrChange>
          </w:rPr>
          <w:fldChar w:fldCharType="begin"/>
        </w:r>
        <w:r w:rsidRPr="00EE27B1">
          <w:rPr>
            <w:rFonts w:ascii="Calibri" w:hAnsi="Calibri"/>
            <w:rPrChange w:id="1626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261"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262" w:author="frontdesk" w:date="2012-11-16T12:59:00Z"/>
        </w:rPr>
      </w:pPr>
    </w:p>
    <w:p w:rsidR="00D604AF" w:rsidRPr="000B0456" w:rsidRDefault="00EE27B1" w:rsidP="00D604AF">
      <w:pPr>
        <w:jc w:val="both"/>
        <w:rPr>
          <w:ins w:id="16263" w:author="frontdesk" w:date="2012-11-16T12:59:00Z"/>
          <w:rFonts w:ascii="Calibri" w:hAnsi="Calibri"/>
          <w:b/>
          <w:rPrChange w:id="16264" w:author="Tre" w:date="2012-11-19T09:07:00Z">
            <w:rPr>
              <w:ins w:id="16265" w:author="frontdesk" w:date="2012-11-16T12:59:00Z"/>
              <w:rFonts w:ascii="Calibri" w:hAnsi="Calibri"/>
              <w:b/>
              <w:sz w:val="20"/>
              <w:szCs w:val="20"/>
            </w:rPr>
          </w:rPrChange>
        </w:rPr>
      </w:pPr>
      <w:ins w:id="16266" w:author="frontdesk" w:date="2012-11-16T12:59:00Z">
        <w:r w:rsidRPr="00EE27B1">
          <w:rPr>
            <w:rFonts w:ascii="Calibri" w:hAnsi="Calibri"/>
            <w:b/>
            <w:rPrChange w:id="16267" w:author="Tre" w:date="2012-11-19T09:07:00Z">
              <w:rPr>
                <w:rFonts w:ascii="Calibri" w:hAnsi="Calibri"/>
                <w:b/>
                <w:color w:val="0000FF"/>
                <w:sz w:val="20"/>
                <w:szCs w:val="20"/>
                <w:u w:val="single"/>
              </w:rPr>
            </w:rPrChange>
          </w:rPr>
          <w:fldChar w:fldCharType="begin"/>
        </w:r>
        <w:r w:rsidRPr="00EE27B1">
          <w:rPr>
            <w:rFonts w:ascii="Calibri" w:hAnsi="Calibri"/>
            <w:b/>
            <w:rPrChange w:id="1626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269" w:author="Tre" w:date="2012-11-19T09:07:00Z">
              <w:rPr>
                <w:rFonts w:ascii="Calibri" w:hAnsi="Calibri"/>
                <w:b/>
                <w:color w:val="0000FF"/>
                <w:sz w:val="20"/>
                <w:szCs w:val="20"/>
                <w:u w:val="single"/>
              </w:rPr>
            </w:rPrChange>
          </w:rPr>
          <w:fldChar w:fldCharType="separate"/>
        </w:r>
        <w:r w:rsidRPr="00EE27B1">
          <w:rPr>
            <w:rFonts w:ascii="Calibri" w:hAnsi="Calibri"/>
            <w:b/>
            <w:noProof/>
            <w:rPrChange w:id="16270" w:author="Tre" w:date="2012-11-19T09:07:00Z">
              <w:rPr>
                <w:rFonts w:ascii="Calibri" w:hAnsi="Calibri"/>
                <w:b/>
                <w:noProof/>
                <w:color w:val="0000FF"/>
                <w:sz w:val="20"/>
                <w:szCs w:val="20"/>
                <w:u w:val="single"/>
              </w:rPr>
            </w:rPrChange>
          </w:rPr>
          <w:t>Farrari Sports Car</w:t>
        </w:r>
        <w:r w:rsidRPr="00EE27B1">
          <w:rPr>
            <w:rFonts w:ascii="Calibri" w:hAnsi="Calibri"/>
            <w:b/>
            <w:rPrChange w:id="16271"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272" w:author="frontdesk" w:date="2012-11-16T12:59:00Z"/>
          <w:rFonts w:ascii="Calibri" w:hAnsi="Calibri"/>
          <w:i/>
          <w:rPrChange w:id="16273" w:author="Tre" w:date="2012-11-19T09:07:00Z">
            <w:rPr>
              <w:ins w:id="16274" w:author="frontdesk" w:date="2012-11-16T12:59:00Z"/>
              <w:rFonts w:ascii="Calibri" w:hAnsi="Calibri"/>
              <w:i/>
              <w:sz w:val="20"/>
              <w:szCs w:val="20"/>
            </w:rPr>
          </w:rPrChange>
        </w:rPr>
      </w:pPr>
      <w:ins w:id="16275" w:author="frontdesk" w:date="2012-11-16T12:59:00Z">
        <w:r w:rsidRPr="00EE27B1">
          <w:rPr>
            <w:rFonts w:ascii="Calibri" w:hAnsi="Calibri"/>
            <w:i/>
            <w:rPrChange w:id="16276" w:author="Tre" w:date="2012-11-19T09:07:00Z">
              <w:rPr>
                <w:rFonts w:ascii="Calibri" w:hAnsi="Calibri"/>
                <w:i/>
                <w:color w:val="0000FF"/>
                <w:sz w:val="20"/>
                <w:szCs w:val="20"/>
                <w:u w:val="single"/>
              </w:rPr>
            </w:rPrChange>
          </w:rPr>
          <w:t>[</w:t>
        </w:r>
        <w:del w:id="16277" w:author="Tre" w:date="2012-11-19T09:48:00Z">
          <w:r w:rsidRPr="00EE27B1">
            <w:rPr>
              <w:rFonts w:ascii="Calibri" w:hAnsi="Calibri"/>
              <w:i/>
              <w:rPrChange w:id="16278" w:author="Tre" w:date="2012-11-19T09:07:00Z">
                <w:rPr>
                  <w:rFonts w:ascii="Calibri" w:hAnsi="Calibri"/>
                  <w:i/>
                  <w:color w:val="0000FF"/>
                  <w:sz w:val="20"/>
                  <w:szCs w:val="20"/>
                  <w:u w:val="single"/>
                </w:rPr>
              </w:rPrChange>
            </w:rPr>
            <w:delText>Damage (</w:delText>
          </w:r>
          <w:r w:rsidRPr="00EE27B1" w:rsidDel="00F77BC9">
            <w:rPr>
              <w:rFonts w:ascii="Calibri" w:hAnsi="Calibri"/>
              <w:i/>
              <w:rPrChange w:id="16279" w:author="Tre" w:date="2012-11-19T09:07:00Z">
                <w:rPr>
                  <w:rFonts w:ascii="Calibri" w:hAnsi="Calibri"/>
                  <w:i/>
                  <w:color w:val="0000FF"/>
                  <w:sz w:val="20"/>
                  <w:szCs w:val="20"/>
                  <w:u w:val="single"/>
                </w:rPr>
              </w:rPrChange>
            </w:rPr>
            <w:fldChar w:fldCharType="begin"/>
          </w:r>
          <w:r w:rsidRPr="00EE27B1">
            <w:rPr>
              <w:rFonts w:ascii="Calibri" w:hAnsi="Calibri"/>
              <w:i/>
              <w:rPrChange w:id="16280" w:author="Tre" w:date="2012-11-19T09:07:00Z">
                <w:rPr>
                  <w:rFonts w:ascii="Calibri" w:hAnsi="Calibri"/>
                  <w:i/>
                  <w:color w:val="0000FF"/>
                  <w:sz w:val="20"/>
                  <w:szCs w:val="20"/>
                  <w:u w:val="single"/>
                </w:rPr>
              </w:rPrChange>
            </w:rPr>
            <w:delInstrText xml:space="preserve"> MERGEFIELD Damage_Level </w:delInstrText>
          </w:r>
          <w:r w:rsidRPr="00EE27B1" w:rsidDel="00F77BC9">
            <w:rPr>
              <w:rFonts w:ascii="Calibri" w:hAnsi="Calibri"/>
              <w:i/>
              <w:rPrChange w:id="16281" w:author="Tre" w:date="2012-11-19T09:07:00Z">
                <w:rPr>
                  <w:rFonts w:ascii="Calibri" w:hAnsi="Calibri"/>
                  <w:i/>
                  <w:color w:val="0000FF"/>
                  <w:sz w:val="20"/>
                  <w:szCs w:val="20"/>
                  <w:u w:val="single"/>
                </w:rPr>
              </w:rPrChange>
            </w:rPr>
            <w:fldChar w:fldCharType="end"/>
          </w:r>
          <w:r w:rsidRPr="00EE27B1">
            <w:rPr>
              <w:rFonts w:ascii="Calibri" w:hAnsi="Calibri"/>
              <w:i/>
              <w:rPrChange w:id="16282" w:author="Tre" w:date="2012-11-19T09:07:00Z">
                <w:rPr>
                  <w:rFonts w:ascii="Calibri" w:hAnsi="Calibri"/>
                  <w:i/>
                  <w:color w:val="0000FF"/>
                  <w:sz w:val="20"/>
                  <w:szCs w:val="20"/>
                  <w:u w:val="single"/>
                </w:rPr>
              </w:rPrChange>
            </w:rPr>
            <w:delText>), Type (</w:delText>
          </w:r>
          <w:r w:rsidRPr="00EE27B1" w:rsidDel="00F77BC9">
            <w:rPr>
              <w:rFonts w:ascii="Calibri" w:hAnsi="Calibri"/>
              <w:i/>
              <w:rPrChange w:id="16283" w:author="Tre" w:date="2012-11-19T09:07:00Z">
                <w:rPr>
                  <w:rFonts w:ascii="Calibri" w:hAnsi="Calibri"/>
                  <w:i/>
                  <w:color w:val="0000FF"/>
                  <w:sz w:val="20"/>
                  <w:szCs w:val="20"/>
                  <w:u w:val="single"/>
                </w:rPr>
              </w:rPrChange>
            </w:rPr>
            <w:fldChar w:fldCharType="begin"/>
          </w:r>
          <w:r w:rsidRPr="00EE27B1">
            <w:rPr>
              <w:rFonts w:ascii="Calibri" w:hAnsi="Calibri"/>
              <w:i/>
              <w:rPrChange w:id="16284" w:author="Tre" w:date="2012-11-19T09:07:00Z">
                <w:rPr>
                  <w:rFonts w:ascii="Calibri" w:hAnsi="Calibri"/>
                  <w:i/>
                  <w:color w:val="0000FF"/>
                  <w:sz w:val="20"/>
                  <w:szCs w:val="20"/>
                  <w:u w:val="single"/>
                </w:rPr>
              </w:rPrChange>
            </w:rPr>
            <w:delInstrText xml:space="preserve"> MERGEFIELD Type </w:delInstrText>
          </w:r>
          <w:r w:rsidRPr="00EE27B1" w:rsidDel="00F77BC9">
            <w:rPr>
              <w:rFonts w:ascii="Calibri" w:hAnsi="Calibri"/>
              <w:i/>
              <w:rPrChange w:id="16285" w:author="Tre" w:date="2012-11-19T09:07:00Z">
                <w:rPr>
                  <w:rFonts w:ascii="Calibri" w:hAnsi="Calibri"/>
                  <w:i/>
                  <w:color w:val="0000FF"/>
                  <w:sz w:val="20"/>
                  <w:szCs w:val="20"/>
                  <w:u w:val="single"/>
                </w:rPr>
              </w:rPrChange>
            </w:rPr>
            <w:fldChar w:fldCharType="end"/>
          </w:r>
          <w:r w:rsidRPr="00EE27B1">
            <w:rPr>
              <w:rFonts w:ascii="Calibri" w:hAnsi="Calibri"/>
              <w:i/>
              <w:rPrChange w:id="16286" w:author="Tre" w:date="2012-11-19T09:07:00Z">
                <w:rPr>
                  <w:rFonts w:ascii="Calibri" w:hAnsi="Calibri"/>
                  <w:i/>
                  <w:color w:val="0000FF"/>
                  <w:sz w:val="20"/>
                  <w:szCs w:val="20"/>
                  <w:u w:val="single"/>
                </w:rPr>
              </w:rPrChange>
            </w:rPr>
            <w:delText>), Rate (</w:delText>
          </w:r>
          <w:r w:rsidRPr="00EE27B1" w:rsidDel="00F77BC9">
            <w:rPr>
              <w:rFonts w:ascii="Calibri" w:hAnsi="Calibri"/>
              <w:i/>
              <w:rPrChange w:id="16287" w:author="Tre" w:date="2012-11-19T09:07:00Z">
                <w:rPr>
                  <w:rFonts w:ascii="Calibri" w:hAnsi="Calibri"/>
                  <w:i/>
                  <w:color w:val="0000FF"/>
                  <w:sz w:val="20"/>
                  <w:szCs w:val="20"/>
                  <w:u w:val="single"/>
                </w:rPr>
              </w:rPrChange>
            </w:rPr>
            <w:fldChar w:fldCharType="begin"/>
          </w:r>
          <w:r w:rsidRPr="00EE27B1">
            <w:rPr>
              <w:rFonts w:ascii="Calibri" w:hAnsi="Calibri"/>
              <w:i/>
              <w:rPrChange w:id="16288" w:author="Tre" w:date="2012-11-19T09:07:00Z">
                <w:rPr>
                  <w:rFonts w:ascii="Calibri" w:hAnsi="Calibri"/>
                  <w:i/>
                  <w:color w:val="0000FF"/>
                  <w:sz w:val="20"/>
                  <w:szCs w:val="20"/>
                  <w:u w:val="single"/>
                </w:rPr>
              </w:rPrChange>
            </w:rPr>
            <w:delInstrText xml:space="preserve"> MERGEFIELD Rate_of_Fire </w:delInstrText>
          </w:r>
          <w:r w:rsidRPr="00EE27B1" w:rsidDel="00F77BC9">
            <w:rPr>
              <w:rFonts w:ascii="Calibri" w:hAnsi="Calibri"/>
              <w:i/>
              <w:rPrChange w:id="16289" w:author="Tre" w:date="2012-11-19T09:07:00Z">
                <w:rPr>
                  <w:rFonts w:ascii="Calibri" w:hAnsi="Calibri"/>
                  <w:i/>
                  <w:color w:val="0000FF"/>
                  <w:sz w:val="20"/>
                  <w:szCs w:val="20"/>
                  <w:u w:val="single"/>
                </w:rPr>
              </w:rPrChange>
            </w:rPr>
            <w:fldChar w:fldCharType="end"/>
          </w:r>
          <w:r w:rsidRPr="00EE27B1">
            <w:rPr>
              <w:rFonts w:ascii="Calibri" w:hAnsi="Calibri"/>
              <w:i/>
              <w:rPrChange w:id="16290" w:author="Tre" w:date="2012-11-19T09:07:00Z">
                <w:rPr>
                  <w:rFonts w:ascii="Calibri" w:hAnsi="Calibri"/>
                  <w:i/>
                  <w:color w:val="0000FF"/>
                  <w:sz w:val="20"/>
                  <w:szCs w:val="20"/>
                  <w:u w:val="single"/>
                </w:rPr>
              </w:rPrChange>
            </w:rPr>
            <w:delText>), Ammo (</w:delText>
          </w:r>
          <w:r w:rsidRPr="00EE27B1" w:rsidDel="00F77BC9">
            <w:rPr>
              <w:rFonts w:ascii="Calibri" w:hAnsi="Calibri"/>
              <w:i/>
              <w:rPrChange w:id="16291" w:author="Tre" w:date="2012-11-19T09:07:00Z">
                <w:rPr>
                  <w:rFonts w:ascii="Calibri" w:hAnsi="Calibri"/>
                  <w:i/>
                  <w:color w:val="0000FF"/>
                  <w:sz w:val="20"/>
                  <w:szCs w:val="20"/>
                  <w:u w:val="single"/>
                </w:rPr>
              </w:rPrChange>
            </w:rPr>
            <w:fldChar w:fldCharType="begin"/>
          </w:r>
          <w:r w:rsidRPr="00EE27B1">
            <w:rPr>
              <w:rFonts w:ascii="Calibri" w:hAnsi="Calibri"/>
              <w:i/>
              <w:rPrChange w:id="16292" w:author="Tre" w:date="2012-11-19T09:07:00Z">
                <w:rPr>
                  <w:rFonts w:ascii="Calibri" w:hAnsi="Calibri"/>
                  <w:i/>
                  <w:color w:val="0000FF"/>
                  <w:sz w:val="20"/>
                  <w:szCs w:val="20"/>
                  <w:u w:val="single"/>
                </w:rPr>
              </w:rPrChange>
            </w:rPr>
            <w:delInstrText xml:space="preserve"> MERGEFIELD Ammo </w:delInstrText>
          </w:r>
          <w:r w:rsidRPr="00EE27B1" w:rsidDel="00F77BC9">
            <w:rPr>
              <w:rFonts w:ascii="Calibri" w:hAnsi="Calibri"/>
              <w:i/>
              <w:rPrChange w:id="16293" w:author="Tre" w:date="2012-11-19T09:07:00Z">
                <w:rPr>
                  <w:rFonts w:ascii="Calibri" w:hAnsi="Calibri"/>
                  <w:i/>
                  <w:color w:val="0000FF"/>
                  <w:sz w:val="20"/>
                  <w:szCs w:val="20"/>
                  <w:u w:val="single"/>
                </w:rPr>
              </w:rPrChange>
            </w:rPr>
            <w:fldChar w:fldCharType="end"/>
          </w:r>
          <w:r w:rsidRPr="00EE27B1">
            <w:rPr>
              <w:rFonts w:ascii="Calibri" w:hAnsi="Calibri"/>
              <w:i/>
              <w:rPrChange w:id="16294" w:author="Tre" w:date="2012-11-19T09:07:00Z">
                <w:rPr>
                  <w:rFonts w:ascii="Calibri" w:hAnsi="Calibri"/>
                  <w:i/>
                  <w:color w:val="0000FF"/>
                  <w:sz w:val="20"/>
                  <w:szCs w:val="20"/>
                  <w:u w:val="single"/>
                </w:rPr>
              </w:rPrChange>
            </w:rPr>
            <w:delText>), Range (</w:delText>
          </w:r>
          <w:r w:rsidRPr="00EE27B1" w:rsidDel="00F77BC9">
            <w:rPr>
              <w:rFonts w:ascii="Calibri" w:hAnsi="Calibri"/>
              <w:i/>
              <w:rPrChange w:id="16295" w:author="Tre" w:date="2012-11-19T09:07:00Z">
                <w:rPr>
                  <w:rFonts w:ascii="Calibri" w:hAnsi="Calibri"/>
                  <w:i/>
                  <w:color w:val="0000FF"/>
                  <w:sz w:val="20"/>
                  <w:szCs w:val="20"/>
                  <w:u w:val="single"/>
                </w:rPr>
              </w:rPrChange>
            </w:rPr>
            <w:fldChar w:fldCharType="begin"/>
          </w:r>
          <w:r w:rsidRPr="00EE27B1">
            <w:rPr>
              <w:rFonts w:ascii="Calibri" w:hAnsi="Calibri"/>
              <w:i/>
              <w:rPrChange w:id="16296" w:author="Tre" w:date="2012-11-19T09:07:00Z">
                <w:rPr>
                  <w:rFonts w:ascii="Calibri" w:hAnsi="Calibri"/>
                  <w:i/>
                  <w:color w:val="0000FF"/>
                  <w:sz w:val="20"/>
                  <w:szCs w:val="20"/>
                  <w:u w:val="single"/>
                </w:rPr>
              </w:rPrChange>
            </w:rPr>
            <w:delInstrText xml:space="preserve"> MERGEFIELD Range </w:delInstrText>
          </w:r>
          <w:r w:rsidRPr="00EE27B1" w:rsidDel="00F77BC9">
            <w:rPr>
              <w:rFonts w:ascii="Calibri" w:hAnsi="Calibri"/>
              <w:i/>
              <w:rPrChange w:id="16297" w:author="Tre" w:date="2012-11-19T09:07:00Z">
                <w:rPr>
                  <w:rFonts w:ascii="Calibri" w:hAnsi="Calibri"/>
                  <w:i/>
                  <w:color w:val="0000FF"/>
                  <w:sz w:val="20"/>
                  <w:szCs w:val="20"/>
                  <w:u w:val="single"/>
                </w:rPr>
              </w:rPrChange>
            </w:rPr>
            <w:fldChar w:fldCharType="end"/>
          </w:r>
          <w:r w:rsidRPr="00EE27B1">
            <w:rPr>
              <w:rFonts w:ascii="Calibri" w:hAnsi="Calibri"/>
              <w:i/>
              <w:rPrChange w:id="16298" w:author="Tre" w:date="2012-11-19T09:07:00Z">
                <w:rPr>
                  <w:rFonts w:ascii="Calibri" w:hAnsi="Calibri"/>
                  <w:i/>
                  <w:color w:val="0000FF"/>
                  <w:sz w:val="20"/>
                  <w:szCs w:val="20"/>
                  <w:u w:val="single"/>
                </w:rPr>
              </w:rPrChange>
            </w:rPr>
            <w:delText xml:space="preserve">), </w:delText>
          </w:r>
        </w:del>
        <w:r w:rsidRPr="00EE27B1">
          <w:rPr>
            <w:rFonts w:ascii="Calibri" w:hAnsi="Calibri"/>
            <w:i/>
            <w:rPrChange w:id="16299" w:author="Tre" w:date="2012-11-19T09:07:00Z">
              <w:rPr>
                <w:rFonts w:ascii="Calibri" w:hAnsi="Calibri"/>
                <w:i/>
                <w:color w:val="0000FF"/>
                <w:sz w:val="20"/>
                <w:szCs w:val="20"/>
                <w:u w:val="single"/>
              </w:rPr>
            </w:rPrChange>
          </w:rPr>
          <w:t>Vehicle Type (</w:t>
        </w:r>
        <w:r w:rsidRPr="00EE27B1">
          <w:rPr>
            <w:rFonts w:ascii="Calibri" w:hAnsi="Calibri"/>
            <w:i/>
            <w:rPrChange w:id="16300" w:author="Tre" w:date="2012-11-19T09:07:00Z">
              <w:rPr>
                <w:rFonts w:ascii="Calibri" w:hAnsi="Calibri"/>
                <w:i/>
                <w:color w:val="0000FF"/>
                <w:sz w:val="20"/>
                <w:szCs w:val="20"/>
                <w:u w:val="single"/>
              </w:rPr>
            </w:rPrChange>
          </w:rPr>
          <w:fldChar w:fldCharType="begin"/>
        </w:r>
        <w:r w:rsidRPr="00EE27B1">
          <w:rPr>
            <w:rFonts w:ascii="Calibri" w:hAnsi="Calibri"/>
            <w:i/>
            <w:rPrChange w:id="1630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302" w:author="Tre" w:date="2012-11-19T09:07:00Z">
              <w:rPr>
                <w:rFonts w:ascii="Calibri" w:hAnsi="Calibri"/>
                <w:i/>
                <w:color w:val="0000FF"/>
                <w:sz w:val="20"/>
                <w:szCs w:val="20"/>
                <w:u w:val="single"/>
              </w:rPr>
            </w:rPrChange>
          </w:rPr>
          <w:fldChar w:fldCharType="separate"/>
        </w:r>
        <w:r w:rsidRPr="00EE27B1">
          <w:rPr>
            <w:rFonts w:ascii="Calibri" w:hAnsi="Calibri"/>
            <w:i/>
            <w:noProof/>
            <w:rPrChange w:id="16303" w:author="Tre" w:date="2012-11-19T09:07:00Z">
              <w:rPr>
                <w:rFonts w:ascii="Calibri" w:hAnsi="Calibri"/>
                <w:i/>
                <w:noProof/>
                <w:color w:val="0000FF"/>
                <w:sz w:val="20"/>
                <w:szCs w:val="20"/>
                <w:u w:val="single"/>
              </w:rPr>
            </w:rPrChange>
          </w:rPr>
          <w:t>Ground craft</w:t>
        </w:r>
        <w:r w:rsidRPr="00EE27B1">
          <w:rPr>
            <w:rFonts w:ascii="Calibri" w:hAnsi="Calibri"/>
            <w:i/>
            <w:rPrChange w:id="16304" w:author="Tre" w:date="2012-11-19T09:07:00Z">
              <w:rPr>
                <w:rFonts w:ascii="Calibri" w:hAnsi="Calibri"/>
                <w:i/>
                <w:color w:val="0000FF"/>
                <w:sz w:val="20"/>
                <w:szCs w:val="20"/>
                <w:u w:val="single"/>
              </w:rPr>
            </w:rPrChange>
          </w:rPr>
          <w:fldChar w:fldCharType="end"/>
        </w:r>
        <w:r w:rsidRPr="00EE27B1">
          <w:rPr>
            <w:rFonts w:ascii="Calibri" w:hAnsi="Calibri"/>
            <w:i/>
            <w:rPrChange w:id="16305" w:author="Tre" w:date="2012-11-19T09:07:00Z">
              <w:rPr>
                <w:rFonts w:ascii="Calibri" w:hAnsi="Calibri"/>
                <w:i/>
                <w:color w:val="0000FF"/>
                <w:sz w:val="20"/>
                <w:szCs w:val="20"/>
                <w:u w:val="single"/>
              </w:rPr>
            </w:rPrChange>
          </w:rPr>
          <w:t>), Speed (</w:t>
        </w:r>
        <w:r w:rsidRPr="00EE27B1">
          <w:rPr>
            <w:rFonts w:ascii="Calibri" w:hAnsi="Calibri"/>
            <w:i/>
            <w:rPrChange w:id="16306" w:author="Tre" w:date="2012-11-19T09:07:00Z">
              <w:rPr>
                <w:rFonts w:ascii="Calibri" w:hAnsi="Calibri"/>
                <w:i/>
                <w:color w:val="0000FF"/>
                <w:sz w:val="20"/>
                <w:szCs w:val="20"/>
                <w:u w:val="single"/>
              </w:rPr>
            </w:rPrChange>
          </w:rPr>
          <w:fldChar w:fldCharType="begin"/>
        </w:r>
        <w:r w:rsidRPr="00EE27B1">
          <w:rPr>
            <w:rFonts w:ascii="Calibri" w:hAnsi="Calibri"/>
            <w:i/>
            <w:rPrChange w:id="1630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308" w:author="Tre" w:date="2012-11-19T09:07:00Z">
              <w:rPr>
                <w:rFonts w:ascii="Calibri" w:hAnsi="Calibri"/>
                <w:i/>
                <w:color w:val="0000FF"/>
                <w:sz w:val="20"/>
                <w:szCs w:val="20"/>
                <w:u w:val="single"/>
              </w:rPr>
            </w:rPrChange>
          </w:rPr>
          <w:fldChar w:fldCharType="separate"/>
        </w:r>
        <w:r w:rsidRPr="00EE27B1">
          <w:rPr>
            <w:rFonts w:ascii="Calibri" w:hAnsi="Calibri"/>
            <w:i/>
            <w:noProof/>
            <w:rPrChange w:id="16309" w:author="Tre" w:date="2012-11-19T09:07:00Z">
              <w:rPr>
                <w:rFonts w:ascii="Calibri" w:hAnsi="Calibri"/>
                <w:i/>
                <w:noProof/>
                <w:color w:val="0000FF"/>
                <w:sz w:val="20"/>
                <w:szCs w:val="20"/>
                <w:u w:val="single"/>
              </w:rPr>
            </w:rPrChange>
          </w:rPr>
          <w:t>5</w:t>
        </w:r>
        <w:r w:rsidRPr="00EE27B1">
          <w:rPr>
            <w:rFonts w:ascii="Calibri" w:hAnsi="Calibri"/>
            <w:i/>
            <w:rPrChange w:id="16310" w:author="Tre" w:date="2012-11-19T09:07:00Z">
              <w:rPr>
                <w:rFonts w:ascii="Calibri" w:hAnsi="Calibri"/>
                <w:i/>
                <w:color w:val="0000FF"/>
                <w:sz w:val="20"/>
                <w:szCs w:val="20"/>
                <w:u w:val="single"/>
              </w:rPr>
            </w:rPrChange>
          </w:rPr>
          <w:fldChar w:fldCharType="end"/>
        </w:r>
        <w:r w:rsidRPr="00EE27B1">
          <w:rPr>
            <w:rFonts w:ascii="Calibri" w:hAnsi="Calibri"/>
            <w:i/>
            <w:rPrChange w:id="16311" w:author="Tre" w:date="2012-11-19T09:07:00Z">
              <w:rPr>
                <w:rFonts w:ascii="Calibri" w:hAnsi="Calibri"/>
                <w:i/>
                <w:color w:val="0000FF"/>
                <w:sz w:val="20"/>
                <w:szCs w:val="20"/>
                <w:u w:val="single"/>
              </w:rPr>
            </w:rPrChange>
          </w:rPr>
          <w:t>), Agility (</w:t>
        </w:r>
        <w:r w:rsidRPr="00EE27B1">
          <w:rPr>
            <w:rFonts w:ascii="Calibri" w:hAnsi="Calibri"/>
            <w:i/>
            <w:rPrChange w:id="16312" w:author="Tre" w:date="2012-11-19T09:07:00Z">
              <w:rPr>
                <w:rFonts w:ascii="Calibri" w:hAnsi="Calibri"/>
                <w:i/>
                <w:color w:val="0000FF"/>
                <w:sz w:val="20"/>
                <w:szCs w:val="20"/>
                <w:u w:val="single"/>
              </w:rPr>
            </w:rPrChange>
          </w:rPr>
          <w:fldChar w:fldCharType="begin"/>
        </w:r>
        <w:r w:rsidRPr="00EE27B1">
          <w:rPr>
            <w:rFonts w:ascii="Calibri" w:hAnsi="Calibri"/>
            <w:i/>
            <w:rPrChange w:id="1631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314" w:author="Tre" w:date="2012-11-19T09:07:00Z">
              <w:rPr>
                <w:rFonts w:ascii="Calibri" w:hAnsi="Calibri"/>
                <w:i/>
                <w:color w:val="0000FF"/>
                <w:sz w:val="20"/>
                <w:szCs w:val="20"/>
                <w:u w:val="single"/>
              </w:rPr>
            </w:rPrChange>
          </w:rPr>
          <w:fldChar w:fldCharType="separate"/>
        </w:r>
        <w:r w:rsidRPr="00EE27B1">
          <w:rPr>
            <w:rFonts w:ascii="Calibri" w:hAnsi="Calibri"/>
            <w:i/>
            <w:noProof/>
            <w:rPrChange w:id="16315" w:author="Tre" w:date="2012-11-19T09:07:00Z">
              <w:rPr>
                <w:rFonts w:ascii="Calibri" w:hAnsi="Calibri"/>
                <w:i/>
                <w:noProof/>
                <w:color w:val="0000FF"/>
                <w:sz w:val="20"/>
                <w:szCs w:val="20"/>
                <w:u w:val="single"/>
              </w:rPr>
            </w:rPrChange>
          </w:rPr>
          <w:t>3</w:t>
        </w:r>
        <w:r w:rsidRPr="00EE27B1">
          <w:rPr>
            <w:rFonts w:ascii="Calibri" w:hAnsi="Calibri"/>
            <w:i/>
            <w:rPrChange w:id="16316" w:author="Tre" w:date="2012-11-19T09:07:00Z">
              <w:rPr>
                <w:rFonts w:ascii="Calibri" w:hAnsi="Calibri"/>
                <w:i/>
                <w:color w:val="0000FF"/>
                <w:sz w:val="20"/>
                <w:szCs w:val="20"/>
                <w:u w:val="single"/>
              </w:rPr>
            </w:rPrChange>
          </w:rPr>
          <w:fldChar w:fldCharType="end"/>
        </w:r>
        <w:r w:rsidRPr="00EE27B1">
          <w:rPr>
            <w:rFonts w:ascii="Calibri" w:hAnsi="Calibri"/>
            <w:i/>
            <w:rPrChange w:id="16317" w:author="Tre" w:date="2012-11-19T09:07:00Z">
              <w:rPr>
                <w:rFonts w:ascii="Calibri" w:hAnsi="Calibri"/>
                <w:i/>
                <w:color w:val="0000FF"/>
                <w:sz w:val="20"/>
                <w:szCs w:val="20"/>
                <w:u w:val="single"/>
              </w:rPr>
            </w:rPrChange>
          </w:rPr>
          <w:t>)</w:t>
        </w:r>
        <w:del w:id="16318" w:author="Tre" w:date="2012-11-19T10:29:00Z">
          <w:r w:rsidRPr="00EE27B1">
            <w:rPr>
              <w:rFonts w:ascii="Calibri" w:hAnsi="Calibri"/>
              <w:i/>
              <w:rPrChange w:id="16319" w:author="Tre" w:date="2012-11-19T09:07:00Z">
                <w:rPr>
                  <w:rFonts w:ascii="Calibri" w:hAnsi="Calibri"/>
                  <w:i/>
                  <w:color w:val="0000FF"/>
                  <w:sz w:val="20"/>
                  <w:szCs w:val="20"/>
                  <w:u w:val="single"/>
                </w:rPr>
              </w:rPrChange>
            </w:rPr>
            <w:delText>, Fuel (</w:delText>
          </w:r>
          <w:r w:rsidRPr="00EE27B1" w:rsidDel="0027630D">
            <w:rPr>
              <w:rFonts w:ascii="Calibri" w:hAnsi="Calibri"/>
              <w:i/>
              <w:rPrChange w:id="16320" w:author="Tre" w:date="2012-11-19T09:07:00Z">
                <w:rPr>
                  <w:rFonts w:ascii="Calibri" w:hAnsi="Calibri"/>
                  <w:i/>
                  <w:color w:val="0000FF"/>
                  <w:sz w:val="20"/>
                  <w:szCs w:val="20"/>
                  <w:u w:val="single"/>
                </w:rPr>
              </w:rPrChange>
            </w:rPr>
            <w:fldChar w:fldCharType="begin"/>
          </w:r>
          <w:r w:rsidRPr="00EE27B1">
            <w:rPr>
              <w:rFonts w:ascii="Calibri" w:hAnsi="Calibri"/>
              <w:i/>
              <w:rPrChange w:id="16321"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322" w:author="Tre" w:date="2012-11-19T09:07:00Z">
                <w:rPr>
                  <w:rFonts w:ascii="Calibri" w:hAnsi="Calibri"/>
                  <w:i/>
                  <w:color w:val="0000FF"/>
                  <w:sz w:val="20"/>
                  <w:szCs w:val="20"/>
                  <w:u w:val="single"/>
                </w:rPr>
              </w:rPrChange>
            </w:rPr>
            <w:fldChar w:fldCharType="end"/>
          </w:r>
          <w:r w:rsidRPr="00EE27B1">
            <w:rPr>
              <w:rFonts w:ascii="Calibri" w:hAnsi="Calibri"/>
              <w:i/>
              <w:rPrChange w:id="16323" w:author="Tre" w:date="2012-11-19T09:07:00Z">
                <w:rPr>
                  <w:rFonts w:ascii="Calibri" w:hAnsi="Calibri"/>
                  <w:i/>
                  <w:color w:val="0000FF"/>
                  <w:sz w:val="20"/>
                  <w:szCs w:val="20"/>
                  <w:u w:val="single"/>
                </w:rPr>
              </w:rPrChange>
            </w:rPr>
            <w:delText>)</w:delText>
          </w:r>
        </w:del>
        <w:r w:rsidRPr="00EE27B1">
          <w:rPr>
            <w:rFonts w:ascii="Calibri" w:hAnsi="Calibri"/>
            <w:i/>
            <w:rPrChange w:id="16324" w:author="Tre" w:date="2012-11-19T09:07:00Z">
              <w:rPr>
                <w:rFonts w:ascii="Calibri" w:hAnsi="Calibri"/>
                <w:i/>
                <w:color w:val="0000FF"/>
                <w:sz w:val="20"/>
                <w:szCs w:val="20"/>
                <w:u w:val="single"/>
              </w:rPr>
            </w:rPrChange>
          </w:rPr>
          <w:t>]</w:t>
        </w:r>
      </w:ins>
    </w:p>
    <w:p w:rsidR="00D604AF" w:rsidRPr="000B0456" w:rsidRDefault="00EE27B1" w:rsidP="00D604AF">
      <w:pPr>
        <w:jc w:val="both"/>
        <w:rPr>
          <w:ins w:id="16325" w:author="frontdesk" w:date="2012-11-16T12:59:00Z"/>
          <w:rFonts w:ascii="Calibri" w:hAnsi="Calibri"/>
          <w:rPrChange w:id="16326" w:author="Tre" w:date="2012-11-19T09:07:00Z">
            <w:rPr>
              <w:ins w:id="16327" w:author="frontdesk" w:date="2012-11-16T12:59:00Z"/>
              <w:rFonts w:ascii="Calibri" w:hAnsi="Calibri"/>
              <w:sz w:val="20"/>
              <w:szCs w:val="20"/>
            </w:rPr>
          </w:rPrChange>
        </w:rPr>
      </w:pPr>
      <w:ins w:id="16328" w:author="frontdesk" w:date="2012-11-16T12:59:00Z">
        <w:r w:rsidRPr="00EE27B1">
          <w:rPr>
            <w:rFonts w:ascii="Calibri" w:hAnsi="Calibri"/>
            <w:rPrChange w:id="16329" w:author="Tre" w:date="2012-11-19T09:07:00Z">
              <w:rPr>
                <w:rFonts w:ascii="Calibri" w:hAnsi="Calibri"/>
                <w:color w:val="0000FF"/>
                <w:sz w:val="20"/>
                <w:szCs w:val="20"/>
                <w:u w:val="single"/>
              </w:rPr>
            </w:rPrChange>
          </w:rPr>
          <w:fldChar w:fldCharType="begin"/>
        </w:r>
        <w:r w:rsidRPr="00EE27B1">
          <w:rPr>
            <w:rFonts w:ascii="Calibri" w:hAnsi="Calibri"/>
            <w:rPrChange w:id="1633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331" w:author="Tre" w:date="2012-11-19T09:07:00Z">
              <w:rPr>
                <w:rFonts w:ascii="Calibri" w:hAnsi="Calibri"/>
                <w:color w:val="0000FF"/>
                <w:sz w:val="20"/>
                <w:szCs w:val="20"/>
                <w:u w:val="single"/>
              </w:rPr>
            </w:rPrChange>
          </w:rPr>
          <w:fldChar w:fldCharType="separate"/>
        </w:r>
        <w:r w:rsidRPr="00EE27B1">
          <w:rPr>
            <w:rFonts w:ascii="Calibri" w:hAnsi="Calibri"/>
            <w:noProof/>
            <w:rPrChange w:id="16332" w:author="Tre" w:date="2012-11-19T09:07:00Z">
              <w:rPr>
                <w:rFonts w:ascii="Calibri" w:hAnsi="Calibri"/>
                <w:noProof/>
                <w:color w:val="0000FF"/>
                <w:sz w:val="20"/>
                <w:szCs w:val="20"/>
                <w:u w:val="single"/>
              </w:rPr>
            </w:rPrChange>
          </w:rPr>
          <w:t>A 12-cylinder Italian sports car that is street legal.</w:t>
        </w:r>
        <w:r w:rsidRPr="00EE27B1">
          <w:rPr>
            <w:rFonts w:ascii="Calibri" w:hAnsi="Calibri"/>
            <w:rPrChange w:id="16333" w:author="Tre" w:date="2012-11-19T09:07:00Z">
              <w:rPr>
                <w:rFonts w:ascii="Calibri" w:hAnsi="Calibri"/>
                <w:color w:val="0000FF"/>
                <w:sz w:val="20"/>
                <w:szCs w:val="20"/>
                <w:u w:val="single"/>
              </w:rPr>
            </w:rPrChange>
          </w:rPr>
          <w:fldChar w:fldCharType="end"/>
        </w:r>
        <w:r w:rsidRPr="00EE27B1">
          <w:rPr>
            <w:rFonts w:ascii="Calibri" w:hAnsi="Calibri"/>
            <w:rPrChange w:id="16334" w:author="Tre" w:date="2012-11-19T09:07:00Z">
              <w:rPr>
                <w:rFonts w:ascii="Calibri" w:hAnsi="Calibri"/>
                <w:color w:val="0000FF"/>
                <w:sz w:val="20"/>
                <w:szCs w:val="20"/>
                <w:u w:val="single"/>
              </w:rPr>
            </w:rPrChange>
          </w:rPr>
          <w:fldChar w:fldCharType="begin"/>
        </w:r>
        <w:r w:rsidRPr="00EE27B1">
          <w:rPr>
            <w:rFonts w:ascii="Calibri" w:hAnsi="Calibri"/>
            <w:rPrChange w:id="1633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336"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337" w:author="frontdesk" w:date="2012-11-16T12:59:00Z"/>
        </w:rPr>
      </w:pPr>
    </w:p>
    <w:p w:rsidR="00D604AF" w:rsidRPr="000B0456" w:rsidRDefault="00EE27B1" w:rsidP="00D604AF">
      <w:pPr>
        <w:jc w:val="both"/>
        <w:rPr>
          <w:ins w:id="16338" w:author="frontdesk" w:date="2012-11-16T12:59:00Z"/>
          <w:rFonts w:ascii="Calibri" w:hAnsi="Calibri"/>
          <w:b/>
          <w:rPrChange w:id="16339" w:author="Tre" w:date="2012-11-19T09:07:00Z">
            <w:rPr>
              <w:ins w:id="16340" w:author="frontdesk" w:date="2012-11-16T12:59:00Z"/>
              <w:rFonts w:ascii="Calibri" w:hAnsi="Calibri"/>
              <w:b/>
              <w:sz w:val="20"/>
              <w:szCs w:val="20"/>
            </w:rPr>
          </w:rPrChange>
        </w:rPr>
      </w:pPr>
      <w:ins w:id="16341" w:author="frontdesk" w:date="2012-11-16T12:59:00Z">
        <w:r w:rsidRPr="00EE27B1">
          <w:rPr>
            <w:rFonts w:ascii="Calibri" w:hAnsi="Calibri"/>
            <w:b/>
            <w:rPrChange w:id="16342" w:author="Tre" w:date="2012-11-19T09:07:00Z">
              <w:rPr>
                <w:rFonts w:ascii="Calibri" w:hAnsi="Calibri"/>
                <w:b/>
                <w:color w:val="0000FF"/>
                <w:sz w:val="20"/>
                <w:szCs w:val="20"/>
                <w:u w:val="single"/>
              </w:rPr>
            </w:rPrChange>
          </w:rPr>
          <w:fldChar w:fldCharType="begin"/>
        </w:r>
        <w:r w:rsidRPr="00EE27B1">
          <w:rPr>
            <w:rFonts w:ascii="Calibri" w:hAnsi="Calibri"/>
            <w:b/>
            <w:rPrChange w:id="1634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344" w:author="Tre" w:date="2012-11-19T09:07:00Z">
              <w:rPr>
                <w:rFonts w:ascii="Calibri" w:hAnsi="Calibri"/>
                <w:b/>
                <w:color w:val="0000FF"/>
                <w:sz w:val="20"/>
                <w:szCs w:val="20"/>
                <w:u w:val="single"/>
              </w:rPr>
            </w:rPrChange>
          </w:rPr>
          <w:fldChar w:fldCharType="separate"/>
        </w:r>
        <w:r w:rsidRPr="00EE27B1">
          <w:rPr>
            <w:rFonts w:ascii="Calibri" w:hAnsi="Calibri"/>
            <w:b/>
            <w:noProof/>
            <w:rPrChange w:id="16345" w:author="Tre" w:date="2012-11-19T09:07:00Z">
              <w:rPr>
                <w:rFonts w:ascii="Calibri" w:hAnsi="Calibri"/>
                <w:b/>
                <w:noProof/>
                <w:color w:val="0000FF"/>
                <w:sz w:val="20"/>
                <w:szCs w:val="20"/>
                <w:u w:val="single"/>
              </w:rPr>
            </w:rPrChange>
          </w:rPr>
          <w:t>Subaru Sedan</w:t>
        </w:r>
        <w:r w:rsidRPr="00EE27B1">
          <w:rPr>
            <w:rFonts w:ascii="Calibri" w:hAnsi="Calibri"/>
            <w:b/>
            <w:rPrChange w:id="16346"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347" w:author="frontdesk" w:date="2012-11-16T12:59:00Z"/>
          <w:rFonts w:ascii="Calibri" w:hAnsi="Calibri"/>
          <w:i/>
          <w:rPrChange w:id="16348" w:author="Tre" w:date="2012-11-19T09:07:00Z">
            <w:rPr>
              <w:ins w:id="16349" w:author="frontdesk" w:date="2012-11-16T12:59:00Z"/>
              <w:rFonts w:ascii="Calibri" w:hAnsi="Calibri"/>
              <w:i/>
              <w:sz w:val="20"/>
              <w:szCs w:val="20"/>
            </w:rPr>
          </w:rPrChange>
        </w:rPr>
      </w:pPr>
      <w:ins w:id="16350" w:author="frontdesk" w:date="2012-11-16T12:59:00Z">
        <w:r w:rsidRPr="00EE27B1">
          <w:rPr>
            <w:rFonts w:ascii="Calibri" w:hAnsi="Calibri"/>
            <w:i/>
            <w:rPrChange w:id="16351" w:author="Tre" w:date="2012-11-19T09:07:00Z">
              <w:rPr>
                <w:rFonts w:ascii="Calibri" w:hAnsi="Calibri"/>
                <w:i/>
                <w:color w:val="0000FF"/>
                <w:sz w:val="20"/>
                <w:szCs w:val="20"/>
                <w:u w:val="single"/>
              </w:rPr>
            </w:rPrChange>
          </w:rPr>
          <w:t>[</w:t>
        </w:r>
        <w:del w:id="16352" w:author="Tre" w:date="2012-11-19T09:48:00Z">
          <w:r w:rsidRPr="00EE27B1">
            <w:rPr>
              <w:rFonts w:ascii="Calibri" w:hAnsi="Calibri"/>
              <w:i/>
              <w:rPrChange w:id="16353" w:author="Tre" w:date="2012-11-19T09:07:00Z">
                <w:rPr>
                  <w:rFonts w:ascii="Calibri" w:hAnsi="Calibri"/>
                  <w:i/>
                  <w:color w:val="0000FF"/>
                  <w:sz w:val="20"/>
                  <w:szCs w:val="20"/>
                  <w:u w:val="single"/>
                </w:rPr>
              </w:rPrChange>
            </w:rPr>
            <w:delText>Damage (</w:delText>
          </w:r>
          <w:r w:rsidRPr="00EE27B1" w:rsidDel="00E63471">
            <w:rPr>
              <w:rFonts w:ascii="Calibri" w:hAnsi="Calibri"/>
              <w:i/>
              <w:rPrChange w:id="16354" w:author="Tre" w:date="2012-11-19T09:07:00Z">
                <w:rPr>
                  <w:rFonts w:ascii="Calibri" w:hAnsi="Calibri"/>
                  <w:i/>
                  <w:color w:val="0000FF"/>
                  <w:sz w:val="20"/>
                  <w:szCs w:val="20"/>
                  <w:u w:val="single"/>
                </w:rPr>
              </w:rPrChange>
            </w:rPr>
            <w:fldChar w:fldCharType="begin"/>
          </w:r>
          <w:r w:rsidRPr="00EE27B1">
            <w:rPr>
              <w:rFonts w:ascii="Calibri" w:hAnsi="Calibri"/>
              <w:i/>
              <w:rPrChange w:id="16355"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356" w:author="Tre" w:date="2012-11-19T09:07:00Z">
                <w:rPr>
                  <w:rFonts w:ascii="Calibri" w:hAnsi="Calibri"/>
                  <w:i/>
                  <w:color w:val="0000FF"/>
                  <w:sz w:val="20"/>
                  <w:szCs w:val="20"/>
                  <w:u w:val="single"/>
                </w:rPr>
              </w:rPrChange>
            </w:rPr>
            <w:fldChar w:fldCharType="end"/>
          </w:r>
          <w:r w:rsidRPr="00EE27B1">
            <w:rPr>
              <w:rFonts w:ascii="Calibri" w:hAnsi="Calibri"/>
              <w:i/>
              <w:rPrChange w:id="16357" w:author="Tre" w:date="2012-11-19T09:07:00Z">
                <w:rPr>
                  <w:rFonts w:ascii="Calibri" w:hAnsi="Calibri"/>
                  <w:i/>
                  <w:color w:val="0000FF"/>
                  <w:sz w:val="20"/>
                  <w:szCs w:val="20"/>
                  <w:u w:val="single"/>
                </w:rPr>
              </w:rPrChange>
            </w:rPr>
            <w:delText>), Type (</w:delText>
          </w:r>
          <w:r w:rsidRPr="00EE27B1" w:rsidDel="00E63471">
            <w:rPr>
              <w:rFonts w:ascii="Calibri" w:hAnsi="Calibri"/>
              <w:i/>
              <w:rPrChange w:id="16358" w:author="Tre" w:date="2012-11-19T09:07:00Z">
                <w:rPr>
                  <w:rFonts w:ascii="Calibri" w:hAnsi="Calibri"/>
                  <w:i/>
                  <w:color w:val="0000FF"/>
                  <w:sz w:val="20"/>
                  <w:szCs w:val="20"/>
                  <w:u w:val="single"/>
                </w:rPr>
              </w:rPrChange>
            </w:rPr>
            <w:fldChar w:fldCharType="begin"/>
          </w:r>
          <w:r w:rsidRPr="00EE27B1">
            <w:rPr>
              <w:rFonts w:ascii="Calibri" w:hAnsi="Calibri"/>
              <w:i/>
              <w:rPrChange w:id="16359"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360" w:author="Tre" w:date="2012-11-19T09:07:00Z">
                <w:rPr>
                  <w:rFonts w:ascii="Calibri" w:hAnsi="Calibri"/>
                  <w:i/>
                  <w:color w:val="0000FF"/>
                  <w:sz w:val="20"/>
                  <w:szCs w:val="20"/>
                  <w:u w:val="single"/>
                </w:rPr>
              </w:rPrChange>
            </w:rPr>
            <w:fldChar w:fldCharType="end"/>
          </w:r>
          <w:r w:rsidRPr="00EE27B1">
            <w:rPr>
              <w:rFonts w:ascii="Calibri" w:hAnsi="Calibri"/>
              <w:i/>
              <w:rPrChange w:id="16361" w:author="Tre" w:date="2012-11-19T09:07:00Z">
                <w:rPr>
                  <w:rFonts w:ascii="Calibri" w:hAnsi="Calibri"/>
                  <w:i/>
                  <w:color w:val="0000FF"/>
                  <w:sz w:val="20"/>
                  <w:szCs w:val="20"/>
                  <w:u w:val="single"/>
                </w:rPr>
              </w:rPrChange>
            </w:rPr>
            <w:delText>), Rate (</w:delText>
          </w:r>
          <w:r w:rsidRPr="00EE27B1" w:rsidDel="00E63471">
            <w:rPr>
              <w:rFonts w:ascii="Calibri" w:hAnsi="Calibri"/>
              <w:i/>
              <w:rPrChange w:id="16362" w:author="Tre" w:date="2012-11-19T09:07:00Z">
                <w:rPr>
                  <w:rFonts w:ascii="Calibri" w:hAnsi="Calibri"/>
                  <w:i/>
                  <w:color w:val="0000FF"/>
                  <w:sz w:val="20"/>
                  <w:szCs w:val="20"/>
                  <w:u w:val="single"/>
                </w:rPr>
              </w:rPrChange>
            </w:rPr>
            <w:fldChar w:fldCharType="begin"/>
          </w:r>
          <w:r w:rsidRPr="00EE27B1">
            <w:rPr>
              <w:rFonts w:ascii="Calibri" w:hAnsi="Calibri"/>
              <w:i/>
              <w:rPrChange w:id="16363"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364" w:author="Tre" w:date="2012-11-19T09:07:00Z">
                <w:rPr>
                  <w:rFonts w:ascii="Calibri" w:hAnsi="Calibri"/>
                  <w:i/>
                  <w:color w:val="0000FF"/>
                  <w:sz w:val="20"/>
                  <w:szCs w:val="20"/>
                  <w:u w:val="single"/>
                </w:rPr>
              </w:rPrChange>
            </w:rPr>
            <w:fldChar w:fldCharType="end"/>
          </w:r>
          <w:r w:rsidRPr="00EE27B1">
            <w:rPr>
              <w:rFonts w:ascii="Calibri" w:hAnsi="Calibri"/>
              <w:i/>
              <w:rPrChange w:id="16365" w:author="Tre" w:date="2012-11-19T09:07:00Z">
                <w:rPr>
                  <w:rFonts w:ascii="Calibri" w:hAnsi="Calibri"/>
                  <w:i/>
                  <w:color w:val="0000FF"/>
                  <w:sz w:val="20"/>
                  <w:szCs w:val="20"/>
                  <w:u w:val="single"/>
                </w:rPr>
              </w:rPrChange>
            </w:rPr>
            <w:delText>), Ammo (</w:delText>
          </w:r>
          <w:r w:rsidRPr="00EE27B1" w:rsidDel="00E63471">
            <w:rPr>
              <w:rFonts w:ascii="Calibri" w:hAnsi="Calibri"/>
              <w:i/>
              <w:rPrChange w:id="16366" w:author="Tre" w:date="2012-11-19T09:07:00Z">
                <w:rPr>
                  <w:rFonts w:ascii="Calibri" w:hAnsi="Calibri"/>
                  <w:i/>
                  <w:color w:val="0000FF"/>
                  <w:sz w:val="20"/>
                  <w:szCs w:val="20"/>
                  <w:u w:val="single"/>
                </w:rPr>
              </w:rPrChange>
            </w:rPr>
            <w:fldChar w:fldCharType="begin"/>
          </w:r>
          <w:r w:rsidRPr="00EE27B1">
            <w:rPr>
              <w:rFonts w:ascii="Calibri" w:hAnsi="Calibri"/>
              <w:i/>
              <w:rPrChange w:id="16367"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368" w:author="Tre" w:date="2012-11-19T09:07:00Z">
                <w:rPr>
                  <w:rFonts w:ascii="Calibri" w:hAnsi="Calibri"/>
                  <w:i/>
                  <w:color w:val="0000FF"/>
                  <w:sz w:val="20"/>
                  <w:szCs w:val="20"/>
                  <w:u w:val="single"/>
                </w:rPr>
              </w:rPrChange>
            </w:rPr>
            <w:fldChar w:fldCharType="end"/>
          </w:r>
          <w:r w:rsidRPr="00EE27B1">
            <w:rPr>
              <w:rFonts w:ascii="Calibri" w:hAnsi="Calibri"/>
              <w:i/>
              <w:rPrChange w:id="16369" w:author="Tre" w:date="2012-11-19T09:07:00Z">
                <w:rPr>
                  <w:rFonts w:ascii="Calibri" w:hAnsi="Calibri"/>
                  <w:i/>
                  <w:color w:val="0000FF"/>
                  <w:sz w:val="20"/>
                  <w:szCs w:val="20"/>
                  <w:u w:val="single"/>
                </w:rPr>
              </w:rPrChange>
            </w:rPr>
            <w:delText>), Range (</w:delText>
          </w:r>
          <w:r w:rsidRPr="00EE27B1" w:rsidDel="00E63471">
            <w:rPr>
              <w:rFonts w:ascii="Calibri" w:hAnsi="Calibri"/>
              <w:i/>
              <w:rPrChange w:id="16370" w:author="Tre" w:date="2012-11-19T09:07:00Z">
                <w:rPr>
                  <w:rFonts w:ascii="Calibri" w:hAnsi="Calibri"/>
                  <w:i/>
                  <w:color w:val="0000FF"/>
                  <w:sz w:val="20"/>
                  <w:szCs w:val="20"/>
                  <w:u w:val="single"/>
                </w:rPr>
              </w:rPrChange>
            </w:rPr>
            <w:fldChar w:fldCharType="begin"/>
          </w:r>
          <w:r w:rsidRPr="00EE27B1">
            <w:rPr>
              <w:rFonts w:ascii="Calibri" w:hAnsi="Calibri"/>
              <w:i/>
              <w:rPrChange w:id="16371"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372" w:author="Tre" w:date="2012-11-19T09:07:00Z">
                <w:rPr>
                  <w:rFonts w:ascii="Calibri" w:hAnsi="Calibri"/>
                  <w:i/>
                  <w:color w:val="0000FF"/>
                  <w:sz w:val="20"/>
                  <w:szCs w:val="20"/>
                  <w:u w:val="single"/>
                </w:rPr>
              </w:rPrChange>
            </w:rPr>
            <w:fldChar w:fldCharType="end"/>
          </w:r>
          <w:r w:rsidRPr="00EE27B1">
            <w:rPr>
              <w:rFonts w:ascii="Calibri" w:hAnsi="Calibri"/>
              <w:i/>
              <w:rPrChange w:id="16373" w:author="Tre" w:date="2012-11-19T09:07:00Z">
                <w:rPr>
                  <w:rFonts w:ascii="Calibri" w:hAnsi="Calibri"/>
                  <w:i/>
                  <w:color w:val="0000FF"/>
                  <w:sz w:val="20"/>
                  <w:szCs w:val="20"/>
                  <w:u w:val="single"/>
                </w:rPr>
              </w:rPrChange>
            </w:rPr>
            <w:delText xml:space="preserve">), </w:delText>
          </w:r>
        </w:del>
        <w:r w:rsidRPr="00EE27B1">
          <w:rPr>
            <w:rFonts w:ascii="Calibri" w:hAnsi="Calibri"/>
            <w:i/>
            <w:rPrChange w:id="16374" w:author="Tre" w:date="2012-11-19T09:07:00Z">
              <w:rPr>
                <w:rFonts w:ascii="Calibri" w:hAnsi="Calibri"/>
                <w:i/>
                <w:color w:val="0000FF"/>
                <w:sz w:val="20"/>
                <w:szCs w:val="20"/>
                <w:u w:val="single"/>
              </w:rPr>
            </w:rPrChange>
          </w:rPr>
          <w:t>Vehicle Type (</w:t>
        </w:r>
        <w:r w:rsidRPr="00EE27B1">
          <w:rPr>
            <w:rFonts w:ascii="Calibri" w:hAnsi="Calibri"/>
            <w:i/>
            <w:rPrChange w:id="16375" w:author="Tre" w:date="2012-11-19T09:07:00Z">
              <w:rPr>
                <w:rFonts w:ascii="Calibri" w:hAnsi="Calibri"/>
                <w:i/>
                <w:color w:val="0000FF"/>
                <w:sz w:val="20"/>
                <w:szCs w:val="20"/>
                <w:u w:val="single"/>
              </w:rPr>
            </w:rPrChange>
          </w:rPr>
          <w:fldChar w:fldCharType="begin"/>
        </w:r>
        <w:r w:rsidRPr="00EE27B1">
          <w:rPr>
            <w:rFonts w:ascii="Calibri" w:hAnsi="Calibri"/>
            <w:i/>
            <w:rPrChange w:id="16376"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377" w:author="Tre" w:date="2012-11-19T09:07:00Z">
              <w:rPr>
                <w:rFonts w:ascii="Calibri" w:hAnsi="Calibri"/>
                <w:i/>
                <w:color w:val="0000FF"/>
                <w:sz w:val="20"/>
                <w:szCs w:val="20"/>
                <w:u w:val="single"/>
              </w:rPr>
            </w:rPrChange>
          </w:rPr>
          <w:fldChar w:fldCharType="separate"/>
        </w:r>
        <w:r w:rsidRPr="00EE27B1">
          <w:rPr>
            <w:rFonts w:ascii="Calibri" w:hAnsi="Calibri"/>
            <w:i/>
            <w:noProof/>
            <w:rPrChange w:id="16378" w:author="Tre" w:date="2012-11-19T09:07:00Z">
              <w:rPr>
                <w:rFonts w:ascii="Calibri" w:hAnsi="Calibri"/>
                <w:i/>
                <w:noProof/>
                <w:color w:val="0000FF"/>
                <w:sz w:val="20"/>
                <w:szCs w:val="20"/>
                <w:u w:val="single"/>
              </w:rPr>
            </w:rPrChange>
          </w:rPr>
          <w:t>Ground craft</w:t>
        </w:r>
        <w:r w:rsidRPr="00EE27B1">
          <w:rPr>
            <w:rFonts w:ascii="Calibri" w:hAnsi="Calibri"/>
            <w:i/>
            <w:rPrChange w:id="16379" w:author="Tre" w:date="2012-11-19T09:07:00Z">
              <w:rPr>
                <w:rFonts w:ascii="Calibri" w:hAnsi="Calibri"/>
                <w:i/>
                <w:color w:val="0000FF"/>
                <w:sz w:val="20"/>
                <w:szCs w:val="20"/>
                <w:u w:val="single"/>
              </w:rPr>
            </w:rPrChange>
          </w:rPr>
          <w:fldChar w:fldCharType="end"/>
        </w:r>
        <w:r w:rsidRPr="00EE27B1">
          <w:rPr>
            <w:rFonts w:ascii="Calibri" w:hAnsi="Calibri"/>
            <w:i/>
            <w:rPrChange w:id="16380" w:author="Tre" w:date="2012-11-19T09:07:00Z">
              <w:rPr>
                <w:rFonts w:ascii="Calibri" w:hAnsi="Calibri"/>
                <w:i/>
                <w:color w:val="0000FF"/>
                <w:sz w:val="20"/>
                <w:szCs w:val="20"/>
                <w:u w:val="single"/>
              </w:rPr>
            </w:rPrChange>
          </w:rPr>
          <w:t>), Speed (</w:t>
        </w:r>
        <w:r w:rsidRPr="00EE27B1">
          <w:rPr>
            <w:rFonts w:ascii="Calibri" w:hAnsi="Calibri"/>
            <w:i/>
            <w:rPrChange w:id="16381" w:author="Tre" w:date="2012-11-19T09:07:00Z">
              <w:rPr>
                <w:rFonts w:ascii="Calibri" w:hAnsi="Calibri"/>
                <w:i/>
                <w:color w:val="0000FF"/>
                <w:sz w:val="20"/>
                <w:szCs w:val="20"/>
                <w:u w:val="single"/>
              </w:rPr>
            </w:rPrChange>
          </w:rPr>
          <w:fldChar w:fldCharType="begin"/>
        </w:r>
        <w:r w:rsidRPr="00EE27B1">
          <w:rPr>
            <w:rFonts w:ascii="Calibri" w:hAnsi="Calibri"/>
            <w:i/>
            <w:rPrChange w:id="16382"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383" w:author="Tre" w:date="2012-11-19T09:07:00Z">
              <w:rPr>
                <w:rFonts w:ascii="Calibri" w:hAnsi="Calibri"/>
                <w:i/>
                <w:color w:val="0000FF"/>
                <w:sz w:val="20"/>
                <w:szCs w:val="20"/>
                <w:u w:val="single"/>
              </w:rPr>
            </w:rPrChange>
          </w:rPr>
          <w:fldChar w:fldCharType="separate"/>
        </w:r>
        <w:r w:rsidRPr="00EE27B1">
          <w:rPr>
            <w:rFonts w:ascii="Calibri" w:hAnsi="Calibri"/>
            <w:i/>
            <w:noProof/>
            <w:rPrChange w:id="16384" w:author="Tre" w:date="2012-11-19T09:07:00Z">
              <w:rPr>
                <w:rFonts w:ascii="Calibri" w:hAnsi="Calibri"/>
                <w:i/>
                <w:noProof/>
                <w:color w:val="0000FF"/>
                <w:sz w:val="20"/>
                <w:szCs w:val="20"/>
                <w:u w:val="single"/>
              </w:rPr>
            </w:rPrChange>
          </w:rPr>
          <w:t>3</w:t>
        </w:r>
        <w:r w:rsidRPr="00EE27B1">
          <w:rPr>
            <w:rFonts w:ascii="Calibri" w:hAnsi="Calibri"/>
            <w:i/>
            <w:rPrChange w:id="16385" w:author="Tre" w:date="2012-11-19T09:07:00Z">
              <w:rPr>
                <w:rFonts w:ascii="Calibri" w:hAnsi="Calibri"/>
                <w:i/>
                <w:color w:val="0000FF"/>
                <w:sz w:val="20"/>
                <w:szCs w:val="20"/>
                <w:u w:val="single"/>
              </w:rPr>
            </w:rPrChange>
          </w:rPr>
          <w:fldChar w:fldCharType="end"/>
        </w:r>
        <w:r w:rsidRPr="00EE27B1">
          <w:rPr>
            <w:rFonts w:ascii="Calibri" w:hAnsi="Calibri"/>
            <w:i/>
            <w:rPrChange w:id="16386" w:author="Tre" w:date="2012-11-19T09:07:00Z">
              <w:rPr>
                <w:rFonts w:ascii="Calibri" w:hAnsi="Calibri"/>
                <w:i/>
                <w:color w:val="0000FF"/>
                <w:sz w:val="20"/>
                <w:szCs w:val="20"/>
                <w:u w:val="single"/>
              </w:rPr>
            </w:rPrChange>
          </w:rPr>
          <w:t>), Agility (</w:t>
        </w:r>
        <w:r w:rsidRPr="00EE27B1">
          <w:rPr>
            <w:rFonts w:ascii="Calibri" w:hAnsi="Calibri"/>
            <w:i/>
            <w:rPrChange w:id="16387" w:author="Tre" w:date="2012-11-19T09:07:00Z">
              <w:rPr>
                <w:rFonts w:ascii="Calibri" w:hAnsi="Calibri"/>
                <w:i/>
                <w:color w:val="0000FF"/>
                <w:sz w:val="20"/>
                <w:szCs w:val="20"/>
                <w:u w:val="single"/>
              </w:rPr>
            </w:rPrChange>
          </w:rPr>
          <w:fldChar w:fldCharType="begin"/>
        </w:r>
        <w:r w:rsidRPr="00EE27B1">
          <w:rPr>
            <w:rFonts w:ascii="Calibri" w:hAnsi="Calibri"/>
            <w:i/>
            <w:rPrChange w:id="16388"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389" w:author="Tre" w:date="2012-11-19T09:07:00Z">
              <w:rPr>
                <w:rFonts w:ascii="Calibri" w:hAnsi="Calibri"/>
                <w:i/>
                <w:color w:val="0000FF"/>
                <w:sz w:val="20"/>
                <w:szCs w:val="20"/>
                <w:u w:val="single"/>
              </w:rPr>
            </w:rPrChange>
          </w:rPr>
          <w:fldChar w:fldCharType="separate"/>
        </w:r>
        <w:r w:rsidRPr="00EE27B1">
          <w:rPr>
            <w:rFonts w:ascii="Calibri" w:hAnsi="Calibri"/>
            <w:i/>
            <w:noProof/>
            <w:rPrChange w:id="16390" w:author="Tre" w:date="2012-11-19T09:07:00Z">
              <w:rPr>
                <w:rFonts w:ascii="Calibri" w:hAnsi="Calibri"/>
                <w:i/>
                <w:noProof/>
                <w:color w:val="0000FF"/>
                <w:sz w:val="20"/>
                <w:szCs w:val="20"/>
                <w:u w:val="single"/>
              </w:rPr>
            </w:rPrChange>
          </w:rPr>
          <w:t>3</w:t>
        </w:r>
        <w:r w:rsidRPr="00EE27B1">
          <w:rPr>
            <w:rFonts w:ascii="Calibri" w:hAnsi="Calibri"/>
            <w:i/>
            <w:rPrChange w:id="16391" w:author="Tre" w:date="2012-11-19T09:07:00Z">
              <w:rPr>
                <w:rFonts w:ascii="Calibri" w:hAnsi="Calibri"/>
                <w:i/>
                <w:color w:val="0000FF"/>
                <w:sz w:val="20"/>
                <w:szCs w:val="20"/>
                <w:u w:val="single"/>
              </w:rPr>
            </w:rPrChange>
          </w:rPr>
          <w:fldChar w:fldCharType="end"/>
        </w:r>
        <w:r w:rsidRPr="00EE27B1">
          <w:rPr>
            <w:rFonts w:ascii="Calibri" w:hAnsi="Calibri"/>
            <w:i/>
            <w:rPrChange w:id="16392" w:author="Tre" w:date="2012-11-19T09:07:00Z">
              <w:rPr>
                <w:rFonts w:ascii="Calibri" w:hAnsi="Calibri"/>
                <w:i/>
                <w:color w:val="0000FF"/>
                <w:sz w:val="20"/>
                <w:szCs w:val="20"/>
                <w:u w:val="single"/>
              </w:rPr>
            </w:rPrChange>
          </w:rPr>
          <w:t>)</w:t>
        </w:r>
        <w:del w:id="16393" w:author="Tre" w:date="2012-11-19T10:30:00Z">
          <w:r w:rsidRPr="00EE27B1">
            <w:rPr>
              <w:rFonts w:ascii="Calibri" w:hAnsi="Calibri"/>
              <w:i/>
              <w:rPrChange w:id="16394" w:author="Tre" w:date="2012-11-19T09:07:00Z">
                <w:rPr>
                  <w:rFonts w:ascii="Calibri" w:hAnsi="Calibri"/>
                  <w:i/>
                  <w:color w:val="0000FF"/>
                  <w:sz w:val="20"/>
                  <w:szCs w:val="20"/>
                  <w:u w:val="single"/>
                </w:rPr>
              </w:rPrChange>
            </w:rPr>
            <w:delText>, Fuel (</w:delText>
          </w:r>
          <w:r w:rsidRPr="00EE27B1" w:rsidDel="0027630D">
            <w:rPr>
              <w:rFonts w:ascii="Calibri" w:hAnsi="Calibri"/>
              <w:i/>
              <w:rPrChange w:id="16395" w:author="Tre" w:date="2012-11-19T09:07:00Z">
                <w:rPr>
                  <w:rFonts w:ascii="Calibri" w:hAnsi="Calibri"/>
                  <w:i/>
                  <w:color w:val="0000FF"/>
                  <w:sz w:val="20"/>
                  <w:szCs w:val="20"/>
                  <w:u w:val="single"/>
                </w:rPr>
              </w:rPrChange>
            </w:rPr>
            <w:fldChar w:fldCharType="begin"/>
          </w:r>
          <w:r w:rsidRPr="00EE27B1">
            <w:rPr>
              <w:rFonts w:ascii="Calibri" w:hAnsi="Calibri"/>
              <w:i/>
              <w:rPrChange w:id="16396"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397" w:author="Tre" w:date="2012-11-19T09:07:00Z">
                <w:rPr>
                  <w:rFonts w:ascii="Calibri" w:hAnsi="Calibri"/>
                  <w:i/>
                  <w:color w:val="0000FF"/>
                  <w:sz w:val="20"/>
                  <w:szCs w:val="20"/>
                  <w:u w:val="single"/>
                </w:rPr>
              </w:rPrChange>
            </w:rPr>
            <w:fldChar w:fldCharType="end"/>
          </w:r>
          <w:r w:rsidRPr="00EE27B1">
            <w:rPr>
              <w:rFonts w:ascii="Calibri" w:hAnsi="Calibri"/>
              <w:i/>
              <w:rPrChange w:id="16398" w:author="Tre" w:date="2012-11-19T09:07:00Z">
                <w:rPr>
                  <w:rFonts w:ascii="Calibri" w:hAnsi="Calibri"/>
                  <w:i/>
                  <w:color w:val="0000FF"/>
                  <w:sz w:val="20"/>
                  <w:szCs w:val="20"/>
                  <w:u w:val="single"/>
                </w:rPr>
              </w:rPrChange>
            </w:rPr>
            <w:delText>)</w:delText>
          </w:r>
        </w:del>
        <w:r w:rsidRPr="00EE27B1">
          <w:rPr>
            <w:rFonts w:ascii="Calibri" w:hAnsi="Calibri"/>
            <w:i/>
            <w:rPrChange w:id="16399" w:author="Tre" w:date="2012-11-19T09:07:00Z">
              <w:rPr>
                <w:rFonts w:ascii="Calibri" w:hAnsi="Calibri"/>
                <w:i/>
                <w:color w:val="0000FF"/>
                <w:sz w:val="20"/>
                <w:szCs w:val="20"/>
                <w:u w:val="single"/>
              </w:rPr>
            </w:rPrChange>
          </w:rPr>
          <w:t>]</w:t>
        </w:r>
      </w:ins>
    </w:p>
    <w:p w:rsidR="00D604AF" w:rsidRPr="000B0456" w:rsidRDefault="00EE27B1" w:rsidP="00D604AF">
      <w:pPr>
        <w:jc w:val="both"/>
        <w:rPr>
          <w:ins w:id="16400" w:author="frontdesk" w:date="2012-11-16T12:59:00Z"/>
          <w:rFonts w:ascii="Calibri" w:hAnsi="Calibri"/>
          <w:rPrChange w:id="16401" w:author="Tre" w:date="2012-11-19T09:07:00Z">
            <w:rPr>
              <w:ins w:id="16402" w:author="frontdesk" w:date="2012-11-16T12:59:00Z"/>
              <w:rFonts w:ascii="Calibri" w:hAnsi="Calibri"/>
              <w:sz w:val="20"/>
              <w:szCs w:val="20"/>
            </w:rPr>
          </w:rPrChange>
        </w:rPr>
      </w:pPr>
      <w:ins w:id="16403" w:author="frontdesk" w:date="2012-11-16T12:59:00Z">
        <w:r w:rsidRPr="00EE27B1">
          <w:rPr>
            <w:rFonts w:ascii="Calibri" w:hAnsi="Calibri"/>
            <w:rPrChange w:id="16404" w:author="Tre" w:date="2012-11-19T09:07:00Z">
              <w:rPr>
                <w:rFonts w:ascii="Calibri" w:hAnsi="Calibri"/>
                <w:color w:val="0000FF"/>
                <w:sz w:val="20"/>
                <w:szCs w:val="20"/>
                <w:u w:val="single"/>
              </w:rPr>
            </w:rPrChange>
          </w:rPr>
          <w:fldChar w:fldCharType="begin"/>
        </w:r>
        <w:r w:rsidRPr="00EE27B1">
          <w:rPr>
            <w:rFonts w:ascii="Calibri" w:hAnsi="Calibri"/>
            <w:rPrChange w:id="1640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406" w:author="Tre" w:date="2012-11-19T09:07:00Z">
              <w:rPr>
                <w:rFonts w:ascii="Calibri" w:hAnsi="Calibri"/>
                <w:color w:val="0000FF"/>
                <w:sz w:val="20"/>
                <w:szCs w:val="20"/>
                <w:u w:val="single"/>
              </w:rPr>
            </w:rPrChange>
          </w:rPr>
          <w:fldChar w:fldCharType="separate"/>
        </w:r>
        <w:r w:rsidRPr="00EE27B1">
          <w:rPr>
            <w:rFonts w:ascii="Calibri" w:hAnsi="Calibri"/>
            <w:noProof/>
            <w:rPrChange w:id="16407" w:author="Tre" w:date="2012-11-19T09:07:00Z">
              <w:rPr>
                <w:rFonts w:ascii="Calibri" w:hAnsi="Calibri"/>
                <w:noProof/>
                <w:color w:val="0000FF"/>
                <w:sz w:val="20"/>
                <w:szCs w:val="20"/>
                <w:u w:val="single"/>
              </w:rPr>
            </w:rPrChange>
          </w:rPr>
          <w:t>A four-door passenger car that is comfortable to drive for long trips. Not as maneuverable as a smaller vehicle.</w:t>
        </w:r>
        <w:r w:rsidRPr="00EE27B1">
          <w:rPr>
            <w:rFonts w:ascii="Calibri" w:hAnsi="Calibri"/>
            <w:rPrChange w:id="16408" w:author="Tre" w:date="2012-11-19T09:07:00Z">
              <w:rPr>
                <w:rFonts w:ascii="Calibri" w:hAnsi="Calibri"/>
                <w:color w:val="0000FF"/>
                <w:sz w:val="20"/>
                <w:szCs w:val="20"/>
                <w:u w:val="single"/>
              </w:rPr>
            </w:rPrChange>
          </w:rPr>
          <w:fldChar w:fldCharType="end"/>
        </w:r>
        <w:r w:rsidRPr="00EE27B1">
          <w:rPr>
            <w:rFonts w:ascii="Calibri" w:hAnsi="Calibri"/>
            <w:rPrChange w:id="16409" w:author="Tre" w:date="2012-11-19T09:07:00Z">
              <w:rPr>
                <w:rFonts w:ascii="Calibri" w:hAnsi="Calibri"/>
                <w:color w:val="0000FF"/>
                <w:sz w:val="20"/>
                <w:szCs w:val="20"/>
                <w:u w:val="single"/>
              </w:rPr>
            </w:rPrChange>
          </w:rPr>
          <w:fldChar w:fldCharType="begin"/>
        </w:r>
        <w:r w:rsidRPr="00EE27B1">
          <w:rPr>
            <w:rFonts w:ascii="Calibri" w:hAnsi="Calibri"/>
            <w:rPrChange w:id="1641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411"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412" w:author="frontdesk" w:date="2012-11-16T12:59:00Z"/>
        </w:rPr>
      </w:pPr>
    </w:p>
    <w:p w:rsidR="00D604AF" w:rsidRPr="000B0456" w:rsidRDefault="00EE27B1" w:rsidP="00D604AF">
      <w:pPr>
        <w:jc w:val="both"/>
        <w:rPr>
          <w:ins w:id="16413" w:author="frontdesk" w:date="2012-11-16T12:59:00Z"/>
          <w:rFonts w:ascii="Calibri" w:hAnsi="Calibri"/>
          <w:b/>
          <w:rPrChange w:id="16414" w:author="Tre" w:date="2012-11-19T09:07:00Z">
            <w:rPr>
              <w:ins w:id="16415" w:author="frontdesk" w:date="2012-11-16T12:59:00Z"/>
              <w:rFonts w:ascii="Calibri" w:hAnsi="Calibri"/>
              <w:b/>
              <w:sz w:val="20"/>
              <w:szCs w:val="20"/>
            </w:rPr>
          </w:rPrChange>
        </w:rPr>
      </w:pPr>
      <w:ins w:id="16416" w:author="frontdesk" w:date="2012-11-16T12:59:00Z">
        <w:r w:rsidRPr="00EE27B1">
          <w:rPr>
            <w:rFonts w:ascii="Calibri" w:hAnsi="Calibri"/>
            <w:b/>
            <w:rPrChange w:id="16417" w:author="Tre" w:date="2012-11-19T09:07:00Z">
              <w:rPr>
                <w:rFonts w:ascii="Calibri" w:hAnsi="Calibri"/>
                <w:b/>
                <w:color w:val="0000FF"/>
                <w:sz w:val="20"/>
                <w:szCs w:val="20"/>
                <w:u w:val="single"/>
              </w:rPr>
            </w:rPrChange>
          </w:rPr>
          <w:fldChar w:fldCharType="begin"/>
        </w:r>
        <w:r w:rsidRPr="00EE27B1">
          <w:rPr>
            <w:rFonts w:ascii="Calibri" w:hAnsi="Calibri"/>
            <w:b/>
            <w:rPrChange w:id="1641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419" w:author="Tre" w:date="2012-11-19T09:07:00Z">
              <w:rPr>
                <w:rFonts w:ascii="Calibri" w:hAnsi="Calibri"/>
                <w:b/>
                <w:color w:val="0000FF"/>
                <w:sz w:val="20"/>
                <w:szCs w:val="20"/>
                <w:u w:val="single"/>
              </w:rPr>
            </w:rPrChange>
          </w:rPr>
          <w:fldChar w:fldCharType="separate"/>
        </w:r>
        <w:r w:rsidRPr="00EE27B1">
          <w:rPr>
            <w:rFonts w:ascii="Calibri" w:hAnsi="Calibri"/>
            <w:b/>
            <w:noProof/>
            <w:rPrChange w:id="16420" w:author="Tre" w:date="2012-11-19T09:07:00Z">
              <w:rPr>
                <w:rFonts w:ascii="Calibri" w:hAnsi="Calibri"/>
                <w:b/>
                <w:noProof/>
                <w:color w:val="0000FF"/>
                <w:sz w:val="20"/>
                <w:szCs w:val="20"/>
                <w:u w:val="single"/>
              </w:rPr>
            </w:rPrChange>
          </w:rPr>
          <w:t>Ford Compact Car</w:t>
        </w:r>
        <w:r w:rsidRPr="00EE27B1">
          <w:rPr>
            <w:rFonts w:ascii="Calibri" w:hAnsi="Calibri"/>
            <w:b/>
            <w:rPrChange w:id="16421"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422" w:author="frontdesk" w:date="2012-11-16T12:59:00Z"/>
          <w:rFonts w:ascii="Calibri" w:hAnsi="Calibri"/>
          <w:i/>
          <w:rPrChange w:id="16423" w:author="Tre" w:date="2012-11-19T09:07:00Z">
            <w:rPr>
              <w:ins w:id="16424" w:author="frontdesk" w:date="2012-11-16T12:59:00Z"/>
              <w:rFonts w:ascii="Calibri" w:hAnsi="Calibri"/>
              <w:i/>
              <w:sz w:val="20"/>
              <w:szCs w:val="20"/>
            </w:rPr>
          </w:rPrChange>
        </w:rPr>
      </w:pPr>
      <w:ins w:id="16425" w:author="frontdesk" w:date="2012-11-16T12:59:00Z">
        <w:r w:rsidRPr="00EE27B1">
          <w:rPr>
            <w:rFonts w:ascii="Calibri" w:hAnsi="Calibri"/>
            <w:i/>
            <w:rPrChange w:id="16426" w:author="Tre" w:date="2012-11-19T09:07:00Z">
              <w:rPr>
                <w:rFonts w:ascii="Calibri" w:hAnsi="Calibri"/>
                <w:i/>
                <w:color w:val="0000FF"/>
                <w:sz w:val="20"/>
                <w:szCs w:val="20"/>
                <w:u w:val="single"/>
              </w:rPr>
            </w:rPrChange>
          </w:rPr>
          <w:t>[</w:t>
        </w:r>
        <w:del w:id="16427" w:author="Tre" w:date="2012-11-19T09:49:00Z">
          <w:r w:rsidRPr="00EE27B1">
            <w:rPr>
              <w:rFonts w:ascii="Calibri" w:hAnsi="Calibri"/>
              <w:i/>
              <w:rPrChange w:id="16428" w:author="Tre" w:date="2012-11-19T09:07:00Z">
                <w:rPr>
                  <w:rFonts w:ascii="Calibri" w:hAnsi="Calibri"/>
                  <w:i/>
                  <w:color w:val="0000FF"/>
                  <w:sz w:val="20"/>
                  <w:szCs w:val="20"/>
                  <w:u w:val="single"/>
                </w:rPr>
              </w:rPrChange>
            </w:rPr>
            <w:delText>Damage (</w:delText>
          </w:r>
          <w:r w:rsidRPr="00EE27B1" w:rsidDel="00E63471">
            <w:rPr>
              <w:rFonts w:ascii="Calibri" w:hAnsi="Calibri"/>
              <w:i/>
              <w:rPrChange w:id="16429" w:author="Tre" w:date="2012-11-19T09:07:00Z">
                <w:rPr>
                  <w:rFonts w:ascii="Calibri" w:hAnsi="Calibri"/>
                  <w:i/>
                  <w:color w:val="0000FF"/>
                  <w:sz w:val="20"/>
                  <w:szCs w:val="20"/>
                  <w:u w:val="single"/>
                </w:rPr>
              </w:rPrChange>
            </w:rPr>
            <w:fldChar w:fldCharType="begin"/>
          </w:r>
          <w:r w:rsidRPr="00EE27B1">
            <w:rPr>
              <w:rFonts w:ascii="Calibri" w:hAnsi="Calibri"/>
              <w:i/>
              <w:rPrChange w:id="16430"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431" w:author="Tre" w:date="2012-11-19T09:07:00Z">
                <w:rPr>
                  <w:rFonts w:ascii="Calibri" w:hAnsi="Calibri"/>
                  <w:i/>
                  <w:color w:val="0000FF"/>
                  <w:sz w:val="20"/>
                  <w:szCs w:val="20"/>
                  <w:u w:val="single"/>
                </w:rPr>
              </w:rPrChange>
            </w:rPr>
            <w:fldChar w:fldCharType="end"/>
          </w:r>
          <w:r w:rsidRPr="00EE27B1">
            <w:rPr>
              <w:rFonts w:ascii="Calibri" w:hAnsi="Calibri"/>
              <w:i/>
              <w:rPrChange w:id="16432" w:author="Tre" w:date="2012-11-19T09:07:00Z">
                <w:rPr>
                  <w:rFonts w:ascii="Calibri" w:hAnsi="Calibri"/>
                  <w:i/>
                  <w:color w:val="0000FF"/>
                  <w:sz w:val="20"/>
                  <w:szCs w:val="20"/>
                  <w:u w:val="single"/>
                </w:rPr>
              </w:rPrChange>
            </w:rPr>
            <w:delText>), Type (</w:delText>
          </w:r>
          <w:r w:rsidRPr="00EE27B1" w:rsidDel="00E63471">
            <w:rPr>
              <w:rFonts w:ascii="Calibri" w:hAnsi="Calibri"/>
              <w:i/>
              <w:rPrChange w:id="16433" w:author="Tre" w:date="2012-11-19T09:07:00Z">
                <w:rPr>
                  <w:rFonts w:ascii="Calibri" w:hAnsi="Calibri"/>
                  <w:i/>
                  <w:color w:val="0000FF"/>
                  <w:sz w:val="20"/>
                  <w:szCs w:val="20"/>
                  <w:u w:val="single"/>
                </w:rPr>
              </w:rPrChange>
            </w:rPr>
            <w:fldChar w:fldCharType="begin"/>
          </w:r>
          <w:r w:rsidRPr="00EE27B1">
            <w:rPr>
              <w:rFonts w:ascii="Calibri" w:hAnsi="Calibri"/>
              <w:i/>
              <w:rPrChange w:id="16434"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435" w:author="Tre" w:date="2012-11-19T09:07:00Z">
                <w:rPr>
                  <w:rFonts w:ascii="Calibri" w:hAnsi="Calibri"/>
                  <w:i/>
                  <w:color w:val="0000FF"/>
                  <w:sz w:val="20"/>
                  <w:szCs w:val="20"/>
                  <w:u w:val="single"/>
                </w:rPr>
              </w:rPrChange>
            </w:rPr>
            <w:fldChar w:fldCharType="end"/>
          </w:r>
          <w:r w:rsidRPr="00EE27B1">
            <w:rPr>
              <w:rFonts w:ascii="Calibri" w:hAnsi="Calibri"/>
              <w:i/>
              <w:rPrChange w:id="16436" w:author="Tre" w:date="2012-11-19T09:07:00Z">
                <w:rPr>
                  <w:rFonts w:ascii="Calibri" w:hAnsi="Calibri"/>
                  <w:i/>
                  <w:color w:val="0000FF"/>
                  <w:sz w:val="20"/>
                  <w:szCs w:val="20"/>
                  <w:u w:val="single"/>
                </w:rPr>
              </w:rPrChange>
            </w:rPr>
            <w:delText>), Rate (</w:delText>
          </w:r>
          <w:r w:rsidRPr="00EE27B1" w:rsidDel="00E63471">
            <w:rPr>
              <w:rFonts w:ascii="Calibri" w:hAnsi="Calibri"/>
              <w:i/>
              <w:rPrChange w:id="16437" w:author="Tre" w:date="2012-11-19T09:07:00Z">
                <w:rPr>
                  <w:rFonts w:ascii="Calibri" w:hAnsi="Calibri"/>
                  <w:i/>
                  <w:color w:val="0000FF"/>
                  <w:sz w:val="20"/>
                  <w:szCs w:val="20"/>
                  <w:u w:val="single"/>
                </w:rPr>
              </w:rPrChange>
            </w:rPr>
            <w:fldChar w:fldCharType="begin"/>
          </w:r>
          <w:r w:rsidRPr="00EE27B1">
            <w:rPr>
              <w:rFonts w:ascii="Calibri" w:hAnsi="Calibri"/>
              <w:i/>
              <w:rPrChange w:id="16438"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439" w:author="Tre" w:date="2012-11-19T09:07:00Z">
                <w:rPr>
                  <w:rFonts w:ascii="Calibri" w:hAnsi="Calibri"/>
                  <w:i/>
                  <w:color w:val="0000FF"/>
                  <w:sz w:val="20"/>
                  <w:szCs w:val="20"/>
                  <w:u w:val="single"/>
                </w:rPr>
              </w:rPrChange>
            </w:rPr>
            <w:fldChar w:fldCharType="end"/>
          </w:r>
          <w:r w:rsidRPr="00EE27B1">
            <w:rPr>
              <w:rFonts w:ascii="Calibri" w:hAnsi="Calibri"/>
              <w:i/>
              <w:rPrChange w:id="16440" w:author="Tre" w:date="2012-11-19T09:07:00Z">
                <w:rPr>
                  <w:rFonts w:ascii="Calibri" w:hAnsi="Calibri"/>
                  <w:i/>
                  <w:color w:val="0000FF"/>
                  <w:sz w:val="20"/>
                  <w:szCs w:val="20"/>
                  <w:u w:val="single"/>
                </w:rPr>
              </w:rPrChange>
            </w:rPr>
            <w:delText>), Ammo (</w:delText>
          </w:r>
          <w:r w:rsidRPr="00EE27B1" w:rsidDel="00E63471">
            <w:rPr>
              <w:rFonts w:ascii="Calibri" w:hAnsi="Calibri"/>
              <w:i/>
              <w:rPrChange w:id="16441" w:author="Tre" w:date="2012-11-19T09:07:00Z">
                <w:rPr>
                  <w:rFonts w:ascii="Calibri" w:hAnsi="Calibri"/>
                  <w:i/>
                  <w:color w:val="0000FF"/>
                  <w:sz w:val="20"/>
                  <w:szCs w:val="20"/>
                  <w:u w:val="single"/>
                </w:rPr>
              </w:rPrChange>
            </w:rPr>
            <w:fldChar w:fldCharType="begin"/>
          </w:r>
          <w:r w:rsidRPr="00EE27B1">
            <w:rPr>
              <w:rFonts w:ascii="Calibri" w:hAnsi="Calibri"/>
              <w:i/>
              <w:rPrChange w:id="16442"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443" w:author="Tre" w:date="2012-11-19T09:07:00Z">
                <w:rPr>
                  <w:rFonts w:ascii="Calibri" w:hAnsi="Calibri"/>
                  <w:i/>
                  <w:color w:val="0000FF"/>
                  <w:sz w:val="20"/>
                  <w:szCs w:val="20"/>
                  <w:u w:val="single"/>
                </w:rPr>
              </w:rPrChange>
            </w:rPr>
            <w:fldChar w:fldCharType="end"/>
          </w:r>
          <w:r w:rsidRPr="00EE27B1">
            <w:rPr>
              <w:rFonts w:ascii="Calibri" w:hAnsi="Calibri"/>
              <w:i/>
              <w:rPrChange w:id="16444" w:author="Tre" w:date="2012-11-19T09:07:00Z">
                <w:rPr>
                  <w:rFonts w:ascii="Calibri" w:hAnsi="Calibri"/>
                  <w:i/>
                  <w:color w:val="0000FF"/>
                  <w:sz w:val="20"/>
                  <w:szCs w:val="20"/>
                  <w:u w:val="single"/>
                </w:rPr>
              </w:rPrChange>
            </w:rPr>
            <w:delText>), Range (</w:delText>
          </w:r>
          <w:r w:rsidRPr="00EE27B1" w:rsidDel="00E63471">
            <w:rPr>
              <w:rFonts w:ascii="Calibri" w:hAnsi="Calibri"/>
              <w:i/>
              <w:rPrChange w:id="16445" w:author="Tre" w:date="2012-11-19T09:07:00Z">
                <w:rPr>
                  <w:rFonts w:ascii="Calibri" w:hAnsi="Calibri"/>
                  <w:i/>
                  <w:color w:val="0000FF"/>
                  <w:sz w:val="20"/>
                  <w:szCs w:val="20"/>
                  <w:u w:val="single"/>
                </w:rPr>
              </w:rPrChange>
            </w:rPr>
            <w:fldChar w:fldCharType="begin"/>
          </w:r>
          <w:r w:rsidRPr="00EE27B1">
            <w:rPr>
              <w:rFonts w:ascii="Calibri" w:hAnsi="Calibri"/>
              <w:i/>
              <w:rPrChange w:id="16446"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447" w:author="Tre" w:date="2012-11-19T09:07:00Z">
                <w:rPr>
                  <w:rFonts w:ascii="Calibri" w:hAnsi="Calibri"/>
                  <w:i/>
                  <w:color w:val="0000FF"/>
                  <w:sz w:val="20"/>
                  <w:szCs w:val="20"/>
                  <w:u w:val="single"/>
                </w:rPr>
              </w:rPrChange>
            </w:rPr>
            <w:fldChar w:fldCharType="end"/>
          </w:r>
          <w:r w:rsidRPr="00EE27B1">
            <w:rPr>
              <w:rFonts w:ascii="Calibri" w:hAnsi="Calibri"/>
              <w:i/>
              <w:rPrChange w:id="16448" w:author="Tre" w:date="2012-11-19T09:07:00Z">
                <w:rPr>
                  <w:rFonts w:ascii="Calibri" w:hAnsi="Calibri"/>
                  <w:i/>
                  <w:color w:val="0000FF"/>
                  <w:sz w:val="20"/>
                  <w:szCs w:val="20"/>
                  <w:u w:val="single"/>
                </w:rPr>
              </w:rPrChange>
            </w:rPr>
            <w:delText xml:space="preserve">), </w:delText>
          </w:r>
        </w:del>
        <w:r w:rsidRPr="00EE27B1">
          <w:rPr>
            <w:rFonts w:ascii="Calibri" w:hAnsi="Calibri"/>
            <w:i/>
            <w:rPrChange w:id="16449" w:author="Tre" w:date="2012-11-19T09:07:00Z">
              <w:rPr>
                <w:rFonts w:ascii="Calibri" w:hAnsi="Calibri"/>
                <w:i/>
                <w:color w:val="0000FF"/>
                <w:sz w:val="20"/>
                <w:szCs w:val="20"/>
                <w:u w:val="single"/>
              </w:rPr>
            </w:rPrChange>
          </w:rPr>
          <w:t>Vehicle Type (</w:t>
        </w:r>
        <w:r w:rsidRPr="00EE27B1">
          <w:rPr>
            <w:rFonts w:ascii="Calibri" w:hAnsi="Calibri"/>
            <w:i/>
            <w:rPrChange w:id="16450" w:author="Tre" w:date="2012-11-19T09:07:00Z">
              <w:rPr>
                <w:rFonts w:ascii="Calibri" w:hAnsi="Calibri"/>
                <w:i/>
                <w:color w:val="0000FF"/>
                <w:sz w:val="20"/>
                <w:szCs w:val="20"/>
                <w:u w:val="single"/>
              </w:rPr>
            </w:rPrChange>
          </w:rPr>
          <w:fldChar w:fldCharType="begin"/>
        </w:r>
        <w:r w:rsidRPr="00EE27B1">
          <w:rPr>
            <w:rFonts w:ascii="Calibri" w:hAnsi="Calibri"/>
            <w:i/>
            <w:rPrChange w:id="1645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452" w:author="Tre" w:date="2012-11-19T09:07:00Z">
              <w:rPr>
                <w:rFonts w:ascii="Calibri" w:hAnsi="Calibri"/>
                <w:i/>
                <w:color w:val="0000FF"/>
                <w:sz w:val="20"/>
                <w:szCs w:val="20"/>
                <w:u w:val="single"/>
              </w:rPr>
            </w:rPrChange>
          </w:rPr>
          <w:fldChar w:fldCharType="separate"/>
        </w:r>
        <w:r w:rsidRPr="00EE27B1">
          <w:rPr>
            <w:rFonts w:ascii="Calibri" w:hAnsi="Calibri"/>
            <w:i/>
            <w:noProof/>
            <w:rPrChange w:id="16453" w:author="Tre" w:date="2012-11-19T09:07:00Z">
              <w:rPr>
                <w:rFonts w:ascii="Calibri" w:hAnsi="Calibri"/>
                <w:i/>
                <w:noProof/>
                <w:color w:val="0000FF"/>
                <w:sz w:val="20"/>
                <w:szCs w:val="20"/>
                <w:u w:val="single"/>
              </w:rPr>
            </w:rPrChange>
          </w:rPr>
          <w:t>Ground craft</w:t>
        </w:r>
        <w:r w:rsidRPr="00EE27B1">
          <w:rPr>
            <w:rFonts w:ascii="Calibri" w:hAnsi="Calibri"/>
            <w:i/>
            <w:rPrChange w:id="16454" w:author="Tre" w:date="2012-11-19T09:07:00Z">
              <w:rPr>
                <w:rFonts w:ascii="Calibri" w:hAnsi="Calibri"/>
                <w:i/>
                <w:color w:val="0000FF"/>
                <w:sz w:val="20"/>
                <w:szCs w:val="20"/>
                <w:u w:val="single"/>
              </w:rPr>
            </w:rPrChange>
          </w:rPr>
          <w:fldChar w:fldCharType="end"/>
        </w:r>
        <w:r w:rsidRPr="00EE27B1">
          <w:rPr>
            <w:rFonts w:ascii="Calibri" w:hAnsi="Calibri"/>
            <w:i/>
            <w:rPrChange w:id="16455" w:author="Tre" w:date="2012-11-19T09:07:00Z">
              <w:rPr>
                <w:rFonts w:ascii="Calibri" w:hAnsi="Calibri"/>
                <w:i/>
                <w:color w:val="0000FF"/>
                <w:sz w:val="20"/>
                <w:szCs w:val="20"/>
                <w:u w:val="single"/>
              </w:rPr>
            </w:rPrChange>
          </w:rPr>
          <w:t>), Speed (</w:t>
        </w:r>
        <w:r w:rsidRPr="00EE27B1">
          <w:rPr>
            <w:rFonts w:ascii="Calibri" w:hAnsi="Calibri"/>
            <w:i/>
            <w:rPrChange w:id="16456" w:author="Tre" w:date="2012-11-19T09:07:00Z">
              <w:rPr>
                <w:rFonts w:ascii="Calibri" w:hAnsi="Calibri"/>
                <w:i/>
                <w:color w:val="0000FF"/>
                <w:sz w:val="20"/>
                <w:szCs w:val="20"/>
                <w:u w:val="single"/>
              </w:rPr>
            </w:rPrChange>
          </w:rPr>
          <w:fldChar w:fldCharType="begin"/>
        </w:r>
        <w:r w:rsidRPr="00EE27B1">
          <w:rPr>
            <w:rFonts w:ascii="Calibri" w:hAnsi="Calibri"/>
            <w:i/>
            <w:rPrChange w:id="1645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458" w:author="Tre" w:date="2012-11-19T09:07:00Z">
              <w:rPr>
                <w:rFonts w:ascii="Calibri" w:hAnsi="Calibri"/>
                <w:i/>
                <w:color w:val="0000FF"/>
                <w:sz w:val="20"/>
                <w:szCs w:val="20"/>
                <w:u w:val="single"/>
              </w:rPr>
            </w:rPrChange>
          </w:rPr>
          <w:fldChar w:fldCharType="separate"/>
        </w:r>
        <w:r w:rsidRPr="00EE27B1">
          <w:rPr>
            <w:rFonts w:ascii="Calibri" w:hAnsi="Calibri"/>
            <w:i/>
            <w:noProof/>
            <w:rPrChange w:id="16459" w:author="Tre" w:date="2012-11-19T09:07:00Z">
              <w:rPr>
                <w:rFonts w:ascii="Calibri" w:hAnsi="Calibri"/>
                <w:i/>
                <w:noProof/>
                <w:color w:val="0000FF"/>
                <w:sz w:val="20"/>
                <w:szCs w:val="20"/>
                <w:u w:val="single"/>
              </w:rPr>
            </w:rPrChange>
          </w:rPr>
          <w:t>2</w:t>
        </w:r>
        <w:r w:rsidRPr="00EE27B1">
          <w:rPr>
            <w:rFonts w:ascii="Calibri" w:hAnsi="Calibri"/>
            <w:i/>
            <w:rPrChange w:id="16460" w:author="Tre" w:date="2012-11-19T09:07:00Z">
              <w:rPr>
                <w:rFonts w:ascii="Calibri" w:hAnsi="Calibri"/>
                <w:i/>
                <w:color w:val="0000FF"/>
                <w:sz w:val="20"/>
                <w:szCs w:val="20"/>
                <w:u w:val="single"/>
              </w:rPr>
            </w:rPrChange>
          </w:rPr>
          <w:fldChar w:fldCharType="end"/>
        </w:r>
        <w:r w:rsidRPr="00EE27B1">
          <w:rPr>
            <w:rFonts w:ascii="Calibri" w:hAnsi="Calibri"/>
            <w:i/>
            <w:rPrChange w:id="16461" w:author="Tre" w:date="2012-11-19T09:07:00Z">
              <w:rPr>
                <w:rFonts w:ascii="Calibri" w:hAnsi="Calibri"/>
                <w:i/>
                <w:color w:val="0000FF"/>
                <w:sz w:val="20"/>
                <w:szCs w:val="20"/>
                <w:u w:val="single"/>
              </w:rPr>
            </w:rPrChange>
          </w:rPr>
          <w:t>), Agility (</w:t>
        </w:r>
        <w:r w:rsidRPr="00EE27B1">
          <w:rPr>
            <w:rFonts w:ascii="Calibri" w:hAnsi="Calibri"/>
            <w:i/>
            <w:rPrChange w:id="16462" w:author="Tre" w:date="2012-11-19T09:07:00Z">
              <w:rPr>
                <w:rFonts w:ascii="Calibri" w:hAnsi="Calibri"/>
                <w:i/>
                <w:color w:val="0000FF"/>
                <w:sz w:val="20"/>
                <w:szCs w:val="20"/>
                <w:u w:val="single"/>
              </w:rPr>
            </w:rPrChange>
          </w:rPr>
          <w:fldChar w:fldCharType="begin"/>
        </w:r>
        <w:r w:rsidRPr="00EE27B1">
          <w:rPr>
            <w:rFonts w:ascii="Calibri" w:hAnsi="Calibri"/>
            <w:i/>
            <w:rPrChange w:id="1646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464" w:author="Tre" w:date="2012-11-19T09:07:00Z">
              <w:rPr>
                <w:rFonts w:ascii="Calibri" w:hAnsi="Calibri"/>
                <w:i/>
                <w:color w:val="0000FF"/>
                <w:sz w:val="20"/>
                <w:szCs w:val="20"/>
                <w:u w:val="single"/>
              </w:rPr>
            </w:rPrChange>
          </w:rPr>
          <w:fldChar w:fldCharType="separate"/>
        </w:r>
        <w:r w:rsidRPr="00EE27B1">
          <w:rPr>
            <w:rFonts w:ascii="Calibri" w:hAnsi="Calibri"/>
            <w:i/>
            <w:noProof/>
            <w:rPrChange w:id="16465" w:author="Tre" w:date="2012-11-19T09:07:00Z">
              <w:rPr>
                <w:rFonts w:ascii="Calibri" w:hAnsi="Calibri"/>
                <w:i/>
                <w:noProof/>
                <w:color w:val="0000FF"/>
                <w:sz w:val="20"/>
                <w:szCs w:val="20"/>
                <w:u w:val="single"/>
              </w:rPr>
            </w:rPrChange>
          </w:rPr>
          <w:t>2</w:t>
        </w:r>
        <w:r w:rsidRPr="00EE27B1">
          <w:rPr>
            <w:rFonts w:ascii="Calibri" w:hAnsi="Calibri"/>
            <w:i/>
            <w:rPrChange w:id="16466" w:author="Tre" w:date="2012-11-19T09:07:00Z">
              <w:rPr>
                <w:rFonts w:ascii="Calibri" w:hAnsi="Calibri"/>
                <w:i/>
                <w:color w:val="0000FF"/>
                <w:sz w:val="20"/>
                <w:szCs w:val="20"/>
                <w:u w:val="single"/>
              </w:rPr>
            </w:rPrChange>
          </w:rPr>
          <w:fldChar w:fldCharType="end"/>
        </w:r>
        <w:r w:rsidRPr="00EE27B1">
          <w:rPr>
            <w:rFonts w:ascii="Calibri" w:hAnsi="Calibri"/>
            <w:i/>
            <w:rPrChange w:id="16467" w:author="Tre" w:date="2012-11-19T09:07:00Z">
              <w:rPr>
                <w:rFonts w:ascii="Calibri" w:hAnsi="Calibri"/>
                <w:i/>
                <w:color w:val="0000FF"/>
                <w:sz w:val="20"/>
                <w:szCs w:val="20"/>
                <w:u w:val="single"/>
              </w:rPr>
            </w:rPrChange>
          </w:rPr>
          <w:t>)</w:t>
        </w:r>
        <w:del w:id="16468" w:author="Tre" w:date="2012-11-19T10:30:00Z">
          <w:r w:rsidRPr="00EE27B1">
            <w:rPr>
              <w:rFonts w:ascii="Calibri" w:hAnsi="Calibri"/>
              <w:i/>
              <w:rPrChange w:id="16469" w:author="Tre" w:date="2012-11-19T09:07:00Z">
                <w:rPr>
                  <w:rFonts w:ascii="Calibri" w:hAnsi="Calibri"/>
                  <w:i/>
                  <w:color w:val="0000FF"/>
                  <w:sz w:val="20"/>
                  <w:szCs w:val="20"/>
                  <w:u w:val="single"/>
                </w:rPr>
              </w:rPrChange>
            </w:rPr>
            <w:delText>, Fuel (</w:delText>
          </w:r>
          <w:r w:rsidRPr="00EE27B1" w:rsidDel="0027630D">
            <w:rPr>
              <w:rFonts w:ascii="Calibri" w:hAnsi="Calibri"/>
              <w:i/>
              <w:rPrChange w:id="16470" w:author="Tre" w:date="2012-11-19T09:07:00Z">
                <w:rPr>
                  <w:rFonts w:ascii="Calibri" w:hAnsi="Calibri"/>
                  <w:i/>
                  <w:color w:val="0000FF"/>
                  <w:sz w:val="20"/>
                  <w:szCs w:val="20"/>
                  <w:u w:val="single"/>
                </w:rPr>
              </w:rPrChange>
            </w:rPr>
            <w:fldChar w:fldCharType="begin"/>
          </w:r>
          <w:r w:rsidRPr="00EE27B1">
            <w:rPr>
              <w:rFonts w:ascii="Calibri" w:hAnsi="Calibri"/>
              <w:i/>
              <w:rPrChange w:id="16471"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472" w:author="Tre" w:date="2012-11-19T09:07:00Z">
                <w:rPr>
                  <w:rFonts w:ascii="Calibri" w:hAnsi="Calibri"/>
                  <w:i/>
                  <w:color w:val="0000FF"/>
                  <w:sz w:val="20"/>
                  <w:szCs w:val="20"/>
                  <w:u w:val="single"/>
                </w:rPr>
              </w:rPrChange>
            </w:rPr>
            <w:fldChar w:fldCharType="end"/>
          </w:r>
          <w:r w:rsidRPr="00EE27B1">
            <w:rPr>
              <w:rFonts w:ascii="Calibri" w:hAnsi="Calibri"/>
              <w:i/>
              <w:rPrChange w:id="16473" w:author="Tre" w:date="2012-11-19T09:07:00Z">
                <w:rPr>
                  <w:rFonts w:ascii="Calibri" w:hAnsi="Calibri"/>
                  <w:i/>
                  <w:color w:val="0000FF"/>
                  <w:sz w:val="20"/>
                  <w:szCs w:val="20"/>
                  <w:u w:val="single"/>
                </w:rPr>
              </w:rPrChange>
            </w:rPr>
            <w:delText>)</w:delText>
          </w:r>
        </w:del>
        <w:r w:rsidRPr="00EE27B1">
          <w:rPr>
            <w:rFonts w:ascii="Calibri" w:hAnsi="Calibri"/>
            <w:i/>
            <w:rPrChange w:id="16474" w:author="Tre" w:date="2012-11-19T09:07:00Z">
              <w:rPr>
                <w:rFonts w:ascii="Calibri" w:hAnsi="Calibri"/>
                <w:i/>
                <w:color w:val="0000FF"/>
                <w:sz w:val="20"/>
                <w:szCs w:val="20"/>
                <w:u w:val="single"/>
              </w:rPr>
            </w:rPrChange>
          </w:rPr>
          <w:t>]</w:t>
        </w:r>
      </w:ins>
    </w:p>
    <w:p w:rsidR="00D604AF" w:rsidRPr="000B0456" w:rsidRDefault="00EE27B1" w:rsidP="00D604AF">
      <w:pPr>
        <w:jc w:val="both"/>
        <w:rPr>
          <w:ins w:id="16475" w:author="frontdesk" w:date="2012-11-16T12:59:00Z"/>
          <w:rFonts w:ascii="Calibri" w:hAnsi="Calibri"/>
          <w:rPrChange w:id="16476" w:author="Tre" w:date="2012-11-19T09:07:00Z">
            <w:rPr>
              <w:ins w:id="16477" w:author="frontdesk" w:date="2012-11-16T12:59:00Z"/>
              <w:rFonts w:ascii="Calibri" w:hAnsi="Calibri"/>
              <w:sz w:val="20"/>
              <w:szCs w:val="20"/>
            </w:rPr>
          </w:rPrChange>
        </w:rPr>
      </w:pPr>
      <w:ins w:id="16478" w:author="frontdesk" w:date="2012-11-16T12:59:00Z">
        <w:r w:rsidRPr="00EE27B1">
          <w:rPr>
            <w:rFonts w:ascii="Calibri" w:hAnsi="Calibri"/>
            <w:rPrChange w:id="16479" w:author="Tre" w:date="2012-11-19T09:07:00Z">
              <w:rPr>
                <w:rFonts w:ascii="Calibri" w:hAnsi="Calibri"/>
                <w:color w:val="0000FF"/>
                <w:sz w:val="20"/>
                <w:szCs w:val="20"/>
                <w:u w:val="single"/>
              </w:rPr>
            </w:rPrChange>
          </w:rPr>
          <w:fldChar w:fldCharType="begin"/>
        </w:r>
        <w:r w:rsidRPr="00EE27B1">
          <w:rPr>
            <w:rFonts w:ascii="Calibri" w:hAnsi="Calibri"/>
            <w:rPrChange w:id="1648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481" w:author="Tre" w:date="2012-11-19T09:07:00Z">
              <w:rPr>
                <w:rFonts w:ascii="Calibri" w:hAnsi="Calibri"/>
                <w:color w:val="0000FF"/>
                <w:sz w:val="20"/>
                <w:szCs w:val="20"/>
                <w:u w:val="single"/>
              </w:rPr>
            </w:rPrChange>
          </w:rPr>
          <w:fldChar w:fldCharType="separate"/>
        </w:r>
        <w:r w:rsidRPr="00EE27B1">
          <w:rPr>
            <w:rFonts w:ascii="Calibri" w:hAnsi="Calibri"/>
            <w:noProof/>
            <w:rPrChange w:id="16482" w:author="Tre" w:date="2012-11-19T09:07:00Z">
              <w:rPr>
                <w:rFonts w:ascii="Calibri" w:hAnsi="Calibri"/>
                <w:noProof/>
                <w:color w:val="0000FF"/>
                <w:sz w:val="20"/>
                <w:szCs w:val="20"/>
                <w:u w:val="single"/>
              </w:rPr>
            </w:rPrChange>
          </w:rPr>
          <w:t>A mid-sized car that has good gas milage and is highly maneuverable in the city.</w:t>
        </w:r>
        <w:r w:rsidRPr="00EE27B1">
          <w:rPr>
            <w:rFonts w:ascii="Calibri" w:hAnsi="Calibri"/>
            <w:rPrChange w:id="16483" w:author="Tre" w:date="2012-11-19T09:07:00Z">
              <w:rPr>
                <w:rFonts w:ascii="Calibri" w:hAnsi="Calibri"/>
                <w:color w:val="0000FF"/>
                <w:sz w:val="20"/>
                <w:szCs w:val="20"/>
                <w:u w:val="single"/>
              </w:rPr>
            </w:rPrChange>
          </w:rPr>
          <w:fldChar w:fldCharType="end"/>
        </w:r>
        <w:r w:rsidRPr="00EE27B1">
          <w:rPr>
            <w:rFonts w:ascii="Calibri" w:hAnsi="Calibri"/>
            <w:rPrChange w:id="16484" w:author="Tre" w:date="2012-11-19T09:07:00Z">
              <w:rPr>
                <w:rFonts w:ascii="Calibri" w:hAnsi="Calibri"/>
                <w:color w:val="0000FF"/>
                <w:sz w:val="20"/>
                <w:szCs w:val="20"/>
                <w:u w:val="single"/>
              </w:rPr>
            </w:rPrChange>
          </w:rPr>
          <w:fldChar w:fldCharType="begin"/>
        </w:r>
        <w:r w:rsidRPr="00EE27B1">
          <w:rPr>
            <w:rFonts w:ascii="Calibri" w:hAnsi="Calibri"/>
            <w:rPrChange w:id="1648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486"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487" w:author="frontdesk" w:date="2012-11-16T12:59:00Z"/>
        </w:rPr>
      </w:pPr>
    </w:p>
    <w:p w:rsidR="00D604AF" w:rsidRPr="000B0456" w:rsidRDefault="00EE27B1" w:rsidP="00D604AF">
      <w:pPr>
        <w:jc w:val="both"/>
        <w:rPr>
          <w:ins w:id="16488" w:author="frontdesk" w:date="2012-11-16T12:59:00Z"/>
          <w:rFonts w:ascii="Calibri" w:hAnsi="Calibri"/>
          <w:b/>
          <w:rPrChange w:id="16489" w:author="Tre" w:date="2012-11-19T09:07:00Z">
            <w:rPr>
              <w:ins w:id="16490" w:author="frontdesk" w:date="2012-11-16T12:59:00Z"/>
              <w:rFonts w:ascii="Calibri" w:hAnsi="Calibri"/>
              <w:b/>
              <w:sz w:val="20"/>
              <w:szCs w:val="20"/>
            </w:rPr>
          </w:rPrChange>
        </w:rPr>
      </w:pPr>
      <w:ins w:id="16491" w:author="frontdesk" w:date="2012-11-16T12:59:00Z">
        <w:r w:rsidRPr="00EE27B1">
          <w:rPr>
            <w:rFonts w:ascii="Calibri" w:hAnsi="Calibri"/>
            <w:b/>
            <w:rPrChange w:id="16492" w:author="Tre" w:date="2012-11-19T09:07:00Z">
              <w:rPr>
                <w:rFonts w:ascii="Calibri" w:hAnsi="Calibri"/>
                <w:b/>
                <w:color w:val="0000FF"/>
                <w:sz w:val="20"/>
                <w:szCs w:val="20"/>
                <w:u w:val="single"/>
              </w:rPr>
            </w:rPrChange>
          </w:rPr>
          <w:fldChar w:fldCharType="begin"/>
        </w:r>
        <w:r w:rsidRPr="00EE27B1">
          <w:rPr>
            <w:rFonts w:ascii="Calibri" w:hAnsi="Calibri"/>
            <w:b/>
            <w:rPrChange w:id="1649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494" w:author="Tre" w:date="2012-11-19T09:07:00Z">
              <w:rPr>
                <w:rFonts w:ascii="Calibri" w:hAnsi="Calibri"/>
                <w:b/>
                <w:color w:val="0000FF"/>
                <w:sz w:val="20"/>
                <w:szCs w:val="20"/>
                <w:u w:val="single"/>
              </w:rPr>
            </w:rPrChange>
          </w:rPr>
          <w:fldChar w:fldCharType="separate"/>
        </w:r>
        <w:r w:rsidRPr="00EE27B1">
          <w:rPr>
            <w:rFonts w:ascii="Calibri" w:hAnsi="Calibri"/>
            <w:b/>
            <w:noProof/>
            <w:rPrChange w:id="16495" w:author="Tre" w:date="2012-11-19T09:07:00Z">
              <w:rPr>
                <w:rFonts w:ascii="Calibri" w:hAnsi="Calibri"/>
                <w:b/>
                <w:noProof/>
                <w:color w:val="0000FF"/>
                <w:sz w:val="20"/>
                <w:szCs w:val="20"/>
                <w:u w:val="single"/>
              </w:rPr>
            </w:rPrChange>
          </w:rPr>
          <w:t>Mercedes Luxury Sedan</w:t>
        </w:r>
        <w:r w:rsidRPr="00EE27B1">
          <w:rPr>
            <w:rFonts w:ascii="Calibri" w:hAnsi="Calibri"/>
            <w:b/>
            <w:rPrChange w:id="16496"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497" w:author="frontdesk" w:date="2012-11-16T12:59:00Z"/>
          <w:rFonts w:ascii="Calibri" w:hAnsi="Calibri"/>
          <w:i/>
          <w:rPrChange w:id="16498" w:author="Tre" w:date="2012-11-19T09:07:00Z">
            <w:rPr>
              <w:ins w:id="16499" w:author="frontdesk" w:date="2012-11-16T12:59:00Z"/>
              <w:rFonts w:ascii="Calibri" w:hAnsi="Calibri"/>
              <w:i/>
              <w:sz w:val="20"/>
              <w:szCs w:val="20"/>
            </w:rPr>
          </w:rPrChange>
        </w:rPr>
      </w:pPr>
      <w:ins w:id="16500" w:author="frontdesk" w:date="2012-11-16T12:59:00Z">
        <w:r w:rsidRPr="00EE27B1">
          <w:rPr>
            <w:rFonts w:ascii="Calibri" w:hAnsi="Calibri"/>
            <w:i/>
            <w:rPrChange w:id="16501" w:author="Tre" w:date="2012-11-19T09:07:00Z">
              <w:rPr>
                <w:rFonts w:ascii="Calibri" w:hAnsi="Calibri"/>
                <w:i/>
                <w:color w:val="0000FF"/>
                <w:sz w:val="20"/>
                <w:szCs w:val="20"/>
                <w:u w:val="single"/>
              </w:rPr>
            </w:rPrChange>
          </w:rPr>
          <w:t>[</w:t>
        </w:r>
        <w:del w:id="16502" w:author="Tre" w:date="2012-11-19T09:49:00Z">
          <w:r w:rsidRPr="00EE27B1">
            <w:rPr>
              <w:rFonts w:ascii="Calibri" w:hAnsi="Calibri"/>
              <w:i/>
              <w:rPrChange w:id="16503" w:author="Tre" w:date="2012-11-19T09:07:00Z">
                <w:rPr>
                  <w:rFonts w:ascii="Calibri" w:hAnsi="Calibri"/>
                  <w:i/>
                  <w:color w:val="0000FF"/>
                  <w:sz w:val="20"/>
                  <w:szCs w:val="20"/>
                  <w:u w:val="single"/>
                </w:rPr>
              </w:rPrChange>
            </w:rPr>
            <w:delText>Damage (</w:delText>
          </w:r>
          <w:r w:rsidRPr="00EE27B1" w:rsidDel="00E63471">
            <w:rPr>
              <w:rFonts w:ascii="Calibri" w:hAnsi="Calibri"/>
              <w:i/>
              <w:rPrChange w:id="16504" w:author="Tre" w:date="2012-11-19T09:07:00Z">
                <w:rPr>
                  <w:rFonts w:ascii="Calibri" w:hAnsi="Calibri"/>
                  <w:i/>
                  <w:color w:val="0000FF"/>
                  <w:sz w:val="20"/>
                  <w:szCs w:val="20"/>
                  <w:u w:val="single"/>
                </w:rPr>
              </w:rPrChange>
            </w:rPr>
            <w:fldChar w:fldCharType="begin"/>
          </w:r>
          <w:r w:rsidRPr="00EE27B1">
            <w:rPr>
              <w:rFonts w:ascii="Calibri" w:hAnsi="Calibri"/>
              <w:i/>
              <w:rPrChange w:id="16505"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506" w:author="Tre" w:date="2012-11-19T09:07:00Z">
                <w:rPr>
                  <w:rFonts w:ascii="Calibri" w:hAnsi="Calibri"/>
                  <w:i/>
                  <w:color w:val="0000FF"/>
                  <w:sz w:val="20"/>
                  <w:szCs w:val="20"/>
                  <w:u w:val="single"/>
                </w:rPr>
              </w:rPrChange>
            </w:rPr>
            <w:fldChar w:fldCharType="end"/>
          </w:r>
          <w:r w:rsidRPr="00EE27B1">
            <w:rPr>
              <w:rFonts w:ascii="Calibri" w:hAnsi="Calibri"/>
              <w:i/>
              <w:rPrChange w:id="16507" w:author="Tre" w:date="2012-11-19T09:07:00Z">
                <w:rPr>
                  <w:rFonts w:ascii="Calibri" w:hAnsi="Calibri"/>
                  <w:i/>
                  <w:color w:val="0000FF"/>
                  <w:sz w:val="20"/>
                  <w:szCs w:val="20"/>
                  <w:u w:val="single"/>
                </w:rPr>
              </w:rPrChange>
            </w:rPr>
            <w:delText>), Type (</w:delText>
          </w:r>
          <w:r w:rsidRPr="00EE27B1" w:rsidDel="00E63471">
            <w:rPr>
              <w:rFonts w:ascii="Calibri" w:hAnsi="Calibri"/>
              <w:i/>
              <w:rPrChange w:id="16508" w:author="Tre" w:date="2012-11-19T09:07:00Z">
                <w:rPr>
                  <w:rFonts w:ascii="Calibri" w:hAnsi="Calibri"/>
                  <w:i/>
                  <w:color w:val="0000FF"/>
                  <w:sz w:val="20"/>
                  <w:szCs w:val="20"/>
                  <w:u w:val="single"/>
                </w:rPr>
              </w:rPrChange>
            </w:rPr>
            <w:fldChar w:fldCharType="begin"/>
          </w:r>
          <w:r w:rsidRPr="00EE27B1">
            <w:rPr>
              <w:rFonts w:ascii="Calibri" w:hAnsi="Calibri"/>
              <w:i/>
              <w:rPrChange w:id="16509"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510" w:author="Tre" w:date="2012-11-19T09:07:00Z">
                <w:rPr>
                  <w:rFonts w:ascii="Calibri" w:hAnsi="Calibri"/>
                  <w:i/>
                  <w:color w:val="0000FF"/>
                  <w:sz w:val="20"/>
                  <w:szCs w:val="20"/>
                  <w:u w:val="single"/>
                </w:rPr>
              </w:rPrChange>
            </w:rPr>
            <w:fldChar w:fldCharType="end"/>
          </w:r>
          <w:r w:rsidRPr="00EE27B1">
            <w:rPr>
              <w:rFonts w:ascii="Calibri" w:hAnsi="Calibri"/>
              <w:i/>
              <w:rPrChange w:id="16511" w:author="Tre" w:date="2012-11-19T09:07:00Z">
                <w:rPr>
                  <w:rFonts w:ascii="Calibri" w:hAnsi="Calibri"/>
                  <w:i/>
                  <w:color w:val="0000FF"/>
                  <w:sz w:val="20"/>
                  <w:szCs w:val="20"/>
                  <w:u w:val="single"/>
                </w:rPr>
              </w:rPrChange>
            </w:rPr>
            <w:delText>), Rate (</w:delText>
          </w:r>
          <w:r w:rsidRPr="00EE27B1" w:rsidDel="00E63471">
            <w:rPr>
              <w:rFonts w:ascii="Calibri" w:hAnsi="Calibri"/>
              <w:i/>
              <w:rPrChange w:id="16512" w:author="Tre" w:date="2012-11-19T09:07:00Z">
                <w:rPr>
                  <w:rFonts w:ascii="Calibri" w:hAnsi="Calibri"/>
                  <w:i/>
                  <w:color w:val="0000FF"/>
                  <w:sz w:val="20"/>
                  <w:szCs w:val="20"/>
                  <w:u w:val="single"/>
                </w:rPr>
              </w:rPrChange>
            </w:rPr>
            <w:fldChar w:fldCharType="begin"/>
          </w:r>
          <w:r w:rsidRPr="00EE27B1">
            <w:rPr>
              <w:rFonts w:ascii="Calibri" w:hAnsi="Calibri"/>
              <w:i/>
              <w:rPrChange w:id="16513"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514" w:author="Tre" w:date="2012-11-19T09:07:00Z">
                <w:rPr>
                  <w:rFonts w:ascii="Calibri" w:hAnsi="Calibri"/>
                  <w:i/>
                  <w:color w:val="0000FF"/>
                  <w:sz w:val="20"/>
                  <w:szCs w:val="20"/>
                  <w:u w:val="single"/>
                </w:rPr>
              </w:rPrChange>
            </w:rPr>
            <w:fldChar w:fldCharType="end"/>
          </w:r>
          <w:r w:rsidRPr="00EE27B1">
            <w:rPr>
              <w:rFonts w:ascii="Calibri" w:hAnsi="Calibri"/>
              <w:i/>
              <w:rPrChange w:id="16515" w:author="Tre" w:date="2012-11-19T09:07:00Z">
                <w:rPr>
                  <w:rFonts w:ascii="Calibri" w:hAnsi="Calibri"/>
                  <w:i/>
                  <w:color w:val="0000FF"/>
                  <w:sz w:val="20"/>
                  <w:szCs w:val="20"/>
                  <w:u w:val="single"/>
                </w:rPr>
              </w:rPrChange>
            </w:rPr>
            <w:delText>), Ammo (</w:delText>
          </w:r>
          <w:r w:rsidRPr="00EE27B1" w:rsidDel="00E63471">
            <w:rPr>
              <w:rFonts w:ascii="Calibri" w:hAnsi="Calibri"/>
              <w:i/>
              <w:rPrChange w:id="16516" w:author="Tre" w:date="2012-11-19T09:07:00Z">
                <w:rPr>
                  <w:rFonts w:ascii="Calibri" w:hAnsi="Calibri"/>
                  <w:i/>
                  <w:color w:val="0000FF"/>
                  <w:sz w:val="20"/>
                  <w:szCs w:val="20"/>
                  <w:u w:val="single"/>
                </w:rPr>
              </w:rPrChange>
            </w:rPr>
            <w:fldChar w:fldCharType="begin"/>
          </w:r>
          <w:r w:rsidRPr="00EE27B1">
            <w:rPr>
              <w:rFonts w:ascii="Calibri" w:hAnsi="Calibri"/>
              <w:i/>
              <w:rPrChange w:id="16517"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518" w:author="Tre" w:date="2012-11-19T09:07:00Z">
                <w:rPr>
                  <w:rFonts w:ascii="Calibri" w:hAnsi="Calibri"/>
                  <w:i/>
                  <w:color w:val="0000FF"/>
                  <w:sz w:val="20"/>
                  <w:szCs w:val="20"/>
                  <w:u w:val="single"/>
                </w:rPr>
              </w:rPrChange>
            </w:rPr>
            <w:fldChar w:fldCharType="end"/>
          </w:r>
          <w:r w:rsidRPr="00EE27B1">
            <w:rPr>
              <w:rFonts w:ascii="Calibri" w:hAnsi="Calibri"/>
              <w:i/>
              <w:rPrChange w:id="16519" w:author="Tre" w:date="2012-11-19T09:07:00Z">
                <w:rPr>
                  <w:rFonts w:ascii="Calibri" w:hAnsi="Calibri"/>
                  <w:i/>
                  <w:color w:val="0000FF"/>
                  <w:sz w:val="20"/>
                  <w:szCs w:val="20"/>
                  <w:u w:val="single"/>
                </w:rPr>
              </w:rPrChange>
            </w:rPr>
            <w:delText>), Range (</w:delText>
          </w:r>
          <w:r w:rsidRPr="00EE27B1" w:rsidDel="00E63471">
            <w:rPr>
              <w:rFonts w:ascii="Calibri" w:hAnsi="Calibri"/>
              <w:i/>
              <w:rPrChange w:id="16520" w:author="Tre" w:date="2012-11-19T09:07:00Z">
                <w:rPr>
                  <w:rFonts w:ascii="Calibri" w:hAnsi="Calibri"/>
                  <w:i/>
                  <w:color w:val="0000FF"/>
                  <w:sz w:val="20"/>
                  <w:szCs w:val="20"/>
                  <w:u w:val="single"/>
                </w:rPr>
              </w:rPrChange>
            </w:rPr>
            <w:fldChar w:fldCharType="begin"/>
          </w:r>
          <w:r w:rsidRPr="00EE27B1">
            <w:rPr>
              <w:rFonts w:ascii="Calibri" w:hAnsi="Calibri"/>
              <w:i/>
              <w:rPrChange w:id="16521"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522" w:author="Tre" w:date="2012-11-19T09:07:00Z">
                <w:rPr>
                  <w:rFonts w:ascii="Calibri" w:hAnsi="Calibri"/>
                  <w:i/>
                  <w:color w:val="0000FF"/>
                  <w:sz w:val="20"/>
                  <w:szCs w:val="20"/>
                  <w:u w:val="single"/>
                </w:rPr>
              </w:rPrChange>
            </w:rPr>
            <w:fldChar w:fldCharType="end"/>
          </w:r>
          <w:r w:rsidRPr="00EE27B1">
            <w:rPr>
              <w:rFonts w:ascii="Calibri" w:hAnsi="Calibri"/>
              <w:i/>
              <w:rPrChange w:id="16523" w:author="Tre" w:date="2012-11-19T09:07:00Z">
                <w:rPr>
                  <w:rFonts w:ascii="Calibri" w:hAnsi="Calibri"/>
                  <w:i/>
                  <w:color w:val="0000FF"/>
                  <w:sz w:val="20"/>
                  <w:szCs w:val="20"/>
                  <w:u w:val="single"/>
                </w:rPr>
              </w:rPrChange>
            </w:rPr>
            <w:delText xml:space="preserve">), </w:delText>
          </w:r>
        </w:del>
        <w:r w:rsidRPr="00EE27B1">
          <w:rPr>
            <w:rFonts w:ascii="Calibri" w:hAnsi="Calibri"/>
            <w:i/>
            <w:rPrChange w:id="16524" w:author="Tre" w:date="2012-11-19T09:07:00Z">
              <w:rPr>
                <w:rFonts w:ascii="Calibri" w:hAnsi="Calibri"/>
                <w:i/>
                <w:color w:val="0000FF"/>
                <w:sz w:val="20"/>
                <w:szCs w:val="20"/>
                <w:u w:val="single"/>
              </w:rPr>
            </w:rPrChange>
          </w:rPr>
          <w:t>Vehicle Type (</w:t>
        </w:r>
        <w:r w:rsidRPr="00EE27B1">
          <w:rPr>
            <w:rFonts w:ascii="Calibri" w:hAnsi="Calibri"/>
            <w:i/>
            <w:rPrChange w:id="16525" w:author="Tre" w:date="2012-11-19T09:07:00Z">
              <w:rPr>
                <w:rFonts w:ascii="Calibri" w:hAnsi="Calibri"/>
                <w:i/>
                <w:color w:val="0000FF"/>
                <w:sz w:val="20"/>
                <w:szCs w:val="20"/>
                <w:u w:val="single"/>
              </w:rPr>
            </w:rPrChange>
          </w:rPr>
          <w:fldChar w:fldCharType="begin"/>
        </w:r>
        <w:r w:rsidRPr="00EE27B1">
          <w:rPr>
            <w:rFonts w:ascii="Calibri" w:hAnsi="Calibri"/>
            <w:i/>
            <w:rPrChange w:id="16526"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527" w:author="Tre" w:date="2012-11-19T09:07:00Z">
              <w:rPr>
                <w:rFonts w:ascii="Calibri" w:hAnsi="Calibri"/>
                <w:i/>
                <w:color w:val="0000FF"/>
                <w:sz w:val="20"/>
                <w:szCs w:val="20"/>
                <w:u w:val="single"/>
              </w:rPr>
            </w:rPrChange>
          </w:rPr>
          <w:fldChar w:fldCharType="separate"/>
        </w:r>
        <w:r w:rsidRPr="00EE27B1">
          <w:rPr>
            <w:rFonts w:ascii="Calibri" w:hAnsi="Calibri"/>
            <w:i/>
            <w:noProof/>
            <w:rPrChange w:id="16528" w:author="Tre" w:date="2012-11-19T09:07:00Z">
              <w:rPr>
                <w:rFonts w:ascii="Calibri" w:hAnsi="Calibri"/>
                <w:i/>
                <w:noProof/>
                <w:color w:val="0000FF"/>
                <w:sz w:val="20"/>
                <w:szCs w:val="20"/>
                <w:u w:val="single"/>
              </w:rPr>
            </w:rPrChange>
          </w:rPr>
          <w:t>Ground craft</w:t>
        </w:r>
        <w:r w:rsidRPr="00EE27B1">
          <w:rPr>
            <w:rFonts w:ascii="Calibri" w:hAnsi="Calibri"/>
            <w:i/>
            <w:rPrChange w:id="16529" w:author="Tre" w:date="2012-11-19T09:07:00Z">
              <w:rPr>
                <w:rFonts w:ascii="Calibri" w:hAnsi="Calibri"/>
                <w:i/>
                <w:color w:val="0000FF"/>
                <w:sz w:val="20"/>
                <w:szCs w:val="20"/>
                <w:u w:val="single"/>
              </w:rPr>
            </w:rPrChange>
          </w:rPr>
          <w:fldChar w:fldCharType="end"/>
        </w:r>
        <w:r w:rsidRPr="00EE27B1">
          <w:rPr>
            <w:rFonts w:ascii="Calibri" w:hAnsi="Calibri"/>
            <w:i/>
            <w:rPrChange w:id="16530" w:author="Tre" w:date="2012-11-19T09:07:00Z">
              <w:rPr>
                <w:rFonts w:ascii="Calibri" w:hAnsi="Calibri"/>
                <w:i/>
                <w:color w:val="0000FF"/>
                <w:sz w:val="20"/>
                <w:szCs w:val="20"/>
                <w:u w:val="single"/>
              </w:rPr>
            </w:rPrChange>
          </w:rPr>
          <w:t>), Speed (</w:t>
        </w:r>
        <w:r w:rsidRPr="00EE27B1">
          <w:rPr>
            <w:rFonts w:ascii="Calibri" w:hAnsi="Calibri"/>
            <w:i/>
            <w:rPrChange w:id="16531" w:author="Tre" w:date="2012-11-19T09:07:00Z">
              <w:rPr>
                <w:rFonts w:ascii="Calibri" w:hAnsi="Calibri"/>
                <w:i/>
                <w:color w:val="0000FF"/>
                <w:sz w:val="20"/>
                <w:szCs w:val="20"/>
                <w:u w:val="single"/>
              </w:rPr>
            </w:rPrChange>
          </w:rPr>
          <w:fldChar w:fldCharType="begin"/>
        </w:r>
        <w:r w:rsidRPr="00EE27B1">
          <w:rPr>
            <w:rFonts w:ascii="Calibri" w:hAnsi="Calibri"/>
            <w:i/>
            <w:rPrChange w:id="16532"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533" w:author="Tre" w:date="2012-11-19T09:07:00Z">
              <w:rPr>
                <w:rFonts w:ascii="Calibri" w:hAnsi="Calibri"/>
                <w:i/>
                <w:color w:val="0000FF"/>
                <w:sz w:val="20"/>
                <w:szCs w:val="20"/>
                <w:u w:val="single"/>
              </w:rPr>
            </w:rPrChange>
          </w:rPr>
          <w:fldChar w:fldCharType="separate"/>
        </w:r>
        <w:r w:rsidRPr="00EE27B1">
          <w:rPr>
            <w:rFonts w:ascii="Calibri" w:hAnsi="Calibri"/>
            <w:i/>
            <w:noProof/>
            <w:rPrChange w:id="16534" w:author="Tre" w:date="2012-11-19T09:07:00Z">
              <w:rPr>
                <w:rFonts w:ascii="Calibri" w:hAnsi="Calibri"/>
                <w:i/>
                <w:noProof/>
                <w:color w:val="0000FF"/>
                <w:sz w:val="20"/>
                <w:szCs w:val="20"/>
                <w:u w:val="single"/>
              </w:rPr>
            </w:rPrChange>
          </w:rPr>
          <w:t>3</w:t>
        </w:r>
        <w:r w:rsidRPr="00EE27B1">
          <w:rPr>
            <w:rFonts w:ascii="Calibri" w:hAnsi="Calibri"/>
            <w:i/>
            <w:rPrChange w:id="16535" w:author="Tre" w:date="2012-11-19T09:07:00Z">
              <w:rPr>
                <w:rFonts w:ascii="Calibri" w:hAnsi="Calibri"/>
                <w:i/>
                <w:color w:val="0000FF"/>
                <w:sz w:val="20"/>
                <w:szCs w:val="20"/>
                <w:u w:val="single"/>
              </w:rPr>
            </w:rPrChange>
          </w:rPr>
          <w:fldChar w:fldCharType="end"/>
        </w:r>
        <w:r w:rsidRPr="00EE27B1">
          <w:rPr>
            <w:rFonts w:ascii="Calibri" w:hAnsi="Calibri"/>
            <w:i/>
            <w:rPrChange w:id="16536" w:author="Tre" w:date="2012-11-19T09:07:00Z">
              <w:rPr>
                <w:rFonts w:ascii="Calibri" w:hAnsi="Calibri"/>
                <w:i/>
                <w:color w:val="0000FF"/>
                <w:sz w:val="20"/>
                <w:szCs w:val="20"/>
                <w:u w:val="single"/>
              </w:rPr>
            </w:rPrChange>
          </w:rPr>
          <w:t>), Agility (</w:t>
        </w:r>
        <w:r w:rsidRPr="00EE27B1">
          <w:rPr>
            <w:rFonts w:ascii="Calibri" w:hAnsi="Calibri"/>
            <w:i/>
            <w:rPrChange w:id="16537" w:author="Tre" w:date="2012-11-19T09:07:00Z">
              <w:rPr>
                <w:rFonts w:ascii="Calibri" w:hAnsi="Calibri"/>
                <w:i/>
                <w:color w:val="0000FF"/>
                <w:sz w:val="20"/>
                <w:szCs w:val="20"/>
                <w:u w:val="single"/>
              </w:rPr>
            </w:rPrChange>
          </w:rPr>
          <w:fldChar w:fldCharType="begin"/>
        </w:r>
        <w:r w:rsidRPr="00EE27B1">
          <w:rPr>
            <w:rFonts w:ascii="Calibri" w:hAnsi="Calibri"/>
            <w:i/>
            <w:rPrChange w:id="16538"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539" w:author="Tre" w:date="2012-11-19T09:07:00Z">
              <w:rPr>
                <w:rFonts w:ascii="Calibri" w:hAnsi="Calibri"/>
                <w:i/>
                <w:color w:val="0000FF"/>
                <w:sz w:val="20"/>
                <w:szCs w:val="20"/>
                <w:u w:val="single"/>
              </w:rPr>
            </w:rPrChange>
          </w:rPr>
          <w:fldChar w:fldCharType="separate"/>
        </w:r>
        <w:r w:rsidRPr="00EE27B1">
          <w:rPr>
            <w:rFonts w:ascii="Calibri" w:hAnsi="Calibri"/>
            <w:i/>
            <w:noProof/>
            <w:rPrChange w:id="16540" w:author="Tre" w:date="2012-11-19T09:07:00Z">
              <w:rPr>
                <w:rFonts w:ascii="Calibri" w:hAnsi="Calibri"/>
                <w:i/>
                <w:noProof/>
                <w:color w:val="0000FF"/>
                <w:sz w:val="20"/>
                <w:szCs w:val="20"/>
                <w:u w:val="single"/>
              </w:rPr>
            </w:rPrChange>
          </w:rPr>
          <w:t>3</w:t>
        </w:r>
        <w:r w:rsidRPr="00EE27B1">
          <w:rPr>
            <w:rFonts w:ascii="Calibri" w:hAnsi="Calibri"/>
            <w:i/>
            <w:rPrChange w:id="16541" w:author="Tre" w:date="2012-11-19T09:07:00Z">
              <w:rPr>
                <w:rFonts w:ascii="Calibri" w:hAnsi="Calibri"/>
                <w:i/>
                <w:color w:val="0000FF"/>
                <w:sz w:val="20"/>
                <w:szCs w:val="20"/>
                <w:u w:val="single"/>
              </w:rPr>
            </w:rPrChange>
          </w:rPr>
          <w:fldChar w:fldCharType="end"/>
        </w:r>
        <w:r w:rsidRPr="00EE27B1">
          <w:rPr>
            <w:rFonts w:ascii="Calibri" w:hAnsi="Calibri"/>
            <w:i/>
            <w:rPrChange w:id="16542" w:author="Tre" w:date="2012-11-19T09:07:00Z">
              <w:rPr>
                <w:rFonts w:ascii="Calibri" w:hAnsi="Calibri"/>
                <w:i/>
                <w:color w:val="0000FF"/>
                <w:sz w:val="20"/>
                <w:szCs w:val="20"/>
                <w:u w:val="single"/>
              </w:rPr>
            </w:rPrChange>
          </w:rPr>
          <w:t>)</w:t>
        </w:r>
        <w:del w:id="16543" w:author="Tre" w:date="2012-11-19T10:30:00Z">
          <w:r w:rsidRPr="00EE27B1">
            <w:rPr>
              <w:rFonts w:ascii="Calibri" w:hAnsi="Calibri"/>
              <w:i/>
              <w:rPrChange w:id="16544" w:author="Tre" w:date="2012-11-19T09:07:00Z">
                <w:rPr>
                  <w:rFonts w:ascii="Calibri" w:hAnsi="Calibri"/>
                  <w:i/>
                  <w:color w:val="0000FF"/>
                  <w:sz w:val="20"/>
                  <w:szCs w:val="20"/>
                  <w:u w:val="single"/>
                </w:rPr>
              </w:rPrChange>
            </w:rPr>
            <w:delText>, Fuel (</w:delText>
          </w:r>
          <w:r w:rsidRPr="00EE27B1" w:rsidDel="0027630D">
            <w:rPr>
              <w:rFonts w:ascii="Calibri" w:hAnsi="Calibri"/>
              <w:i/>
              <w:rPrChange w:id="16545" w:author="Tre" w:date="2012-11-19T09:07:00Z">
                <w:rPr>
                  <w:rFonts w:ascii="Calibri" w:hAnsi="Calibri"/>
                  <w:i/>
                  <w:color w:val="0000FF"/>
                  <w:sz w:val="20"/>
                  <w:szCs w:val="20"/>
                  <w:u w:val="single"/>
                </w:rPr>
              </w:rPrChange>
            </w:rPr>
            <w:fldChar w:fldCharType="begin"/>
          </w:r>
          <w:r w:rsidRPr="00EE27B1">
            <w:rPr>
              <w:rFonts w:ascii="Calibri" w:hAnsi="Calibri"/>
              <w:i/>
              <w:rPrChange w:id="16546"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547" w:author="Tre" w:date="2012-11-19T09:07:00Z">
                <w:rPr>
                  <w:rFonts w:ascii="Calibri" w:hAnsi="Calibri"/>
                  <w:i/>
                  <w:color w:val="0000FF"/>
                  <w:sz w:val="20"/>
                  <w:szCs w:val="20"/>
                  <w:u w:val="single"/>
                </w:rPr>
              </w:rPrChange>
            </w:rPr>
            <w:fldChar w:fldCharType="end"/>
          </w:r>
          <w:r w:rsidRPr="00EE27B1">
            <w:rPr>
              <w:rFonts w:ascii="Calibri" w:hAnsi="Calibri"/>
              <w:i/>
              <w:rPrChange w:id="16548" w:author="Tre" w:date="2012-11-19T09:07:00Z">
                <w:rPr>
                  <w:rFonts w:ascii="Calibri" w:hAnsi="Calibri"/>
                  <w:i/>
                  <w:color w:val="0000FF"/>
                  <w:sz w:val="20"/>
                  <w:szCs w:val="20"/>
                  <w:u w:val="single"/>
                </w:rPr>
              </w:rPrChange>
            </w:rPr>
            <w:delText>)</w:delText>
          </w:r>
        </w:del>
        <w:r w:rsidRPr="00EE27B1">
          <w:rPr>
            <w:rFonts w:ascii="Calibri" w:hAnsi="Calibri"/>
            <w:i/>
            <w:rPrChange w:id="16549" w:author="Tre" w:date="2012-11-19T09:07:00Z">
              <w:rPr>
                <w:rFonts w:ascii="Calibri" w:hAnsi="Calibri"/>
                <w:i/>
                <w:color w:val="0000FF"/>
                <w:sz w:val="20"/>
                <w:szCs w:val="20"/>
                <w:u w:val="single"/>
              </w:rPr>
            </w:rPrChange>
          </w:rPr>
          <w:t>]</w:t>
        </w:r>
      </w:ins>
    </w:p>
    <w:p w:rsidR="00D604AF" w:rsidRPr="000B0456" w:rsidRDefault="00EE27B1" w:rsidP="00D604AF">
      <w:pPr>
        <w:jc w:val="both"/>
        <w:rPr>
          <w:ins w:id="16550" w:author="frontdesk" w:date="2012-11-16T12:59:00Z"/>
          <w:rFonts w:ascii="Calibri" w:hAnsi="Calibri"/>
          <w:rPrChange w:id="16551" w:author="Tre" w:date="2012-11-19T09:07:00Z">
            <w:rPr>
              <w:ins w:id="16552" w:author="frontdesk" w:date="2012-11-16T12:59:00Z"/>
              <w:rFonts w:ascii="Calibri" w:hAnsi="Calibri"/>
              <w:sz w:val="20"/>
              <w:szCs w:val="20"/>
            </w:rPr>
          </w:rPrChange>
        </w:rPr>
      </w:pPr>
      <w:ins w:id="16553" w:author="frontdesk" w:date="2012-11-16T12:59:00Z">
        <w:r w:rsidRPr="00EE27B1">
          <w:rPr>
            <w:rFonts w:ascii="Calibri" w:hAnsi="Calibri"/>
            <w:rPrChange w:id="16554" w:author="Tre" w:date="2012-11-19T09:07:00Z">
              <w:rPr>
                <w:rFonts w:ascii="Calibri" w:hAnsi="Calibri"/>
                <w:color w:val="0000FF"/>
                <w:sz w:val="20"/>
                <w:szCs w:val="20"/>
                <w:u w:val="single"/>
              </w:rPr>
            </w:rPrChange>
          </w:rPr>
          <w:fldChar w:fldCharType="begin"/>
        </w:r>
        <w:r w:rsidRPr="00EE27B1">
          <w:rPr>
            <w:rFonts w:ascii="Calibri" w:hAnsi="Calibri"/>
            <w:rPrChange w:id="1655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556" w:author="Tre" w:date="2012-11-19T09:07:00Z">
              <w:rPr>
                <w:rFonts w:ascii="Calibri" w:hAnsi="Calibri"/>
                <w:color w:val="0000FF"/>
                <w:sz w:val="20"/>
                <w:szCs w:val="20"/>
                <w:u w:val="single"/>
              </w:rPr>
            </w:rPrChange>
          </w:rPr>
          <w:fldChar w:fldCharType="separate"/>
        </w:r>
        <w:r w:rsidRPr="00EE27B1">
          <w:rPr>
            <w:rFonts w:ascii="Calibri" w:hAnsi="Calibri"/>
            <w:noProof/>
            <w:rPrChange w:id="16557" w:author="Tre" w:date="2012-11-19T09:07:00Z">
              <w:rPr>
                <w:rFonts w:ascii="Calibri" w:hAnsi="Calibri"/>
                <w:noProof/>
                <w:color w:val="0000FF"/>
                <w:sz w:val="20"/>
                <w:szCs w:val="20"/>
                <w:u w:val="single"/>
              </w:rPr>
            </w:rPrChange>
          </w:rPr>
          <w:t>A luxury four-door passenger car that is comfortable to drive for long trips. Not as maneuverable a smaller vehicle.</w:t>
        </w:r>
        <w:r w:rsidRPr="00EE27B1">
          <w:rPr>
            <w:rFonts w:ascii="Calibri" w:hAnsi="Calibri"/>
            <w:rPrChange w:id="16558" w:author="Tre" w:date="2012-11-19T09:07:00Z">
              <w:rPr>
                <w:rFonts w:ascii="Calibri" w:hAnsi="Calibri"/>
                <w:color w:val="0000FF"/>
                <w:sz w:val="20"/>
                <w:szCs w:val="20"/>
                <w:u w:val="single"/>
              </w:rPr>
            </w:rPrChange>
          </w:rPr>
          <w:fldChar w:fldCharType="end"/>
        </w:r>
        <w:r w:rsidRPr="00EE27B1">
          <w:rPr>
            <w:rFonts w:ascii="Calibri" w:hAnsi="Calibri"/>
            <w:rPrChange w:id="16559" w:author="Tre" w:date="2012-11-19T09:07:00Z">
              <w:rPr>
                <w:rFonts w:ascii="Calibri" w:hAnsi="Calibri"/>
                <w:color w:val="0000FF"/>
                <w:sz w:val="20"/>
                <w:szCs w:val="20"/>
                <w:u w:val="single"/>
              </w:rPr>
            </w:rPrChange>
          </w:rPr>
          <w:fldChar w:fldCharType="begin"/>
        </w:r>
        <w:r w:rsidRPr="00EE27B1">
          <w:rPr>
            <w:rFonts w:ascii="Calibri" w:hAnsi="Calibri"/>
            <w:rPrChange w:id="1656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561"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562" w:author="frontdesk" w:date="2012-11-16T12:59:00Z"/>
        </w:rPr>
      </w:pPr>
    </w:p>
    <w:p w:rsidR="00D604AF" w:rsidRPr="000B0456" w:rsidRDefault="00EE27B1" w:rsidP="00D604AF">
      <w:pPr>
        <w:jc w:val="both"/>
        <w:rPr>
          <w:ins w:id="16563" w:author="frontdesk" w:date="2012-11-16T12:59:00Z"/>
          <w:rFonts w:ascii="Calibri" w:hAnsi="Calibri"/>
          <w:b/>
          <w:rPrChange w:id="16564" w:author="Tre" w:date="2012-11-19T09:07:00Z">
            <w:rPr>
              <w:ins w:id="16565" w:author="frontdesk" w:date="2012-11-16T12:59:00Z"/>
              <w:rFonts w:ascii="Calibri" w:hAnsi="Calibri"/>
              <w:b/>
              <w:sz w:val="20"/>
              <w:szCs w:val="20"/>
            </w:rPr>
          </w:rPrChange>
        </w:rPr>
      </w:pPr>
      <w:ins w:id="16566" w:author="frontdesk" w:date="2012-11-16T12:59:00Z">
        <w:r w:rsidRPr="00EE27B1">
          <w:rPr>
            <w:rFonts w:ascii="Calibri" w:hAnsi="Calibri"/>
            <w:b/>
            <w:rPrChange w:id="16567" w:author="Tre" w:date="2012-11-19T09:07:00Z">
              <w:rPr>
                <w:rFonts w:ascii="Calibri" w:hAnsi="Calibri"/>
                <w:b/>
                <w:color w:val="0000FF"/>
                <w:sz w:val="20"/>
                <w:szCs w:val="20"/>
                <w:u w:val="single"/>
              </w:rPr>
            </w:rPrChange>
          </w:rPr>
          <w:fldChar w:fldCharType="begin"/>
        </w:r>
        <w:r w:rsidRPr="00EE27B1">
          <w:rPr>
            <w:rFonts w:ascii="Calibri" w:hAnsi="Calibri"/>
            <w:b/>
            <w:rPrChange w:id="1656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569" w:author="Tre" w:date="2012-11-19T09:07:00Z">
              <w:rPr>
                <w:rFonts w:ascii="Calibri" w:hAnsi="Calibri"/>
                <w:b/>
                <w:color w:val="0000FF"/>
                <w:sz w:val="20"/>
                <w:szCs w:val="20"/>
                <w:u w:val="single"/>
              </w:rPr>
            </w:rPrChange>
          </w:rPr>
          <w:fldChar w:fldCharType="separate"/>
        </w:r>
        <w:r w:rsidRPr="00EE27B1">
          <w:rPr>
            <w:rFonts w:ascii="Calibri" w:hAnsi="Calibri"/>
            <w:b/>
            <w:noProof/>
            <w:rPrChange w:id="16570" w:author="Tre" w:date="2012-11-19T09:07:00Z">
              <w:rPr>
                <w:rFonts w:ascii="Calibri" w:hAnsi="Calibri"/>
                <w:b/>
                <w:noProof/>
                <w:color w:val="0000FF"/>
                <w:sz w:val="20"/>
                <w:szCs w:val="20"/>
                <w:u w:val="single"/>
              </w:rPr>
            </w:rPrChange>
          </w:rPr>
          <w:t>Jeep SUV</w:t>
        </w:r>
        <w:r w:rsidRPr="00EE27B1">
          <w:rPr>
            <w:rFonts w:ascii="Calibri" w:hAnsi="Calibri"/>
            <w:b/>
            <w:rPrChange w:id="16571"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572" w:author="frontdesk" w:date="2012-11-16T12:59:00Z"/>
          <w:rFonts w:ascii="Calibri" w:hAnsi="Calibri"/>
          <w:i/>
          <w:rPrChange w:id="16573" w:author="Tre" w:date="2012-11-19T09:07:00Z">
            <w:rPr>
              <w:ins w:id="16574" w:author="frontdesk" w:date="2012-11-16T12:59:00Z"/>
              <w:rFonts w:ascii="Calibri" w:hAnsi="Calibri"/>
              <w:i/>
              <w:sz w:val="20"/>
              <w:szCs w:val="20"/>
            </w:rPr>
          </w:rPrChange>
        </w:rPr>
      </w:pPr>
      <w:ins w:id="16575" w:author="frontdesk" w:date="2012-11-16T12:59:00Z">
        <w:r w:rsidRPr="00EE27B1">
          <w:rPr>
            <w:rFonts w:ascii="Calibri" w:hAnsi="Calibri"/>
            <w:i/>
            <w:rPrChange w:id="16576" w:author="Tre" w:date="2012-11-19T09:07:00Z">
              <w:rPr>
                <w:rFonts w:ascii="Calibri" w:hAnsi="Calibri"/>
                <w:i/>
                <w:color w:val="0000FF"/>
                <w:sz w:val="20"/>
                <w:szCs w:val="20"/>
                <w:u w:val="single"/>
              </w:rPr>
            </w:rPrChange>
          </w:rPr>
          <w:t>[</w:t>
        </w:r>
        <w:del w:id="16577" w:author="Tre" w:date="2012-11-19T09:49:00Z">
          <w:r w:rsidRPr="00EE27B1">
            <w:rPr>
              <w:rFonts w:ascii="Calibri" w:hAnsi="Calibri"/>
              <w:i/>
              <w:rPrChange w:id="16578" w:author="Tre" w:date="2012-11-19T09:07:00Z">
                <w:rPr>
                  <w:rFonts w:ascii="Calibri" w:hAnsi="Calibri"/>
                  <w:i/>
                  <w:color w:val="0000FF"/>
                  <w:sz w:val="20"/>
                  <w:szCs w:val="20"/>
                  <w:u w:val="single"/>
                </w:rPr>
              </w:rPrChange>
            </w:rPr>
            <w:delText>Damage (</w:delText>
          </w:r>
          <w:r w:rsidRPr="00EE27B1" w:rsidDel="00E63471">
            <w:rPr>
              <w:rFonts w:ascii="Calibri" w:hAnsi="Calibri"/>
              <w:i/>
              <w:rPrChange w:id="16579" w:author="Tre" w:date="2012-11-19T09:07:00Z">
                <w:rPr>
                  <w:rFonts w:ascii="Calibri" w:hAnsi="Calibri"/>
                  <w:i/>
                  <w:color w:val="0000FF"/>
                  <w:sz w:val="20"/>
                  <w:szCs w:val="20"/>
                  <w:u w:val="single"/>
                </w:rPr>
              </w:rPrChange>
            </w:rPr>
            <w:fldChar w:fldCharType="begin"/>
          </w:r>
          <w:r w:rsidRPr="00EE27B1">
            <w:rPr>
              <w:rFonts w:ascii="Calibri" w:hAnsi="Calibri"/>
              <w:i/>
              <w:rPrChange w:id="16580"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581" w:author="Tre" w:date="2012-11-19T09:07:00Z">
                <w:rPr>
                  <w:rFonts w:ascii="Calibri" w:hAnsi="Calibri"/>
                  <w:i/>
                  <w:color w:val="0000FF"/>
                  <w:sz w:val="20"/>
                  <w:szCs w:val="20"/>
                  <w:u w:val="single"/>
                </w:rPr>
              </w:rPrChange>
            </w:rPr>
            <w:fldChar w:fldCharType="end"/>
          </w:r>
          <w:r w:rsidRPr="00EE27B1">
            <w:rPr>
              <w:rFonts w:ascii="Calibri" w:hAnsi="Calibri"/>
              <w:i/>
              <w:rPrChange w:id="16582" w:author="Tre" w:date="2012-11-19T09:07:00Z">
                <w:rPr>
                  <w:rFonts w:ascii="Calibri" w:hAnsi="Calibri"/>
                  <w:i/>
                  <w:color w:val="0000FF"/>
                  <w:sz w:val="20"/>
                  <w:szCs w:val="20"/>
                  <w:u w:val="single"/>
                </w:rPr>
              </w:rPrChange>
            </w:rPr>
            <w:delText>), Type (</w:delText>
          </w:r>
          <w:r w:rsidRPr="00EE27B1" w:rsidDel="00E63471">
            <w:rPr>
              <w:rFonts w:ascii="Calibri" w:hAnsi="Calibri"/>
              <w:i/>
              <w:rPrChange w:id="16583" w:author="Tre" w:date="2012-11-19T09:07:00Z">
                <w:rPr>
                  <w:rFonts w:ascii="Calibri" w:hAnsi="Calibri"/>
                  <w:i/>
                  <w:color w:val="0000FF"/>
                  <w:sz w:val="20"/>
                  <w:szCs w:val="20"/>
                  <w:u w:val="single"/>
                </w:rPr>
              </w:rPrChange>
            </w:rPr>
            <w:fldChar w:fldCharType="begin"/>
          </w:r>
          <w:r w:rsidRPr="00EE27B1">
            <w:rPr>
              <w:rFonts w:ascii="Calibri" w:hAnsi="Calibri"/>
              <w:i/>
              <w:rPrChange w:id="16584"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585" w:author="Tre" w:date="2012-11-19T09:07:00Z">
                <w:rPr>
                  <w:rFonts w:ascii="Calibri" w:hAnsi="Calibri"/>
                  <w:i/>
                  <w:color w:val="0000FF"/>
                  <w:sz w:val="20"/>
                  <w:szCs w:val="20"/>
                  <w:u w:val="single"/>
                </w:rPr>
              </w:rPrChange>
            </w:rPr>
            <w:fldChar w:fldCharType="end"/>
          </w:r>
          <w:r w:rsidRPr="00EE27B1">
            <w:rPr>
              <w:rFonts w:ascii="Calibri" w:hAnsi="Calibri"/>
              <w:i/>
              <w:rPrChange w:id="16586" w:author="Tre" w:date="2012-11-19T09:07:00Z">
                <w:rPr>
                  <w:rFonts w:ascii="Calibri" w:hAnsi="Calibri"/>
                  <w:i/>
                  <w:color w:val="0000FF"/>
                  <w:sz w:val="20"/>
                  <w:szCs w:val="20"/>
                  <w:u w:val="single"/>
                </w:rPr>
              </w:rPrChange>
            </w:rPr>
            <w:delText>), Rate (</w:delText>
          </w:r>
          <w:r w:rsidRPr="00EE27B1" w:rsidDel="00E63471">
            <w:rPr>
              <w:rFonts w:ascii="Calibri" w:hAnsi="Calibri"/>
              <w:i/>
              <w:rPrChange w:id="16587" w:author="Tre" w:date="2012-11-19T09:07:00Z">
                <w:rPr>
                  <w:rFonts w:ascii="Calibri" w:hAnsi="Calibri"/>
                  <w:i/>
                  <w:color w:val="0000FF"/>
                  <w:sz w:val="20"/>
                  <w:szCs w:val="20"/>
                  <w:u w:val="single"/>
                </w:rPr>
              </w:rPrChange>
            </w:rPr>
            <w:fldChar w:fldCharType="begin"/>
          </w:r>
          <w:r w:rsidRPr="00EE27B1">
            <w:rPr>
              <w:rFonts w:ascii="Calibri" w:hAnsi="Calibri"/>
              <w:i/>
              <w:rPrChange w:id="16588"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589" w:author="Tre" w:date="2012-11-19T09:07:00Z">
                <w:rPr>
                  <w:rFonts w:ascii="Calibri" w:hAnsi="Calibri"/>
                  <w:i/>
                  <w:color w:val="0000FF"/>
                  <w:sz w:val="20"/>
                  <w:szCs w:val="20"/>
                  <w:u w:val="single"/>
                </w:rPr>
              </w:rPrChange>
            </w:rPr>
            <w:fldChar w:fldCharType="end"/>
          </w:r>
          <w:r w:rsidRPr="00EE27B1">
            <w:rPr>
              <w:rFonts w:ascii="Calibri" w:hAnsi="Calibri"/>
              <w:i/>
              <w:rPrChange w:id="16590" w:author="Tre" w:date="2012-11-19T09:07:00Z">
                <w:rPr>
                  <w:rFonts w:ascii="Calibri" w:hAnsi="Calibri"/>
                  <w:i/>
                  <w:color w:val="0000FF"/>
                  <w:sz w:val="20"/>
                  <w:szCs w:val="20"/>
                  <w:u w:val="single"/>
                </w:rPr>
              </w:rPrChange>
            </w:rPr>
            <w:delText>), Ammo (</w:delText>
          </w:r>
          <w:r w:rsidRPr="00EE27B1" w:rsidDel="00E63471">
            <w:rPr>
              <w:rFonts w:ascii="Calibri" w:hAnsi="Calibri"/>
              <w:i/>
              <w:rPrChange w:id="16591" w:author="Tre" w:date="2012-11-19T09:07:00Z">
                <w:rPr>
                  <w:rFonts w:ascii="Calibri" w:hAnsi="Calibri"/>
                  <w:i/>
                  <w:color w:val="0000FF"/>
                  <w:sz w:val="20"/>
                  <w:szCs w:val="20"/>
                  <w:u w:val="single"/>
                </w:rPr>
              </w:rPrChange>
            </w:rPr>
            <w:fldChar w:fldCharType="begin"/>
          </w:r>
          <w:r w:rsidRPr="00EE27B1">
            <w:rPr>
              <w:rFonts w:ascii="Calibri" w:hAnsi="Calibri"/>
              <w:i/>
              <w:rPrChange w:id="16592"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593" w:author="Tre" w:date="2012-11-19T09:07:00Z">
                <w:rPr>
                  <w:rFonts w:ascii="Calibri" w:hAnsi="Calibri"/>
                  <w:i/>
                  <w:color w:val="0000FF"/>
                  <w:sz w:val="20"/>
                  <w:szCs w:val="20"/>
                  <w:u w:val="single"/>
                </w:rPr>
              </w:rPrChange>
            </w:rPr>
            <w:fldChar w:fldCharType="end"/>
          </w:r>
          <w:r w:rsidRPr="00EE27B1">
            <w:rPr>
              <w:rFonts w:ascii="Calibri" w:hAnsi="Calibri"/>
              <w:i/>
              <w:rPrChange w:id="16594" w:author="Tre" w:date="2012-11-19T09:07:00Z">
                <w:rPr>
                  <w:rFonts w:ascii="Calibri" w:hAnsi="Calibri"/>
                  <w:i/>
                  <w:color w:val="0000FF"/>
                  <w:sz w:val="20"/>
                  <w:szCs w:val="20"/>
                  <w:u w:val="single"/>
                </w:rPr>
              </w:rPrChange>
            </w:rPr>
            <w:delText>), Range (</w:delText>
          </w:r>
          <w:r w:rsidRPr="00EE27B1" w:rsidDel="00E63471">
            <w:rPr>
              <w:rFonts w:ascii="Calibri" w:hAnsi="Calibri"/>
              <w:i/>
              <w:rPrChange w:id="16595" w:author="Tre" w:date="2012-11-19T09:07:00Z">
                <w:rPr>
                  <w:rFonts w:ascii="Calibri" w:hAnsi="Calibri"/>
                  <w:i/>
                  <w:color w:val="0000FF"/>
                  <w:sz w:val="20"/>
                  <w:szCs w:val="20"/>
                  <w:u w:val="single"/>
                </w:rPr>
              </w:rPrChange>
            </w:rPr>
            <w:fldChar w:fldCharType="begin"/>
          </w:r>
          <w:r w:rsidRPr="00EE27B1">
            <w:rPr>
              <w:rFonts w:ascii="Calibri" w:hAnsi="Calibri"/>
              <w:i/>
              <w:rPrChange w:id="16596"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597" w:author="Tre" w:date="2012-11-19T09:07:00Z">
                <w:rPr>
                  <w:rFonts w:ascii="Calibri" w:hAnsi="Calibri"/>
                  <w:i/>
                  <w:color w:val="0000FF"/>
                  <w:sz w:val="20"/>
                  <w:szCs w:val="20"/>
                  <w:u w:val="single"/>
                </w:rPr>
              </w:rPrChange>
            </w:rPr>
            <w:fldChar w:fldCharType="end"/>
          </w:r>
          <w:r w:rsidRPr="00EE27B1">
            <w:rPr>
              <w:rFonts w:ascii="Calibri" w:hAnsi="Calibri"/>
              <w:i/>
              <w:rPrChange w:id="16598" w:author="Tre" w:date="2012-11-19T09:07:00Z">
                <w:rPr>
                  <w:rFonts w:ascii="Calibri" w:hAnsi="Calibri"/>
                  <w:i/>
                  <w:color w:val="0000FF"/>
                  <w:sz w:val="20"/>
                  <w:szCs w:val="20"/>
                  <w:u w:val="single"/>
                </w:rPr>
              </w:rPrChange>
            </w:rPr>
            <w:delText xml:space="preserve">), </w:delText>
          </w:r>
        </w:del>
        <w:r w:rsidRPr="00EE27B1">
          <w:rPr>
            <w:rFonts w:ascii="Calibri" w:hAnsi="Calibri"/>
            <w:i/>
            <w:rPrChange w:id="16599" w:author="Tre" w:date="2012-11-19T09:07:00Z">
              <w:rPr>
                <w:rFonts w:ascii="Calibri" w:hAnsi="Calibri"/>
                <w:i/>
                <w:color w:val="0000FF"/>
                <w:sz w:val="20"/>
                <w:szCs w:val="20"/>
                <w:u w:val="single"/>
              </w:rPr>
            </w:rPrChange>
          </w:rPr>
          <w:t>Vehicle Type (</w:t>
        </w:r>
        <w:r w:rsidRPr="00EE27B1">
          <w:rPr>
            <w:rFonts w:ascii="Calibri" w:hAnsi="Calibri"/>
            <w:i/>
            <w:rPrChange w:id="16600" w:author="Tre" w:date="2012-11-19T09:07:00Z">
              <w:rPr>
                <w:rFonts w:ascii="Calibri" w:hAnsi="Calibri"/>
                <w:i/>
                <w:color w:val="0000FF"/>
                <w:sz w:val="20"/>
                <w:szCs w:val="20"/>
                <w:u w:val="single"/>
              </w:rPr>
            </w:rPrChange>
          </w:rPr>
          <w:fldChar w:fldCharType="begin"/>
        </w:r>
        <w:r w:rsidRPr="00EE27B1">
          <w:rPr>
            <w:rFonts w:ascii="Calibri" w:hAnsi="Calibri"/>
            <w:i/>
            <w:rPrChange w:id="1660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602" w:author="Tre" w:date="2012-11-19T09:07:00Z">
              <w:rPr>
                <w:rFonts w:ascii="Calibri" w:hAnsi="Calibri"/>
                <w:i/>
                <w:color w:val="0000FF"/>
                <w:sz w:val="20"/>
                <w:szCs w:val="20"/>
                <w:u w:val="single"/>
              </w:rPr>
            </w:rPrChange>
          </w:rPr>
          <w:fldChar w:fldCharType="separate"/>
        </w:r>
        <w:r w:rsidRPr="00EE27B1">
          <w:rPr>
            <w:rFonts w:ascii="Calibri" w:hAnsi="Calibri"/>
            <w:i/>
            <w:noProof/>
            <w:rPrChange w:id="16603" w:author="Tre" w:date="2012-11-19T09:07:00Z">
              <w:rPr>
                <w:rFonts w:ascii="Calibri" w:hAnsi="Calibri"/>
                <w:i/>
                <w:noProof/>
                <w:color w:val="0000FF"/>
                <w:sz w:val="20"/>
                <w:szCs w:val="20"/>
                <w:u w:val="single"/>
              </w:rPr>
            </w:rPrChange>
          </w:rPr>
          <w:t>Ground craft</w:t>
        </w:r>
        <w:r w:rsidRPr="00EE27B1">
          <w:rPr>
            <w:rFonts w:ascii="Calibri" w:hAnsi="Calibri"/>
            <w:i/>
            <w:rPrChange w:id="16604" w:author="Tre" w:date="2012-11-19T09:07:00Z">
              <w:rPr>
                <w:rFonts w:ascii="Calibri" w:hAnsi="Calibri"/>
                <w:i/>
                <w:color w:val="0000FF"/>
                <w:sz w:val="20"/>
                <w:szCs w:val="20"/>
                <w:u w:val="single"/>
              </w:rPr>
            </w:rPrChange>
          </w:rPr>
          <w:fldChar w:fldCharType="end"/>
        </w:r>
        <w:r w:rsidRPr="00EE27B1">
          <w:rPr>
            <w:rFonts w:ascii="Calibri" w:hAnsi="Calibri"/>
            <w:i/>
            <w:rPrChange w:id="16605" w:author="Tre" w:date="2012-11-19T09:07:00Z">
              <w:rPr>
                <w:rFonts w:ascii="Calibri" w:hAnsi="Calibri"/>
                <w:i/>
                <w:color w:val="0000FF"/>
                <w:sz w:val="20"/>
                <w:szCs w:val="20"/>
                <w:u w:val="single"/>
              </w:rPr>
            </w:rPrChange>
          </w:rPr>
          <w:t>), Speed (</w:t>
        </w:r>
        <w:r w:rsidRPr="00EE27B1">
          <w:rPr>
            <w:rFonts w:ascii="Calibri" w:hAnsi="Calibri"/>
            <w:i/>
            <w:rPrChange w:id="16606" w:author="Tre" w:date="2012-11-19T09:07:00Z">
              <w:rPr>
                <w:rFonts w:ascii="Calibri" w:hAnsi="Calibri"/>
                <w:i/>
                <w:color w:val="0000FF"/>
                <w:sz w:val="20"/>
                <w:szCs w:val="20"/>
                <w:u w:val="single"/>
              </w:rPr>
            </w:rPrChange>
          </w:rPr>
          <w:fldChar w:fldCharType="begin"/>
        </w:r>
        <w:r w:rsidRPr="00EE27B1">
          <w:rPr>
            <w:rFonts w:ascii="Calibri" w:hAnsi="Calibri"/>
            <w:i/>
            <w:rPrChange w:id="1660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608" w:author="Tre" w:date="2012-11-19T09:07:00Z">
              <w:rPr>
                <w:rFonts w:ascii="Calibri" w:hAnsi="Calibri"/>
                <w:i/>
                <w:color w:val="0000FF"/>
                <w:sz w:val="20"/>
                <w:szCs w:val="20"/>
                <w:u w:val="single"/>
              </w:rPr>
            </w:rPrChange>
          </w:rPr>
          <w:fldChar w:fldCharType="separate"/>
        </w:r>
        <w:r w:rsidRPr="00EE27B1">
          <w:rPr>
            <w:rFonts w:ascii="Calibri" w:hAnsi="Calibri"/>
            <w:i/>
            <w:noProof/>
            <w:rPrChange w:id="16609" w:author="Tre" w:date="2012-11-19T09:07:00Z">
              <w:rPr>
                <w:rFonts w:ascii="Calibri" w:hAnsi="Calibri"/>
                <w:i/>
                <w:noProof/>
                <w:color w:val="0000FF"/>
                <w:sz w:val="20"/>
                <w:szCs w:val="20"/>
                <w:u w:val="single"/>
              </w:rPr>
            </w:rPrChange>
          </w:rPr>
          <w:t>3</w:t>
        </w:r>
        <w:r w:rsidRPr="00EE27B1">
          <w:rPr>
            <w:rFonts w:ascii="Calibri" w:hAnsi="Calibri"/>
            <w:i/>
            <w:rPrChange w:id="16610" w:author="Tre" w:date="2012-11-19T09:07:00Z">
              <w:rPr>
                <w:rFonts w:ascii="Calibri" w:hAnsi="Calibri"/>
                <w:i/>
                <w:color w:val="0000FF"/>
                <w:sz w:val="20"/>
                <w:szCs w:val="20"/>
                <w:u w:val="single"/>
              </w:rPr>
            </w:rPrChange>
          </w:rPr>
          <w:fldChar w:fldCharType="end"/>
        </w:r>
        <w:r w:rsidRPr="00EE27B1">
          <w:rPr>
            <w:rFonts w:ascii="Calibri" w:hAnsi="Calibri"/>
            <w:i/>
            <w:rPrChange w:id="16611" w:author="Tre" w:date="2012-11-19T09:07:00Z">
              <w:rPr>
                <w:rFonts w:ascii="Calibri" w:hAnsi="Calibri"/>
                <w:i/>
                <w:color w:val="0000FF"/>
                <w:sz w:val="20"/>
                <w:szCs w:val="20"/>
                <w:u w:val="single"/>
              </w:rPr>
            </w:rPrChange>
          </w:rPr>
          <w:t>), Agility (</w:t>
        </w:r>
        <w:r w:rsidRPr="00EE27B1">
          <w:rPr>
            <w:rFonts w:ascii="Calibri" w:hAnsi="Calibri"/>
            <w:i/>
            <w:rPrChange w:id="16612" w:author="Tre" w:date="2012-11-19T09:07:00Z">
              <w:rPr>
                <w:rFonts w:ascii="Calibri" w:hAnsi="Calibri"/>
                <w:i/>
                <w:color w:val="0000FF"/>
                <w:sz w:val="20"/>
                <w:szCs w:val="20"/>
                <w:u w:val="single"/>
              </w:rPr>
            </w:rPrChange>
          </w:rPr>
          <w:fldChar w:fldCharType="begin"/>
        </w:r>
        <w:r w:rsidRPr="00EE27B1">
          <w:rPr>
            <w:rFonts w:ascii="Calibri" w:hAnsi="Calibri"/>
            <w:i/>
            <w:rPrChange w:id="1661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614" w:author="Tre" w:date="2012-11-19T09:07:00Z">
              <w:rPr>
                <w:rFonts w:ascii="Calibri" w:hAnsi="Calibri"/>
                <w:i/>
                <w:color w:val="0000FF"/>
                <w:sz w:val="20"/>
                <w:szCs w:val="20"/>
                <w:u w:val="single"/>
              </w:rPr>
            </w:rPrChange>
          </w:rPr>
          <w:fldChar w:fldCharType="separate"/>
        </w:r>
        <w:r w:rsidRPr="00EE27B1">
          <w:rPr>
            <w:rFonts w:ascii="Calibri" w:hAnsi="Calibri"/>
            <w:i/>
            <w:noProof/>
            <w:rPrChange w:id="16615" w:author="Tre" w:date="2012-11-19T09:07:00Z">
              <w:rPr>
                <w:rFonts w:ascii="Calibri" w:hAnsi="Calibri"/>
                <w:i/>
                <w:noProof/>
                <w:color w:val="0000FF"/>
                <w:sz w:val="20"/>
                <w:szCs w:val="20"/>
                <w:u w:val="single"/>
              </w:rPr>
            </w:rPrChange>
          </w:rPr>
          <w:t>4</w:t>
        </w:r>
        <w:r w:rsidRPr="00EE27B1">
          <w:rPr>
            <w:rFonts w:ascii="Calibri" w:hAnsi="Calibri"/>
            <w:i/>
            <w:rPrChange w:id="16616" w:author="Tre" w:date="2012-11-19T09:07:00Z">
              <w:rPr>
                <w:rFonts w:ascii="Calibri" w:hAnsi="Calibri"/>
                <w:i/>
                <w:color w:val="0000FF"/>
                <w:sz w:val="20"/>
                <w:szCs w:val="20"/>
                <w:u w:val="single"/>
              </w:rPr>
            </w:rPrChange>
          </w:rPr>
          <w:fldChar w:fldCharType="end"/>
        </w:r>
        <w:r w:rsidRPr="00EE27B1">
          <w:rPr>
            <w:rFonts w:ascii="Calibri" w:hAnsi="Calibri"/>
            <w:i/>
            <w:rPrChange w:id="16617" w:author="Tre" w:date="2012-11-19T09:07:00Z">
              <w:rPr>
                <w:rFonts w:ascii="Calibri" w:hAnsi="Calibri"/>
                <w:i/>
                <w:color w:val="0000FF"/>
                <w:sz w:val="20"/>
                <w:szCs w:val="20"/>
                <w:u w:val="single"/>
              </w:rPr>
            </w:rPrChange>
          </w:rPr>
          <w:t>)</w:t>
        </w:r>
        <w:del w:id="16618" w:author="Tre" w:date="2012-11-19T10:30:00Z">
          <w:r w:rsidRPr="00EE27B1">
            <w:rPr>
              <w:rFonts w:ascii="Calibri" w:hAnsi="Calibri"/>
              <w:i/>
              <w:rPrChange w:id="16619" w:author="Tre" w:date="2012-11-19T09:07:00Z">
                <w:rPr>
                  <w:rFonts w:ascii="Calibri" w:hAnsi="Calibri"/>
                  <w:i/>
                  <w:color w:val="0000FF"/>
                  <w:sz w:val="20"/>
                  <w:szCs w:val="20"/>
                  <w:u w:val="single"/>
                </w:rPr>
              </w:rPrChange>
            </w:rPr>
            <w:delText>, Fuel (</w:delText>
          </w:r>
          <w:r w:rsidRPr="00EE27B1" w:rsidDel="0027630D">
            <w:rPr>
              <w:rFonts w:ascii="Calibri" w:hAnsi="Calibri"/>
              <w:i/>
              <w:rPrChange w:id="16620" w:author="Tre" w:date="2012-11-19T09:07:00Z">
                <w:rPr>
                  <w:rFonts w:ascii="Calibri" w:hAnsi="Calibri"/>
                  <w:i/>
                  <w:color w:val="0000FF"/>
                  <w:sz w:val="20"/>
                  <w:szCs w:val="20"/>
                  <w:u w:val="single"/>
                </w:rPr>
              </w:rPrChange>
            </w:rPr>
            <w:fldChar w:fldCharType="begin"/>
          </w:r>
          <w:r w:rsidRPr="00EE27B1">
            <w:rPr>
              <w:rFonts w:ascii="Calibri" w:hAnsi="Calibri"/>
              <w:i/>
              <w:rPrChange w:id="16621"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622" w:author="Tre" w:date="2012-11-19T09:07:00Z">
                <w:rPr>
                  <w:rFonts w:ascii="Calibri" w:hAnsi="Calibri"/>
                  <w:i/>
                  <w:color w:val="0000FF"/>
                  <w:sz w:val="20"/>
                  <w:szCs w:val="20"/>
                  <w:u w:val="single"/>
                </w:rPr>
              </w:rPrChange>
            </w:rPr>
            <w:fldChar w:fldCharType="end"/>
          </w:r>
          <w:r w:rsidRPr="00EE27B1">
            <w:rPr>
              <w:rFonts w:ascii="Calibri" w:hAnsi="Calibri"/>
              <w:i/>
              <w:rPrChange w:id="16623" w:author="Tre" w:date="2012-11-19T09:07:00Z">
                <w:rPr>
                  <w:rFonts w:ascii="Calibri" w:hAnsi="Calibri"/>
                  <w:i/>
                  <w:color w:val="0000FF"/>
                  <w:sz w:val="20"/>
                  <w:szCs w:val="20"/>
                  <w:u w:val="single"/>
                </w:rPr>
              </w:rPrChange>
            </w:rPr>
            <w:delText>)</w:delText>
          </w:r>
        </w:del>
        <w:r w:rsidRPr="00EE27B1">
          <w:rPr>
            <w:rFonts w:ascii="Calibri" w:hAnsi="Calibri"/>
            <w:i/>
            <w:rPrChange w:id="16624" w:author="Tre" w:date="2012-11-19T09:07:00Z">
              <w:rPr>
                <w:rFonts w:ascii="Calibri" w:hAnsi="Calibri"/>
                <w:i/>
                <w:color w:val="0000FF"/>
                <w:sz w:val="20"/>
                <w:szCs w:val="20"/>
                <w:u w:val="single"/>
              </w:rPr>
            </w:rPrChange>
          </w:rPr>
          <w:t>]</w:t>
        </w:r>
      </w:ins>
    </w:p>
    <w:p w:rsidR="00D604AF" w:rsidRPr="000B0456" w:rsidRDefault="00EE27B1" w:rsidP="00D604AF">
      <w:pPr>
        <w:jc w:val="both"/>
        <w:rPr>
          <w:ins w:id="16625" w:author="frontdesk" w:date="2012-11-16T12:59:00Z"/>
          <w:rFonts w:ascii="Calibri" w:hAnsi="Calibri"/>
          <w:rPrChange w:id="16626" w:author="Tre" w:date="2012-11-19T09:07:00Z">
            <w:rPr>
              <w:ins w:id="16627" w:author="frontdesk" w:date="2012-11-16T12:59:00Z"/>
              <w:rFonts w:ascii="Calibri" w:hAnsi="Calibri"/>
              <w:sz w:val="20"/>
              <w:szCs w:val="20"/>
            </w:rPr>
          </w:rPrChange>
        </w:rPr>
      </w:pPr>
      <w:ins w:id="16628" w:author="frontdesk" w:date="2012-11-16T12:59:00Z">
        <w:r w:rsidRPr="00EE27B1">
          <w:rPr>
            <w:rFonts w:ascii="Calibri" w:hAnsi="Calibri"/>
            <w:rPrChange w:id="16629" w:author="Tre" w:date="2012-11-19T09:07:00Z">
              <w:rPr>
                <w:rFonts w:ascii="Calibri" w:hAnsi="Calibri"/>
                <w:color w:val="0000FF"/>
                <w:sz w:val="20"/>
                <w:szCs w:val="20"/>
                <w:u w:val="single"/>
              </w:rPr>
            </w:rPrChange>
          </w:rPr>
          <w:fldChar w:fldCharType="begin"/>
        </w:r>
        <w:r w:rsidRPr="00EE27B1">
          <w:rPr>
            <w:rFonts w:ascii="Calibri" w:hAnsi="Calibri"/>
            <w:rPrChange w:id="16630"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631" w:author="Tre" w:date="2012-11-19T09:07:00Z">
              <w:rPr>
                <w:rFonts w:ascii="Calibri" w:hAnsi="Calibri"/>
                <w:color w:val="0000FF"/>
                <w:sz w:val="20"/>
                <w:szCs w:val="20"/>
                <w:u w:val="single"/>
              </w:rPr>
            </w:rPrChange>
          </w:rPr>
          <w:fldChar w:fldCharType="separate"/>
        </w:r>
        <w:r w:rsidRPr="00EE27B1">
          <w:rPr>
            <w:rFonts w:ascii="Calibri" w:hAnsi="Calibri"/>
            <w:noProof/>
            <w:rPrChange w:id="16632" w:author="Tre" w:date="2012-11-19T09:07:00Z">
              <w:rPr>
                <w:rFonts w:ascii="Calibri" w:hAnsi="Calibri"/>
                <w:noProof/>
                <w:color w:val="0000FF"/>
                <w:sz w:val="20"/>
                <w:szCs w:val="20"/>
                <w:u w:val="single"/>
              </w:rPr>
            </w:rPrChange>
          </w:rPr>
          <w:t>A sports utility vehicle with 4-wheel-drive and good maneuverability.</w:t>
        </w:r>
        <w:r w:rsidRPr="00EE27B1">
          <w:rPr>
            <w:rFonts w:ascii="Calibri" w:hAnsi="Calibri"/>
            <w:rPrChange w:id="16633" w:author="Tre" w:date="2012-11-19T09:07:00Z">
              <w:rPr>
                <w:rFonts w:ascii="Calibri" w:hAnsi="Calibri"/>
                <w:color w:val="0000FF"/>
                <w:sz w:val="20"/>
                <w:szCs w:val="20"/>
                <w:u w:val="single"/>
              </w:rPr>
            </w:rPrChange>
          </w:rPr>
          <w:fldChar w:fldCharType="end"/>
        </w:r>
        <w:r w:rsidRPr="00EE27B1">
          <w:rPr>
            <w:rFonts w:ascii="Calibri" w:hAnsi="Calibri"/>
            <w:rPrChange w:id="16634" w:author="Tre" w:date="2012-11-19T09:07:00Z">
              <w:rPr>
                <w:rFonts w:ascii="Calibri" w:hAnsi="Calibri"/>
                <w:color w:val="0000FF"/>
                <w:sz w:val="20"/>
                <w:szCs w:val="20"/>
                <w:u w:val="single"/>
              </w:rPr>
            </w:rPrChange>
          </w:rPr>
          <w:fldChar w:fldCharType="begin"/>
        </w:r>
        <w:r w:rsidRPr="00EE27B1">
          <w:rPr>
            <w:rFonts w:ascii="Calibri" w:hAnsi="Calibri"/>
            <w:rPrChange w:id="16635"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636"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637" w:author="frontdesk" w:date="2012-11-16T12:59:00Z"/>
        </w:rPr>
      </w:pPr>
    </w:p>
    <w:p w:rsidR="00D604AF" w:rsidRPr="000B0456" w:rsidRDefault="00EE27B1" w:rsidP="00D604AF">
      <w:pPr>
        <w:jc w:val="both"/>
        <w:rPr>
          <w:ins w:id="16638" w:author="frontdesk" w:date="2012-11-16T12:59:00Z"/>
          <w:rFonts w:ascii="Calibri" w:hAnsi="Calibri"/>
          <w:b/>
          <w:rPrChange w:id="16639" w:author="Tre" w:date="2012-11-19T09:07:00Z">
            <w:rPr>
              <w:ins w:id="16640" w:author="frontdesk" w:date="2012-11-16T12:59:00Z"/>
              <w:rFonts w:ascii="Calibri" w:hAnsi="Calibri"/>
              <w:b/>
              <w:sz w:val="20"/>
              <w:szCs w:val="20"/>
            </w:rPr>
          </w:rPrChange>
        </w:rPr>
      </w:pPr>
      <w:ins w:id="16641" w:author="frontdesk" w:date="2012-11-16T12:59:00Z">
        <w:r w:rsidRPr="00EE27B1">
          <w:rPr>
            <w:rFonts w:ascii="Calibri" w:hAnsi="Calibri"/>
            <w:b/>
            <w:rPrChange w:id="16642" w:author="Tre" w:date="2012-11-19T09:07:00Z">
              <w:rPr>
                <w:rFonts w:ascii="Calibri" w:hAnsi="Calibri"/>
                <w:b/>
                <w:color w:val="0000FF"/>
                <w:sz w:val="20"/>
                <w:szCs w:val="20"/>
                <w:u w:val="single"/>
              </w:rPr>
            </w:rPrChange>
          </w:rPr>
          <w:fldChar w:fldCharType="begin"/>
        </w:r>
        <w:r w:rsidRPr="00EE27B1">
          <w:rPr>
            <w:rFonts w:ascii="Calibri" w:hAnsi="Calibri"/>
            <w:b/>
            <w:rPrChange w:id="16643"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644" w:author="Tre" w:date="2012-11-19T09:07:00Z">
              <w:rPr>
                <w:rFonts w:ascii="Calibri" w:hAnsi="Calibri"/>
                <w:b/>
                <w:color w:val="0000FF"/>
                <w:sz w:val="20"/>
                <w:szCs w:val="20"/>
                <w:u w:val="single"/>
              </w:rPr>
            </w:rPrChange>
          </w:rPr>
          <w:fldChar w:fldCharType="separate"/>
        </w:r>
        <w:r w:rsidRPr="00EE27B1">
          <w:rPr>
            <w:rFonts w:ascii="Calibri" w:hAnsi="Calibri"/>
            <w:b/>
            <w:noProof/>
            <w:rPrChange w:id="16645" w:author="Tre" w:date="2012-11-19T09:07:00Z">
              <w:rPr>
                <w:rFonts w:ascii="Calibri" w:hAnsi="Calibri"/>
                <w:b/>
                <w:noProof/>
                <w:color w:val="0000FF"/>
                <w:sz w:val="20"/>
                <w:szCs w:val="20"/>
                <w:u w:val="single"/>
              </w:rPr>
            </w:rPrChange>
          </w:rPr>
          <w:t>Toyota Mini Van</w:t>
        </w:r>
        <w:r w:rsidRPr="00EE27B1">
          <w:rPr>
            <w:rFonts w:ascii="Calibri" w:hAnsi="Calibri"/>
            <w:b/>
            <w:rPrChange w:id="16646"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647" w:author="frontdesk" w:date="2012-11-16T12:59:00Z"/>
          <w:rFonts w:ascii="Calibri" w:hAnsi="Calibri"/>
          <w:i/>
          <w:rPrChange w:id="16648" w:author="Tre" w:date="2012-11-19T09:07:00Z">
            <w:rPr>
              <w:ins w:id="16649" w:author="frontdesk" w:date="2012-11-16T12:59:00Z"/>
              <w:rFonts w:ascii="Calibri" w:hAnsi="Calibri"/>
              <w:i/>
              <w:sz w:val="20"/>
              <w:szCs w:val="20"/>
            </w:rPr>
          </w:rPrChange>
        </w:rPr>
      </w:pPr>
      <w:ins w:id="16650" w:author="frontdesk" w:date="2012-11-16T12:59:00Z">
        <w:r w:rsidRPr="00EE27B1">
          <w:rPr>
            <w:rFonts w:ascii="Calibri" w:hAnsi="Calibri"/>
            <w:i/>
            <w:rPrChange w:id="16651" w:author="Tre" w:date="2012-11-19T09:07:00Z">
              <w:rPr>
                <w:rFonts w:ascii="Calibri" w:hAnsi="Calibri"/>
                <w:i/>
                <w:color w:val="0000FF"/>
                <w:sz w:val="20"/>
                <w:szCs w:val="20"/>
                <w:u w:val="single"/>
              </w:rPr>
            </w:rPrChange>
          </w:rPr>
          <w:t>[</w:t>
        </w:r>
        <w:del w:id="16652" w:author="Tre" w:date="2012-11-19T09:49:00Z">
          <w:r w:rsidRPr="00EE27B1">
            <w:rPr>
              <w:rFonts w:ascii="Calibri" w:hAnsi="Calibri"/>
              <w:i/>
              <w:rPrChange w:id="16653" w:author="Tre" w:date="2012-11-19T09:07:00Z">
                <w:rPr>
                  <w:rFonts w:ascii="Calibri" w:hAnsi="Calibri"/>
                  <w:i/>
                  <w:color w:val="0000FF"/>
                  <w:sz w:val="20"/>
                  <w:szCs w:val="20"/>
                  <w:u w:val="single"/>
                </w:rPr>
              </w:rPrChange>
            </w:rPr>
            <w:delText>Damage (</w:delText>
          </w:r>
          <w:r w:rsidRPr="00EE27B1" w:rsidDel="00E63471">
            <w:rPr>
              <w:rFonts w:ascii="Calibri" w:hAnsi="Calibri"/>
              <w:i/>
              <w:rPrChange w:id="16654" w:author="Tre" w:date="2012-11-19T09:07:00Z">
                <w:rPr>
                  <w:rFonts w:ascii="Calibri" w:hAnsi="Calibri"/>
                  <w:i/>
                  <w:color w:val="0000FF"/>
                  <w:sz w:val="20"/>
                  <w:szCs w:val="20"/>
                  <w:u w:val="single"/>
                </w:rPr>
              </w:rPrChange>
            </w:rPr>
            <w:fldChar w:fldCharType="begin"/>
          </w:r>
          <w:r w:rsidRPr="00EE27B1">
            <w:rPr>
              <w:rFonts w:ascii="Calibri" w:hAnsi="Calibri"/>
              <w:i/>
              <w:rPrChange w:id="16655"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656" w:author="Tre" w:date="2012-11-19T09:07:00Z">
                <w:rPr>
                  <w:rFonts w:ascii="Calibri" w:hAnsi="Calibri"/>
                  <w:i/>
                  <w:color w:val="0000FF"/>
                  <w:sz w:val="20"/>
                  <w:szCs w:val="20"/>
                  <w:u w:val="single"/>
                </w:rPr>
              </w:rPrChange>
            </w:rPr>
            <w:fldChar w:fldCharType="end"/>
          </w:r>
          <w:r w:rsidRPr="00EE27B1">
            <w:rPr>
              <w:rFonts w:ascii="Calibri" w:hAnsi="Calibri"/>
              <w:i/>
              <w:rPrChange w:id="16657" w:author="Tre" w:date="2012-11-19T09:07:00Z">
                <w:rPr>
                  <w:rFonts w:ascii="Calibri" w:hAnsi="Calibri"/>
                  <w:i/>
                  <w:color w:val="0000FF"/>
                  <w:sz w:val="20"/>
                  <w:szCs w:val="20"/>
                  <w:u w:val="single"/>
                </w:rPr>
              </w:rPrChange>
            </w:rPr>
            <w:delText>), Type (</w:delText>
          </w:r>
          <w:r w:rsidRPr="00EE27B1" w:rsidDel="00E63471">
            <w:rPr>
              <w:rFonts w:ascii="Calibri" w:hAnsi="Calibri"/>
              <w:i/>
              <w:rPrChange w:id="16658" w:author="Tre" w:date="2012-11-19T09:07:00Z">
                <w:rPr>
                  <w:rFonts w:ascii="Calibri" w:hAnsi="Calibri"/>
                  <w:i/>
                  <w:color w:val="0000FF"/>
                  <w:sz w:val="20"/>
                  <w:szCs w:val="20"/>
                  <w:u w:val="single"/>
                </w:rPr>
              </w:rPrChange>
            </w:rPr>
            <w:fldChar w:fldCharType="begin"/>
          </w:r>
          <w:r w:rsidRPr="00EE27B1">
            <w:rPr>
              <w:rFonts w:ascii="Calibri" w:hAnsi="Calibri"/>
              <w:i/>
              <w:rPrChange w:id="16659"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660" w:author="Tre" w:date="2012-11-19T09:07:00Z">
                <w:rPr>
                  <w:rFonts w:ascii="Calibri" w:hAnsi="Calibri"/>
                  <w:i/>
                  <w:color w:val="0000FF"/>
                  <w:sz w:val="20"/>
                  <w:szCs w:val="20"/>
                  <w:u w:val="single"/>
                </w:rPr>
              </w:rPrChange>
            </w:rPr>
            <w:fldChar w:fldCharType="end"/>
          </w:r>
          <w:r w:rsidRPr="00EE27B1">
            <w:rPr>
              <w:rFonts w:ascii="Calibri" w:hAnsi="Calibri"/>
              <w:i/>
              <w:rPrChange w:id="16661" w:author="Tre" w:date="2012-11-19T09:07:00Z">
                <w:rPr>
                  <w:rFonts w:ascii="Calibri" w:hAnsi="Calibri"/>
                  <w:i/>
                  <w:color w:val="0000FF"/>
                  <w:sz w:val="20"/>
                  <w:szCs w:val="20"/>
                  <w:u w:val="single"/>
                </w:rPr>
              </w:rPrChange>
            </w:rPr>
            <w:delText>), Rate (</w:delText>
          </w:r>
          <w:r w:rsidRPr="00EE27B1" w:rsidDel="00E63471">
            <w:rPr>
              <w:rFonts w:ascii="Calibri" w:hAnsi="Calibri"/>
              <w:i/>
              <w:rPrChange w:id="16662" w:author="Tre" w:date="2012-11-19T09:07:00Z">
                <w:rPr>
                  <w:rFonts w:ascii="Calibri" w:hAnsi="Calibri"/>
                  <w:i/>
                  <w:color w:val="0000FF"/>
                  <w:sz w:val="20"/>
                  <w:szCs w:val="20"/>
                  <w:u w:val="single"/>
                </w:rPr>
              </w:rPrChange>
            </w:rPr>
            <w:fldChar w:fldCharType="begin"/>
          </w:r>
          <w:r w:rsidRPr="00EE27B1">
            <w:rPr>
              <w:rFonts w:ascii="Calibri" w:hAnsi="Calibri"/>
              <w:i/>
              <w:rPrChange w:id="16663"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664" w:author="Tre" w:date="2012-11-19T09:07:00Z">
                <w:rPr>
                  <w:rFonts w:ascii="Calibri" w:hAnsi="Calibri"/>
                  <w:i/>
                  <w:color w:val="0000FF"/>
                  <w:sz w:val="20"/>
                  <w:szCs w:val="20"/>
                  <w:u w:val="single"/>
                </w:rPr>
              </w:rPrChange>
            </w:rPr>
            <w:fldChar w:fldCharType="end"/>
          </w:r>
          <w:r w:rsidRPr="00EE27B1">
            <w:rPr>
              <w:rFonts w:ascii="Calibri" w:hAnsi="Calibri"/>
              <w:i/>
              <w:rPrChange w:id="16665" w:author="Tre" w:date="2012-11-19T09:07:00Z">
                <w:rPr>
                  <w:rFonts w:ascii="Calibri" w:hAnsi="Calibri"/>
                  <w:i/>
                  <w:color w:val="0000FF"/>
                  <w:sz w:val="20"/>
                  <w:szCs w:val="20"/>
                  <w:u w:val="single"/>
                </w:rPr>
              </w:rPrChange>
            </w:rPr>
            <w:delText>), Ammo (</w:delText>
          </w:r>
          <w:r w:rsidRPr="00EE27B1" w:rsidDel="00E63471">
            <w:rPr>
              <w:rFonts w:ascii="Calibri" w:hAnsi="Calibri"/>
              <w:i/>
              <w:rPrChange w:id="16666" w:author="Tre" w:date="2012-11-19T09:07:00Z">
                <w:rPr>
                  <w:rFonts w:ascii="Calibri" w:hAnsi="Calibri"/>
                  <w:i/>
                  <w:color w:val="0000FF"/>
                  <w:sz w:val="20"/>
                  <w:szCs w:val="20"/>
                  <w:u w:val="single"/>
                </w:rPr>
              </w:rPrChange>
            </w:rPr>
            <w:fldChar w:fldCharType="begin"/>
          </w:r>
          <w:r w:rsidRPr="00EE27B1">
            <w:rPr>
              <w:rFonts w:ascii="Calibri" w:hAnsi="Calibri"/>
              <w:i/>
              <w:rPrChange w:id="16667"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668" w:author="Tre" w:date="2012-11-19T09:07:00Z">
                <w:rPr>
                  <w:rFonts w:ascii="Calibri" w:hAnsi="Calibri"/>
                  <w:i/>
                  <w:color w:val="0000FF"/>
                  <w:sz w:val="20"/>
                  <w:szCs w:val="20"/>
                  <w:u w:val="single"/>
                </w:rPr>
              </w:rPrChange>
            </w:rPr>
            <w:fldChar w:fldCharType="end"/>
          </w:r>
          <w:r w:rsidRPr="00EE27B1">
            <w:rPr>
              <w:rFonts w:ascii="Calibri" w:hAnsi="Calibri"/>
              <w:i/>
              <w:rPrChange w:id="16669" w:author="Tre" w:date="2012-11-19T09:07:00Z">
                <w:rPr>
                  <w:rFonts w:ascii="Calibri" w:hAnsi="Calibri"/>
                  <w:i/>
                  <w:color w:val="0000FF"/>
                  <w:sz w:val="20"/>
                  <w:szCs w:val="20"/>
                  <w:u w:val="single"/>
                </w:rPr>
              </w:rPrChange>
            </w:rPr>
            <w:delText>), Range (</w:delText>
          </w:r>
          <w:r w:rsidRPr="00EE27B1" w:rsidDel="00E63471">
            <w:rPr>
              <w:rFonts w:ascii="Calibri" w:hAnsi="Calibri"/>
              <w:i/>
              <w:rPrChange w:id="16670" w:author="Tre" w:date="2012-11-19T09:07:00Z">
                <w:rPr>
                  <w:rFonts w:ascii="Calibri" w:hAnsi="Calibri"/>
                  <w:i/>
                  <w:color w:val="0000FF"/>
                  <w:sz w:val="20"/>
                  <w:szCs w:val="20"/>
                  <w:u w:val="single"/>
                </w:rPr>
              </w:rPrChange>
            </w:rPr>
            <w:fldChar w:fldCharType="begin"/>
          </w:r>
          <w:r w:rsidRPr="00EE27B1">
            <w:rPr>
              <w:rFonts w:ascii="Calibri" w:hAnsi="Calibri"/>
              <w:i/>
              <w:rPrChange w:id="16671"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672" w:author="Tre" w:date="2012-11-19T09:07:00Z">
                <w:rPr>
                  <w:rFonts w:ascii="Calibri" w:hAnsi="Calibri"/>
                  <w:i/>
                  <w:color w:val="0000FF"/>
                  <w:sz w:val="20"/>
                  <w:szCs w:val="20"/>
                  <w:u w:val="single"/>
                </w:rPr>
              </w:rPrChange>
            </w:rPr>
            <w:fldChar w:fldCharType="end"/>
          </w:r>
          <w:r w:rsidRPr="00EE27B1">
            <w:rPr>
              <w:rFonts w:ascii="Calibri" w:hAnsi="Calibri"/>
              <w:i/>
              <w:rPrChange w:id="16673" w:author="Tre" w:date="2012-11-19T09:07:00Z">
                <w:rPr>
                  <w:rFonts w:ascii="Calibri" w:hAnsi="Calibri"/>
                  <w:i/>
                  <w:color w:val="0000FF"/>
                  <w:sz w:val="20"/>
                  <w:szCs w:val="20"/>
                  <w:u w:val="single"/>
                </w:rPr>
              </w:rPrChange>
            </w:rPr>
            <w:delText xml:space="preserve">), </w:delText>
          </w:r>
        </w:del>
        <w:r w:rsidRPr="00EE27B1">
          <w:rPr>
            <w:rFonts w:ascii="Calibri" w:hAnsi="Calibri"/>
            <w:i/>
            <w:rPrChange w:id="16674" w:author="Tre" w:date="2012-11-19T09:07:00Z">
              <w:rPr>
                <w:rFonts w:ascii="Calibri" w:hAnsi="Calibri"/>
                <w:i/>
                <w:color w:val="0000FF"/>
                <w:sz w:val="20"/>
                <w:szCs w:val="20"/>
                <w:u w:val="single"/>
              </w:rPr>
            </w:rPrChange>
          </w:rPr>
          <w:t>Vehicle Type (</w:t>
        </w:r>
        <w:r w:rsidRPr="00EE27B1">
          <w:rPr>
            <w:rFonts w:ascii="Calibri" w:hAnsi="Calibri"/>
            <w:i/>
            <w:rPrChange w:id="16675" w:author="Tre" w:date="2012-11-19T09:07:00Z">
              <w:rPr>
                <w:rFonts w:ascii="Calibri" w:hAnsi="Calibri"/>
                <w:i/>
                <w:color w:val="0000FF"/>
                <w:sz w:val="20"/>
                <w:szCs w:val="20"/>
                <w:u w:val="single"/>
              </w:rPr>
            </w:rPrChange>
          </w:rPr>
          <w:fldChar w:fldCharType="begin"/>
        </w:r>
        <w:r w:rsidRPr="00EE27B1">
          <w:rPr>
            <w:rFonts w:ascii="Calibri" w:hAnsi="Calibri"/>
            <w:i/>
            <w:rPrChange w:id="16676"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677" w:author="Tre" w:date="2012-11-19T09:07:00Z">
              <w:rPr>
                <w:rFonts w:ascii="Calibri" w:hAnsi="Calibri"/>
                <w:i/>
                <w:color w:val="0000FF"/>
                <w:sz w:val="20"/>
                <w:szCs w:val="20"/>
                <w:u w:val="single"/>
              </w:rPr>
            </w:rPrChange>
          </w:rPr>
          <w:fldChar w:fldCharType="separate"/>
        </w:r>
        <w:r w:rsidRPr="00EE27B1">
          <w:rPr>
            <w:rFonts w:ascii="Calibri" w:hAnsi="Calibri"/>
            <w:i/>
            <w:noProof/>
            <w:rPrChange w:id="16678" w:author="Tre" w:date="2012-11-19T09:07:00Z">
              <w:rPr>
                <w:rFonts w:ascii="Calibri" w:hAnsi="Calibri"/>
                <w:i/>
                <w:noProof/>
                <w:color w:val="0000FF"/>
                <w:sz w:val="20"/>
                <w:szCs w:val="20"/>
                <w:u w:val="single"/>
              </w:rPr>
            </w:rPrChange>
          </w:rPr>
          <w:t>Ground craft</w:t>
        </w:r>
        <w:r w:rsidRPr="00EE27B1">
          <w:rPr>
            <w:rFonts w:ascii="Calibri" w:hAnsi="Calibri"/>
            <w:i/>
            <w:rPrChange w:id="16679" w:author="Tre" w:date="2012-11-19T09:07:00Z">
              <w:rPr>
                <w:rFonts w:ascii="Calibri" w:hAnsi="Calibri"/>
                <w:i/>
                <w:color w:val="0000FF"/>
                <w:sz w:val="20"/>
                <w:szCs w:val="20"/>
                <w:u w:val="single"/>
              </w:rPr>
            </w:rPrChange>
          </w:rPr>
          <w:fldChar w:fldCharType="end"/>
        </w:r>
        <w:r w:rsidRPr="00EE27B1">
          <w:rPr>
            <w:rFonts w:ascii="Calibri" w:hAnsi="Calibri"/>
            <w:i/>
            <w:rPrChange w:id="16680" w:author="Tre" w:date="2012-11-19T09:07:00Z">
              <w:rPr>
                <w:rFonts w:ascii="Calibri" w:hAnsi="Calibri"/>
                <w:i/>
                <w:color w:val="0000FF"/>
                <w:sz w:val="20"/>
                <w:szCs w:val="20"/>
                <w:u w:val="single"/>
              </w:rPr>
            </w:rPrChange>
          </w:rPr>
          <w:t>), Speed (</w:t>
        </w:r>
        <w:r w:rsidRPr="00EE27B1">
          <w:rPr>
            <w:rFonts w:ascii="Calibri" w:hAnsi="Calibri"/>
            <w:i/>
            <w:rPrChange w:id="16681" w:author="Tre" w:date="2012-11-19T09:07:00Z">
              <w:rPr>
                <w:rFonts w:ascii="Calibri" w:hAnsi="Calibri"/>
                <w:i/>
                <w:color w:val="0000FF"/>
                <w:sz w:val="20"/>
                <w:szCs w:val="20"/>
                <w:u w:val="single"/>
              </w:rPr>
            </w:rPrChange>
          </w:rPr>
          <w:fldChar w:fldCharType="begin"/>
        </w:r>
        <w:r w:rsidRPr="00EE27B1">
          <w:rPr>
            <w:rFonts w:ascii="Calibri" w:hAnsi="Calibri"/>
            <w:i/>
            <w:rPrChange w:id="16682"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683" w:author="Tre" w:date="2012-11-19T09:07:00Z">
              <w:rPr>
                <w:rFonts w:ascii="Calibri" w:hAnsi="Calibri"/>
                <w:i/>
                <w:color w:val="0000FF"/>
                <w:sz w:val="20"/>
                <w:szCs w:val="20"/>
                <w:u w:val="single"/>
              </w:rPr>
            </w:rPrChange>
          </w:rPr>
          <w:fldChar w:fldCharType="separate"/>
        </w:r>
        <w:r w:rsidRPr="00EE27B1">
          <w:rPr>
            <w:rFonts w:ascii="Calibri" w:hAnsi="Calibri"/>
            <w:i/>
            <w:noProof/>
            <w:rPrChange w:id="16684" w:author="Tre" w:date="2012-11-19T09:07:00Z">
              <w:rPr>
                <w:rFonts w:ascii="Calibri" w:hAnsi="Calibri"/>
                <w:i/>
                <w:noProof/>
                <w:color w:val="0000FF"/>
                <w:sz w:val="20"/>
                <w:szCs w:val="20"/>
                <w:u w:val="single"/>
              </w:rPr>
            </w:rPrChange>
          </w:rPr>
          <w:t>2</w:t>
        </w:r>
        <w:r w:rsidRPr="00EE27B1">
          <w:rPr>
            <w:rFonts w:ascii="Calibri" w:hAnsi="Calibri"/>
            <w:i/>
            <w:rPrChange w:id="16685" w:author="Tre" w:date="2012-11-19T09:07:00Z">
              <w:rPr>
                <w:rFonts w:ascii="Calibri" w:hAnsi="Calibri"/>
                <w:i/>
                <w:color w:val="0000FF"/>
                <w:sz w:val="20"/>
                <w:szCs w:val="20"/>
                <w:u w:val="single"/>
              </w:rPr>
            </w:rPrChange>
          </w:rPr>
          <w:fldChar w:fldCharType="end"/>
        </w:r>
        <w:r w:rsidRPr="00EE27B1">
          <w:rPr>
            <w:rFonts w:ascii="Calibri" w:hAnsi="Calibri"/>
            <w:i/>
            <w:rPrChange w:id="16686" w:author="Tre" w:date="2012-11-19T09:07:00Z">
              <w:rPr>
                <w:rFonts w:ascii="Calibri" w:hAnsi="Calibri"/>
                <w:i/>
                <w:color w:val="0000FF"/>
                <w:sz w:val="20"/>
                <w:szCs w:val="20"/>
                <w:u w:val="single"/>
              </w:rPr>
            </w:rPrChange>
          </w:rPr>
          <w:t>), Agility (</w:t>
        </w:r>
        <w:r w:rsidRPr="00EE27B1">
          <w:rPr>
            <w:rFonts w:ascii="Calibri" w:hAnsi="Calibri"/>
            <w:i/>
            <w:rPrChange w:id="16687" w:author="Tre" w:date="2012-11-19T09:07:00Z">
              <w:rPr>
                <w:rFonts w:ascii="Calibri" w:hAnsi="Calibri"/>
                <w:i/>
                <w:color w:val="0000FF"/>
                <w:sz w:val="20"/>
                <w:szCs w:val="20"/>
                <w:u w:val="single"/>
              </w:rPr>
            </w:rPrChange>
          </w:rPr>
          <w:fldChar w:fldCharType="begin"/>
        </w:r>
        <w:r w:rsidRPr="00EE27B1">
          <w:rPr>
            <w:rFonts w:ascii="Calibri" w:hAnsi="Calibri"/>
            <w:i/>
            <w:rPrChange w:id="16688"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689" w:author="Tre" w:date="2012-11-19T09:07:00Z">
              <w:rPr>
                <w:rFonts w:ascii="Calibri" w:hAnsi="Calibri"/>
                <w:i/>
                <w:color w:val="0000FF"/>
                <w:sz w:val="20"/>
                <w:szCs w:val="20"/>
                <w:u w:val="single"/>
              </w:rPr>
            </w:rPrChange>
          </w:rPr>
          <w:fldChar w:fldCharType="separate"/>
        </w:r>
        <w:r w:rsidRPr="00EE27B1">
          <w:rPr>
            <w:rFonts w:ascii="Calibri" w:hAnsi="Calibri"/>
            <w:i/>
            <w:noProof/>
            <w:rPrChange w:id="16690" w:author="Tre" w:date="2012-11-19T09:07:00Z">
              <w:rPr>
                <w:rFonts w:ascii="Calibri" w:hAnsi="Calibri"/>
                <w:i/>
                <w:noProof/>
                <w:color w:val="0000FF"/>
                <w:sz w:val="20"/>
                <w:szCs w:val="20"/>
                <w:u w:val="single"/>
              </w:rPr>
            </w:rPrChange>
          </w:rPr>
          <w:t>2</w:t>
        </w:r>
        <w:r w:rsidRPr="00EE27B1">
          <w:rPr>
            <w:rFonts w:ascii="Calibri" w:hAnsi="Calibri"/>
            <w:i/>
            <w:rPrChange w:id="16691" w:author="Tre" w:date="2012-11-19T09:07:00Z">
              <w:rPr>
                <w:rFonts w:ascii="Calibri" w:hAnsi="Calibri"/>
                <w:i/>
                <w:color w:val="0000FF"/>
                <w:sz w:val="20"/>
                <w:szCs w:val="20"/>
                <w:u w:val="single"/>
              </w:rPr>
            </w:rPrChange>
          </w:rPr>
          <w:fldChar w:fldCharType="end"/>
        </w:r>
        <w:r w:rsidRPr="00EE27B1">
          <w:rPr>
            <w:rFonts w:ascii="Calibri" w:hAnsi="Calibri"/>
            <w:i/>
            <w:rPrChange w:id="16692" w:author="Tre" w:date="2012-11-19T09:07:00Z">
              <w:rPr>
                <w:rFonts w:ascii="Calibri" w:hAnsi="Calibri"/>
                <w:i/>
                <w:color w:val="0000FF"/>
                <w:sz w:val="20"/>
                <w:szCs w:val="20"/>
                <w:u w:val="single"/>
              </w:rPr>
            </w:rPrChange>
          </w:rPr>
          <w:t>)</w:t>
        </w:r>
        <w:del w:id="16693" w:author="Tre" w:date="2012-11-19T10:30:00Z">
          <w:r w:rsidRPr="00EE27B1">
            <w:rPr>
              <w:rFonts w:ascii="Calibri" w:hAnsi="Calibri"/>
              <w:i/>
              <w:rPrChange w:id="16694" w:author="Tre" w:date="2012-11-19T09:07:00Z">
                <w:rPr>
                  <w:rFonts w:ascii="Calibri" w:hAnsi="Calibri"/>
                  <w:i/>
                  <w:color w:val="0000FF"/>
                  <w:sz w:val="20"/>
                  <w:szCs w:val="20"/>
                  <w:u w:val="single"/>
                </w:rPr>
              </w:rPrChange>
            </w:rPr>
            <w:delText>, Fuel (</w:delText>
          </w:r>
          <w:r w:rsidRPr="00EE27B1" w:rsidDel="0027630D">
            <w:rPr>
              <w:rFonts w:ascii="Calibri" w:hAnsi="Calibri"/>
              <w:i/>
              <w:rPrChange w:id="16695" w:author="Tre" w:date="2012-11-19T09:07:00Z">
                <w:rPr>
                  <w:rFonts w:ascii="Calibri" w:hAnsi="Calibri"/>
                  <w:i/>
                  <w:color w:val="0000FF"/>
                  <w:sz w:val="20"/>
                  <w:szCs w:val="20"/>
                  <w:u w:val="single"/>
                </w:rPr>
              </w:rPrChange>
            </w:rPr>
            <w:fldChar w:fldCharType="begin"/>
          </w:r>
          <w:r w:rsidRPr="00EE27B1">
            <w:rPr>
              <w:rFonts w:ascii="Calibri" w:hAnsi="Calibri"/>
              <w:i/>
              <w:rPrChange w:id="16696"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697" w:author="Tre" w:date="2012-11-19T09:07:00Z">
                <w:rPr>
                  <w:rFonts w:ascii="Calibri" w:hAnsi="Calibri"/>
                  <w:i/>
                  <w:color w:val="0000FF"/>
                  <w:sz w:val="20"/>
                  <w:szCs w:val="20"/>
                  <w:u w:val="single"/>
                </w:rPr>
              </w:rPrChange>
            </w:rPr>
            <w:fldChar w:fldCharType="end"/>
          </w:r>
          <w:r w:rsidRPr="00EE27B1">
            <w:rPr>
              <w:rFonts w:ascii="Calibri" w:hAnsi="Calibri"/>
              <w:i/>
              <w:rPrChange w:id="16698" w:author="Tre" w:date="2012-11-19T09:07:00Z">
                <w:rPr>
                  <w:rFonts w:ascii="Calibri" w:hAnsi="Calibri"/>
                  <w:i/>
                  <w:color w:val="0000FF"/>
                  <w:sz w:val="20"/>
                  <w:szCs w:val="20"/>
                  <w:u w:val="single"/>
                </w:rPr>
              </w:rPrChange>
            </w:rPr>
            <w:delText>)</w:delText>
          </w:r>
        </w:del>
        <w:r w:rsidRPr="00EE27B1">
          <w:rPr>
            <w:rFonts w:ascii="Calibri" w:hAnsi="Calibri"/>
            <w:i/>
            <w:rPrChange w:id="16699" w:author="Tre" w:date="2012-11-19T09:07:00Z">
              <w:rPr>
                <w:rFonts w:ascii="Calibri" w:hAnsi="Calibri"/>
                <w:i/>
                <w:color w:val="0000FF"/>
                <w:sz w:val="20"/>
                <w:szCs w:val="20"/>
                <w:u w:val="single"/>
              </w:rPr>
            </w:rPrChange>
          </w:rPr>
          <w:t>]</w:t>
        </w:r>
      </w:ins>
    </w:p>
    <w:p w:rsidR="00D604AF" w:rsidRPr="000B0456" w:rsidRDefault="00EE27B1" w:rsidP="00D604AF">
      <w:pPr>
        <w:jc w:val="both"/>
        <w:rPr>
          <w:ins w:id="16700" w:author="frontdesk" w:date="2012-11-16T12:59:00Z"/>
          <w:rFonts w:ascii="Calibri" w:hAnsi="Calibri"/>
          <w:rPrChange w:id="16701" w:author="Tre" w:date="2012-11-19T09:07:00Z">
            <w:rPr>
              <w:ins w:id="16702" w:author="frontdesk" w:date="2012-11-16T12:59:00Z"/>
              <w:rFonts w:ascii="Calibri" w:hAnsi="Calibri"/>
              <w:sz w:val="20"/>
              <w:szCs w:val="20"/>
            </w:rPr>
          </w:rPrChange>
        </w:rPr>
      </w:pPr>
      <w:ins w:id="16703" w:author="frontdesk" w:date="2012-11-16T12:59:00Z">
        <w:r w:rsidRPr="00EE27B1">
          <w:rPr>
            <w:rFonts w:ascii="Calibri" w:hAnsi="Calibri"/>
            <w:rPrChange w:id="16704" w:author="Tre" w:date="2012-11-19T09:07:00Z">
              <w:rPr>
                <w:rFonts w:ascii="Calibri" w:hAnsi="Calibri"/>
                <w:color w:val="0000FF"/>
                <w:sz w:val="20"/>
                <w:szCs w:val="20"/>
                <w:u w:val="single"/>
              </w:rPr>
            </w:rPrChange>
          </w:rPr>
          <w:fldChar w:fldCharType="begin"/>
        </w:r>
        <w:r w:rsidRPr="00EE27B1">
          <w:rPr>
            <w:rFonts w:ascii="Calibri" w:hAnsi="Calibri"/>
            <w:rPrChange w:id="16705"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706" w:author="Tre" w:date="2012-11-19T09:07:00Z">
              <w:rPr>
                <w:rFonts w:ascii="Calibri" w:hAnsi="Calibri"/>
                <w:color w:val="0000FF"/>
                <w:sz w:val="20"/>
                <w:szCs w:val="20"/>
                <w:u w:val="single"/>
              </w:rPr>
            </w:rPrChange>
          </w:rPr>
          <w:fldChar w:fldCharType="separate"/>
        </w:r>
        <w:r w:rsidRPr="00EE27B1">
          <w:rPr>
            <w:rFonts w:ascii="Calibri" w:hAnsi="Calibri"/>
            <w:noProof/>
            <w:rPrChange w:id="16707" w:author="Tre" w:date="2012-11-19T09:07:00Z">
              <w:rPr>
                <w:rFonts w:ascii="Calibri" w:hAnsi="Calibri"/>
                <w:noProof/>
                <w:color w:val="0000FF"/>
                <w:sz w:val="20"/>
                <w:szCs w:val="20"/>
                <w:u w:val="single"/>
              </w:rPr>
            </w:rPrChange>
          </w:rPr>
          <w:t>Minivans are designed for maximum interior space. A minivan  can seat up to 8 people comfortably.</w:t>
        </w:r>
        <w:r w:rsidRPr="00EE27B1">
          <w:rPr>
            <w:rFonts w:ascii="Calibri" w:hAnsi="Calibri"/>
            <w:rPrChange w:id="16708" w:author="Tre" w:date="2012-11-19T09:07:00Z">
              <w:rPr>
                <w:rFonts w:ascii="Calibri" w:hAnsi="Calibri"/>
                <w:color w:val="0000FF"/>
                <w:sz w:val="20"/>
                <w:szCs w:val="20"/>
                <w:u w:val="single"/>
              </w:rPr>
            </w:rPrChange>
          </w:rPr>
          <w:fldChar w:fldCharType="end"/>
        </w:r>
        <w:r w:rsidRPr="00EE27B1">
          <w:rPr>
            <w:rFonts w:ascii="Calibri" w:hAnsi="Calibri"/>
            <w:rPrChange w:id="16709" w:author="Tre" w:date="2012-11-19T09:07:00Z">
              <w:rPr>
                <w:rFonts w:ascii="Calibri" w:hAnsi="Calibri"/>
                <w:color w:val="0000FF"/>
                <w:sz w:val="20"/>
                <w:szCs w:val="20"/>
                <w:u w:val="single"/>
              </w:rPr>
            </w:rPrChange>
          </w:rPr>
          <w:fldChar w:fldCharType="begin"/>
        </w:r>
        <w:r w:rsidRPr="00EE27B1">
          <w:rPr>
            <w:rFonts w:ascii="Calibri" w:hAnsi="Calibri"/>
            <w:rPrChange w:id="16710"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711"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712" w:author="frontdesk" w:date="2012-11-16T12:59:00Z"/>
        </w:rPr>
      </w:pPr>
    </w:p>
    <w:p w:rsidR="00D604AF" w:rsidRPr="000B0456" w:rsidRDefault="00EE27B1" w:rsidP="00D604AF">
      <w:pPr>
        <w:jc w:val="both"/>
        <w:rPr>
          <w:ins w:id="16713" w:author="frontdesk" w:date="2012-11-16T12:59:00Z"/>
          <w:rFonts w:ascii="Calibri" w:hAnsi="Calibri"/>
          <w:b/>
          <w:rPrChange w:id="16714" w:author="Tre" w:date="2012-11-19T09:07:00Z">
            <w:rPr>
              <w:ins w:id="16715" w:author="frontdesk" w:date="2012-11-16T12:59:00Z"/>
              <w:rFonts w:ascii="Calibri" w:hAnsi="Calibri"/>
              <w:b/>
              <w:sz w:val="20"/>
              <w:szCs w:val="20"/>
            </w:rPr>
          </w:rPrChange>
        </w:rPr>
      </w:pPr>
      <w:ins w:id="16716" w:author="frontdesk" w:date="2012-11-16T12:59:00Z">
        <w:r w:rsidRPr="00EE27B1">
          <w:rPr>
            <w:rFonts w:ascii="Calibri" w:hAnsi="Calibri"/>
            <w:b/>
            <w:rPrChange w:id="16717" w:author="Tre" w:date="2012-11-19T09:07:00Z">
              <w:rPr>
                <w:rFonts w:ascii="Calibri" w:hAnsi="Calibri"/>
                <w:b/>
                <w:color w:val="0000FF"/>
                <w:sz w:val="20"/>
                <w:szCs w:val="20"/>
                <w:u w:val="single"/>
              </w:rPr>
            </w:rPrChange>
          </w:rPr>
          <w:fldChar w:fldCharType="begin"/>
        </w:r>
        <w:r w:rsidRPr="00EE27B1">
          <w:rPr>
            <w:rFonts w:ascii="Calibri" w:hAnsi="Calibri"/>
            <w:b/>
            <w:rPrChange w:id="16718"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719" w:author="Tre" w:date="2012-11-19T09:07:00Z">
              <w:rPr>
                <w:rFonts w:ascii="Calibri" w:hAnsi="Calibri"/>
                <w:b/>
                <w:color w:val="0000FF"/>
                <w:sz w:val="20"/>
                <w:szCs w:val="20"/>
                <w:u w:val="single"/>
              </w:rPr>
            </w:rPrChange>
          </w:rPr>
          <w:fldChar w:fldCharType="separate"/>
        </w:r>
        <w:r w:rsidRPr="00EE27B1">
          <w:rPr>
            <w:rFonts w:ascii="Calibri" w:hAnsi="Calibri"/>
            <w:b/>
            <w:noProof/>
            <w:rPrChange w:id="16720" w:author="Tre" w:date="2012-11-19T09:07:00Z">
              <w:rPr>
                <w:rFonts w:ascii="Calibri" w:hAnsi="Calibri"/>
                <w:b/>
                <w:noProof/>
                <w:color w:val="0000FF"/>
                <w:sz w:val="20"/>
                <w:szCs w:val="20"/>
                <w:u w:val="single"/>
              </w:rPr>
            </w:rPrChange>
          </w:rPr>
          <w:t>U-Move Small Truck (20' trailer)</w:t>
        </w:r>
        <w:r w:rsidRPr="00EE27B1">
          <w:rPr>
            <w:rFonts w:ascii="Calibri" w:hAnsi="Calibri"/>
            <w:b/>
            <w:rPrChange w:id="16721"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722" w:author="frontdesk" w:date="2012-11-16T12:59:00Z"/>
          <w:rFonts w:ascii="Calibri" w:hAnsi="Calibri"/>
          <w:i/>
          <w:rPrChange w:id="16723" w:author="Tre" w:date="2012-11-19T09:07:00Z">
            <w:rPr>
              <w:ins w:id="16724" w:author="frontdesk" w:date="2012-11-16T12:59:00Z"/>
              <w:rFonts w:ascii="Calibri" w:hAnsi="Calibri"/>
              <w:i/>
              <w:sz w:val="20"/>
              <w:szCs w:val="20"/>
            </w:rPr>
          </w:rPrChange>
        </w:rPr>
      </w:pPr>
      <w:ins w:id="16725" w:author="frontdesk" w:date="2012-11-16T12:59:00Z">
        <w:r w:rsidRPr="00EE27B1">
          <w:rPr>
            <w:rFonts w:ascii="Calibri" w:hAnsi="Calibri"/>
            <w:i/>
            <w:rPrChange w:id="16726" w:author="Tre" w:date="2012-11-19T09:07:00Z">
              <w:rPr>
                <w:rFonts w:ascii="Calibri" w:hAnsi="Calibri"/>
                <w:i/>
                <w:color w:val="0000FF"/>
                <w:sz w:val="20"/>
                <w:szCs w:val="20"/>
                <w:u w:val="single"/>
              </w:rPr>
            </w:rPrChange>
          </w:rPr>
          <w:t>[</w:t>
        </w:r>
        <w:del w:id="16727" w:author="Tre" w:date="2012-11-19T09:49:00Z">
          <w:r w:rsidRPr="00EE27B1">
            <w:rPr>
              <w:rFonts w:ascii="Calibri" w:hAnsi="Calibri"/>
              <w:i/>
              <w:rPrChange w:id="16728" w:author="Tre" w:date="2012-11-19T09:07:00Z">
                <w:rPr>
                  <w:rFonts w:ascii="Calibri" w:hAnsi="Calibri"/>
                  <w:i/>
                  <w:color w:val="0000FF"/>
                  <w:sz w:val="20"/>
                  <w:szCs w:val="20"/>
                  <w:u w:val="single"/>
                </w:rPr>
              </w:rPrChange>
            </w:rPr>
            <w:delText>Damage (</w:delText>
          </w:r>
          <w:r w:rsidRPr="00EE27B1" w:rsidDel="00E63471">
            <w:rPr>
              <w:rFonts w:ascii="Calibri" w:hAnsi="Calibri"/>
              <w:i/>
              <w:rPrChange w:id="16729" w:author="Tre" w:date="2012-11-19T09:07:00Z">
                <w:rPr>
                  <w:rFonts w:ascii="Calibri" w:hAnsi="Calibri"/>
                  <w:i/>
                  <w:color w:val="0000FF"/>
                  <w:sz w:val="20"/>
                  <w:szCs w:val="20"/>
                  <w:u w:val="single"/>
                </w:rPr>
              </w:rPrChange>
            </w:rPr>
            <w:fldChar w:fldCharType="begin"/>
          </w:r>
          <w:r w:rsidRPr="00EE27B1">
            <w:rPr>
              <w:rFonts w:ascii="Calibri" w:hAnsi="Calibri"/>
              <w:i/>
              <w:rPrChange w:id="16730"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731" w:author="Tre" w:date="2012-11-19T09:07:00Z">
                <w:rPr>
                  <w:rFonts w:ascii="Calibri" w:hAnsi="Calibri"/>
                  <w:i/>
                  <w:color w:val="0000FF"/>
                  <w:sz w:val="20"/>
                  <w:szCs w:val="20"/>
                  <w:u w:val="single"/>
                </w:rPr>
              </w:rPrChange>
            </w:rPr>
            <w:fldChar w:fldCharType="end"/>
          </w:r>
          <w:r w:rsidRPr="00EE27B1">
            <w:rPr>
              <w:rFonts w:ascii="Calibri" w:hAnsi="Calibri"/>
              <w:i/>
              <w:rPrChange w:id="16732" w:author="Tre" w:date="2012-11-19T09:07:00Z">
                <w:rPr>
                  <w:rFonts w:ascii="Calibri" w:hAnsi="Calibri"/>
                  <w:i/>
                  <w:color w:val="0000FF"/>
                  <w:sz w:val="20"/>
                  <w:szCs w:val="20"/>
                  <w:u w:val="single"/>
                </w:rPr>
              </w:rPrChange>
            </w:rPr>
            <w:delText>), Type (</w:delText>
          </w:r>
          <w:r w:rsidRPr="00EE27B1" w:rsidDel="00E63471">
            <w:rPr>
              <w:rFonts w:ascii="Calibri" w:hAnsi="Calibri"/>
              <w:i/>
              <w:rPrChange w:id="16733" w:author="Tre" w:date="2012-11-19T09:07:00Z">
                <w:rPr>
                  <w:rFonts w:ascii="Calibri" w:hAnsi="Calibri"/>
                  <w:i/>
                  <w:color w:val="0000FF"/>
                  <w:sz w:val="20"/>
                  <w:szCs w:val="20"/>
                  <w:u w:val="single"/>
                </w:rPr>
              </w:rPrChange>
            </w:rPr>
            <w:fldChar w:fldCharType="begin"/>
          </w:r>
          <w:r w:rsidRPr="00EE27B1">
            <w:rPr>
              <w:rFonts w:ascii="Calibri" w:hAnsi="Calibri"/>
              <w:i/>
              <w:rPrChange w:id="16734"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735" w:author="Tre" w:date="2012-11-19T09:07:00Z">
                <w:rPr>
                  <w:rFonts w:ascii="Calibri" w:hAnsi="Calibri"/>
                  <w:i/>
                  <w:color w:val="0000FF"/>
                  <w:sz w:val="20"/>
                  <w:szCs w:val="20"/>
                  <w:u w:val="single"/>
                </w:rPr>
              </w:rPrChange>
            </w:rPr>
            <w:fldChar w:fldCharType="end"/>
          </w:r>
          <w:r w:rsidRPr="00EE27B1">
            <w:rPr>
              <w:rFonts w:ascii="Calibri" w:hAnsi="Calibri"/>
              <w:i/>
              <w:rPrChange w:id="16736" w:author="Tre" w:date="2012-11-19T09:07:00Z">
                <w:rPr>
                  <w:rFonts w:ascii="Calibri" w:hAnsi="Calibri"/>
                  <w:i/>
                  <w:color w:val="0000FF"/>
                  <w:sz w:val="20"/>
                  <w:szCs w:val="20"/>
                  <w:u w:val="single"/>
                </w:rPr>
              </w:rPrChange>
            </w:rPr>
            <w:delText>), Rate (</w:delText>
          </w:r>
          <w:r w:rsidRPr="00EE27B1" w:rsidDel="00E63471">
            <w:rPr>
              <w:rFonts w:ascii="Calibri" w:hAnsi="Calibri"/>
              <w:i/>
              <w:rPrChange w:id="16737" w:author="Tre" w:date="2012-11-19T09:07:00Z">
                <w:rPr>
                  <w:rFonts w:ascii="Calibri" w:hAnsi="Calibri"/>
                  <w:i/>
                  <w:color w:val="0000FF"/>
                  <w:sz w:val="20"/>
                  <w:szCs w:val="20"/>
                  <w:u w:val="single"/>
                </w:rPr>
              </w:rPrChange>
            </w:rPr>
            <w:fldChar w:fldCharType="begin"/>
          </w:r>
          <w:r w:rsidRPr="00EE27B1">
            <w:rPr>
              <w:rFonts w:ascii="Calibri" w:hAnsi="Calibri"/>
              <w:i/>
              <w:rPrChange w:id="16738"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739" w:author="Tre" w:date="2012-11-19T09:07:00Z">
                <w:rPr>
                  <w:rFonts w:ascii="Calibri" w:hAnsi="Calibri"/>
                  <w:i/>
                  <w:color w:val="0000FF"/>
                  <w:sz w:val="20"/>
                  <w:szCs w:val="20"/>
                  <w:u w:val="single"/>
                </w:rPr>
              </w:rPrChange>
            </w:rPr>
            <w:fldChar w:fldCharType="end"/>
          </w:r>
          <w:r w:rsidRPr="00EE27B1">
            <w:rPr>
              <w:rFonts w:ascii="Calibri" w:hAnsi="Calibri"/>
              <w:i/>
              <w:rPrChange w:id="16740" w:author="Tre" w:date="2012-11-19T09:07:00Z">
                <w:rPr>
                  <w:rFonts w:ascii="Calibri" w:hAnsi="Calibri"/>
                  <w:i/>
                  <w:color w:val="0000FF"/>
                  <w:sz w:val="20"/>
                  <w:szCs w:val="20"/>
                  <w:u w:val="single"/>
                </w:rPr>
              </w:rPrChange>
            </w:rPr>
            <w:delText>), Ammo (</w:delText>
          </w:r>
          <w:r w:rsidRPr="00EE27B1" w:rsidDel="00E63471">
            <w:rPr>
              <w:rFonts w:ascii="Calibri" w:hAnsi="Calibri"/>
              <w:i/>
              <w:rPrChange w:id="16741" w:author="Tre" w:date="2012-11-19T09:07:00Z">
                <w:rPr>
                  <w:rFonts w:ascii="Calibri" w:hAnsi="Calibri"/>
                  <w:i/>
                  <w:color w:val="0000FF"/>
                  <w:sz w:val="20"/>
                  <w:szCs w:val="20"/>
                  <w:u w:val="single"/>
                </w:rPr>
              </w:rPrChange>
            </w:rPr>
            <w:fldChar w:fldCharType="begin"/>
          </w:r>
          <w:r w:rsidRPr="00EE27B1">
            <w:rPr>
              <w:rFonts w:ascii="Calibri" w:hAnsi="Calibri"/>
              <w:i/>
              <w:rPrChange w:id="16742"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743" w:author="Tre" w:date="2012-11-19T09:07:00Z">
                <w:rPr>
                  <w:rFonts w:ascii="Calibri" w:hAnsi="Calibri"/>
                  <w:i/>
                  <w:color w:val="0000FF"/>
                  <w:sz w:val="20"/>
                  <w:szCs w:val="20"/>
                  <w:u w:val="single"/>
                </w:rPr>
              </w:rPrChange>
            </w:rPr>
            <w:fldChar w:fldCharType="end"/>
          </w:r>
          <w:r w:rsidRPr="00EE27B1">
            <w:rPr>
              <w:rFonts w:ascii="Calibri" w:hAnsi="Calibri"/>
              <w:i/>
              <w:rPrChange w:id="16744" w:author="Tre" w:date="2012-11-19T09:07:00Z">
                <w:rPr>
                  <w:rFonts w:ascii="Calibri" w:hAnsi="Calibri"/>
                  <w:i/>
                  <w:color w:val="0000FF"/>
                  <w:sz w:val="20"/>
                  <w:szCs w:val="20"/>
                  <w:u w:val="single"/>
                </w:rPr>
              </w:rPrChange>
            </w:rPr>
            <w:delText>), Range (</w:delText>
          </w:r>
          <w:r w:rsidRPr="00EE27B1" w:rsidDel="00E63471">
            <w:rPr>
              <w:rFonts w:ascii="Calibri" w:hAnsi="Calibri"/>
              <w:i/>
              <w:rPrChange w:id="16745" w:author="Tre" w:date="2012-11-19T09:07:00Z">
                <w:rPr>
                  <w:rFonts w:ascii="Calibri" w:hAnsi="Calibri"/>
                  <w:i/>
                  <w:color w:val="0000FF"/>
                  <w:sz w:val="20"/>
                  <w:szCs w:val="20"/>
                  <w:u w:val="single"/>
                </w:rPr>
              </w:rPrChange>
            </w:rPr>
            <w:fldChar w:fldCharType="begin"/>
          </w:r>
          <w:r w:rsidRPr="00EE27B1">
            <w:rPr>
              <w:rFonts w:ascii="Calibri" w:hAnsi="Calibri"/>
              <w:i/>
              <w:rPrChange w:id="16746"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747" w:author="Tre" w:date="2012-11-19T09:07:00Z">
                <w:rPr>
                  <w:rFonts w:ascii="Calibri" w:hAnsi="Calibri"/>
                  <w:i/>
                  <w:color w:val="0000FF"/>
                  <w:sz w:val="20"/>
                  <w:szCs w:val="20"/>
                  <w:u w:val="single"/>
                </w:rPr>
              </w:rPrChange>
            </w:rPr>
            <w:fldChar w:fldCharType="end"/>
          </w:r>
          <w:r w:rsidRPr="00EE27B1">
            <w:rPr>
              <w:rFonts w:ascii="Calibri" w:hAnsi="Calibri"/>
              <w:i/>
              <w:rPrChange w:id="16748" w:author="Tre" w:date="2012-11-19T09:07:00Z">
                <w:rPr>
                  <w:rFonts w:ascii="Calibri" w:hAnsi="Calibri"/>
                  <w:i/>
                  <w:color w:val="0000FF"/>
                  <w:sz w:val="20"/>
                  <w:szCs w:val="20"/>
                  <w:u w:val="single"/>
                </w:rPr>
              </w:rPrChange>
            </w:rPr>
            <w:delText xml:space="preserve">), </w:delText>
          </w:r>
        </w:del>
        <w:r w:rsidRPr="00EE27B1">
          <w:rPr>
            <w:rFonts w:ascii="Calibri" w:hAnsi="Calibri"/>
            <w:i/>
            <w:rPrChange w:id="16749" w:author="Tre" w:date="2012-11-19T09:07:00Z">
              <w:rPr>
                <w:rFonts w:ascii="Calibri" w:hAnsi="Calibri"/>
                <w:i/>
                <w:color w:val="0000FF"/>
                <w:sz w:val="20"/>
                <w:szCs w:val="20"/>
                <w:u w:val="single"/>
              </w:rPr>
            </w:rPrChange>
          </w:rPr>
          <w:t>Vehicle Type (</w:t>
        </w:r>
        <w:r w:rsidRPr="00EE27B1">
          <w:rPr>
            <w:rFonts w:ascii="Calibri" w:hAnsi="Calibri"/>
            <w:i/>
            <w:rPrChange w:id="16750" w:author="Tre" w:date="2012-11-19T09:07:00Z">
              <w:rPr>
                <w:rFonts w:ascii="Calibri" w:hAnsi="Calibri"/>
                <w:i/>
                <w:color w:val="0000FF"/>
                <w:sz w:val="20"/>
                <w:szCs w:val="20"/>
                <w:u w:val="single"/>
              </w:rPr>
            </w:rPrChange>
          </w:rPr>
          <w:fldChar w:fldCharType="begin"/>
        </w:r>
        <w:r w:rsidRPr="00EE27B1">
          <w:rPr>
            <w:rFonts w:ascii="Calibri" w:hAnsi="Calibri"/>
            <w:i/>
            <w:rPrChange w:id="16751"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752" w:author="Tre" w:date="2012-11-19T09:07:00Z">
              <w:rPr>
                <w:rFonts w:ascii="Calibri" w:hAnsi="Calibri"/>
                <w:i/>
                <w:color w:val="0000FF"/>
                <w:sz w:val="20"/>
                <w:szCs w:val="20"/>
                <w:u w:val="single"/>
              </w:rPr>
            </w:rPrChange>
          </w:rPr>
          <w:fldChar w:fldCharType="separate"/>
        </w:r>
        <w:r w:rsidRPr="00EE27B1">
          <w:rPr>
            <w:rFonts w:ascii="Calibri" w:hAnsi="Calibri"/>
            <w:i/>
            <w:noProof/>
            <w:rPrChange w:id="16753" w:author="Tre" w:date="2012-11-19T09:07:00Z">
              <w:rPr>
                <w:rFonts w:ascii="Calibri" w:hAnsi="Calibri"/>
                <w:i/>
                <w:noProof/>
                <w:color w:val="0000FF"/>
                <w:sz w:val="20"/>
                <w:szCs w:val="20"/>
                <w:u w:val="single"/>
              </w:rPr>
            </w:rPrChange>
          </w:rPr>
          <w:t>Ground craft</w:t>
        </w:r>
        <w:r w:rsidRPr="00EE27B1">
          <w:rPr>
            <w:rFonts w:ascii="Calibri" w:hAnsi="Calibri"/>
            <w:i/>
            <w:rPrChange w:id="16754" w:author="Tre" w:date="2012-11-19T09:07:00Z">
              <w:rPr>
                <w:rFonts w:ascii="Calibri" w:hAnsi="Calibri"/>
                <w:i/>
                <w:color w:val="0000FF"/>
                <w:sz w:val="20"/>
                <w:szCs w:val="20"/>
                <w:u w:val="single"/>
              </w:rPr>
            </w:rPrChange>
          </w:rPr>
          <w:fldChar w:fldCharType="end"/>
        </w:r>
        <w:r w:rsidRPr="00EE27B1">
          <w:rPr>
            <w:rFonts w:ascii="Calibri" w:hAnsi="Calibri"/>
            <w:i/>
            <w:rPrChange w:id="16755" w:author="Tre" w:date="2012-11-19T09:07:00Z">
              <w:rPr>
                <w:rFonts w:ascii="Calibri" w:hAnsi="Calibri"/>
                <w:i/>
                <w:color w:val="0000FF"/>
                <w:sz w:val="20"/>
                <w:szCs w:val="20"/>
                <w:u w:val="single"/>
              </w:rPr>
            </w:rPrChange>
          </w:rPr>
          <w:t>), Speed (</w:t>
        </w:r>
        <w:r w:rsidRPr="00EE27B1">
          <w:rPr>
            <w:rFonts w:ascii="Calibri" w:hAnsi="Calibri"/>
            <w:i/>
            <w:rPrChange w:id="16756" w:author="Tre" w:date="2012-11-19T09:07:00Z">
              <w:rPr>
                <w:rFonts w:ascii="Calibri" w:hAnsi="Calibri"/>
                <w:i/>
                <w:color w:val="0000FF"/>
                <w:sz w:val="20"/>
                <w:szCs w:val="20"/>
                <w:u w:val="single"/>
              </w:rPr>
            </w:rPrChange>
          </w:rPr>
          <w:fldChar w:fldCharType="begin"/>
        </w:r>
        <w:r w:rsidRPr="00EE27B1">
          <w:rPr>
            <w:rFonts w:ascii="Calibri" w:hAnsi="Calibri"/>
            <w:i/>
            <w:rPrChange w:id="16757"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758" w:author="Tre" w:date="2012-11-19T09:07:00Z">
              <w:rPr>
                <w:rFonts w:ascii="Calibri" w:hAnsi="Calibri"/>
                <w:i/>
                <w:color w:val="0000FF"/>
                <w:sz w:val="20"/>
                <w:szCs w:val="20"/>
                <w:u w:val="single"/>
              </w:rPr>
            </w:rPrChange>
          </w:rPr>
          <w:fldChar w:fldCharType="separate"/>
        </w:r>
        <w:r w:rsidRPr="00EE27B1">
          <w:rPr>
            <w:rFonts w:ascii="Calibri" w:hAnsi="Calibri"/>
            <w:i/>
            <w:noProof/>
            <w:rPrChange w:id="16759" w:author="Tre" w:date="2012-11-19T09:07:00Z">
              <w:rPr>
                <w:rFonts w:ascii="Calibri" w:hAnsi="Calibri"/>
                <w:i/>
                <w:noProof/>
                <w:color w:val="0000FF"/>
                <w:sz w:val="20"/>
                <w:szCs w:val="20"/>
                <w:u w:val="single"/>
              </w:rPr>
            </w:rPrChange>
          </w:rPr>
          <w:t>2</w:t>
        </w:r>
        <w:r w:rsidRPr="00EE27B1">
          <w:rPr>
            <w:rFonts w:ascii="Calibri" w:hAnsi="Calibri"/>
            <w:i/>
            <w:rPrChange w:id="16760" w:author="Tre" w:date="2012-11-19T09:07:00Z">
              <w:rPr>
                <w:rFonts w:ascii="Calibri" w:hAnsi="Calibri"/>
                <w:i/>
                <w:color w:val="0000FF"/>
                <w:sz w:val="20"/>
                <w:szCs w:val="20"/>
                <w:u w:val="single"/>
              </w:rPr>
            </w:rPrChange>
          </w:rPr>
          <w:fldChar w:fldCharType="end"/>
        </w:r>
        <w:r w:rsidRPr="00EE27B1">
          <w:rPr>
            <w:rFonts w:ascii="Calibri" w:hAnsi="Calibri"/>
            <w:i/>
            <w:rPrChange w:id="16761" w:author="Tre" w:date="2012-11-19T09:07:00Z">
              <w:rPr>
                <w:rFonts w:ascii="Calibri" w:hAnsi="Calibri"/>
                <w:i/>
                <w:color w:val="0000FF"/>
                <w:sz w:val="20"/>
                <w:szCs w:val="20"/>
                <w:u w:val="single"/>
              </w:rPr>
            </w:rPrChange>
          </w:rPr>
          <w:t>), Agility (</w:t>
        </w:r>
        <w:r w:rsidRPr="00EE27B1">
          <w:rPr>
            <w:rFonts w:ascii="Calibri" w:hAnsi="Calibri"/>
            <w:i/>
            <w:rPrChange w:id="16762" w:author="Tre" w:date="2012-11-19T09:07:00Z">
              <w:rPr>
                <w:rFonts w:ascii="Calibri" w:hAnsi="Calibri"/>
                <w:i/>
                <w:color w:val="0000FF"/>
                <w:sz w:val="20"/>
                <w:szCs w:val="20"/>
                <w:u w:val="single"/>
              </w:rPr>
            </w:rPrChange>
          </w:rPr>
          <w:fldChar w:fldCharType="begin"/>
        </w:r>
        <w:r w:rsidRPr="00EE27B1">
          <w:rPr>
            <w:rFonts w:ascii="Calibri" w:hAnsi="Calibri"/>
            <w:i/>
            <w:rPrChange w:id="16763"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764" w:author="Tre" w:date="2012-11-19T09:07:00Z">
              <w:rPr>
                <w:rFonts w:ascii="Calibri" w:hAnsi="Calibri"/>
                <w:i/>
                <w:color w:val="0000FF"/>
                <w:sz w:val="20"/>
                <w:szCs w:val="20"/>
                <w:u w:val="single"/>
              </w:rPr>
            </w:rPrChange>
          </w:rPr>
          <w:fldChar w:fldCharType="separate"/>
        </w:r>
        <w:r w:rsidRPr="00EE27B1">
          <w:rPr>
            <w:rFonts w:ascii="Calibri" w:hAnsi="Calibri"/>
            <w:i/>
            <w:noProof/>
            <w:rPrChange w:id="16765" w:author="Tre" w:date="2012-11-19T09:07:00Z">
              <w:rPr>
                <w:rFonts w:ascii="Calibri" w:hAnsi="Calibri"/>
                <w:i/>
                <w:noProof/>
                <w:color w:val="0000FF"/>
                <w:sz w:val="20"/>
                <w:szCs w:val="20"/>
                <w:u w:val="single"/>
              </w:rPr>
            </w:rPrChange>
          </w:rPr>
          <w:t>1</w:t>
        </w:r>
        <w:r w:rsidRPr="00EE27B1">
          <w:rPr>
            <w:rFonts w:ascii="Calibri" w:hAnsi="Calibri"/>
            <w:i/>
            <w:rPrChange w:id="16766" w:author="Tre" w:date="2012-11-19T09:07:00Z">
              <w:rPr>
                <w:rFonts w:ascii="Calibri" w:hAnsi="Calibri"/>
                <w:i/>
                <w:color w:val="0000FF"/>
                <w:sz w:val="20"/>
                <w:szCs w:val="20"/>
                <w:u w:val="single"/>
              </w:rPr>
            </w:rPrChange>
          </w:rPr>
          <w:fldChar w:fldCharType="end"/>
        </w:r>
        <w:r w:rsidRPr="00EE27B1">
          <w:rPr>
            <w:rFonts w:ascii="Calibri" w:hAnsi="Calibri"/>
            <w:i/>
            <w:rPrChange w:id="16767" w:author="Tre" w:date="2012-11-19T09:07:00Z">
              <w:rPr>
                <w:rFonts w:ascii="Calibri" w:hAnsi="Calibri"/>
                <w:i/>
                <w:color w:val="0000FF"/>
                <w:sz w:val="20"/>
                <w:szCs w:val="20"/>
                <w:u w:val="single"/>
              </w:rPr>
            </w:rPrChange>
          </w:rPr>
          <w:t>)</w:t>
        </w:r>
        <w:del w:id="16768" w:author="Tre" w:date="2012-11-19T10:30:00Z">
          <w:r w:rsidRPr="00EE27B1">
            <w:rPr>
              <w:rFonts w:ascii="Calibri" w:hAnsi="Calibri"/>
              <w:i/>
              <w:rPrChange w:id="16769" w:author="Tre" w:date="2012-11-19T09:07:00Z">
                <w:rPr>
                  <w:rFonts w:ascii="Calibri" w:hAnsi="Calibri"/>
                  <w:i/>
                  <w:color w:val="0000FF"/>
                  <w:sz w:val="20"/>
                  <w:szCs w:val="20"/>
                  <w:u w:val="single"/>
                </w:rPr>
              </w:rPrChange>
            </w:rPr>
            <w:delText>, Fuel (</w:delText>
          </w:r>
        </w:del>
        <w:r w:rsidRPr="00EE27B1">
          <w:rPr>
            <w:rFonts w:ascii="Calibri" w:hAnsi="Calibri"/>
            <w:i/>
            <w:rPrChange w:id="16770" w:author="Tre" w:date="2012-11-19T09:07:00Z">
              <w:rPr>
                <w:rFonts w:ascii="Calibri" w:hAnsi="Calibri"/>
                <w:i/>
                <w:color w:val="0000FF"/>
                <w:sz w:val="20"/>
                <w:szCs w:val="20"/>
                <w:u w:val="single"/>
              </w:rPr>
            </w:rPrChange>
          </w:rPr>
          <w:fldChar w:fldCharType="begin"/>
        </w:r>
        <w:r w:rsidRPr="00EE27B1">
          <w:rPr>
            <w:rFonts w:ascii="Calibri" w:hAnsi="Calibri"/>
            <w:i/>
            <w:rPrChange w:id="16771" w:author="Tre" w:date="2012-11-19T09:07:00Z">
              <w:rPr>
                <w:rFonts w:ascii="Calibri" w:hAnsi="Calibri"/>
                <w:i/>
                <w:color w:val="0000FF"/>
                <w:sz w:val="20"/>
                <w:szCs w:val="20"/>
                <w:u w:val="single"/>
              </w:rPr>
            </w:rPrChange>
          </w:rPr>
          <w:instrText xml:space="preserve"> MERGEFIELD Fuel </w:instrText>
        </w:r>
        <w:r w:rsidRPr="00EE27B1">
          <w:rPr>
            <w:rFonts w:ascii="Calibri" w:hAnsi="Calibri"/>
            <w:i/>
            <w:rPrChange w:id="16772" w:author="Tre" w:date="2012-11-19T09:07:00Z">
              <w:rPr>
                <w:rFonts w:ascii="Calibri" w:hAnsi="Calibri"/>
                <w:i/>
                <w:color w:val="0000FF"/>
                <w:sz w:val="20"/>
                <w:szCs w:val="20"/>
                <w:u w:val="single"/>
              </w:rPr>
            </w:rPrChange>
          </w:rPr>
          <w:fldChar w:fldCharType="end"/>
        </w:r>
        <w:del w:id="16773" w:author="Tre" w:date="2012-11-19T10:30:00Z">
          <w:r w:rsidRPr="00EE27B1">
            <w:rPr>
              <w:rFonts w:ascii="Calibri" w:hAnsi="Calibri"/>
              <w:i/>
              <w:rPrChange w:id="16774" w:author="Tre" w:date="2012-11-19T09:07:00Z">
                <w:rPr>
                  <w:rFonts w:ascii="Calibri" w:hAnsi="Calibri"/>
                  <w:i/>
                  <w:color w:val="0000FF"/>
                  <w:sz w:val="20"/>
                  <w:szCs w:val="20"/>
                  <w:u w:val="single"/>
                </w:rPr>
              </w:rPrChange>
            </w:rPr>
            <w:delText>)</w:delText>
          </w:r>
        </w:del>
        <w:r w:rsidRPr="00EE27B1">
          <w:rPr>
            <w:rFonts w:ascii="Calibri" w:hAnsi="Calibri"/>
            <w:i/>
            <w:rPrChange w:id="16775" w:author="Tre" w:date="2012-11-19T09:07:00Z">
              <w:rPr>
                <w:rFonts w:ascii="Calibri" w:hAnsi="Calibri"/>
                <w:i/>
                <w:color w:val="0000FF"/>
                <w:sz w:val="20"/>
                <w:szCs w:val="20"/>
                <w:u w:val="single"/>
              </w:rPr>
            </w:rPrChange>
          </w:rPr>
          <w:t>]</w:t>
        </w:r>
      </w:ins>
    </w:p>
    <w:p w:rsidR="00D604AF" w:rsidRPr="000B0456" w:rsidRDefault="00EE27B1" w:rsidP="00D604AF">
      <w:pPr>
        <w:jc w:val="both"/>
        <w:rPr>
          <w:ins w:id="16776" w:author="frontdesk" w:date="2012-11-16T12:59:00Z"/>
          <w:rFonts w:ascii="Calibri" w:hAnsi="Calibri"/>
          <w:rPrChange w:id="16777" w:author="Tre" w:date="2012-11-19T09:07:00Z">
            <w:rPr>
              <w:ins w:id="16778" w:author="frontdesk" w:date="2012-11-16T12:59:00Z"/>
              <w:rFonts w:ascii="Calibri" w:hAnsi="Calibri"/>
              <w:sz w:val="20"/>
              <w:szCs w:val="20"/>
            </w:rPr>
          </w:rPrChange>
        </w:rPr>
      </w:pPr>
      <w:ins w:id="16779" w:author="frontdesk" w:date="2012-11-16T12:59:00Z">
        <w:r w:rsidRPr="00EE27B1">
          <w:rPr>
            <w:rFonts w:ascii="Calibri" w:hAnsi="Calibri"/>
            <w:rPrChange w:id="16780" w:author="Tre" w:date="2012-11-19T09:07:00Z">
              <w:rPr>
                <w:rFonts w:ascii="Calibri" w:hAnsi="Calibri"/>
                <w:color w:val="0000FF"/>
                <w:sz w:val="20"/>
                <w:szCs w:val="20"/>
                <w:u w:val="single"/>
              </w:rPr>
            </w:rPrChange>
          </w:rPr>
          <w:fldChar w:fldCharType="begin"/>
        </w:r>
        <w:r w:rsidRPr="00EE27B1">
          <w:rPr>
            <w:rFonts w:ascii="Calibri" w:hAnsi="Calibri"/>
            <w:rPrChange w:id="16781"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782" w:author="Tre" w:date="2012-11-19T09:07:00Z">
              <w:rPr>
                <w:rFonts w:ascii="Calibri" w:hAnsi="Calibri"/>
                <w:color w:val="0000FF"/>
                <w:sz w:val="20"/>
                <w:szCs w:val="20"/>
                <w:u w:val="single"/>
              </w:rPr>
            </w:rPrChange>
          </w:rPr>
          <w:fldChar w:fldCharType="separate"/>
        </w:r>
        <w:r w:rsidRPr="00EE27B1">
          <w:rPr>
            <w:rFonts w:ascii="Calibri" w:hAnsi="Calibri"/>
            <w:noProof/>
            <w:rPrChange w:id="16783" w:author="Tre" w:date="2012-11-19T09:07:00Z">
              <w:rPr>
                <w:rFonts w:ascii="Calibri" w:hAnsi="Calibri"/>
                <w:noProof/>
                <w:color w:val="0000FF"/>
                <w:sz w:val="20"/>
                <w:szCs w:val="20"/>
                <w:u w:val="single"/>
              </w:rPr>
            </w:rPrChange>
          </w:rPr>
          <w:t>A small tractor trailer used for light duty hauling. This can be an open or closed trailer depending on what is being hauled.</w:t>
        </w:r>
        <w:r w:rsidRPr="00EE27B1">
          <w:rPr>
            <w:rFonts w:ascii="Calibri" w:hAnsi="Calibri"/>
            <w:rPrChange w:id="16784" w:author="Tre" w:date="2012-11-19T09:07:00Z">
              <w:rPr>
                <w:rFonts w:ascii="Calibri" w:hAnsi="Calibri"/>
                <w:color w:val="0000FF"/>
                <w:sz w:val="20"/>
                <w:szCs w:val="20"/>
                <w:u w:val="single"/>
              </w:rPr>
            </w:rPrChange>
          </w:rPr>
          <w:fldChar w:fldCharType="end"/>
        </w:r>
        <w:r w:rsidRPr="00EE27B1">
          <w:rPr>
            <w:rFonts w:ascii="Calibri" w:hAnsi="Calibri"/>
            <w:rPrChange w:id="16785" w:author="Tre" w:date="2012-11-19T09:07:00Z">
              <w:rPr>
                <w:rFonts w:ascii="Calibri" w:hAnsi="Calibri"/>
                <w:color w:val="0000FF"/>
                <w:sz w:val="20"/>
                <w:szCs w:val="20"/>
                <w:u w:val="single"/>
              </w:rPr>
            </w:rPrChange>
          </w:rPr>
          <w:fldChar w:fldCharType="begin"/>
        </w:r>
        <w:r w:rsidRPr="00EE27B1">
          <w:rPr>
            <w:rFonts w:ascii="Calibri" w:hAnsi="Calibri"/>
            <w:rPrChange w:id="16786"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787" w:author="Tre" w:date="2012-11-19T09:07:00Z">
              <w:rPr>
                <w:rFonts w:ascii="Calibri" w:hAnsi="Calibri"/>
                <w:color w:val="0000FF"/>
                <w:sz w:val="20"/>
                <w:szCs w:val="20"/>
                <w:u w:val="single"/>
              </w:rPr>
            </w:rPrChange>
          </w:rPr>
          <w:fldChar w:fldCharType="end"/>
        </w:r>
      </w:ins>
    </w:p>
    <w:p w:rsidR="00D604AF" w:rsidRPr="000B0456" w:rsidRDefault="00D604AF" w:rsidP="00D604AF">
      <w:pPr>
        <w:rPr>
          <w:ins w:id="16788" w:author="frontdesk" w:date="2012-11-16T12:59:00Z"/>
        </w:rPr>
      </w:pPr>
    </w:p>
    <w:p w:rsidR="00D604AF" w:rsidRPr="000B0456" w:rsidRDefault="00EE27B1" w:rsidP="00D604AF">
      <w:pPr>
        <w:jc w:val="both"/>
        <w:rPr>
          <w:ins w:id="16789" w:author="frontdesk" w:date="2012-11-16T12:59:00Z"/>
          <w:rFonts w:ascii="Calibri" w:hAnsi="Calibri"/>
          <w:b/>
          <w:rPrChange w:id="16790" w:author="Tre" w:date="2012-11-19T09:07:00Z">
            <w:rPr>
              <w:ins w:id="16791" w:author="frontdesk" w:date="2012-11-16T12:59:00Z"/>
              <w:rFonts w:ascii="Calibri" w:hAnsi="Calibri"/>
              <w:b/>
              <w:sz w:val="20"/>
              <w:szCs w:val="20"/>
            </w:rPr>
          </w:rPrChange>
        </w:rPr>
      </w:pPr>
      <w:ins w:id="16792" w:author="frontdesk" w:date="2012-11-16T12:59:00Z">
        <w:r w:rsidRPr="00EE27B1">
          <w:rPr>
            <w:rFonts w:ascii="Calibri" w:hAnsi="Calibri"/>
            <w:b/>
            <w:rPrChange w:id="16793" w:author="Tre" w:date="2012-11-19T09:07:00Z">
              <w:rPr>
                <w:rFonts w:ascii="Calibri" w:hAnsi="Calibri"/>
                <w:b/>
                <w:color w:val="0000FF"/>
                <w:sz w:val="20"/>
                <w:szCs w:val="20"/>
                <w:u w:val="single"/>
              </w:rPr>
            </w:rPrChange>
          </w:rPr>
          <w:fldChar w:fldCharType="begin"/>
        </w:r>
        <w:r w:rsidRPr="00EE27B1">
          <w:rPr>
            <w:rFonts w:ascii="Calibri" w:hAnsi="Calibri"/>
            <w:b/>
            <w:rPrChange w:id="16794" w:author="Tre" w:date="2012-11-19T09:07:00Z">
              <w:rPr>
                <w:rFonts w:ascii="Calibri" w:hAnsi="Calibri"/>
                <w:b/>
                <w:color w:val="0000FF"/>
                <w:sz w:val="20"/>
                <w:szCs w:val="20"/>
                <w:u w:val="single"/>
              </w:rPr>
            </w:rPrChange>
          </w:rPr>
          <w:instrText xml:space="preserve"> MERGEFIELD Name </w:instrText>
        </w:r>
        <w:r w:rsidRPr="00EE27B1">
          <w:rPr>
            <w:rFonts w:ascii="Calibri" w:hAnsi="Calibri"/>
            <w:b/>
            <w:rPrChange w:id="16795" w:author="Tre" w:date="2012-11-19T09:07:00Z">
              <w:rPr>
                <w:rFonts w:ascii="Calibri" w:hAnsi="Calibri"/>
                <w:b/>
                <w:color w:val="0000FF"/>
                <w:sz w:val="20"/>
                <w:szCs w:val="20"/>
                <w:u w:val="single"/>
              </w:rPr>
            </w:rPrChange>
          </w:rPr>
          <w:fldChar w:fldCharType="separate"/>
        </w:r>
        <w:r w:rsidRPr="00EE27B1">
          <w:rPr>
            <w:rFonts w:ascii="Calibri" w:hAnsi="Calibri"/>
            <w:b/>
            <w:noProof/>
            <w:rPrChange w:id="16796" w:author="Tre" w:date="2012-11-19T09:07:00Z">
              <w:rPr>
                <w:rFonts w:ascii="Calibri" w:hAnsi="Calibri"/>
                <w:b/>
                <w:noProof/>
                <w:color w:val="0000FF"/>
                <w:sz w:val="20"/>
                <w:szCs w:val="20"/>
                <w:u w:val="single"/>
              </w:rPr>
            </w:rPrChange>
          </w:rPr>
          <w:t>Mac Truck (30'trailer)</w:t>
        </w:r>
        <w:r w:rsidRPr="00EE27B1">
          <w:rPr>
            <w:rFonts w:ascii="Calibri" w:hAnsi="Calibri"/>
            <w:b/>
            <w:rPrChange w:id="16797" w:author="Tre" w:date="2012-11-19T09:07:00Z">
              <w:rPr>
                <w:rFonts w:ascii="Calibri" w:hAnsi="Calibri"/>
                <w:b/>
                <w:color w:val="0000FF"/>
                <w:sz w:val="20"/>
                <w:szCs w:val="20"/>
                <w:u w:val="single"/>
              </w:rPr>
            </w:rPrChange>
          </w:rPr>
          <w:fldChar w:fldCharType="end"/>
        </w:r>
      </w:ins>
    </w:p>
    <w:p w:rsidR="00D604AF" w:rsidRPr="000B0456" w:rsidRDefault="00EE27B1" w:rsidP="00D604AF">
      <w:pPr>
        <w:jc w:val="both"/>
        <w:rPr>
          <w:ins w:id="16798" w:author="frontdesk" w:date="2012-11-16T12:59:00Z"/>
          <w:rFonts w:ascii="Calibri" w:hAnsi="Calibri"/>
          <w:i/>
          <w:rPrChange w:id="16799" w:author="Tre" w:date="2012-11-19T09:07:00Z">
            <w:rPr>
              <w:ins w:id="16800" w:author="frontdesk" w:date="2012-11-16T12:59:00Z"/>
              <w:rFonts w:ascii="Calibri" w:hAnsi="Calibri"/>
              <w:i/>
              <w:sz w:val="20"/>
              <w:szCs w:val="20"/>
            </w:rPr>
          </w:rPrChange>
        </w:rPr>
      </w:pPr>
      <w:ins w:id="16801" w:author="frontdesk" w:date="2012-11-16T12:59:00Z">
        <w:r w:rsidRPr="00EE27B1">
          <w:rPr>
            <w:rFonts w:ascii="Calibri" w:hAnsi="Calibri"/>
            <w:i/>
            <w:rPrChange w:id="16802" w:author="Tre" w:date="2012-11-19T09:07:00Z">
              <w:rPr>
                <w:rFonts w:ascii="Calibri" w:hAnsi="Calibri"/>
                <w:i/>
                <w:color w:val="0000FF"/>
                <w:sz w:val="20"/>
                <w:szCs w:val="20"/>
                <w:u w:val="single"/>
              </w:rPr>
            </w:rPrChange>
          </w:rPr>
          <w:t>[</w:t>
        </w:r>
        <w:del w:id="16803" w:author="Tre" w:date="2012-11-19T09:49:00Z">
          <w:r w:rsidRPr="00EE27B1">
            <w:rPr>
              <w:rFonts w:ascii="Calibri" w:hAnsi="Calibri"/>
              <w:i/>
              <w:rPrChange w:id="16804" w:author="Tre" w:date="2012-11-19T09:07:00Z">
                <w:rPr>
                  <w:rFonts w:ascii="Calibri" w:hAnsi="Calibri"/>
                  <w:i/>
                  <w:color w:val="0000FF"/>
                  <w:sz w:val="20"/>
                  <w:szCs w:val="20"/>
                  <w:u w:val="single"/>
                </w:rPr>
              </w:rPrChange>
            </w:rPr>
            <w:delText>Damage (</w:delText>
          </w:r>
          <w:r w:rsidRPr="00EE27B1" w:rsidDel="00E63471">
            <w:rPr>
              <w:rFonts w:ascii="Calibri" w:hAnsi="Calibri"/>
              <w:i/>
              <w:rPrChange w:id="16805" w:author="Tre" w:date="2012-11-19T09:07:00Z">
                <w:rPr>
                  <w:rFonts w:ascii="Calibri" w:hAnsi="Calibri"/>
                  <w:i/>
                  <w:color w:val="0000FF"/>
                  <w:sz w:val="20"/>
                  <w:szCs w:val="20"/>
                  <w:u w:val="single"/>
                </w:rPr>
              </w:rPrChange>
            </w:rPr>
            <w:fldChar w:fldCharType="begin"/>
          </w:r>
          <w:r w:rsidRPr="00EE27B1">
            <w:rPr>
              <w:rFonts w:ascii="Calibri" w:hAnsi="Calibri"/>
              <w:i/>
              <w:rPrChange w:id="16806" w:author="Tre" w:date="2012-11-19T09:07:00Z">
                <w:rPr>
                  <w:rFonts w:ascii="Calibri" w:hAnsi="Calibri"/>
                  <w:i/>
                  <w:color w:val="0000FF"/>
                  <w:sz w:val="20"/>
                  <w:szCs w:val="20"/>
                  <w:u w:val="single"/>
                </w:rPr>
              </w:rPrChange>
            </w:rPr>
            <w:delInstrText xml:space="preserve"> MERGEFIELD Damage_Level </w:delInstrText>
          </w:r>
          <w:r w:rsidRPr="00EE27B1" w:rsidDel="00E63471">
            <w:rPr>
              <w:rFonts w:ascii="Calibri" w:hAnsi="Calibri"/>
              <w:i/>
              <w:rPrChange w:id="16807" w:author="Tre" w:date="2012-11-19T09:07:00Z">
                <w:rPr>
                  <w:rFonts w:ascii="Calibri" w:hAnsi="Calibri"/>
                  <w:i/>
                  <w:color w:val="0000FF"/>
                  <w:sz w:val="20"/>
                  <w:szCs w:val="20"/>
                  <w:u w:val="single"/>
                </w:rPr>
              </w:rPrChange>
            </w:rPr>
            <w:fldChar w:fldCharType="end"/>
          </w:r>
          <w:r w:rsidRPr="00EE27B1">
            <w:rPr>
              <w:rFonts w:ascii="Calibri" w:hAnsi="Calibri"/>
              <w:i/>
              <w:rPrChange w:id="16808" w:author="Tre" w:date="2012-11-19T09:07:00Z">
                <w:rPr>
                  <w:rFonts w:ascii="Calibri" w:hAnsi="Calibri"/>
                  <w:i/>
                  <w:color w:val="0000FF"/>
                  <w:sz w:val="20"/>
                  <w:szCs w:val="20"/>
                  <w:u w:val="single"/>
                </w:rPr>
              </w:rPrChange>
            </w:rPr>
            <w:delText>), Type (</w:delText>
          </w:r>
          <w:r w:rsidRPr="00EE27B1" w:rsidDel="00E63471">
            <w:rPr>
              <w:rFonts w:ascii="Calibri" w:hAnsi="Calibri"/>
              <w:i/>
              <w:rPrChange w:id="16809" w:author="Tre" w:date="2012-11-19T09:07:00Z">
                <w:rPr>
                  <w:rFonts w:ascii="Calibri" w:hAnsi="Calibri"/>
                  <w:i/>
                  <w:color w:val="0000FF"/>
                  <w:sz w:val="20"/>
                  <w:szCs w:val="20"/>
                  <w:u w:val="single"/>
                </w:rPr>
              </w:rPrChange>
            </w:rPr>
            <w:fldChar w:fldCharType="begin"/>
          </w:r>
          <w:r w:rsidRPr="00EE27B1">
            <w:rPr>
              <w:rFonts w:ascii="Calibri" w:hAnsi="Calibri"/>
              <w:i/>
              <w:rPrChange w:id="16810" w:author="Tre" w:date="2012-11-19T09:07:00Z">
                <w:rPr>
                  <w:rFonts w:ascii="Calibri" w:hAnsi="Calibri"/>
                  <w:i/>
                  <w:color w:val="0000FF"/>
                  <w:sz w:val="20"/>
                  <w:szCs w:val="20"/>
                  <w:u w:val="single"/>
                </w:rPr>
              </w:rPrChange>
            </w:rPr>
            <w:delInstrText xml:space="preserve"> MERGEFIELD Type </w:delInstrText>
          </w:r>
          <w:r w:rsidRPr="00EE27B1" w:rsidDel="00E63471">
            <w:rPr>
              <w:rFonts w:ascii="Calibri" w:hAnsi="Calibri"/>
              <w:i/>
              <w:rPrChange w:id="16811" w:author="Tre" w:date="2012-11-19T09:07:00Z">
                <w:rPr>
                  <w:rFonts w:ascii="Calibri" w:hAnsi="Calibri"/>
                  <w:i/>
                  <w:color w:val="0000FF"/>
                  <w:sz w:val="20"/>
                  <w:szCs w:val="20"/>
                  <w:u w:val="single"/>
                </w:rPr>
              </w:rPrChange>
            </w:rPr>
            <w:fldChar w:fldCharType="end"/>
          </w:r>
          <w:r w:rsidRPr="00EE27B1">
            <w:rPr>
              <w:rFonts w:ascii="Calibri" w:hAnsi="Calibri"/>
              <w:i/>
              <w:rPrChange w:id="16812" w:author="Tre" w:date="2012-11-19T09:07:00Z">
                <w:rPr>
                  <w:rFonts w:ascii="Calibri" w:hAnsi="Calibri"/>
                  <w:i/>
                  <w:color w:val="0000FF"/>
                  <w:sz w:val="20"/>
                  <w:szCs w:val="20"/>
                  <w:u w:val="single"/>
                </w:rPr>
              </w:rPrChange>
            </w:rPr>
            <w:delText>), Rate (</w:delText>
          </w:r>
          <w:r w:rsidRPr="00EE27B1" w:rsidDel="00E63471">
            <w:rPr>
              <w:rFonts w:ascii="Calibri" w:hAnsi="Calibri"/>
              <w:i/>
              <w:rPrChange w:id="16813" w:author="Tre" w:date="2012-11-19T09:07:00Z">
                <w:rPr>
                  <w:rFonts w:ascii="Calibri" w:hAnsi="Calibri"/>
                  <w:i/>
                  <w:color w:val="0000FF"/>
                  <w:sz w:val="20"/>
                  <w:szCs w:val="20"/>
                  <w:u w:val="single"/>
                </w:rPr>
              </w:rPrChange>
            </w:rPr>
            <w:fldChar w:fldCharType="begin"/>
          </w:r>
          <w:r w:rsidRPr="00EE27B1">
            <w:rPr>
              <w:rFonts w:ascii="Calibri" w:hAnsi="Calibri"/>
              <w:i/>
              <w:rPrChange w:id="16814" w:author="Tre" w:date="2012-11-19T09:07:00Z">
                <w:rPr>
                  <w:rFonts w:ascii="Calibri" w:hAnsi="Calibri"/>
                  <w:i/>
                  <w:color w:val="0000FF"/>
                  <w:sz w:val="20"/>
                  <w:szCs w:val="20"/>
                  <w:u w:val="single"/>
                </w:rPr>
              </w:rPrChange>
            </w:rPr>
            <w:delInstrText xml:space="preserve"> MERGEFIELD Rate_of_Fire </w:delInstrText>
          </w:r>
          <w:r w:rsidRPr="00EE27B1" w:rsidDel="00E63471">
            <w:rPr>
              <w:rFonts w:ascii="Calibri" w:hAnsi="Calibri"/>
              <w:i/>
              <w:rPrChange w:id="16815" w:author="Tre" w:date="2012-11-19T09:07:00Z">
                <w:rPr>
                  <w:rFonts w:ascii="Calibri" w:hAnsi="Calibri"/>
                  <w:i/>
                  <w:color w:val="0000FF"/>
                  <w:sz w:val="20"/>
                  <w:szCs w:val="20"/>
                  <w:u w:val="single"/>
                </w:rPr>
              </w:rPrChange>
            </w:rPr>
            <w:fldChar w:fldCharType="end"/>
          </w:r>
          <w:r w:rsidRPr="00EE27B1">
            <w:rPr>
              <w:rFonts w:ascii="Calibri" w:hAnsi="Calibri"/>
              <w:i/>
              <w:rPrChange w:id="16816" w:author="Tre" w:date="2012-11-19T09:07:00Z">
                <w:rPr>
                  <w:rFonts w:ascii="Calibri" w:hAnsi="Calibri"/>
                  <w:i/>
                  <w:color w:val="0000FF"/>
                  <w:sz w:val="20"/>
                  <w:szCs w:val="20"/>
                  <w:u w:val="single"/>
                </w:rPr>
              </w:rPrChange>
            </w:rPr>
            <w:delText>), Ammo (</w:delText>
          </w:r>
          <w:r w:rsidRPr="00EE27B1" w:rsidDel="00E63471">
            <w:rPr>
              <w:rFonts w:ascii="Calibri" w:hAnsi="Calibri"/>
              <w:i/>
              <w:rPrChange w:id="16817" w:author="Tre" w:date="2012-11-19T09:07:00Z">
                <w:rPr>
                  <w:rFonts w:ascii="Calibri" w:hAnsi="Calibri"/>
                  <w:i/>
                  <w:color w:val="0000FF"/>
                  <w:sz w:val="20"/>
                  <w:szCs w:val="20"/>
                  <w:u w:val="single"/>
                </w:rPr>
              </w:rPrChange>
            </w:rPr>
            <w:fldChar w:fldCharType="begin"/>
          </w:r>
          <w:r w:rsidRPr="00EE27B1">
            <w:rPr>
              <w:rFonts w:ascii="Calibri" w:hAnsi="Calibri"/>
              <w:i/>
              <w:rPrChange w:id="16818" w:author="Tre" w:date="2012-11-19T09:07:00Z">
                <w:rPr>
                  <w:rFonts w:ascii="Calibri" w:hAnsi="Calibri"/>
                  <w:i/>
                  <w:color w:val="0000FF"/>
                  <w:sz w:val="20"/>
                  <w:szCs w:val="20"/>
                  <w:u w:val="single"/>
                </w:rPr>
              </w:rPrChange>
            </w:rPr>
            <w:delInstrText xml:space="preserve"> MERGEFIELD Ammo </w:delInstrText>
          </w:r>
          <w:r w:rsidRPr="00EE27B1" w:rsidDel="00E63471">
            <w:rPr>
              <w:rFonts w:ascii="Calibri" w:hAnsi="Calibri"/>
              <w:i/>
              <w:rPrChange w:id="16819" w:author="Tre" w:date="2012-11-19T09:07:00Z">
                <w:rPr>
                  <w:rFonts w:ascii="Calibri" w:hAnsi="Calibri"/>
                  <w:i/>
                  <w:color w:val="0000FF"/>
                  <w:sz w:val="20"/>
                  <w:szCs w:val="20"/>
                  <w:u w:val="single"/>
                </w:rPr>
              </w:rPrChange>
            </w:rPr>
            <w:fldChar w:fldCharType="end"/>
          </w:r>
          <w:r w:rsidRPr="00EE27B1">
            <w:rPr>
              <w:rFonts w:ascii="Calibri" w:hAnsi="Calibri"/>
              <w:i/>
              <w:rPrChange w:id="16820" w:author="Tre" w:date="2012-11-19T09:07:00Z">
                <w:rPr>
                  <w:rFonts w:ascii="Calibri" w:hAnsi="Calibri"/>
                  <w:i/>
                  <w:color w:val="0000FF"/>
                  <w:sz w:val="20"/>
                  <w:szCs w:val="20"/>
                  <w:u w:val="single"/>
                </w:rPr>
              </w:rPrChange>
            </w:rPr>
            <w:delText>), Range (</w:delText>
          </w:r>
          <w:r w:rsidRPr="00EE27B1" w:rsidDel="00E63471">
            <w:rPr>
              <w:rFonts w:ascii="Calibri" w:hAnsi="Calibri"/>
              <w:i/>
              <w:rPrChange w:id="16821" w:author="Tre" w:date="2012-11-19T09:07:00Z">
                <w:rPr>
                  <w:rFonts w:ascii="Calibri" w:hAnsi="Calibri"/>
                  <w:i/>
                  <w:color w:val="0000FF"/>
                  <w:sz w:val="20"/>
                  <w:szCs w:val="20"/>
                  <w:u w:val="single"/>
                </w:rPr>
              </w:rPrChange>
            </w:rPr>
            <w:fldChar w:fldCharType="begin"/>
          </w:r>
          <w:r w:rsidRPr="00EE27B1">
            <w:rPr>
              <w:rFonts w:ascii="Calibri" w:hAnsi="Calibri"/>
              <w:i/>
              <w:rPrChange w:id="16822" w:author="Tre" w:date="2012-11-19T09:07:00Z">
                <w:rPr>
                  <w:rFonts w:ascii="Calibri" w:hAnsi="Calibri"/>
                  <w:i/>
                  <w:color w:val="0000FF"/>
                  <w:sz w:val="20"/>
                  <w:szCs w:val="20"/>
                  <w:u w:val="single"/>
                </w:rPr>
              </w:rPrChange>
            </w:rPr>
            <w:delInstrText xml:space="preserve"> MERGEFIELD Range </w:delInstrText>
          </w:r>
          <w:r w:rsidRPr="00EE27B1" w:rsidDel="00E63471">
            <w:rPr>
              <w:rFonts w:ascii="Calibri" w:hAnsi="Calibri"/>
              <w:i/>
              <w:rPrChange w:id="16823" w:author="Tre" w:date="2012-11-19T09:07:00Z">
                <w:rPr>
                  <w:rFonts w:ascii="Calibri" w:hAnsi="Calibri"/>
                  <w:i/>
                  <w:color w:val="0000FF"/>
                  <w:sz w:val="20"/>
                  <w:szCs w:val="20"/>
                  <w:u w:val="single"/>
                </w:rPr>
              </w:rPrChange>
            </w:rPr>
            <w:fldChar w:fldCharType="end"/>
          </w:r>
          <w:r w:rsidRPr="00EE27B1">
            <w:rPr>
              <w:rFonts w:ascii="Calibri" w:hAnsi="Calibri"/>
              <w:i/>
              <w:rPrChange w:id="16824" w:author="Tre" w:date="2012-11-19T09:07:00Z">
                <w:rPr>
                  <w:rFonts w:ascii="Calibri" w:hAnsi="Calibri"/>
                  <w:i/>
                  <w:color w:val="0000FF"/>
                  <w:sz w:val="20"/>
                  <w:szCs w:val="20"/>
                  <w:u w:val="single"/>
                </w:rPr>
              </w:rPrChange>
            </w:rPr>
            <w:delText xml:space="preserve">), </w:delText>
          </w:r>
        </w:del>
        <w:r w:rsidRPr="00EE27B1">
          <w:rPr>
            <w:rFonts w:ascii="Calibri" w:hAnsi="Calibri"/>
            <w:i/>
            <w:rPrChange w:id="16825" w:author="Tre" w:date="2012-11-19T09:07:00Z">
              <w:rPr>
                <w:rFonts w:ascii="Calibri" w:hAnsi="Calibri"/>
                <w:i/>
                <w:color w:val="0000FF"/>
                <w:sz w:val="20"/>
                <w:szCs w:val="20"/>
                <w:u w:val="single"/>
              </w:rPr>
            </w:rPrChange>
          </w:rPr>
          <w:t>Vehicle Type (</w:t>
        </w:r>
        <w:r w:rsidRPr="00EE27B1">
          <w:rPr>
            <w:rFonts w:ascii="Calibri" w:hAnsi="Calibri"/>
            <w:i/>
            <w:rPrChange w:id="16826" w:author="Tre" w:date="2012-11-19T09:07:00Z">
              <w:rPr>
                <w:rFonts w:ascii="Calibri" w:hAnsi="Calibri"/>
                <w:i/>
                <w:color w:val="0000FF"/>
                <w:sz w:val="20"/>
                <w:szCs w:val="20"/>
                <w:u w:val="single"/>
              </w:rPr>
            </w:rPrChange>
          </w:rPr>
          <w:fldChar w:fldCharType="begin"/>
        </w:r>
        <w:r w:rsidRPr="00EE27B1">
          <w:rPr>
            <w:rFonts w:ascii="Calibri" w:hAnsi="Calibri"/>
            <w:i/>
            <w:rPrChange w:id="16827" w:author="Tre" w:date="2012-11-19T09:07:00Z">
              <w:rPr>
                <w:rFonts w:ascii="Calibri" w:hAnsi="Calibri"/>
                <w:i/>
                <w:color w:val="0000FF"/>
                <w:sz w:val="20"/>
                <w:szCs w:val="20"/>
                <w:u w:val="single"/>
              </w:rPr>
            </w:rPrChange>
          </w:rPr>
          <w:instrText xml:space="preserve"> MERGEFIELD Vehicle_Type </w:instrText>
        </w:r>
        <w:r w:rsidRPr="00EE27B1">
          <w:rPr>
            <w:rFonts w:ascii="Calibri" w:hAnsi="Calibri"/>
            <w:i/>
            <w:rPrChange w:id="16828" w:author="Tre" w:date="2012-11-19T09:07:00Z">
              <w:rPr>
                <w:rFonts w:ascii="Calibri" w:hAnsi="Calibri"/>
                <w:i/>
                <w:color w:val="0000FF"/>
                <w:sz w:val="20"/>
                <w:szCs w:val="20"/>
                <w:u w:val="single"/>
              </w:rPr>
            </w:rPrChange>
          </w:rPr>
          <w:fldChar w:fldCharType="separate"/>
        </w:r>
        <w:r w:rsidRPr="00EE27B1">
          <w:rPr>
            <w:rFonts w:ascii="Calibri" w:hAnsi="Calibri"/>
            <w:i/>
            <w:noProof/>
            <w:rPrChange w:id="16829" w:author="Tre" w:date="2012-11-19T09:07:00Z">
              <w:rPr>
                <w:rFonts w:ascii="Calibri" w:hAnsi="Calibri"/>
                <w:i/>
                <w:noProof/>
                <w:color w:val="0000FF"/>
                <w:sz w:val="20"/>
                <w:szCs w:val="20"/>
                <w:u w:val="single"/>
              </w:rPr>
            </w:rPrChange>
          </w:rPr>
          <w:t>Ground craft</w:t>
        </w:r>
        <w:r w:rsidRPr="00EE27B1">
          <w:rPr>
            <w:rFonts w:ascii="Calibri" w:hAnsi="Calibri"/>
            <w:i/>
            <w:rPrChange w:id="16830" w:author="Tre" w:date="2012-11-19T09:07:00Z">
              <w:rPr>
                <w:rFonts w:ascii="Calibri" w:hAnsi="Calibri"/>
                <w:i/>
                <w:color w:val="0000FF"/>
                <w:sz w:val="20"/>
                <w:szCs w:val="20"/>
                <w:u w:val="single"/>
              </w:rPr>
            </w:rPrChange>
          </w:rPr>
          <w:fldChar w:fldCharType="end"/>
        </w:r>
        <w:r w:rsidRPr="00EE27B1">
          <w:rPr>
            <w:rFonts w:ascii="Calibri" w:hAnsi="Calibri"/>
            <w:i/>
            <w:rPrChange w:id="16831" w:author="Tre" w:date="2012-11-19T09:07:00Z">
              <w:rPr>
                <w:rFonts w:ascii="Calibri" w:hAnsi="Calibri"/>
                <w:i/>
                <w:color w:val="0000FF"/>
                <w:sz w:val="20"/>
                <w:szCs w:val="20"/>
                <w:u w:val="single"/>
              </w:rPr>
            </w:rPrChange>
          </w:rPr>
          <w:t>), Speed (</w:t>
        </w:r>
        <w:r w:rsidRPr="00EE27B1">
          <w:rPr>
            <w:rFonts w:ascii="Calibri" w:hAnsi="Calibri"/>
            <w:i/>
            <w:rPrChange w:id="16832" w:author="Tre" w:date="2012-11-19T09:07:00Z">
              <w:rPr>
                <w:rFonts w:ascii="Calibri" w:hAnsi="Calibri"/>
                <w:i/>
                <w:color w:val="0000FF"/>
                <w:sz w:val="20"/>
                <w:szCs w:val="20"/>
                <w:u w:val="single"/>
              </w:rPr>
            </w:rPrChange>
          </w:rPr>
          <w:fldChar w:fldCharType="begin"/>
        </w:r>
        <w:r w:rsidRPr="00EE27B1">
          <w:rPr>
            <w:rFonts w:ascii="Calibri" w:hAnsi="Calibri"/>
            <w:i/>
            <w:rPrChange w:id="16833" w:author="Tre" w:date="2012-11-19T09:07:00Z">
              <w:rPr>
                <w:rFonts w:ascii="Calibri" w:hAnsi="Calibri"/>
                <w:i/>
                <w:color w:val="0000FF"/>
                <w:sz w:val="20"/>
                <w:szCs w:val="20"/>
                <w:u w:val="single"/>
              </w:rPr>
            </w:rPrChange>
          </w:rPr>
          <w:instrText xml:space="preserve"> MERGEFIELD Speed </w:instrText>
        </w:r>
        <w:r w:rsidRPr="00EE27B1">
          <w:rPr>
            <w:rFonts w:ascii="Calibri" w:hAnsi="Calibri"/>
            <w:i/>
            <w:rPrChange w:id="16834" w:author="Tre" w:date="2012-11-19T09:07:00Z">
              <w:rPr>
                <w:rFonts w:ascii="Calibri" w:hAnsi="Calibri"/>
                <w:i/>
                <w:color w:val="0000FF"/>
                <w:sz w:val="20"/>
                <w:szCs w:val="20"/>
                <w:u w:val="single"/>
              </w:rPr>
            </w:rPrChange>
          </w:rPr>
          <w:fldChar w:fldCharType="separate"/>
        </w:r>
        <w:r w:rsidRPr="00EE27B1">
          <w:rPr>
            <w:rFonts w:ascii="Calibri" w:hAnsi="Calibri"/>
            <w:i/>
            <w:noProof/>
            <w:rPrChange w:id="16835" w:author="Tre" w:date="2012-11-19T09:07:00Z">
              <w:rPr>
                <w:rFonts w:ascii="Calibri" w:hAnsi="Calibri"/>
                <w:i/>
                <w:noProof/>
                <w:color w:val="0000FF"/>
                <w:sz w:val="20"/>
                <w:szCs w:val="20"/>
                <w:u w:val="single"/>
              </w:rPr>
            </w:rPrChange>
          </w:rPr>
          <w:t>3</w:t>
        </w:r>
        <w:r w:rsidRPr="00EE27B1">
          <w:rPr>
            <w:rFonts w:ascii="Calibri" w:hAnsi="Calibri"/>
            <w:i/>
            <w:rPrChange w:id="16836" w:author="Tre" w:date="2012-11-19T09:07:00Z">
              <w:rPr>
                <w:rFonts w:ascii="Calibri" w:hAnsi="Calibri"/>
                <w:i/>
                <w:color w:val="0000FF"/>
                <w:sz w:val="20"/>
                <w:szCs w:val="20"/>
                <w:u w:val="single"/>
              </w:rPr>
            </w:rPrChange>
          </w:rPr>
          <w:fldChar w:fldCharType="end"/>
        </w:r>
        <w:r w:rsidRPr="00EE27B1">
          <w:rPr>
            <w:rFonts w:ascii="Calibri" w:hAnsi="Calibri"/>
            <w:i/>
            <w:rPrChange w:id="16837" w:author="Tre" w:date="2012-11-19T09:07:00Z">
              <w:rPr>
                <w:rFonts w:ascii="Calibri" w:hAnsi="Calibri"/>
                <w:i/>
                <w:color w:val="0000FF"/>
                <w:sz w:val="20"/>
                <w:szCs w:val="20"/>
                <w:u w:val="single"/>
              </w:rPr>
            </w:rPrChange>
          </w:rPr>
          <w:t>), Agility (</w:t>
        </w:r>
        <w:r w:rsidRPr="00EE27B1">
          <w:rPr>
            <w:rFonts w:ascii="Calibri" w:hAnsi="Calibri"/>
            <w:i/>
            <w:rPrChange w:id="16838" w:author="Tre" w:date="2012-11-19T09:07:00Z">
              <w:rPr>
                <w:rFonts w:ascii="Calibri" w:hAnsi="Calibri"/>
                <w:i/>
                <w:color w:val="0000FF"/>
                <w:sz w:val="20"/>
                <w:szCs w:val="20"/>
                <w:u w:val="single"/>
              </w:rPr>
            </w:rPrChange>
          </w:rPr>
          <w:fldChar w:fldCharType="begin"/>
        </w:r>
        <w:r w:rsidRPr="00EE27B1">
          <w:rPr>
            <w:rFonts w:ascii="Calibri" w:hAnsi="Calibri"/>
            <w:i/>
            <w:rPrChange w:id="16839" w:author="Tre" w:date="2012-11-19T09:07:00Z">
              <w:rPr>
                <w:rFonts w:ascii="Calibri" w:hAnsi="Calibri"/>
                <w:i/>
                <w:color w:val="0000FF"/>
                <w:sz w:val="20"/>
                <w:szCs w:val="20"/>
                <w:u w:val="single"/>
              </w:rPr>
            </w:rPrChange>
          </w:rPr>
          <w:instrText xml:space="preserve"> MERGEFIELD Agility </w:instrText>
        </w:r>
        <w:r w:rsidRPr="00EE27B1">
          <w:rPr>
            <w:rFonts w:ascii="Calibri" w:hAnsi="Calibri"/>
            <w:i/>
            <w:rPrChange w:id="16840" w:author="Tre" w:date="2012-11-19T09:07:00Z">
              <w:rPr>
                <w:rFonts w:ascii="Calibri" w:hAnsi="Calibri"/>
                <w:i/>
                <w:color w:val="0000FF"/>
                <w:sz w:val="20"/>
                <w:szCs w:val="20"/>
                <w:u w:val="single"/>
              </w:rPr>
            </w:rPrChange>
          </w:rPr>
          <w:fldChar w:fldCharType="separate"/>
        </w:r>
        <w:r w:rsidRPr="00EE27B1">
          <w:rPr>
            <w:rFonts w:ascii="Calibri" w:hAnsi="Calibri"/>
            <w:i/>
            <w:noProof/>
            <w:rPrChange w:id="16841" w:author="Tre" w:date="2012-11-19T09:07:00Z">
              <w:rPr>
                <w:rFonts w:ascii="Calibri" w:hAnsi="Calibri"/>
                <w:i/>
                <w:noProof/>
                <w:color w:val="0000FF"/>
                <w:sz w:val="20"/>
                <w:szCs w:val="20"/>
                <w:u w:val="single"/>
              </w:rPr>
            </w:rPrChange>
          </w:rPr>
          <w:t>1</w:t>
        </w:r>
        <w:r w:rsidRPr="00EE27B1">
          <w:rPr>
            <w:rFonts w:ascii="Calibri" w:hAnsi="Calibri"/>
            <w:i/>
            <w:rPrChange w:id="16842" w:author="Tre" w:date="2012-11-19T09:07:00Z">
              <w:rPr>
                <w:rFonts w:ascii="Calibri" w:hAnsi="Calibri"/>
                <w:i/>
                <w:color w:val="0000FF"/>
                <w:sz w:val="20"/>
                <w:szCs w:val="20"/>
                <w:u w:val="single"/>
              </w:rPr>
            </w:rPrChange>
          </w:rPr>
          <w:fldChar w:fldCharType="end"/>
        </w:r>
        <w:r w:rsidRPr="00EE27B1">
          <w:rPr>
            <w:rFonts w:ascii="Calibri" w:hAnsi="Calibri"/>
            <w:i/>
            <w:rPrChange w:id="16843" w:author="Tre" w:date="2012-11-19T09:07:00Z">
              <w:rPr>
                <w:rFonts w:ascii="Calibri" w:hAnsi="Calibri"/>
                <w:i/>
                <w:color w:val="0000FF"/>
                <w:sz w:val="20"/>
                <w:szCs w:val="20"/>
                <w:u w:val="single"/>
              </w:rPr>
            </w:rPrChange>
          </w:rPr>
          <w:t>)</w:t>
        </w:r>
        <w:del w:id="16844" w:author="Tre" w:date="2012-11-19T10:30:00Z">
          <w:r w:rsidRPr="00EE27B1">
            <w:rPr>
              <w:rFonts w:ascii="Calibri" w:hAnsi="Calibri"/>
              <w:i/>
              <w:rPrChange w:id="16845" w:author="Tre" w:date="2012-11-19T09:07:00Z">
                <w:rPr>
                  <w:rFonts w:ascii="Calibri" w:hAnsi="Calibri"/>
                  <w:i/>
                  <w:color w:val="0000FF"/>
                  <w:sz w:val="20"/>
                  <w:szCs w:val="20"/>
                  <w:u w:val="single"/>
                </w:rPr>
              </w:rPrChange>
            </w:rPr>
            <w:delText>, Fuel (</w:delText>
          </w:r>
          <w:r w:rsidRPr="00EE27B1" w:rsidDel="0027630D">
            <w:rPr>
              <w:rFonts w:ascii="Calibri" w:hAnsi="Calibri"/>
              <w:i/>
              <w:rPrChange w:id="16846" w:author="Tre" w:date="2012-11-19T09:07:00Z">
                <w:rPr>
                  <w:rFonts w:ascii="Calibri" w:hAnsi="Calibri"/>
                  <w:i/>
                  <w:color w:val="0000FF"/>
                  <w:sz w:val="20"/>
                  <w:szCs w:val="20"/>
                  <w:u w:val="single"/>
                </w:rPr>
              </w:rPrChange>
            </w:rPr>
            <w:fldChar w:fldCharType="begin"/>
          </w:r>
          <w:r w:rsidRPr="00EE27B1">
            <w:rPr>
              <w:rFonts w:ascii="Calibri" w:hAnsi="Calibri"/>
              <w:i/>
              <w:rPrChange w:id="16847" w:author="Tre" w:date="2012-11-19T09:07:00Z">
                <w:rPr>
                  <w:rFonts w:ascii="Calibri" w:hAnsi="Calibri"/>
                  <w:i/>
                  <w:color w:val="0000FF"/>
                  <w:sz w:val="20"/>
                  <w:szCs w:val="20"/>
                  <w:u w:val="single"/>
                </w:rPr>
              </w:rPrChange>
            </w:rPr>
            <w:delInstrText xml:space="preserve"> MERGEFIELD Fuel </w:delInstrText>
          </w:r>
          <w:r w:rsidRPr="00EE27B1" w:rsidDel="0027630D">
            <w:rPr>
              <w:rFonts w:ascii="Calibri" w:hAnsi="Calibri"/>
              <w:i/>
              <w:rPrChange w:id="16848" w:author="Tre" w:date="2012-11-19T09:07:00Z">
                <w:rPr>
                  <w:rFonts w:ascii="Calibri" w:hAnsi="Calibri"/>
                  <w:i/>
                  <w:color w:val="0000FF"/>
                  <w:sz w:val="20"/>
                  <w:szCs w:val="20"/>
                  <w:u w:val="single"/>
                </w:rPr>
              </w:rPrChange>
            </w:rPr>
            <w:fldChar w:fldCharType="end"/>
          </w:r>
          <w:r w:rsidRPr="00EE27B1">
            <w:rPr>
              <w:rFonts w:ascii="Calibri" w:hAnsi="Calibri"/>
              <w:i/>
              <w:rPrChange w:id="16849" w:author="Tre" w:date="2012-11-19T09:07:00Z">
                <w:rPr>
                  <w:rFonts w:ascii="Calibri" w:hAnsi="Calibri"/>
                  <w:i/>
                  <w:color w:val="0000FF"/>
                  <w:sz w:val="20"/>
                  <w:szCs w:val="20"/>
                  <w:u w:val="single"/>
                </w:rPr>
              </w:rPrChange>
            </w:rPr>
            <w:delText>)</w:delText>
          </w:r>
        </w:del>
        <w:r w:rsidRPr="00EE27B1">
          <w:rPr>
            <w:rFonts w:ascii="Calibri" w:hAnsi="Calibri"/>
            <w:i/>
            <w:rPrChange w:id="16850" w:author="Tre" w:date="2012-11-19T09:07:00Z">
              <w:rPr>
                <w:rFonts w:ascii="Calibri" w:hAnsi="Calibri"/>
                <w:i/>
                <w:color w:val="0000FF"/>
                <w:sz w:val="20"/>
                <w:szCs w:val="20"/>
                <w:u w:val="single"/>
              </w:rPr>
            </w:rPrChange>
          </w:rPr>
          <w:t>]</w:t>
        </w:r>
      </w:ins>
    </w:p>
    <w:p w:rsidR="00D604AF" w:rsidRPr="000B0456" w:rsidRDefault="00EE27B1" w:rsidP="00D604AF">
      <w:pPr>
        <w:jc w:val="both"/>
        <w:rPr>
          <w:ins w:id="16851" w:author="frontdesk" w:date="2012-11-16T12:59:00Z"/>
          <w:rFonts w:ascii="Calibri" w:hAnsi="Calibri"/>
          <w:rPrChange w:id="16852" w:author="Tre" w:date="2012-11-19T09:07:00Z">
            <w:rPr>
              <w:ins w:id="16853" w:author="frontdesk" w:date="2012-11-16T12:59:00Z"/>
              <w:rFonts w:ascii="Calibri" w:hAnsi="Calibri"/>
              <w:sz w:val="20"/>
              <w:szCs w:val="20"/>
            </w:rPr>
          </w:rPrChange>
        </w:rPr>
      </w:pPr>
      <w:ins w:id="16854" w:author="frontdesk" w:date="2012-11-16T12:59:00Z">
        <w:r w:rsidRPr="00EE27B1">
          <w:rPr>
            <w:rFonts w:ascii="Calibri" w:hAnsi="Calibri"/>
            <w:rPrChange w:id="16855" w:author="Tre" w:date="2012-11-19T09:07:00Z">
              <w:rPr>
                <w:rFonts w:ascii="Calibri" w:hAnsi="Calibri"/>
                <w:color w:val="0000FF"/>
                <w:sz w:val="20"/>
                <w:szCs w:val="20"/>
                <w:u w:val="single"/>
              </w:rPr>
            </w:rPrChange>
          </w:rPr>
          <w:fldChar w:fldCharType="begin"/>
        </w:r>
        <w:r w:rsidRPr="00EE27B1">
          <w:rPr>
            <w:rFonts w:ascii="Calibri" w:hAnsi="Calibri"/>
            <w:rPrChange w:id="16856" w:author="Tre" w:date="2012-11-19T09:07:00Z">
              <w:rPr>
                <w:rFonts w:ascii="Calibri" w:hAnsi="Calibri"/>
                <w:color w:val="0000FF"/>
                <w:sz w:val="20"/>
                <w:szCs w:val="20"/>
                <w:u w:val="single"/>
              </w:rPr>
            </w:rPrChange>
          </w:rPr>
          <w:instrText xml:space="preserve"> MERGEFIELD Description </w:instrText>
        </w:r>
        <w:r w:rsidRPr="00EE27B1">
          <w:rPr>
            <w:rFonts w:ascii="Calibri" w:hAnsi="Calibri"/>
            <w:rPrChange w:id="16857" w:author="Tre" w:date="2012-11-19T09:07:00Z">
              <w:rPr>
                <w:rFonts w:ascii="Calibri" w:hAnsi="Calibri"/>
                <w:color w:val="0000FF"/>
                <w:sz w:val="20"/>
                <w:szCs w:val="20"/>
                <w:u w:val="single"/>
              </w:rPr>
            </w:rPrChange>
          </w:rPr>
          <w:fldChar w:fldCharType="separate"/>
        </w:r>
        <w:r w:rsidRPr="00EE27B1">
          <w:rPr>
            <w:rFonts w:ascii="Calibri" w:hAnsi="Calibri"/>
            <w:noProof/>
            <w:rPrChange w:id="16858" w:author="Tre" w:date="2012-11-19T09:07:00Z">
              <w:rPr>
                <w:rFonts w:ascii="Calibri" w:hAnsi="Calibri"/>
                <w:noProof/>
                <w:color w:val="0000FF"/>
                <w:sz w:val="20"/>
                <w:szCs w:val="20"/>
                <w:u w:val="single"/>
              </w:rPr>
            </w:rPrChange>
          </w:rPr>
          <w:t>An 18-wheeler used for heavy-duty hauling. Lots of power with poor maneuverability.</w:t>
        </w:r>
        <w:r w:rsidRPr="00EE27B1">
          <w:rPr>
            <w:rFonts w:ascii="Calibri" w:hAnsi="Calibri"/>
            <w:rPrChange w:id="16859" w:author="Tre" w:date="2012-11-19T09:07:00Z">
              <w:rPr>
                <w:rFonts w:ascii="Calibri" w:hAnsi="Calibri"/>
                <w:color w:val="0000FF"/>
                <w:sz w:val="20"/>
                <w:szCs w:val="20"/>
                <w:u w:val="single"/>
              </w:rPr>
            </w:rPrChange>
          </w:rPr>
          <w:fldChar w:fldCharType="end"/>
        </w:r>
        <w:r w:rsidRPr="00EE27B1">
          <w:rPr>
            <w:rFonts w:ascii="Calibri" w:hAnsi="Calibri"/>
            <w:rPrChange w:id="16860" w:author="Tre" w:date="2012-11-19T09:07:00Z">
              <w:rPr>
                <w:rFonts w:ascii="Calibri" w:hAnsi="Calibri"/>
                <w:color w:val="0000FF"/>
                <w:sz w:val="20"/>
                <w:szCs w:val="20"/>
                <w:u w:val="single"/>
              </w:rPr>
            </w:rPrChange>
          </w:rPr>
          <w:fldChar w:fldCharType="begin"/>
        </w:r>
        <w:r w:rsidRPr="00EE27B1">
          <w:rPr>
            <w:rFonts w:ascii="Calibri" w:hAnsi="Calibri"/>
            <w:rPrChange w:id="16861" w:author="Tre" w:date="2012-11-19T09:07:00Z">
              <w:rPr>
                <w:rFonts w:ascii="Calibri" w:hAnsi="Calibri"/>
                <w:color w:val="0000FF"/>
                <w:sz w:val="20"/>
                <w:szCs w:val="20"/>
                <w:u w:val="single"/>
              </w:rPr>
            </w:rPrChange>
          </w:rPr>
          <w:instrText xml:space="preserve"> NEXT  \* MERGEFORMAT </w:instrText>
        </w:r>
        <w:r w:rsidRPr="00EE27B1">
          <w:rPr>
            <w:rFonts w:ascii="Calibri" w:hAnsi="Calibri"/>
            <w:rPrChange w:id="16862" w:author="Tre" w:date="2012-11-19T09:07:00Z">
              <w:rPr>
                <w:rFonts w:ascii="Calibri" w:hAnsi="Calibri"/>
                <w:color w:val="0000FF"/>
                <w:sz w:val="20"/>
                <w:szCs w:val="20"/>
                <w:u w:val="single"/>
              </w:rPr>
            </w:rPrChange>
          </w:rPr>
          <w:fldChar w:fldCharType="end"/>
        </w:r>
      </w:ins>
    </w:p>
    <w:p w:rsidR="004F3838" w:rsidRPr="00540D53" w:rsidDel="00D604AF" w:rsidRDefault="00EE27B1" w:rsidP="004F3838">
      <w:pPr>
        <w:jc w:val="both"/>
        <w:rPr>
          <w:del w:id="16863" w:author="frontdesk" w:date="2012-11-16T12:59:00Z"/>
          <w:rFonts w:ascii="Calibri" w:hAnsi="Calibri"/>
          <w:b/>
          <w:sz w:val="20"/>
          <w:szCs w:val="20"/>
        </w:rPr>
      </w:pPr>
      <w:del w:id="16864"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Ducati Motorcycle</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65" w:author="frontdesk" w:date="2012-11-16T12:59:00Z"/>
          <w:rFonts w:ascii="Calibri" w:hAnsi="Calibri"/>
          <w:i/>
          <w:sz w:val="20"/>
          <w:szCs w:val="20"/>
        </w:rPr>
      </w:pPr>
      <w:del w:id="16866"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4</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4</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67" w:author="frontdesk" w:date="2012-11-16T12:59:00Z"/>
          <w:rFonts w:ascii="Calibri" w:hAnsi="Calibri"/>
          <w:sz w:val="20"/>
          <w:szCs w:val="20"/>
        </w:rPr>
      </w:pPr>
      <w:del w:id="16868"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race motorcycle that seats one person.</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69" w:author="frontdesk" w:date="2012-11-16T12:59:00Z"/>
          <w:rFonts w:ascii="Calibri" w:hAnsi="Calibri"/>
          <w:b/>
          <w:sz w:val="20"/>
          <w:szCs w:val="20"/>
        </w:rPr>
      </w:pPr>
      <w:del w:id="16870"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Harley Davidson Hog</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71" w:author="frontdesk" w:date="2012-11-16T12:59:00Z"/>
          <w:rFonts w:ascii="Calibri" w:hAnsi="Calibri"/>
          <w:i/>
          <w:sz w:val="20"/>
          <w:szCs w:val="20"/>
        </w:rPr>
      </w:pPr>
      <w:del w:id="16872"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73" w:author="frontdesk" w:date="2012-11-16T12:59:00Z"/>
          <w:rFonts w:ascii="Calibri" w:hAnsi="Calibri"/>
          <w:sz w:val="20"/>
          <w:szCs w:val="20"/>
        </w:rPr>
      </w:pPr>
      <w:del w:id="16874"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heavyweight motorcycle made for long highway rides. The muffler systems of these motorcycles make them sound like someone repeatedly saying "potato".</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75" w:author="frontdesk" w:date="2012-11-16T12:59:00Z"/>
          <w:rFonts w:ascii="Calibri" w:hAnsi="Calibri"/>
          <w:b/>
          <w:sz w:val="20"/>
          <w:szCs w:val="20"/>
        </w:rPr>
      </w:pPr>
      <w:del w:id="16876"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Farrari Sports Car</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77" w:author="frontdesk" w:date="2012-11-16T12:59:00Z"/>
          <w:rFonts w:ascii="Calibri" w:hAnsi="Calibri"/>
          <w:i/>
          <w:sz w:val="20"/>
          <w:szCs w:val="20"/>
        </w:rPr>
      </w:pPr>
      <w:del w:id="16878"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5</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79" w:author="frontdesk" w:date="2012-11-16T12:59:00Z"/>
          <w:rFonts w:ascii="Calibri" w:hAnsi="Calibri"/>
          <w:sz w:val="20"/>
          <w:szCs w:val="20"/>
        </w:rPr>
      </w:pPr>
      <w:del w:id="16880"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12-cylinder Italian sports car that is street legal.</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81" w:author="frontdesk" w:date="2012-11-16T12:59:00Z"/>
          <w:rFonts w:ascii="Calibri" w:hAnsi="Calibri"/>
          <w:b/>
          <w:sz w:val="20"/>
          <w:szCs w:val="20"/>
        </w:rPr>
      </w:pPr>
      <w:del w:id="16882"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Subaru Sedan</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83" w:author="frontdesk" w:date="2012-11-16T12:59:00Z"/>
          <w:rFonts w:ascii="Calibri" w:hAnsi="Calibri"/>
          <w:i/>
          <w:sz w:val="20"/>
          <w:szCs w:val="20"/>
        </w:rPr>
      </w:pPr>
      <w:del w:id="16884"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85" w:author="frontdesk" w:date="2012-11-16T12:59:00Z"/>
          <w:rFonts w:ascii="Calibri" w:hAnsi="Calibri"/>
          <w:sz w:val="20"/>
          <w:szCs w:val="20"/>
        </w:rPr>
      </w:pPr>
      <w:del w:id="16886"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four-door passenger car that is comfortable to drive for long trips. Not as maneuverable as a smaller vehicle.</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87" w:author="frontdesk" w:date="2012-11-16T12:59:00Z"/>
          <w:rFonts w:ascii="Calibri" w:hAnsi="Calibri"/>
          <w:b/>
          <w:sz w:val="20"/>
          <w:szCs w:val="20"/>
        </w:rPr>
      </w:pPr>
      <w:del w:id="16888"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Ford Compact Car</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89" w:author="frontdesk" w:date="2012-11-16T12:59:00Z"/>
          <w:rFonts w:ascii="Calibri" w:hAnsi="Calibri"/>
          <w:i/>
          <w:sz w:val="20"/>
          <w:szCs w:val="20"/>
        </w:rPr>
      </w:pPr>
      <w:del w:id="16890"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2</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2</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91" w:author="frontdesk" w:date="2012-11-16T12:59:00Z"/>
          <w:rFonts w:ascii="Calibri" w:hAnsi="Calibri"/>
          <w:sz w:val="20"/>
          <w:szCs w:val="20"/>
        </w:rPr>
      </w:pPr>
      <w:del w:id="16892"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mid-sized car that has good gas milage and is highly maneuverable in the city.</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93" w:author="frontdesk" w:date="2012-11-16T12:59:00Z"/>
          <w:rFonts w:ascii="Calibri" w:hAnsi="Calibri"/>
          <w:b/>
          <w:sz w:val="20"/>
          <w:szCs w:val="20"/>
        </w:rPr>
      </w:pPr>
      <w:del w:id="16894"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Mercedes Luxury Sedan</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895" w:author="frontdesk" w:date="2012-11-16T12:59:00Z"/>
          <w:rFonts w:ascii="Calibri" w:hAnsi="Calibri"/>
          <w:i/>
          <w:sz w:val="20"/>
          <w:szCs w:val="20"/>
        </w:rPr>
      </w:pPr>
      <w:del w:id="16896"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897" w:author="frontdesk" w:date="2012-11-16T12:59:00Z"/>
          <w:rFonts w:ascii="Calibri" w:hAnsi="Calibri"/>
          <w:sz w:val="20"/>
          <w:szCs w:val="20"/>
        </w:rPr>
      </w:pPr>
      <w:del w:id="16898"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luxury four-door passenger car that is comfortable to drive for long trips. Not as maneuverable a smaller vehicle.</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899" w:author="frontdesk" w:date="2012-11-16T12:59:00Z"/>
          <w:rFonts w:ascii="Calibri" w:hAnsi="Calibri"/>
          <w:b/>
          <w:sz w:val="20"/>
          <w:szCs w:val="20"/>
        </w:rPr>
      </w:pPr>
      <w:del w:id="16900"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Jeep SUV</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901" w:author="frontdesk" w:date="2012-11-16T12:59:00Z"/>
          <w:rFonts w:ascii="Calibri" w:hAnsi="Calibri"/>
          <w:i/>
          <w:sz w:val="20"/>
          <w:szCs w:val="20"/>
        </w:rPr>
      </w:pPr>
      <w:del w:id="16902"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4</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903" w:author="frontdesk" w:date="2012-11-16T12:59:00Z"/>
          <w:rFonts w:ascii="Calibri" w:hAnsi="Calibri"/>
          <w:sz w:val="20"/>
          <w:szCs w:val="20"/>
        </w:rPr>
      </w:pPr>
      <w:del w:id="16904"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sports utility vehicle with 4-wheel-drive and good maneuverability.</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905" w:author="frontdesk" w:date="2012-11-16T12:59:00Z"/>
          <w:rFonts w:ascii="Calibri" w:hAnsi="Calibri"/>
          <w:b/>
          <w:sz w:val="20"/>
          <w:szCs w:val="20"/>
        </w:rPr>
      </w:pPr>
      <w:del w:id="16906"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Toyota Mini Van</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907" w:author="frontdesk" w:date="2012-11-16T12:59:00Z"/>
          <w:rFonts w:ascii="Calibri" w:hAnsi="Calibri"/>
          <w:i/>
          <w:sz w:val="20"/>
          <w:szCs w:val="20"/>
        </w:rPr>
      </w:pPr>
      <w:del w:id="16908"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2</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2</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909" w:author="frontdesk" w:date="2012-11-16T12:59:00Z"/>
          <w:rFonts w:ascii="Calibri" w:hAnsi="Calibri"/>
          <w:sz w:val="20"/>
          <w:szCs w:val="20"/>
        </w:rPr>
      </w:pPr>
      <w:del w:id="16910"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Minivans are designed for maximum interior space. A minivan  can seat up to 8 people comfortably.</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911" w:author="frontdesk" w:date="2012-11-16T12:59:00Z"/>
          <w:rFonts w:ascii="Calibri" w:hAnsi="Calibri"/>
          <w:b/>
          <w:sz w:val="20"/>
          <w:szCs w:val="20"/>
        </w:rPr>
      </w:pPr>
      <w:del w:id="16912"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U-Move Small Truck (20' trailer)</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913" w:author="frontdesk" w:date="2012-11-16T12:59:00Z"/>
          <w:rFonts w:ascii="Calibri" w:hAnsi="Calibri"/>
          <w:i/>
          <w:sz w:val="20"/>
          <w:szCs w:val="20"/>
        </w:rPr>
      </w:pPr>
      <w:del w:id="16914"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2</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1</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915" w:author="frontdesk" w:date="2012-11-16T12:59:00Z"/>
          <w:rFonts w:ascii="Calibri" w:hAnsi="Calibri"/>
          <w:sz w:val="20"/>
          <w:szCs w:val="20"/>
        </w:rPr>
      </w:pPr>
      <w:del w:id="16916"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 small tractor trailer used for light duty hauling. This can be an open or closed trailer depending on what is being hauled.</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4F3838" w:rsidRPr="00540D53" w:rsidDel="00D604AF" w:rsidRDefault="00EE27B1" w:rsidP="004F3838">
      <w:pPr>
        <w:jc w:val="both"/>
        <w:rPr>
          <w:del w:id="16917" w:author="frontdesk" w:date="2012-11-16T12:59:00Z"/>
          <w:rFonts w:ascii="Calibri" w:hAnsi="Calibri"/>
          <w:b/>
          <w:sz w:val="20"/>
          <w:szCs w:val="20"/>
        </w:rPr>
      </w:pPr>
      <w:del w:id="16918" w:author="frontdesk" w:date="2012-11-16T12:59:00Z">
        <w:r w:rsidRPr="00540D53" w:rsidDel="00D604AF">
          <w:rPr>
            <w:rFonts w:ascii="Calibri" w:hAnsi="Calibri"/>
            <w:b/>
            <w:sz w:val="20"/>
            <w:szCs w:val="20"/>
          </w:rPr>
          <w:fldChar w:fldCharType="begin"/>
        </w:r>
        <w:r w:rsidR="004F3838" w:rsidRPr="00540D53" w:rsidDel="00D604AF">
          <w:rPr>
            <w:rFonts w:ascii="Calibri" w:hAnsi="Calibri"/>
            <w:b/>
            <w:sz w:val="20"/>
            <w:szCs w:val="20"/>
          </w:rPr>
          <w:delInstrText xml:space="preserve"> MERGEFIELD Name </w:delInstrText>
        </w:r>
        <w:r w:rsidRPr="00540D53" w:rsidDel="00D604AF">
          <w:rPr>
            <w:rFonts w:ascii="Calibri" w:hAnsi="Calibri"/>
            <w:b/>
            <w:sz w:val="20"/>
            <w:szCs w:val="20"/>
          </w:rPr>
          <w:fldChar w:fldCharType="separate"/>
        </w:r>
        <w:r w:rsidR="004F3838" w:rsidRPr="00540D53" w:rsidDel="00D604AF">
          <w:rPr>
            <w:rFonts w:ascii="Calibri" w:hAnsi="Calibri"/>
            <w:b/>
            <w:noProof/>
            <w:sz w:val="20"/>
            <w:szCs w:val="20"/>
          </w:rPr>
          <w:delText>Mac Truck (30'trailer)</w:delText>
        </w:r>
        <w:r w:rsidRPr="00540D53" w:rsidDel="00D604AF">
          <w:rPr>
            <w:rFonts w:ascii="Calibri" w:hAnsi="Calibri"/>
            <w:b/>
            <w:sz w:val="20"/>
            <w:szCs w:val="20"/>
          </w:rPr>
          <w:fldChar w:fldCharType="end"/>
        </w:r>
      </w:del>
    </w:p>
    <w:p w:rsidR="004F3838" w:rsidRPr="00540D53" w:rsidDel="00D604AF" w:rsidRDefault="004F3838" w:rsidP="004F3838">
      <w:pPr>
        <w:jc w:val="both"/>
        <w:rPr>
          <w:del w:id="16919" w:author="frontdesk" w:date="2012-11-16T12:59:00Z"/>
          <w:rFonts w:ascii="Calibri" w:hAnsi="Calibri"/>
          <w:i/>
          <w:sz w:val="20"/>
          <w:szCs w:val="20"/>
        </w:rPr>
      </w:pPr>
      <w:del w:id="16920" w:author="frontdesk" w:date="2012-11-16T12:59:00Z">
        <w:r w:rsidRPr="00540D53" w:rsidDel="00D604AF">
          <w:rPr>
            <w:rFonts w:ascii="Calibri" w:hAnsi="Calibri"/>
            <w:i/>
            <w:sz w:val="20"/>
            <w:szCs w:val="20"/>
          </w:rPr>
          <w:delText>[Damage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Damage_Level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Type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Rate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Rate_of_Fire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Ammo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Ammo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Range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Range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Vehicle Type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Vehicle_Type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Ground craft</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Speed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Speed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3</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Agility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Agility </w:delInstrText>
        </w:r>
        <w:r w:rsidR="00EE27B1" w:rsidRPr="00540D53" w:rsidDel="00D604AF">
          <w:rPr>
            <w:rFonts w:ascii="Calibri" w:hAnsi="Calibri"/>
            <w:i/>
            <w:sz w:val="20"/>
            <w:szCs w:val="20"/>
          </w:rPr>
          <w:fldChar w:fldCharType="separate"/>
        </w:r>
        <w:r w:rsidRPr="00540D53" w:rsidDel="00D604AF">
          <w:rPr>
            <w:rFonts w:ascii="Calibri" w:hAnsi="Calibri"/>
            <w:i/>
            <w:noProof/>
            <w:sz w:val="20"/>
            <w:szCs w:val="20"/>
          </w:rPr>
          <w:delText>1</w:delText>
        </w:r>
        <w:r w:rsidR="00EE27B1" w:rsidRPr="00540D53" w:rsidDel="00D604AF">
          <w:rPr>
            <w:rFonts w:ascii="Calibri" w:hAnsi="Calibri"/>
            <w:i/>
            <w:sz w:val="20"/>
            <w:szCs w:val="20"/>
          </w:rPr>
          <w:fldChar w:fldCharType="end"/>
        </w:r>
        <w:r w:rsidRPr="00540D53" w:rsidDel="00D604AF">
          <w:rPr>
            <w:rFonts w:ascii="Calibri" w:hAnsi="Calibri"/>
            <w:i/>
            <w:sz w:val="20"/>
            <w:szCs w:val="20"/>
          </w:rPr>
          <w:delText>), Fuel (</w:delText>
        </w:r>
        <w:r w:rsidR="00EE27B1" w:rsidRPr="00540D53" w:rsidDel="00D604AF">
          <w:rPr>
            <w:rFonts w:ascii="Calibri" w:hAnsi="Calibri"/>
            <w:i/>
            <w:sz w:val="20"/>
            <w:szCs w:val="20"/>
          </w:rPr>
          <w:fldChar w:fldCharType="begin"/>
        </w:r>
        <w:r w:rsidRPr="00540D53" w:rsidDel="00D604AF">
          <w:rPr>
            <w:rFonts w:ascii="Calibri" w:hAnsi="Calibri"/>
            <w:i/>
            <w:sz w:val="20"/>
            <w:szCs w:val="20"/>
          </w:rPr>
          <w:delInstrText xml:space="preserve"> MERGEFIELD Fuel </w:delInstrText>
        </w:r>
        <w:r w:rsidR="00EE27B1" w:rsidRPr="00540D53" w:rsidDel="00D604AF">
          <w:rPr>
            <w:rFonts w:ascii="Calibri" w:hAnsi="Calibri"/>
            <w:i/>
            <w:sz w:val="20"/>
            <w:szCs w:val="20"/>
          </w:rPr>
          <w:fldChar w:fldCharType="end"/>
        </w:r>
        <w:r w:rsidRPr="00540D53" w:rsidDel="00D604AF">
          <w:rPr>
            <w:rFonts w:ascii="Calibri" w:hAnsi="Calibri"/>
            <w:i/>
            <w:sz w:val="20"/>
            <w:szCs w:val="20"/>
          </w:rPr>
          <w:delText>)]</w:delText>
        </w:r>
      </w:del>
    </w:p>
    <w:p w:rsidR="004F3838" w:rsidRPr="00540D53" w:rsidDel="00D604AF" w:rsidRDefault="00EE27B1" w:rsidP="004F3838">
      <w:pPr>
        <w:jc w:val="both"/>
        <w:rPr>
          <w:del w:id="16921" w:author="frontdesk" w:date="2012-11-16T12:59:00Z"/>
          <w:rFonts w:ascii="Calibri" w:hAnsi="Calibri"/>
          <w:sz w:val="20"/>
          <w:szCs w:val="20"/>
        </w:rPr>
      </w:pPr>
      <w:del w:id="16922" w:author="frontdesk" w:date="2012-11-16T12:59:00Z">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MERGEFIELD Description </w:delInstrText>
        </w:r>
        <w:r w:rsidRPr="00540D53" w:rsidDel="00D604AF">
          <w:rPr>
            <w:rFonts w:ascii="Calibri" w:hAnsi="Calibri"/>
            <w:sz w:val="20"/>
            <w:szCs w:val="20"/>
          </w:rPr>
          <w:fldChar w:fldCharType="separate"/>
        </w:r>
        <w:r w:rsidR="004F3838" w:rsidRPr="00540D53" w:rsidDel="00D604AF">
          <w:rPr>
            <w:rFonts w:ascii="Calibri" w:hAnsi="Calibri"/>
            <w:noProof/>
            <w:sz w:val="20"/>
            <w:szCs w:val="20"/>
          </w:rPr>
          <w:delText>An 18-wheeler used for heavy-duty hauling. Lots of power with poor maneuverability.</w:delText>
        </w:r>
        <w:r w:rsidRPr="00540D53" w:rsidDel="00D604AF">
          <w:rPr>
            <w:rFonts w:ascii="Calibri" w:hAnsi="Calibri"/>
            <w:sz w:val="20"/>
            <w:szCs w:val="20"/>
          </w:rPr>
          <w:fldChar w:fldCharType="end"/>
        </w:r>
        <w:r w:rsidRPr="00540D53" w:rsidDel="00D604AF">
          <w:rPr>
            <w:rFonts w:ascii="Calibri" w:hAnsi="Calibri"/>
            <w:sz w:val="20"/>
            <w:szCs w:val="20"/>
          </w:rPr>
          <w:fldChar w:fldCharType="begin"/>
        </w:r>
        <w:r w:rsidR="004F3838" w:rsidRPr="00540D53" w:rsidDel="00D604AF">
          <w:rPr>
            <w:rFonts w:ascii="Calibri" w:hAnsi="Calibri"/>
            <w:sz w:val="20"/>
            <w:szCs w:val="20"/>
          </w:rPr>
          <w:delInstrText xml:space="preserve"> NEXT  \* MERGEFORMAT </w:delInstrText>
        </w:r>
        <w:r w:rsidRPr="00540D53" w:rsidDel="00D604AF">
          <w:rPr>
            <w:rFonts w:ascii="Calibri" w:hAnsi="Calibri"/>
            <w:sz w:val="20"/>
            <w:szCs w:val="20"/>
          </w:rPr>
          <w:fldChar w:fldCharType="end"/>
        </w:r>
      </w:del>
    </w:p>
    <w:p w:rsidR="009B1DE6" w:rsidRPr="002530D8" w:rsidRDefault="00EE27B1" w:rsidP="004F3838">
      <w:pPr>
        <w:pStyle w:val="Matrix"/>
        <w:ind w:firstLine="0"/>
      </w:pPr>
      <w:r>
        <w:fldChar w:fldCharType="begin"/>
      </w:r>
      <w:r w:rsidR="009B1DE6">
        <w:instrText xml:space="preserve"> NEXT  \* MERGEFORMAT </w:instrText>
      </w:r>
      <w:r>
        <w:fldChar w:fldCharType="end"/>
      </w:r>
    </w:p>
    <w:p w:rsidR="009B1DE6" w:rsidRDefault="009B1DE6">
      <w:r>
        <w:br w:type="page"/>
      </w:r>
    </w:p>
    <w:p w:rsidR="009B1DE6" w:rsidRDefault="009B1DE6" w:rsidP="009B1DE6">
      <w:pPr>
        <w:pStyle w:val="MatrixTitle"/>
      </w:pPr>
      <w:r>
        <w:t xml:space="preserve">Glossary of </w:t>
      </w:r>
      <w:r w:rsidR="003136E8">
        <w:t>T</w:t>
      </w:r>
      <w:r>
        <w:t>erms</w:t>
      </w:r>
    </w:p>
    <w:p w:rsidR="009B1DE6" w:rsidRDefault="009B1DE6" w:rsidP="009B1DE6">
      <w:pPr>
        <w:pStyle w:val="MatrixTitle"/>
      </w:pPr>
    </w:p>
    <w:p w:rsidR="00F844AB" w:rsidRPr="001F6D11" w:rsidRDefault="00EE27B1" w:rsidP="00F844AB">
      <w:pPr>
        <w:spacing w:after="200" w:line="276" w:lineRule="auto"/>
        <w:rPr>
          <w:ins w:id="16923" w:author="frontdesk" w:date="2012-11-16T13:01:00Z"/>
          <w:rFonts w:asciiTheme="minorHAnsi" w:eastAsiaTheme="minorHAnsi" w:hAnsiTheme="minorHAnsi" w:cstheme="minorBidi"/>
          <w:sz w:val="22"/>
          <w:szCs w:val="22"/>
        </w:rPr>
      </w:pPr>
      <w:ins w:id="1692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“Simulacra &amp; Simulations” by Neo</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Neo created this book for the resistance. Now it is a bible for any RSI. It contains the plain truth of the MATRIX. It also explains the Machines in a way that the average prisoner can understand. The Machines are the government and there are things in this reality that they do not want you to know. The book is downloaded into the MATRIX. The Machines destroy any copies they find and anyone with a copy of this handbook best beware for her life.</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25" w:author="frontdesk" w:date="2012-11-16T13:01:00Z"/>
          <w:rFonts w:asciiTheme="minorHAnsi" w:eastAsiaTheme="minorHAnsi" w:hAnsiTheme="minorHAnsi" w:cstheme="minorBidi"/>
          <w:sz w:val="22"/>
          <w:szCs w:val="22"/>
        </w:rPr>
      </w:pPr>
      <w:ins w:id="1692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A.I. (Artificial Intelligence)</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This is what computers have evolved into. A.I. are sentient lifeforms. They are aware of their surroundings. Physically, they appear as glowing matrices of electricity that can enter into Frames. Program sizes are no longer relevant to A.I., they have developed past circuit boards. (A.K.A. the Machines.)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27" w:author="frontdesk" w:date="2012-11-16T13:01:00Z"/>
          <w:rFonts w:asciiTheme="minorHAnsi" w:eastAsiaTheme="minorHAnsi" w:hAnsiTheme="minorHAnsi" w:cstheme="minorBidi"/>
          <w:sz w:val="22"/>
          <w:szCs w:val="22"/>
        </w:rPr>
      </w:pPr>
      <w:ins w:id="16928"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Bluepills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These are RSIs that are not ready to be unplugged from the Matrix--minds that are too old or immersed in the Matrix and would die if they were ever unplugged from their generator pod.</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29" w:author="frontdesk" w:date="2012-11-16T13:01:00Z"/>
          <w:rFonts w:asciiTheme="minorHAnsi" w:eastAsiaTheme="minorHAnsi" w:hAnsiTheme="minorHAnsi" w:cstheme="minorBidi"/>
          <w:sz w:val="22"/>
          <w:szCs w:val="22"/>
        </w:rPr>
      </w:pPr>
      <w:ins w:id="16930"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Construct</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neural simulation platform. A program that clears the brain of external sense data. This program also creates a Residual Self Image (RSI) for the person using it. The only sense data that exist in the construct are that data which is inputted there by a program, or created there (usually within parameters set by the construct, ie. you turn the light on in a completely dark room and there is a chair, table, kitchen, etc).</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31" w:author="frontdesk" w:date="2012-11-16T13:01:00Z"/>
          <w:rFonts w:asciiTheme="minorHAnsi" w:eastAsiaTheme="minorHAnsi" w:hAnsiTheme="minorHAnsi" w:cstheme="minorBidi"/>
          <w:sz w:val="22"/>
          <w:szCs w:val="22"/>
        </w:rPr>
      </w:pPr>
      <w:ins w:id="16932"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Crystal Shard</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Matrix power plant, formerly known as #BJ04CH, that was successfully attacked by humans and converted into the first human city on the surface.</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33" w:author="frontdesk" w:date="2012-11-16T13:01:00Z"/>
          <w:rFonts w:asciiTheme="minorHAnsi" w:eastAsiaTheme="minorHAnsi" w:hAnsiTheme="minorHAnsi" w:cstheme="minorBidi"/>
          <w:sz w:val="22"/>
          <w:szCs w:val="22"/>
        </w:rPr>
      </w:pPr>
      <w:ins w:id="1693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Data Mites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RSIs who are in the Matrix looking for data for whatever reason. This is the reason for most RSIs to go into the Matrix. In order to study and examine information about the Matrix, one needs to be broadcasted into the Matrix. There isn’t a way to tap the transmission lines for data. One just needs to jump in and get his hands dirty.</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35" w:author="frontdesk" w:date="2012-11-16T13:01:00Z"/>
          <w:rFonts w:asciiTheme="minorHAnsi" w:eastAsiaTheme="minorHAnsi" w:hAnsiTheme="minorHAnsi" w:cstheme="minorBidi"/>
          <w:sz w:val="22"/>
          <w:szCs w:val="22"/>
        </w:rPr>
      </w:pPr>
      <w:ins w:id="1693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Dial In/Out</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Used to describe RSIs travelling in and out of the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37" w:author="frontdesk" w:date="2012-11-16T13:01:00Z"/>
          <w:rFonts w:asciiTheme="minorHAnsi" w:eastAsiaTheme="minorHAnsi" w:hAnsiTheme="minorHAnsi" w:cstheme="minorBidi"/>
          <w:sz w:val="22"/>
          <w:szCs w:val="22"/>
        </w:rPr>
      </w:pPr>
      <w:ins w:id="16938"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EMP (Electromagnetic Pulse)</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Radiation that disrupts electrical signals and systems.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39" w:author="frontdesk" w:date="2012-11-16T13:01:00Z"/>
          <w:rFonts w:asciiTheme="minorHAnsi" w:eastAsiaTheme="minorHAnsi" w:hAnsiTheme="minorHAnsi" w:cstheme="minorBidi"/>
          <w:sz w:val="22"/>
          <w:szCs w:val="22"/>
        </w:rPr>
      </w:pPr>
      <w:ins w:id="16940"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Flub</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Slang word for failing a task roll.</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41" w:author="frontdesk" w:date="2012-11-16T13:01:00Z"/>
          <w:rFonts w:asciiTheme="minorHAnsi" w:eastAsiaTheme="minorHAnsi" w:hAnsiTheme="minorHAnsi" w:cstheme="minorBidi"/>
          <w:sz w:val="22"/>
          <w:szCs w:val="22"/>
        </w:rPr>
      </w:pPr>
      <w:ins w:id="16942"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Fungus Sludge</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Thick drink, dark color. Made from any fungus. The liquid is high in alcohol content, which makes it a popular drink.</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43" w:author="frontdesk" w:date="2012-11-16T13:01:00Z"/>
          <w:rFonts w:asciiTheme="minorHAnsi" w:eastAsiaTheme="minorHAnsi" w:hAnsiTheme="minorHAnsi" w:cstheme="minorBidi"/>
          <w:sz w:val="22"/>
          <w:szCs w:val="22"/>
        </w:rPr>
      </w:pPr>
      <w:ins w:id="1694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Hardlines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Lines that are connected to broadcast stations. Broadcast stations connect remote battery cells to other cells in a plant. This is what connects cells in a plant so that when someone’s RSI crosses boundaries of a Matrix cell, she can travel through the entire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45" w:author="frontdesk" w:date="2012-11-16T13:01:00Z"/>
          <w:rFonts w:asciiTheme="minorHAnsi" w:eastAsiaTheme="minorHAnsi" w:hAnsiTheme="minorHAnsi" w:cstheme="minorBidi"/>
          <w:sz w:val="22"/>
          <w:szCs w:val="22"/>
        </w:rPr>
      </w:pPr>
      <w:ins w:id="1694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Input/Output Carrier Signals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This is the signal used to track someone’s physical position in a crop so that he can be unplugged.</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47" w:author="frontdesk" w:date="2012-11-16T13:01:00Z"/>
          <w:rFonts w:asciiTheme="minorHAnsi" w:eastAsiaTheme="minorHAnsi" w:hAnsiTheme="minorHAnsi" w:cstheme="minorBidi"/>
          <w:sz w:val="22"/>
          <w:szCs w:val="22"/>
        </w:rPr>
      </w:pPr>
      <w:ins w:id="16948"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Loading Program</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neural interactive simulation, like the Matrix, used by Operators to load RSI's before they are downloaded into the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49" w:author="frontdesk" w:date="2012-11-16T13:01:00Z"/>
          <w:rFonts w:asciiTheme="minorHAnsi" w:eastAsiaTheme="minorHAnsi" w:hAnsiTheme="minorHAnsi" w:cstheme="minorBidi"/>
          <w:sz w:val="22"/>
          <w:szCs w:val="22"/>
        </w:rPr>
      </w:pPr>
      <w:ins w:id="16950"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MATRIX (construct)</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neural, interactive simulation. A construct program built by A.I. Programs to simulate reality for the humans. It is designed to keep humans asleep, passive, controlled, and imprisoned in their minds.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51" w:author="frontdesk" w:date="2012-11-16T13:01:00Z"/>
          <w:rFonts w:asciiTheme="minorHAnsi" w:eastAsiaTheme="minorHAnsi" w:hAnsiTheme="minorHAnsi" w:cstheme="minorBidi"/>
          <w:sz w:val="22"/>
          <w:szCs w:val="22"/>
        </w:rPr>
      </w:pPr>
      <w:ins w:id="16952"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Online</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To be connected to The System, this is done easiest through the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53" w:author="frontdesk" w:date="2012-11-16T13:01:00Z"/>
          <w:rFonts w:asciiTheme="minorHAnsi" w:eastAsiaTheme="minorHAnsi" w:hAnsiTheme="minorHAnsi" w:cstheme="minorBidi"/>
          <w:sz w:val="22"/>
          <w:szCs w:val="22"/>
        </w:rPr>
      </w:pPr>
      <w:ins w:id="1695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Outpost</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Most organized communities set up Outpost where they can scan the area for any Machines or unwanted guests. Outpost are typically outfitted with some weapons, transportation, communication, and observation equipment.</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55" w:author="frontdesk" w:date="2012-11-16T13:01:00Z"/>
          <w:rFonts w:asciiTheme="minorHAnsi" w:eastAsiaTheme="minorHAnsi" w:hAnsiTheme="minorHAnsi" w:cstheme="minorBidi"/>
          <w:sz w:val="22"/>
          <w:szCs w:val="22"/>
        </w:rPr>
      </w:pPr>
      <w:ins w:id="1695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Piss swill</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drink sold mainly in the Outpost cities. It is refined so that the liquid is clear and yellow. It’s a sweet drink that gives a person all the nutrients found in a meal.</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57" w:author="frontdesk" w:date="2012-11-16T13:01:00Z"/>
          <w:rFonts w:asciiTheme="minorHAnsi" w:eastAsiaTheme="minorHAnsi" w:hAnsiTheme="minorHAnsi" w:cstheme="minorBidi"/>
          <w:sz w:val="22"/>
          <w:szCs w:val="22"/>
        </w:rPr>
      </w:pPr>
      <w:ins w:id="16958"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Plasma</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Highly charged particles, used mainly in weapons.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59" w:author="frontdesk" w:date="2012-11-16T13:01:00Z"/>
          <w:rFonts w:asciiTheme="minorHAnsi" w:eastAsiaTheme="minorHAnsi" w:hAnsiTheme="minorHAnsi" w:cstheme="minorBidi"/>
          <w:sz w:val="22"/>
          <w:szCs w:val="22"/>
        </w:rPr>
      </w:pPr>
      <w:ins w:id="16960"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Plug</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Neural hardware that allows for humans to interact with computer constructs.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61" w:author="frontdesk" w:date="2012-11-16T13:01:00Z"/>
          <w:rFonts w:asciiTheme="minorHAnsi" w:eastAsiaTheme="minorHAnsi" w:hAnsiTheme="minorHAnsi" w:cstheme="minorBidi"/>
          <w:sz w:val="22"/>
          <w:szCs w:val="22"/>
        </w:rPr>
      </w:pPr>
      <w:ins w:id="16962"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Redpills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These are RSIs that are candidates for being pulled from the Matrix. They may take the symbolic red pill to start the process of being removed from the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63" w:author="frontdesk" w:date="2012-11-16T13:01:00Z"/>
          <w:rFonts w:asciiTheme="minorHAnsi" w:eastAsiaTheme="minorHAnsi" w:hAnsiTheme="minorHAnsi" w:cstheme="minorBidi"/>
          <w:sz w:val="22"/>
          <w:szCs w:val="22"/>
        </w:rPr>
      </w:pPr>
      <w:ins w:id="1696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RSI (“Ressies”)</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digital projection of your body in the Matrix.</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65" w:author="frontdesk" w:date="2012-11-16T13:01:00Z"/>
          <w:rFonts w:asciiTheme="minorHAnsi" w:eastAsiaTheme="minorHAnsi" w:hAnsiTheme="minorHAnsi" w:cstheme="minorBidi"/>
          <w:sz w:val="22"/>
          <w:szCs w:val="22"/>
        </w:rPr>
      </w:pPr>
      <w:ins w:id="1696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Simulacrum</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Matrix objects that are made by programming them in the code of the Matrix. Matrix objects can be coded by humans or Machines.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67" w:author="frontdesk" w:date="2012-11-16T13:01:00Z"/>
          <w:rFonts w:asciiTheme="minorHAnsi" w:eastAsiaTheme="minorHAnsi" w:hAnsiTheme="minorHAnsi" w:cstheme="minorBidi"/>
          <w:sz w:val="22"/>
          <w:szCs w:val="22"/>
        </w:rPr>
      </w:pPr>
      <w:ins w:id="16968"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The Ice Desert</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The climate on the surface of the earth, very harsh to humans, although some do manage to stay there and live there. Most of the life on the surface is made up of the Machines. (A.K.A. the Real World.)</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69" w:author="frontdesk" w:date="2012-11-16T13:01:00Z"/>
          <w:rFonts w:asciiTheme="minorHAnsi" w:eastAsiaTheme="minorHAnsi" w:hAnsiTheme="minorHAnsi" w:cstheme="minorBidi"/>
          <w:sz w:val="22"/>
          <w:szCs w:val="22"/>
        </w:rPr>
      </w:pPr>
      <w:ins w:id="16970"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The System</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There is more to the A.I.'s computer system than the Matrix. The non-Matrix parts of the computer world are programmed in a binary machine language. This part of the Machine world is called the System.</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71" w:author="frontdesk" w:date="2012-11-16T13:01:00Z"/>
          <w:rFonts w:asciiTheme="minorHAnsi" w:eastAsiaTheme="minorHAnsi" w:hAnsiTheme="minorHAnsi" w:cstheme="minorBidi"/>
          <w:sz w:val="22"/>
          <w:szCs w:val="22"/>
        </w:rPr>
      </w:pPr>
      <w:ins w:id="16972"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Utopia</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A hidden human city that few know the location of.</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73" w:author="frontdesk" w:date="2012-11-16T13:01:00Z"/>
          <w:rFonts w:asciiTheme="minorHAnsi" w:eastAsiaTheme="minorHAnsi" w:hAnsiTheme="minorHAnsi" w:cstheme="minorBidi"/>
          <w:sz w:val="22"/>
          <w:szCs w:val="22"/>
        </w:rPr>
      </w:pPr>
      <w:ins w:id="16974"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Zion</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Underground city of human rebels.</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F844AB" w:rsidRPr="001F6D11" w:rsidRDefault="00EE27B1" w:rsidP="00F844AB">
      <w:pPr>
        <w:spacing w:after="200" w:line="276" w:lineRule="auto"/>
        <w:rPr>
          <w:ins w:id="16975" w:author="frontdesk" w:date="2012-11-16T13:01:00Z"/>
          <w:rFonts w:asciiTheme="minorHAnsi" w:eastAsiaTheme="minorHAnsi" w:hAnsiTheme="minorHAnsi" w:cstheme="minorBidi"/>
          <w:sz w:val="22"/>
          <w:szCs w:val="22"/>
        </w:rPr>
      </w:pPr>
      <w:ins w:id="16976" w:author="frontdesk" w:date="2012-11-16T13:01:00Z">
        <w:r w:rsidRPr="001F6D11">
          <w:rPr>
            <w:rFonts w:asciiTheme="minorHAnsi" w:eastAsiaTheme="minorHAnsi" w:hAnsiTheme="minorHAnsi" w:cstheme="minorBidi"/>
            <w:b/>
            <w:sz w:val="22"/>
            <w:szCs w:val="22"/>
          </w:rPr>
          <w:fldChar w:fldCharType="begin"/>
        </w:r>
        <w:r w:rsidR="00F844AB" w:rsidRPr="001F6D11">
          <w:rPr>
            <w:rFonts w:asciiTheme="minorHAnsi" w:eastAsiaTheme="minorHAnsi" w:hAnsiTheme="minorHAnsi" w:cstheme="minorBidi"/>
            <w:b/>
            <w:sz w:val="22"/>
            <w:szCs w:val="22"/>
          </w:rPr>
          <w:instrText xml:space="preserve"> MERGEFIELD Term </w:instrText>
        </w:r>
        <w:r w:rsidRPr="001F6D11">
          <w:rPr>
            <w:rFonts w:asciiTheme="minorHAnsi" w:eastAsiaTheme="minorHAnsi" w:hAnsiTheme="minorHAnsi" w:cstheme="minorBidi"/>
            <w:b/>
            <w:sz w:val="22"/>
            <w:szCs w:val="22"/>
          </w:rPr>
          <w:fldChar w:fldCharType="separate"/>
        </w:r>
        <w:r w:rsidR="00F844AB" w:rsidRPr="00AE3C21">
          <w:rPr>
            <w:rFonts w:asciiTheme="minorHAnsi" w:eastAsiaTheme="minorHAnsi" w:hAnsiTheme="minorHAnsi" w:cstheme="minorBidi"/>
            <w:b/>
            <w:noProof/>
            <w:sz w:val="22"/>
            <w:szCs w:val="22"/>
          </w:rPr>
          <w:t>Punk</w:t>
        </w:r>
        <w:r w:rsidRPr="001F6D11">
          <w:rPr>
            <w:rFonts w:asciiTheme="minorHAnsi" w:eastAsiaTheme="minorHAnsi" w:hAnsiTheme="minorHAnsi" w:cstheme="minorBidi"/>
            <w:b/>
            <w:sz w:val="22"/>
            <w:szCs w:val="22"/>
          </w:rPr>
          <w:fldChar w:fldCharType="end"/>
        </w:r>
        <w:r w:rsidR="00F844AB" w:rsidRPr="001F6D11">
          <w:rPr>
            <w:rFonts w:asciiTheme="minorHAnsi" w:eastAsiaTheme="minorHAnsi" w:hAnsiTheme="minorHAnsi" w:cstheme="minorBidi"/>
            <w:sz w:val="22"/>
            <w:szCs w:val="22"/>
          </w:rPr>
          <w:t xml:space="preserve">- </w:t>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MERGEFIELD Description </w:instrText>
        </w:r>
        <w:r w:rsidRPr="001F6D11">
          <w:rPr>
            <w:rFonts w:asciiTheme="minorHAnsi" w:eastAsiaTheme="minorHAnsi" w:hAnsiTheme="minorHAnsi" w:cstheme="minorBidi"/>
            <w:sz w:val="22"/>
            <w:szCs w:val="22"/>
          </w:rPr>
          <w:fldChar w:fldCharType="separate"/>
        </w:r>
        <w:r w:rsidR="00F844AB" w:rsidRPr="00AE3C21">
          <w:rPr>
            <w:rFonts w:asciiTheme="minorHAnsi" w:eastAsiaTheme="minorHAnsi" w:hAnsiTheme="minorHAnsi" w:cstheme="minorBidi"/>
            <w:noProof/>
            <w:sz w:val="22"/>
            <w:szCs w:val="22"/>
          </w:rPr>
          <w:t>To modify or repair something.</w:t>
        </w:r>
        <w:r w:rsidRPr="001F6D11">
          <w:rPr>
            <w:rFonts w:asciiTheme="minorHAnsi" w:eastAsiaTheme="minorHAnsi" w:hAnsiTheme="minorHAnsi" w:cstheme="minorBidi"/>
            <w:sz w:val="22"/>
            <w:szCs w:val="22"/>
          </w:rPr>
          <w:fldChar w:fldCharType="end"/>
        </w:r>
        <w:r w:rsidRPr="001F6D11">
          <w:rPr>
            <w:rFonts w:asciiTheme="minorHAnsi" w:eastAsiaTheme="minorHAnsi" w:hAnsiTheme="minorHAnsi" w:cstheme="minorBidi"/>
            <w:sz w:val="22"/>
            <w:szCs w:val="22"/>
          </w:rPr>
          <w:fldChar w:fldCharType="begin"/>
        </w:r>
        <w:r w:rsidR="00F844AB" w:rsidRPr="001F6D11">
          <w:rPr>
            <w:rFonts w:asciiTheme="minorHAnsi" w:eastAsiaTheme="minorHAnsi" w:hAnsiTheme="minorHAnsi" w:cstheme="minorBidi"/>
            <w:sz w:val="22"/>
            <w:szCs w:val="22"/>
          </w:rPr>
          <w:instrText xml:space="preserve"> NEXT  \* MERGEFORMAT </w:instrText>
        </w:r>
        <w:r w:rsidRPr="001F6D11">
          <w:rPr>
            <w:rFonts w:asciiTheme="minorHAnsi" w:eastAsiaTheme="minorHAnsi" w:hAnsiTheme="minorHAnsi" w:cstheme="minorBidi"/>
            <w:sz w:val="22"/>
            <w:szCs w:val="22"/>
          </w:rPr>
          <w:fldChar w:fldCharType="end"/>
        </w:r>
      </w:ins>
    </w:p>
    <w:p w:rsidR="001F6D11" w:rsidRPr="001F6D11" w:rsidDel="00F844AB" w:rsidRDefault="00EE27B1" w:rsidP="001F6D11">
      <w:pPr>
        <w:spacing w:after="200" w:line="276" w:lineRule="auto"/>
        <w:rPr>
          <w:del w:id="16977" w:author="frontdesk" w:date="2012-11-16T13:01:00Z"/>
          <w:rFonts w:asciiTheme="minorHAnsi" w:eastAsiaTheme="minorHAnsi" w:hAnsiTheme="minorHAnsi" w:cstheme="minorBidi"/>
          <w:sz w:val="22"/>
          <w:szCs w:val="22"/>
        </w:rPr>
      </w:pPr>
      <w:del w:id="1697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“Simulacra &amp; Simulations” by Neo</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Neo created this book for the resistance. Now it is a bible for any RSI. It contains the plain truth of the MATRIX. It also explains the Machines in a way that the average prisoner can understand. The Machines are the government and there are things in this reality that they do not want you to know. The book is downloaded into the MATRIX. The Machines destroy any copies they find and anyone with a copy of this handbook best beware for her life.</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79" w:author="frontdesk" w:date="2012-11-16T13:01:00Z"/>
          <w:rFonts w:asciiTheme="minorHAnsi" w:eastAsiaTheme="minorHAnsi" w:hAnsiTheme="minorHAnsi" w:cstheme="minorBidi"/>
          <w:sz w:val="22"/>
          <w:szCs w:val="22"/>
        </w:rPr>
      </w:pPr>
      <w:del w:id="16980"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A.I. (Artificial Intelligence)</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This is what computers have evolved into. A.I. are sentient lifeforms. They are aware of their surroundings. Physically, they appear as glowing matrices of electricity that can enter into Frames. Program sizes are no longer relevant to A.I., they have developed past circuit boards. (A.K.A. the Machines.)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81" w:author="frontdesk" w:date="2012-11-16T13:01:00Z"/>
          <w:rFonts w:asciiTheme="minorHAnsi" w:eastAsiaTheme="minorHAnsi" w:hAnsiTheme="minorHAnsi" w:cstheme="minorBidi"/>
          <w:sz w:val="22"/>
          <w:szCs w:val="22"/>
        </w:rPr>
      </w:pPr>
      <w:del w:id="16982"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Bluepills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These are RSIs that are not ready to be unplugged from the Matrix--minds that are too old or immersed in the Matrix and would die if they were ever unplugged from their generator pod.</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83" w:author="frontdesk" w:date="2012-11-16T13:01:00Z"/>
          <w:rFonts w:asciiTheme="minorHAnsi" w:eastAsiaTheme="minorHAnsi" w:hAnsiTheme="minorHAnsi" w:cstheme="minorBidi"/>
          <w:sz w:val="22"/>
          <w:szCs w:val="22"/>
        </w:rPr>
      </w:pPr>
      <w:del w:id="16984"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Construct</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neural simulation platform. A program that clears the brain of external sense data. This program also creates a Residual Self Image (RSI) for the person using it. The only sense data that exist in the construct are that data which is inputted there by a program, or created there (usually within parameters set by the construct, ie. you turn the light on in a completely dark room and there is a chair, table, kitchen, etc).</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85" w:author="frontdesk" w:date="2012-11-16T13:01:00Z"/>
          <w:rFonts w:asciiTheme="minorHAnsi" w:eastAsiaTheme="minorHAnsi" w:hAnsiTheme="minorHAnsi" w:cstheme="minorBidi"/>
          <w:sz w:val="22"/>
          <w:szCs w:val="22"/>
        </w:rPr>
      </w:pPr>
      <w:del w:id="16986"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Crystal Shard</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Matrix power plant, formerly known as #BJ04CH, that was successfully attacked by humans and converted into the first human city on the surface.</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87" w:author="frontdesk" w:date="2012-11-16T13:01:00Z"/>
          <w:rFonts w:asciiTheme="minorHAnsi" w:eastAsiaTheme="minorHAnsi" w:hAnsiTheme="minorHAnsi" w:cstheme="minorBidi"/>
          <w:sz w:val="22"/>
          <w:szCs w:val="22"/>
        </w:rPr>
      </w:pPr>
      <w:del w:id="1698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Data Mites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RSIs who are in the Matrix looking for data for whatever reason. This is the reason for most RSIs to go into the Matrix. In order to study and examine information about the Matrix, one needs to be broadcasted into the Matrix. There isn’t a way to tap the transmission lines for data. One just needs to jump in and get his hands dirty.</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89" w:author="frontdesk" w:date="2012-11-16T13:01:00Z"/>
          <w:rFonts w:asciiTheme="minorHAnsi" w:eastAsiaTheme="minorHAnsi" w:hAnsiTheme="minorHAnsi" w:cstheme="minorBidi"/>
          <w:sz w:val="22"/>
          <w:szCs w:val="22"/>
        </w:rPr>
      </w:pPr>
      <w:del w:id="16990"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Dial In/Out</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Used to describe RSIs travelling in and out of the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91" w:author="frontdesk" w:date="2012-11-16T13:01:00Z"/>
          <w:rFonts w:asciiTheme="minorHAnsi" w:eastAsiaTheme="minorHAnsi" w:hAnsiTheme="minorHAnsi" w:cstheme="minorBidi"/>
          <w:sz w:val="22"/>
          <w:szCs w:val="22"/>
        </w:rPr>
      </w:pPr>
      <w:del w:id="16992"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EMP (Electromagnetic Pulse)</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Radiation that disrupts electrical signals and systems.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93" w:author="frontdesk" w:date="2012-11-16T13:01:00Z"/>
          <w:rFonts w:asciiTheme="minorHAnsi" w:eastAsiaTheme="minorHAnsi" w:hAnsiTheme="minorHAnsi" w:cstheme="minorBidi"/>
          <w:sz w:val="22"/>
          <w:szCs w:val="22"/>
        </w:rPr>
      </w:pPr>
      <w:del w:id="16994"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Flub</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Slang word for failing a task roll.</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95" w:author="frontdesk" w:date="2012-11-16T13:01:00Z"/>
          <w:rFonts w:asciiTheme="minorHAnsi" w:eastAsiaTheme="minorHAnsi" w:hAnsiTheme="minorHAnsi" w:cstheme="minorBidi"/>
          <w:sz w:val="22"/>
          <w:szCs w:val="22"/>
        </w:rPr>
      </w:pPr>
      <w:del w:id="16996"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Fungus Sludge</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Thick drink, dark color. Made from any fungus. The liquid is high in alcohol content, which makes it a popular drink.</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97" w:author="frontdesk" w:date="2012-11-16T13:01:00Z"/>
          <w:rFonts w:asciiTheme="minorHAnsi" w:eastAsiaTheme="minorHAnsi" w:hAnsiTheme="minorHAnsi" w:cstheme="minorBidi"/>
          <w:sz w:val="22"/>
          <w:szCs w:val="22"/>
        </w:rPr>
      </w:pPr>
      <w:del w:id="1699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Hardlines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Lines that are connected to broadcast stations. Broadcast stations connect remote battery cells to other cells in a plant. This is what connects cells in a plant so that when someone’s RSI crosses boundaries of a Matrix cell, she can travel through the entire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6999" w:author="frontdesk" w:date="2012-11-16T13:01:00Z"/>
          <w:rFonts w:asciiTheme="minorHAnsi" w:eastAsiaTheme="minorHAnsi" w:hAnsiTheme="minorHAnsi" w:cstheme="minorBidi"/>
          <w:sz w:val="22"/>
          <w:szCs w:val="22"/>
        </w:rPr>
      </w:pPr>
      <w:del w:id="17000"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Input/Output Carrier Signals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This is the signal used to track someone’s physical position in a crop so that he can be unplugged.</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01" w:author="frontdesk" w:date="2012-11-16T13:01:00Z"/>
          <w:rFonts w:asciiTheme="minorHAnsi" w:eastAsiaTheme="minorHAnsi" w:hAnsiTheme="minorHAnsi" w:cstheme="minorBidi"/>
          <w:sz w:val="22"/>
          <w:szCs w:val="22"/>
        </w:rPr>
      </w:pPr>
      <w:del w:id="17002"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Loading Program</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neural interactive simulation, like the Matrix, used by Operators to load RSI's before they are downloaded into the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03" w:author="frontdesk" w:date="2012-11-16T13:01:00Z"/>
          <w:rFonts w:asciiTheme="minorHAnsi" w:eastAsiaTheme="minorHAnsi" w:hAnsiTheme="minorHAnsi" w:cstheme="minorBidi"/>
          <w:sz w:val="22"/>
          <w:szCs w:val="22"/>
        </w:rPr>
      </w:pPr>
      <w:del w:id="17004"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MATRIX (construct)</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neural, interactive simulation. A construct program built by A.I. Programs to simulate reality for the humans. It is designed to keep humans asleep, passive, controlled, and imprisoned in their minds.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05" w:author="frontdesk" w:date="2012-11-16T13:01:00Z"/>
          <w:rFonts w:asciiTheme="minorHAnsi" w:eastAsiaTheme="minorHAnsi" w:hAnsiTheme="minorHAnsi" w:cstheme="minorBidi"/>
          <w:sz w:val="22"/>
          <w:szCs w:val="22"/>
        </w:rPr>
      </w:pPr>
      <w:del w:id="17006"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Online</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To be connected to The System, this is done easiest through the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07" w:author="frontdesk" w:date="2012-11-16T13:01:00Z"/>
          <w:rFonts w:asciiTheme="minorHAnsi" w:eastAsiaTheme="minorHAnsi" w:hAnsiTheme="minorHAnsi" w:cstheme="minorBidi"/>
          <w:sz w:val="22"/>
          <w:szCs w:val="22"/>
        </w:rPr>
      </w:pPr>
      <w:del w:id="1700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Outpost</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Most organized communities set up Outpost where they can scan the area for any Machines or unwanted guests. Outpost are typically outfitted with some weapons, transportation, communication, and observation equipment.</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09" w:author="frontdesk" w:date="2012-11-16T13:01:00Z"/>
          <w:rFonts w:asciiTheme="minorHAnsi" w:eastAsiaTheme="minorHAnsi" w:hAnsiTheme="minorHAnsi" w:cstheme="minorBidi"/>
          <w:sz w:val="22"/>
          <w:szCs w:val="22"/>
        </w:rPr>
      </w:pPr>
      <w:del w:id="17010"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Piss swill</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drink sold mainly in the Outpost cities. It is refined so that the liquid is clear and yellow. It’s a sweet drink that gives a person all the nutrients found in a meal.</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11" w:author="frontdesk" w:date="2012-11-16T13:01:00Z"/>
          <w:rFonts w:asciiTheme="minorHAnsi" w:eastAsiaTheme="minorHAnsi" w:hAnsiTheme="minorHAnsi" w:cstheme="minorBidi"/>
          <w:sz w:val="22"/>
          <w:szCs w:val="22"/>
        </w:rPr>
      </w:pPr>
      <w:del w:id="17012"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Plasma</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Highly charged particles, used mainly in weapons.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13" w:author="frontdesk" w:date="2012-11-16T13:01:00Z"/>
          <w:rFonts w:asciiTheme="minorHAnsi" w:eastAsiaTheme="minorHAnsi" w:hAnsiTheme="minorHAnsi" w:cstheme="minorBidi"/>
          <w:sz w:val="22"/>
          <w:szCs w:val="22"/>
        </w:rPr>
      </w:pPr>
      <w:del w:id="17014"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Plug</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Neural hardware that allows for humans to interact with computer constructs.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15" w:author="frontdesk" w:date="2012-11-16T13:01:00Z"/>
          <w:rFonts w:asciiTheme="minorHAnsi" w:eastAsiaTheme="minorHAnsi" w:hAnsiTheme="minorHAnsi" w:cstheme="minorBidi"/>
          <w:sz w:val="22"/>
          <w:szCs w:val="22"/>
        </w:rPr>
      </w:pPr>
      <w:del w:id="17016"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Redpills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These are RSIs that are candidates for being pulled from the Matrix. They may take the symbolic red pill to start the process of being removed from the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17" w:author="frontdesk" w:date="2012-11-16T13:01:00Z"/>
          <w:rFonts w:asciiTheme="minorHAnsi" w:eastAsiaTheme="minorHAnsi" w:hAnsiTheme="minorHAnsi" w:cstheme="minorBidi"/>
          <w:sz w:val="22"/>
          <w:szCs w:val="22"/>
        </w:rPr>
      </w:pPr>
      <w:del w:id="1701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RSI (“Ressies”)</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digital projection of your body in the Matrix.</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19" w:author="frontdesk" w:date="2012-11-16T13:01:00Z"/>
          <w:rFonts w:asciiTheme="minorHAnsi" w:eastAsiaTheme="minorHAnsi" w:hAnsiTheme="minorHAnsi" w:cstheme="minorBidi"/>
          <w:sz w:val="22"/>
          <w:szCs w:val="22"/>
        </w:rPr>
      </w:pPr>
      <w:del w:id="17020"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Simulacrum</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Matrix objects that are made by programming them in the code of the Matrix. Matrix objects can be coded by humans or Machines.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21" w:author="frontdesk" w:date="2012-11-16T13:01:00Z"/>
          <w:rFonts w:asciiTheme="minorHAnsi" w:eastAsiaTheme="minorHAnsi" w:hAnsiTheme="minorHAnsi" w:cstheme="minorBidi"/>
          <w:sz w:val="22"/>
          <w:szCs w:val="22"/>
        </w:rPr>
      </w:pPr>
      <w:del w:id="17022"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The Ice Desert</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The climate on the surface of the earth, very harsh to humans, although some do manage to stay there and live there. Most of the life on the surface is made up of the Machines. (A.K.A. the Real World.)</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23" w:author="frontdesk" w:date="2012-11-16T13:01:00Z"/>
          <w:rFonts w:asciiTheme="minorHAnsi" w:eastAsiaTheme="minorHAnsi" w:hAnsiTheme="minorHAnsi" w:cstheme="minorBidi"/>
          <w:sz w:val="22"/>
          <w:szCs w:val="22"/>
        </w:rPr>
      </w:pPr>
      <w:del w:id="17024"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The System</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There is more to the A.I.'s computer system than the Matrix. The non-Matrix parts of the computer world are programmed in a binary machine language. This part of the Machine world is called the System.</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25" w:author="frontdesk" w:date="2012-11-16T13:01:00Z"/>
          <w:rFonts w:asciiTheme="minorHAnsi" w:eastAsiaTheme="minorHAnsi" w:hAnsiTheme="minorHAnsi" w:cstheme="minorBidi"/>
          <w:sz w:val="22"/>
          <w:szCs w:val="22"/>
        </w:rPr>
      </w:pPr>
      <w:del w:id="17026"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Utopia</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A hidden human city that few know the location of.</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EE27B1" w:rsidP="001F6D11">
      <w:pPr>
        <w:spacing w:after="200" w:line="276" w:lineRule="auto"/>
        <w:rPr>
          <w:del w:id="17027" w:author="frontdesk" w:date="2012-11-16T13:01:00Z"/>
          <w:rFonts w:asciiTheme="minorHAnsi" w:eastAsiaTheme="minorHAnsi" w:hAnsiTheme="minorHAnsi" w:cstheme="minorBidi"/>
          <w:sz w:val="22"/>
          <w:szCs w:val="22"/>
        </w:rPr>
      </w:pPr>
      <w:del w:id="17028" w:author="frontdesk" w:date="2012-11-16T13:01:00Z">
        <w:r w:rsidRPr="001F6D11" w:rsidDel="00F844AB">
          <w:rPr>
            <w:rFonts w:asciiTheme="minorHAnsi" w:eastAsiaTheme="minorHAnsi" w:hAnsiTheme="minorHAnsi" w:cstheme="minorBidi"/>
            <w:b/>
            <w:sz w:val="22"/>
            <w:szCs w:val="22"/>
          </w:rPr>
          <w:fldChar w:fldCharType="begin"/>
        </w:r>
        <w:r w:rsidR="001F6D11" w:rsidRPr="001F6D11" w:rsidDel="00F844AB">
          <w:rPr>
            <w:rFonts w:asciiTheme="minorHAnsi" w:eastAsiaTheme="minorHAnsi" w:hAnsiTheme="minorHAnsi" w:cstheme="minorBidi"/>
            <w:b/>
            <w:sz w:val="22"/>
            <w:szCs w:val="22"/>
          </w:rPr>
          <w:delInstrText xml:space="preserve"> MERGEFIELD Term </w:delInstrText>
        </w:r>
        <w:r w:rsidRPr="001F6D11" w:rsidDel="00F844AB">
          <w:rPr>
            <w:rFonts w:asciiTheme="minorHAnsi" w:eastAsiaTheme="minorHAnsi" w:hAnsiTheme="minorHAnsi" w:cstheme="minorBidi"/>
            <w:b/>
            <w:sz w:val="22"/>
            <w:szCs w:val="22"/>
          </w:rPr>
          <w:fldChar w:fldCharType="separate"/>
        </w:r>
        <w:r w:rsidR="001F6D11" w:rsidRPr="001F6D11" w:rsidDel="00F844AB">
          <w:rPr>
            <w:rFonts w:asciiTheme="minorHAnsi" w:eastAsiaTheme="minorHAnsi" w:hAnsiTheme="minorHAnsi" w:cstheme="minorBidi"/>
            <w:b/>
            <w:noProof/>
            <w:sz w:val="22"/>
            <w:szCs w:val="22"/>
          </w:rPr>
          <w:delText>Zion</w:delText>
        </w:r>
        <w:r w:rsidRPr="001F6D11" w:rsidDel="00F844AB">
          <w:rPr>
            <w:rFonts w:asciiTheme="minorHAnsi" w:eastAsiaTheme="minorHAnsi" w:hAnsiTheme="minorHAnsi" w:cstheme="minorBidi"/>
            <w:b/>
            <w:sz w:val="22"/>
            <w:szCs w:val="22"/>
          </w:rPr>
          <w:fldChar w:fldCharType="end"/>
        </w:r>
        <w:r w:rsidR="001F6D11" w:rsidRPr="001F6D11" w:rsidDel="00F844AB">
          <w:rPr>
            <w:rFonts w:asciiTheme="minorHAnsi" w:eastAsiaTheme="minorHAnsi" w:hAnsiTheme="minorHAnsi" w:cstheme="minorBidi"/>
            <w:sz w:val="22"/>
            <w:szCs w:val="22"/>
          </w:rPr>
          <w:delText xml:space="preserve">- </w:delText>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MERGEFIELD Description </w:delInstrText>
        </w:r>
        <w:r w:rsidRPr="001F6D11" w:rsidDel="00F844AB">
          <w:rPr>
            <w:rFonts w:asciiTheme="minorHAnsi" w:eastAsiaTheme="minorHAnsi" w:hAnsiTheme="minorHAnsi" w:cstheme="minorBidi"/>
            <w:sz w:val="22"/>
            <w:szCs w:val="22"/>
          </w:rPr>
          <w:fldChar w:fldCharType="separate"/>
        </w:r>
        <w:r w:rsidR="001F6D11" w:rsidRPr="001F6D11" w:rsidDel="00F844AB">
          <w:rPr>
            <w:rFonts w:asciiTheme="minorHAnsi" w:eastAsiaTheme="minorHAnsi" w:hAnsiTheme="minorHAnsi" w:cstheme="minorBidi"/>
            <w:noProof/>
            <w:sz w:val="22"/>
            <w:szCs w:val="22"/>
          </w:rPr>
          <w:delText>Underground city of human rebels.</w:delText>
        </w:r>
        <w:r w:rsidRPr="001F6D11" w:rsidDel="00F844AB">
          <w:rPr>
            <w:rFonts w:asciiTheme="minorHAnsi" w:eastAsiaTheme="minorHAnsi" w:hAnsiTheme="minorHAnsi" w:cstheme="minorBidi"/>
            <w:sz w:val="22"/>
            <w:szCs w:val="22"/>
          </w:rPr>
          <w:fldChar w:fldCharType="end"/>
        </w:r>
        <w:r w:rsidRPr="001F6D11" w:rsidDel="00F844AB">
          <w:rPr>
            <w:rFonts w:asciiTheme="minorHAnsi" w:eastAsiaTheme="minorHAnsi" w:hAnsiTheme="minorHAnsi" w:cstheme="minorBidi"/>
            <w:sz w:val="22"/>
            <w:szCs w:val="22"/>
          </w:rPr>
          <w:fldChar w:fldCharType="begin"/>
        </w:r>
        <w:r w:rsidR="001F6D11" w:rsidRPr="001F6D11" w:rsidDel="00F844AB">
          <w:rPr>
            <w:rFonts w:asciiTheme="minorHAnsi" w:eastAsiaTheme="minorHAnsi" w:hAnsiTheme="minorHAnsi" w:cstheme="minorBidi"/>
            <w:sz w:val="22"/>
            <w:szCs w:val="22"/>
          </w:rPr>
          <w:delInstrText xml:space="preserve"> NEXT  \* MERGEFORMAT </w:delInstrText>
        </w:r>
        <w:r w:rsidRPr="001F6D11" w:rsidDel="00F844AB">
          <w:rPr>
            <w:rFonts w:asciiTheme="minorHAnsi" w:eastAsiaTheme="minorHAnsi" w:hAnsiTheme="minorHAnsi" w:cstheme="minorBidi"/>
            <w:sz w:val="22"/>
            <w:szCs w:val="22"/>
          </w:rPr>
          <w:fldChar w:fldCharType="end"/>
        </w:r>
      </w:del>
    </w:p>
    <w:p w:rsidR="001F6D11" w:rsidRPr="001F6D11" w:rsidDel="00F844AB" w:rsidRDefault="001F6D11" w:rsidP="001F6D11">
      <w:pPr>
        <w:spacing w:after="200" w:line="276" w:lineRule="auto"/>
        <w:rPr>
          <w:del w:id="17029" w:author="frontdesk" w:date="2012-11-16T13:01:00Z"/>
          <w:rFonts w:asciiTheme="minorHAnsi" w:eastAsiaTheme="minorHAnsi" w:hAnsiTheme="minorHAnsi" w:cstheme="minorBidi"/>
          <w:sz w:val="22"/>
          <w:szCs w:val="22"/>
        </w:rPr>
      </w:pPr>
    </w:p>
    <w:p w:rsidR="009B1DE6" w:rsidRPr="00405835" w:rsidRDefault="00EE27B1" w:rsidP="009B1DE6">
      <w:pPr>
        <w:pStyle w:val="Matrix"/>
      </w:pPr>
      <w:del w:id="17030" w:author="frontdesk" w:date="2012-11-16T13:01:00Z">
        <w:r w:rsidRPr="0024582C" w:rsidDel="00F844AB">
          <w:rPr>
            <w:b/>
            <w:i/>
          </w:rPr>
          <w:fldChar w:fldCharType="begin"/>
        </w:r>
        <w:r w:rsidR="009B1DE6" w:rsidRPr="0024582C" w:rsidDel="00F844AB">
          <w:rPr>
            <w:b/>
            <w:i/>
          </w:rPr>
          <w:delInstrText xml:space="preserve"> MERGEFIELD Term </w:delInstrText>
        </w:r>
        <w:r w:rsidRPr="0024582C" w:rsidDel="00F844AB">
          <w:rPr>
            <w:b/>
            <w:i/>
          </w:rPr>
          <w:fldChar w:fldCharType="end"/>
        </w:r>
        <w:r w:rsidR="009B1DE6" w:rsidDel="00F844AB">
          <w:delText xml:space="preserve"> - </w:delText>
        </w:r>
      </w:del>
      <w:r>
        <w:fldChar w:fldCharType="begin"/>
      </w:r>
      <w:r w:rsidR="009B1DE6">
        <w:instrText xml:space="preserve"> MERGEFIELD Description </w:instrText>
      </w:r>
      <w:r>
        <w:fldChar w:fldCharType="end"/>
      </w:r>
      <w:r>
        <w:fldChar w:fldCharType="begin"/>
      </w:r>
      <w:r w:rsidR="009B1DE6">
        <w:instrText xml:space="preserve"> NEXT  \* MERGEFORMAT </w:instrText>
      </w:r>
      <w:r>
        <w:fldChar w:fldCharType="end"/>
      </w:r>
    </w:p>
    <w:p w:rsidR="009B1DE6" w:rsidRPr="00405835" w:rsidRDefault="009B1DE6" w:rsidP="009B1DE6">
      <w:pPr>
        <w:pStyle w:val="Matrix"/>
      </w:pPr>
    </w:p>
    <w:p w:rsidR="009B1DE6" w:rsidRDefault="009B1DE6">
      <w:r>
        <w:br w:type="page"/>
      </w:r>
    </w:p>
    <w:p w:rsidR="009B1DE6" w:rsidRPr="009B1DE6" w:rsidRDefault="009B1DE6" w:rsidP="00455EFA">
      <w:pPr>
        <w:pStyle w:val="Matrix"/>
        <w:rPr>
          <w:lang w:bidi="en-US"/>
        </w:rPr>
      </w:pPr>
      <w:r w:rsidRPr="009B1DE6">
        <w:rPr>
          <w:i/>
          <w:lang w:bidi="en-US"/>
        </w:rPr>
        <w:t xml:space="preserve">Task Threshold Difficulty </w:t>
      </w:r>
      <w:r w:rsidRPr="009B1DE6">
        <w:rPr>
          <w:lang w:bidi="en-US"/>
        </w:rPr>
        <w:t>= Easy (1), Average (2), Hard (3), Extreme (4)</w:t>
      </w:r>
    </w:p>
    <w:p w:rsidR="009B1DE6" w:rsidRPr="009B1DE6" w:rsidRDefault="009B1DE6" w:rsidP="00455EFA">
      <w:pPr>
        <w:pStyle w:val="Matrix"/>
        <w:rPr>
          <w:i/>
          <w:lang w:bidi="en-US"/>
        </w:rPr>
      </w:pPr>
    </w:p>
    <w:p w:rsidR="009B1DE6" w:rsidRPr="009B1DE6" w:rsidRDefault="009B1DE6" w:rsidP="00455EFA">
      <w:pPr>
        <w:pStyle w:val="Matrix"/>
        <w:rPr>
          <w:lang w:bidi="en-US"/>
        </w:rPr>
      </w:pPr>
      <w:r w:rsidRPr="009B1DE6">
        <w:rPr>
          <w:i/>
          <w:lang w:bidi="en-US"/>
        </w:rPr>
        <w:t xml:space="preserve">Target Number on a 10 sided die </w:t>
      </w:r>
      <w:r w:rsidRPr="009B1DE6">
        <w:rPr>
          <w:lang w:bidi="en-US"/>
        </w:rPr>
        <w:t>= (6+)</w:t>
      </w:r>
    </w:p>
    <w:p w:rsidR="009B1DE6" w:rsidRPr="009B1DE6" w:rsidRDefault="009B1DE6" w:rsidP="00455EFA">
      <w:pPr>
        <w:pStyle w:val="Matrix"/>
        <w:rPr>
          <w:lang w:bidi="en-US"/>
        </w:rPr>
      </w:pPr>
    </w:p>
    <w:p w:rsidR="009B1DE6" w:rsidRPr="009B1DE6" w:rsidRDefault="009B1DE6" w:rsidP="00455EFA">
      <w:pPr>
        <w:pStyle w:val="Matrix"/>
        <w:rPr>
          <w:lang w:bidi="en-US"/>
        </w:rPr>
      </w:pPr>
      <w:r w:rsidRPr="009B1DE6">
        <w:rPr>
          <w:i/>
          <w:lang w:bidi="en-US"/>
        </w:rPr>
        <w:t xml:space="preserve">Task </w:t>
      </w:r>
      <w:r w:rsidR="00974FB1">
        <w:rPr>
          <w:i/>
          <w:lang w:bidi="en-US"/>
        </w:rPr>
        <w:t>S</w:t>
      </w:r>
      <w:r w:rsidRPr="009B1DE6">
        <w:rPr>
          <w:i/>
          <w:lang w:bidi="en-US"/>
        </w:rPr>
        <w:t xml:space="preserve">hortcut </w:t>
      </w:r>
      <w:r w:rsidRPr="009B1DE6">
        <w:rPr>
          <w:lang w:bidi="en-US"/>
        </w:rPr>
        <w:t>= Attribute + Skill (Threshold Difficulty)</w:t>
      </w:r>
    </w:p>
    <w:p w:rsidR="009B1DE6" w:rsidRPr="009B1DE6" w:rsidRDefault="009B1DE6" w:rsidP="00455EFA">
      <w:pPr>
        <w:pStyle w:val="Matrix"/>
        <w:rPr>
          <w:lang w:bidi="en-US"/>
        </w:rPr>
      </w:pPr>
    </w:p>
    <w:p w:rsidR="009B1DE6" w:rsidRPr="009B1DE6" w:rsidRDefault="009B1DE6" w:rsidP="00455EFA">
      <w:pPr>
        <w:pStyle w:val="Matrix"/>
        <w:rPr>
          <w:i/>
          <w:lang w:bidi="en-US"/>
        </w:rPr>
      </w:pPr>
      <w:r w:rsidRPr="009B1DE6">
        <w:rPr>
          <w:i/>
          <w:lang w:bidi="en-US"/>
        </w:rPr>
        <w:t xml:space="preserve">Task Threshold - </w:t>
      </w:r>
    </w:p>
    <w:p w:rsidR="009B1DE6" w:rsidRPr="009B1DE6" w:rsidRDefault="009B1DE6" w:rsidP="00455EFA">
      <w:pPr>
        <w:pStyle w:val="Matrix"/>
        <w:rPr>
          <w:lang w:bidi="en-US"/>
        </w:rPr>
      </w:pPr>
      <w:r w:rsidRPr="009B1DE6">
        <w:rPr>
          <w:lang w:bidi="en-US"/>
        </w:rPr>
        <w:t>Exploding die - a natural 10 rolled on a 10 sided die is an auto successes + another 1d10 to roll</w:t>
      </w:r>
    </w:p>
    <w:p w:rsidR="009B1DE6" w:rsidRPr="009B1DE6" w:rsidRDefault="009B1DE6" w:rsidP="00455EFA">
      <w:pPr>
        <w:pStyle w:val="Matrix"/>
        <w:rPr>
          <w:lang w:bidi="en-US"/>
        </w:rPr>
      </w:pPr>
      <w:r w:rsidRPr="009B1DE6">
        <w:rPr>
          <w:lang w:bidi="en-US"/>
        </w:rPr>
        <w:t>1s are auto failure</w:t>
      </w:r>
      <w:r w:rsidR="00B77F20">
        <w:rPr>
          <w:lang w:bidi="en-US"/>
        </w:rPr>
        <w:t xml:space="preserve"> (</w:t>
      </w:r>
      <w:r w:rsidRPr="009B1DE6">
        <w:rPr>
          <w:lang w:bidi="en-US"/>
        </w:rPr>
        <w:t>- 1 success)</w:t>
      </w:r>
    </w:p>
    <w:p w:rsidR="009B1DE6" w:rsidRPr="009B1DE6" w:rsidRDefault="009B1DE6" w:rsidP="00455EFA">
      <w:pPr>
        <w:pStyle w:val="Matrix"/>
        <w:rPr>
          <w:i/>
          <w:lang w:bidi="en-US"/>
        </w:rPr>
      </w:pPr>
    </w:p>
    <w:p w:rsidR="009B1DE6" w:rsidRPr="009B1DE6" w:rsidRDefault="009B1DE6" w:rsidP="00455EFA">
      <w:pPr>
        <w:pStyle w:val="Matrix"/>
        <w:rPr>
          <w:lang w:bidi="en-US"/>
        </w:rPr>
      </w:pPr>
      <w:r w:rsidRPr="009B1DE6">
        <w:rPr>
          <w:i/>
          <w:lang w:bidi="en-US"/>
        </w:rPr>
        <w:t>Character Improvement - Experience Cost</w:t>
      </w:r>
    </w:p>
    <w:p w:rsidR="009B1DE6" w:rsidRPr="009B1DE6" w:rsidRDefault="00FF28D8" w:rsidP="00455EFA">
      <w:pPr>
        <w:pStyle w:val="Matrix"/>
        <w:rPr>
          <w:lang w:bidi="en-US"/>
        </w:rPr>
      </w:pPr>
      <w:r>
        <w:rPr>
          <w:lang w:bidi="en-US"/>
        </w:rPr>
        <w:t>Raise Attribute</w:t>
      </w:r>
      <w:r w:rsidR="00202382">
        <w:rPr>
          <w:lang w:bidi="en-US"/>
        </w:rPr>
        <w:t xml:space="preserve"> = Next level * 2</w:t>
      </w:r>
    </w:p>
    <w:p w:rsidR="009B1DE6" w:rsidRPr="009B1DE6" w:rsidRDefault="009B1DE6" w:rsidP="00455EFA">
      <w:pPr>
        <w:pStyle w:val="Matrix"/>
        <w:rPr>
          <w:lang w:bidi="en-US"/>
        </w:rPr>
      </w:pPr>
      <w:r w:rsidRPr="009B1DE6">
        <w:rPr>
          <w:lang w:bidi="en-US"/>
        </w:rPr>
        <w:t>Skill cost = 3 points to start</w:t>
      </w:r>
    </w:p>
    <w:p w:rsidR="009B1DE6" w:rsidRPr="009B1DE6" w:rsidRDefault="00202382" w:rsidP="00455EFA">
      <w:pPr>
        <w:pStyle w:val="Matrix"/>
        <w:rPr>
          <w:lang w:bidi="en-US"/>
        </w:rPr>
      </w:pPr>
      <w:r>
        <w:rPr>
          <w:lang w:bidi="en-US"/>
        </w:rPr>
        <w:t>Raise Skill = Next level * 1</w:t>
      </w:r>
    </w:p>
    <w:p w:rsidR="009B1DE6" w:rsidRPr="009B1DE6" w:rsidRDefault="00B613B4" w:rsidP="00455EFA">
      <w:pPr>
        <w:pStyle w:val="Matrix"/>
        <w:rPr>
          <w:lang w:bidi="en-US"/>
        </w:rPr>
      </w:pPr>
      <w:r>
        <w:rPr>
          <w:lang w:bidi="en-US"/>
        </w:rPr>
        <w:t>CyberZen</w:t>
      </w:r>
      <w:r w:rsidR="009B1DE6" w:rsidRPr="009B1DE6">
        <w:rPr>
          <w:lang w:bidi="en-US"/>
        </w:rPr>
        <w:t xml:space="preserve"> = N</w:t>
      </w:r>
      <w:r w:rsidR="00202382">
        <w:rPr>
          <w:lang w:bidi="en-US"/>
        </w:rPr>
        <w:t>ext level * 3</w:t>
      </w:r>
    </w:p>
    <w:p w:rsidR="009B1DE6" w:rsidRPr="009B1DE6" w:rsidRDefault="009B1DE6" w:rsidP="00455EFA">
      <w:pPr>
        <w:pStyle w:val="Matrix"/>
        <w:rPr>
          <w:i/>
          <w:lang w:bidi="en-US"/>
        </w:rPr>
      </w:pPr>
    </w:p>
    <w:p w:rsidR="009B1DE6" w:rsidRPr="009B1DE6" w:rsidRDefault="009B1DE6" w:rsidP="00455EFA">
      <w:pPr>
        <w:pStyle w:val="Matrix"/>
        <w:rPr>
          <w:lang w:bidi="en-US"/>
        </w:rPr>
      </w:pPr>
      <w:r w:rsidRPr="009B1DE6">
        <w:rPr>
          <w:i/>
          <w:lang w:bidi="en-US"/>
        </w:rPr>
        <w:t>Healing Damage</w:t>
      </w:r>
    </w:p>
    <w:p w:rsidR="009B1DE6" w:rsidRPr="009B1DE6" w:rsidRDefault="009B1DE6" w:rsidP="00455EFA">
      <w:pPr>
        <w:pStyle w:val="Matrix"/>
        <w:rPr>
          <w:lang w:bidi="en-US"/>
        </w:rPr>
      </w:pPr>
      <w:r w:rsidRPr="009B1DE6">
        <w:rPr>
          <w:lang w:bidi="en-US"/>
        </w:rPr>
        <w:t>Light damage = 24 hours to heal</w:t>
      </w:r>
    </w:p>
    <w:p w:rsidR="009B1DE6" w:rsidRPr="009B1DE6" w:rsidRDefault="009B1DE6" w:rsidP="00455EFA">
      <w:pPr>
        <w:pStyle w:val="Matrix"/>
        <w:rPr>
          <w:lang w:bidi="en-US"/>
        </w:rPr>
      </w:pPr>
      <w:r w:rsidRPr="009B1DE6">
        <w:rPr>
          <w:lang w:bidi="en-US"/>
        </w:rPr>
        <w:t>Moderate damage = Average Difficulty</w:t>
      </w:r>
    </w:p>
    <w:p w:rsidR="009B1DE6" w:rsidRPr="009B1DE6" w:rsidRDefault="009B1DE6" w:rsidP="00455EFA">
      <w:pPr>
        <w:pStyle w:val="Matrix"/>
        <w:rPr>
          <w:lang w:bidi="en-US"/>
        </w:rPr>
      </w:pPr>
      <w:r w:rsidRPr="009B1DE6">
        <w:rPr>
          <w:lang w:bidi="en-US"/>
        </w:rPr>
        <w:t>Serious damage = Hard Difficulty</w:t>
      </w:r>
    </w:p>
    <w:p w:rsidR="009B1DE6" w:rsidRPr="009B1DE6" w:rsidRDefault="009B1DE6" w:rsidP="00455EFA">
      <w:pPr>
        <w:pStyle w:val="Matrix"/>
        <w:rPr>
          <w:lang w:bidi="en-US"/>
        </w:rPr>
      </w:pPr>
      <w:r w:rsidRPr="009B1DE6">
        <w:rPr>
          <w:lang w:bidi="en-US"/>
        </w:rPr>
        <w:t>Critical damage = Extreme Difficulty</w:t>
      </w:r>
    </w:p>
    <w:p w:rsidR="009B1DE6" w:rsidRPr="009B1DE6" w:rsidRDefault="009B1DE6" w:rsidP="00455EFA">
      <w:pPr>
        <w:pStyle w:val="Matrix"/>
        <w:rPr>
          <w:lang w:bidi="en-US"/>
        </w:rPr>
      </w:pPr>
      <w:r w:rsidRPr="009B1DE6">
        <w:rPr>
          <w:lang w:bidi="en-US"/>
        </w:rPr>
        <w:t>Incapacitated = Coma/Unconscious</w:t>
      </w:r>
    </w:p>
    <w:p w:rsidR="009B1DE6" w:rsidRPr="009B1DE6" w:rsidRDefault="009B1DE6" w:rsidP="00455EFA">
      <w:pPr>
        <w:pStyle w:val="Matrix"/>
        <w:rPr>
          <w:lang w:bidi="en-US"/>
        </w:rPr>
      </w:pPr>
    </w:p>
    <w:p w:rsidR="009B1DE6" w:rsidRPr="009B1DE6" w:rsidRDefault="009B1DE6" w:rsidP="00455EFA">
      <w:pPr>
        <w:pStyle w:val="Matrix"/>
        <w:rPr>
          <w:i/>
          <w:lang w:bidi="en-US"/>
        </w:rPr>
      </w:pPr>
      <w:r w:rsidRPr="009B1DE6">
        <w:rPr>
          <w:i/>
          <w:lang w:bidi="en-US"/>
        </w:rPr>
        <w:t xml:space="preserve">Skills: </w:t>
      </w:r>
    </w:p>
    <w:p w:rsidR="009B1DE6" w:rsidRPr="009B1DE6" w:rsidRDefault="009B1DE6" w:rsidP="00455EFA">
      <w:pPr>
        <w:pStyle w:val="Matrix"/>
        <w:rPr>
          <w:lang w:bidi="en-US"/>
        </w:rPr>
      </w:pPr>
      <w:r w:rsidRPr="009B1DE6">
        <w:rPr>
          <w:lang w:bidi="en-US"/>
        </w:rPr>
        <w:t>0-Interest, 1-Novice, 2-Practiced, 3-Skilled, 4-Master, 5-Teacher</w:t>
      </w:r>
    </w:p>
    <w:p w:rsidR="009B1DE6" w:rsidRPr="009B1DE6" w:rsidRDefault="009B1DE6" w:rsidP="00455EFA">
      <w:pPr>
        <w:pStyle w:val="Matrix"/>
        <w:rPr>
          <w:lang w:bidi="en-US"/>
        </w:rPr>
      </w:pPr>
    </w:p>
    <w:p w:rsidR="009B1DE6" w:rsidRPr="009B1DE6" w:rsidRDefault="009B1DE6" w:rsidP="00455EFA">
      <w:pPr>
        <w:pStyle w:val="Matrix"/>
        <w:rPr>
          <w:i/>
          <w:lang w:bidi="en-US"/>
        </w:rPr>
      </w:pPr>
      <w:r w:rsidRPr="009B1DE6">
        <w:rPr>
          <w:i/>
          <w:lang w:bidi="en-US"/>
        </w:rPr>
        <w:t>Damage Levels:</w:t>
      </w:r>
    </w:p>
    <w:p w:rsidR="009B1DE6" w:rsidRPr="009B1DE6" w:rsidRDefault="009B1DE6" w:rsidP="00455EFA">
      <w:pPr>
        <w:pStyle w:val="Matrix"/>
        <w:rPr>
          <w:color w:val="FF0000"/>
          <w:lang w:bidi="en-US"/>
        </w:rPr>
      </w:pPr>
      <w:r w:rsidRPr="009B1DE6">
        <w:rPr>
          <w:i/>
          <w:color w:val="FF0000"/>
          <w:lang w:bidi="en-US"/>
        </w:rPr>
        <w:t xml:space="preserve"> </w:t>
      </w:r>
      <w:r w:rsidRPr="009B1DE6">
        <w:rPr>
          <w:color w:val="FF0000"/>
          <w:lang w:bidi="en-US"/>
        </w:rPr>
        <w:t>1-Light, 2-Moderate, 3-Serious, 4-Critical, 5-Incapacitated, Dead</w:t>
      </w:r>
    </w:p>
    <w:p w:rsidR="009B1DE6" w:rsidRPr="009B1DE6" w:rsidRDefault="009B1DE6" w:rsidP="00455EFA">
      <w:pPr>
        <w:pStyle w:val="Matrix"/>
        <w:rPr>
          <w:lang w:bidi="en-US"/>
        </w:rPr>
      </w:pPr>
    </w:p>
    <w:p w:rsidR="009B1DE6" w:rsidRPr="009B1DE6" w:rsidRDefault="009B1DE6" w:rsidP="00455EFA">
      <w:pPr>
        <w:pStyle w:val="Matrix"/>
        <w:rPr>
          <w:i/>
          <w:lang w:bidi="en-US"/>
        </w:rPr>
      </w:pPr>
      <w:r w:rsidRPr="009B1DE6">
        <w:rPr>
          <w:i/>
          <w:lang w:bidi="en-US"/>
        </w:rPr>
        <w:t xml:space="preserve">Matrix Layout: </w:t>
      </w:r>
    </w:p>
    <w:p w:rsidR="009B1DE6" w:rsidRPr="009B1DE6" w:rsidRDefault="009B1DE6" w:rsidP="00455EFA">
      <w:pPr>
        <w:pStyle w:val="Matrix"/>
        <w:rPr>
          <w:lang w:bidi="en-US"/>
        </w:rPr>
      </w:pPr>
      <w:r w:rsidRPr="009B1DE6">
        <w:rPr>
          <w:lang w:bidi="en-US"/>
        </w:rPr>
        <w:t xml:space="preserve">Generator Pod (people) </w:t>
      </w:r>
      <w:r w:rsidRPr="009B1DE6">
        <w:rPr>
          <w:rFonts w:cs="Calibri"/>
          <w:lang w:bidi="en-US"/>
        </w:rPr>
        <w:t>→</w:t>
      </w:r>
      <w:r w:rsidRPr="009B1DE6">
        <w:rPr>
          <w:lang w:bidi="en-US"/>
        </w:rPr>
        <w:t xml:space="preserve"> Transmission Lines (roads, Prime Movers) </w:t>
      </w:r>
      <w:r w:rsidRPr="009B1DE6">
        <w:rPr>
          <w:rFonts w:cs="Calibri"/>
          <w:lang w:bidi="en-US"/>
        </w:rPr>
        <w:t>→</w:t>
      </w:r>
      <w:r w:rsidRPr="009B1DE6">
        <w:rPr>
          <w:lang w:bidi="en-US"/>
        </w:rPr>
        <w:t xml:space="preserve"> Power plant electric grid (cities) </w:t>
      </w:r>
      <w:r w:rsidRPr="009B1DE6">
        <w:rPr>
          <w:rFonts w:cs="Calibri"/>
          <w:lang w:bidi="en-US"/>
        </w:rPr>
        <w:t>→</w:t>
      </w:r>
      <w:r w:rsidRPr="009B1DE6">
        <w:rPr>
          <w:lang w:bidi="en-US"/>
        </w:rPr>
        <w:t xml:space="preserve"> (Switching Stations) </w:t>
      </w:r>
      <w:r w:rsidRPr="009B1DE6">
        <w:rPr>
          <w:rFonts w:cs="Calibri"/>
          <w:lang w:bidi="en-US"/>
        </w:rPr>
        <w:t>→</w:t>
      </w:r>
      <w:r w:rsidRPr="009B1DE6">
        <w:rPr>
          <w:lang w:bidi="en-US"/>
        </w:rPr>
        <w:t xml:space="preserve"> Hardlines (Phones, Antennas, telecommunication systems)</w:t>
      </w:r>
    </w:p>
    <w:p w:rsidR="009B1DE6" w:rsidRPr="009B1DE6" w:rsidRDefault="009B1DE6" w:rsidP="00455EFA">
      <w:pPr>
        <w:pStyle w:val="Matrix"/>
        <w:rPr>
          <w:lang w:bidi="en-US"/>
        </w:rPr>
      </w:pPr>
    </w:p>
    <w:p w:rsidR="00CE3111" w:rsidRDefault="00EA24C6">
      <w:r>
        <w:br w:type="page"/>
      </w:r>
    </w:p>
    <w:p w:rsidR="00514757" w:rsidRDefault="002F3178">
      <w:pPr>
        <w:pStyle w:val="MatrixSuperfluous"/>
        <w:rPr>
          <w:b/>
          <w:u w:val="single"/>
        </w:rPr>
      </w:pPr>
      <w:r w:rsidRPr="002F3178">
        <w:rPr>
          <w:b/>
          <w:u w:val="single"/>
        </w:rPr>
        <w:t>Agility</w:t>
      </w:r>
    </w:p>
    <w:p w:rsidR="00CE3111" w:rsidRPr="00CE3111" w:rsidDel="00B5196C" w:rsidRDefault="002F3178" w:rsidP="00CE3111">
      <w:pPr>
        <w:pStyle w:val="MatrixSuperfluous"/>
        <w:rPr>
          <w:del w:id="17031" w:author="frontdesk" w:date="2012-11-16T13:04:00Z"/>
        </w:rPr>
      </w:pPr>
      <w:del w:id="17032" w:author="frontdesk" w:date="2012-11-16T13:04:00Z">
        <w:r w:rsidRPr="002F3178" w:rsidDel="00B5196C">
          <w:delText>Aircraft Piloting</w:delText>
        </w:r>
      </w:del>
    </w:p>
    <w:p w:rsidR="00CE3111" w:rsidRPr="00CE3111" w:rsidDel="00B5196C" w:rsidRDefault="002F3178" w:rsidP="00CE3111">
      <w:pPr>
        <w:pStyle w:val="MatrixSuperfluous"/>
        <w:rPr>
          <w:del w:id="17033" w:author="frontdesk" w:date="2012-11-16T13:04:00Z"/>
        </w:rPr>
      </w:pPr>
      <w:del w:id="17034" w:author="frontdesk" w:date="2012-11-16T13:04:00Z">
        <w:r w:rsidRPr="002F3178" w:rsidDel="00B5196C">
          <w:delText>Ambidextrous</w:delText>
        </w:r>
      </w:del>
    </w:p>
    <w:p w:rsidR="00CE3111" w:rsidRPr="00CE3111" w:rsidDel="00B5196C" w:rsidRDefault="002F3178" w:rsidP="00CE3111">
      <w:pPr>
        <w:pStyle w:val="MatrixSuperfluous"/>
        <w:rPr>
          <w:del w:id="17035" w:author="frontdesk" w:date="2012-11-16T13:04:00Z"/>
        </w:rPr>
      </w:pPr>
      <w:del w:id="17036" w:author="frontdesk" w:date="2012-11-16T13:04:00Z">
        <w:r w:rsidRPr="002F3178" w:rsidDel="00B5196C">
          <w:delText>Archery</w:delText>
        </w:r>
      </w:del>
    </w:p>
    <w:p w:rsidR="00CE3111" w:rsidRPr="00CE3111" w:rsidDel="00B5196C" w:rsidRDefault="002F3178" w:rsidP="00CE3111">
      <w:pPr>
        <w:pStyle w:val="MatrixSuperfluous"/>
        <w:rPr>
          <w:del w:id="17037" w:author="frontdesk" w:date="2012-11-16T13:04:00Z"/>
        </w:rPr>
      </w:pPr>
      <w:del w:id="17038" w:author="frontdesk" w:date="2012-11-16T13:04:00Z">
        <w:r w:rsidRPr="002F3178" w:rsidDel="00B5196C">
          <w:delText>Balancing Feats</w:delText>
        </w:r>
      </w:del>
    </w:p>
    <w:p w:rsidR="00CE3111" w:rsidRPr="00CE3111" w:rsidDel="00B5196C" w:rsidRDefault="002F3178" w:rsidP="00CE3111">
      <w:pPr>
        <w:pStyle w:val="MatrixSuperfluous"/>
        <w:rPr>
          <w:del w:id="17039" w:author="frontdesk" w:date="2012-11-16T13:04:00Z"/>
        </w:rPr>
      </w:pPr>
      <w:del w:id="17040" w:author="frontdesk" w:date="2012-11-16T13:04:00Z">
        <w:r w:rsidRPr="002F3178" w:rsidDel="00B5196C">
          <w:delText>Dancing</w:delText>
        </w:r>
      </w:del>
    </w:p>
    <w:p w:rsidR="00CE3111" w:rsidRPr="00CE3111" w:rsidDel="00B5196C" w:rsidRDefault="002F3178" w:rsidP="00CE3111">
      <w:pPr>
        <w:pStyle w:val="MatrixSuperfluous"/>
        <w:rPr>
          <w:del w:id="17041" w:author="frontdesk" w:date="2012-11-16T13:04:00Z"/>
        </w:rPr>
      </w:pPr>
      <w:del w:id="17042" w:author="frontdesk" w:date="2012-11-16T13:04:00Z">
        <w:r w:rsidRPr="002F3178" w:rsidDel="00B5196C">
          <w:delText>Driving</w:delText>
        </w:r>
      </w:del>
    </w:p>
    <w:p w:rsidR="00CE3111" w:rsidRPr="00CE3111" w:rsidDel="00B5196C" w:rsidRDefault="002F3178" w:rsidP="00CE3111">
      <w:pPr>
        <w:pStyle w:val="MatrixSuperfluous"/>
        <w:rPr>
          <w:del w:id="17043" w:author="frontdesk" w:date="2012-11-16T13:04:00Z"/>
        </w:rPr>
      </w:pPr>
      <w:del w:id="17044" w:author="frontdesk" w:date="2012-11-16T13:04:00Z">
        <w:r w:rsidRPr="002F3178" w:rsidDel="00B5196C">
          <w:delText>Ground Craft Piloting</w:delText>
        </w:r>
      </w:del>
    </w:p>
    <w:p w:rsidR="00CE3111" w:rsidRPr="00CE3111" w:rsidDel="00B5196C" w:rsidRDefault="002F3178" w:rsidP="00CE3111">
      <w:pPr>
        <w:pStyle w:val="MatrixSuperfluous"/>
        <w:rPr>
          <w:del w:id="17045" w:author="frontdesk" w:date="2012-11-16T13:04:00Z"/>
        </w:rPr>
      </w:pPr>
      <w:del w:id="17046" w:author="frontdesk" w:date="2012-11-16T13:04:00Z">
        <w:r w:rsidRPr="002F3178" w:rsidDel="00B5196C">
          <w:delText>Gun Fighting</w:delText>
        </w:r>
      </w:del>
    </w:p>
    <w:p w:rsidR="00CE3111" w:rsidRPr="00CE3111" w:rsidDel="00B5196C" w:rsidRDefault="002F3178" w:rsidP="00CE3111">
      <w:pPr>
        <w:pStyle w:val="MatrixSuperfluous"/>
        <w:rPr>
          <w:del w:id="17047" w:author="frontdesk" w:date="2012-11-16T13:04:00Z"/>
        </w:rPr>
      </w:pPr>
      <w:del w:id="17048" w:author="frontdesk" w:date="2012-11-16T13:04:00Z">
        <w:r w:rsidRPr="002F3178" w:rsidDel="00B5196C">
          <w:delText>Knife Fighting</w:delText>
        </w:r>
      </w:del>
    </w:p>
    <w:p w:rsidR="00CE3111" w:rsidRPr="00CE3111" w:rsidDel="00B5196C" w:rsidRDefault="002F3178" w:rsidP="00CE3111">
      <w:pPr>
        <w:pStyle w:val="MatrixSuperfluous"/>
        <w:rPr>
          <w:del w:id="17049" w:author="frontdesk" w:date="2012-11-16T13:04:00Z"/>
        </w:rPr>
      </w:pPr>
      <w:del w:id="17050" w:author="frontdesk" w:date="2012-11-16T13:04:00Z">
        <w:r w:rsidRPr="002F3178" w:rsidDel="00B5196C">
          <w:delText>Martial Arts</w:delText>
        </w:r>
      </w:del>
    </w:p>
    <w:p w:rsidR="00CE3111" w:rsidRPr="00CE3111" w:rsidDel="00B5196C" w:rsidRDefault="002F3178" w:rsidP="00CE3111">
      <w:pPr>
        <w:pStyle w:val="MatrixSuperfluous"/>
        <w:rPr>
          <w:del w:id="17051" w:author="frontdesk" w:date="2012-11-16T13:04:00Z"/>
        </w:rPr>
      </w:pPr>
      <w:del w:id="17052" w:author="frontdesk" w:date="2012-11-16T13:04:00Z">
        <w:r w:rsidRPr="002F3178" w:rsidDel="00B5196C">
          <w:delText>Polearm fighting</w:delText>
        </w:r>
      </w:del>
    </w:p>
    <w:p w:rsidR="00CE3111" w:rsidRPr="00CE3111" w:rsidDel="00B5196C" w:rsidRDefault="002F3178" w:rsidP="00CE3111">
      <w:pPr>
        <w:pStyle w:val="MatrixSuperfluous"/>
        <w:rPr>
          <w:del w:id="17053" w:author="frontdesk" w:date="2012-11-16T13:04:00Z"/>
        </w:rPr>
      </w:pPr>
      <w:del w:id="17054" w:author="frontdesk" w:date="2012-11-16T13:04:00Z">
        <w:r w:rsidRPr="002F3178" w:rsidDel="00B5196C">
          <w:delText>Slight of hand</w:delText>
        </w:r>
      </w:del>
    </w:p>
    <w:p w:rsidR="00CE3111" w:rsidRPr="00CE3111" w:rsidDel="00B5196C" w:rsidRDefault="002F3178" w:rsidP="00CE3111">
      <w:pPr>
        <w:pStyle w:val="MatrixSuperfluous"/>
        <w:rPr>
          <w:del w:id="17055" w:author="frontdesk" w:date="2012-11-16T13:04:00Z"/>
        </w:rPr>
      </w:pPr>
      <w:del w:id="17056" w:author="frontdesk" w:date="2012-11-16T13:04:00Z">
        <w:r w:rsidRPr="002F3178" w:rsidDel="00B5196C">
          <w:delText>Sword Fighting</w:delText>
        </w:r>
      </w:del>
    </w:p>
    <w:p w:rsidR="00CE3111" w:rsidRPr="00CE3111" w:rsidDel="00B5196C" w:rsidRDefault="002F3178" w:rsidP="00CE3111">
      <w:pPr>
        <w:pStyle w:val="MatrixSuperfluous"/>
        <w:rPr>
          <w:del w:id="17057" w:author="frontdesk" w:date="2012-11-16T13:04:00Z"/>
        </w:rPr>
      </w:pPr>
      <w:del w:id="17058" w:author="frontdesk" w:date="2012-11-16T13:04:00Z">
        <w:r w:rsidRPr="002F3178" w:rsidDel="00B5196C">
          <w:delText>Thai Boxing</w:delText>
        </w:r>
      </w:del>
    </w:p>
    <w:p w:rsidR="00514757" w:rsidDel="00B5196C" w:rsidRDefault="002F3178">
      <w:pPr>
        <w:pStyle w:val="MatrixSuperfluous"/>
        <w:rPr>
          <w:del w:id="17059" w:author="frontdesk" w:date="2012-11-16T13:04:00Z"/>
        </w:rPr>
      </w:pPr>
      <w:del w:id="17060" w:author="frontdesk" w:date="2012-11-16T13:04:00Z">
        <w:r w:rsidRPr="002F3178" w:rsidDel="00B5196C">
          <w:delText>Throwing Weapons</w:delText>
        </w:r>
      </w:del>
    </w:p>
    <w:p w:rsidR="00B5196C" w:rsidRDefault="00EE27B1" w:rsidP="00B5196C">
      <w:pPr>
        <w:pStyle w:val="MatrixSuperfluous"/>
        <w:rPr>
          <w:ins w:id="17061" w:author="frontdesk" w:date="2012-11-16T13:04:00Z"/>
        </w:rPr>
      </w:pPr>
      <w:ins w:id="17062" w:author="frontdesk" w:date="2012-11-16T13:04:00Z">
        <w:r>
          <w:fldChar w:fldCharType="begin"/>
        </w:r>
        <w:r w:rsidR="00B5196C">
          <w:instrText xml:space="preserve"> MERGEFIELD Skill </w:instrText>
        </w:r>
        <w:r>
          <w:fldChar w:fldCharType="separate"/>
        </w:r>
        <w:r w:rsidR="00B5196C" w:rsidRPr="00AE3C21">
          <w:rPr>
            <w:noProof/>
          </w:rPr>
          <w:t>Aircraft Piloting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63" w:author="frontdesk" w:date="2012-11-16T13:04:00Z"/>
        </w:rPr>
      </w:pPr>
      <w:ins w:id="17064" w:author="frontdesk" w:date="2012-11-16T13:04:00Z">
        <w:r>
          <w:fldChar w:fldCharType="begin"/>
        </w:r>
        <w:r w:rsidR="00B5196C">
          <w:instrText xml:space="preserve"> MERGEFIELD Skill </w:instrText>
        </w:r>
        <w:r>
          <w:fldChar w:fldCharType="separate"/>
        </w:r>
        <w:r w:rsidR="00B5196C" w:rsidRPr="00AE3C21">
          <w:rPr>
            <w:noProof/>
          </w:rPr>
          <w:t>Ambidextrous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65" w:author="frontdesk" w:date="2012-11-16T13:04:00Z"/>
        </w:rPr>
      </w:pPr>
      <w:ins w:id="17066" w:author="frontdesk" w:date="2012-11-16T13:04:00Z">
        <w:r>
          <w:fldChar w:fldCharType="begin"/>
        </w:r>
        <w:r w:rsidR="00B5196C">
          <w:instrText xml:space="preserve"> MERGEFIELD Skill </w:instrText>
        </w:r>
        <w:r>
          <w:fldChar w:fldCharType="separate"/>
        </w:r>
        <w:r w:rsidR="00B5196C" w:rsidRPr="00AE3C21">
          <w:rPr>
            <w:noProof/>
          </w:rPr>
          <w:t>Archery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67" w:author="frontdesk" w:date="2012-11-16T13:04:00Z"/>
        </w:rPr>
      </w:pPr>
      <w:ins w:id="17068" w:author="frontdesk" w:date="2012-11-16T13:04:00Z">
        <w:r>
          <w:fldChar w:fldCharType="begin"/>
        </w:r>
        <w:r w:rsidR="00B5196C">
          <w:instrText xml:space="preserve"> MERGEFIELD Skill </w:instrText>
        </w:r>
        <w:r>
          <w:fldChar w:fldCharType="separate"/>
        </w:r>
        <w:r w:rsidR="00B5196C" w:rsidRPr="00AE3C21">
          <w:rPr>
            <w:noProof/>
          </w:rPr>
          <w:t>Balancing Feats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69" w:author="frontdesk" w:date="2012-11-16T13:04:00Z"/>
        </w:rPr>
      </w:pPr>
      <w:ins w:id="17070" w:author="frontdesk" w:date="2012-11-16T13:04:00Z">
        <w:r>
          <w:fldChar w:fldCharType="begin"/>
        </w:r>
        <w:r w:rsidR="00B5196C">
          <w:instrText xml:space="preserve"> MERGEFIELD Skill </w:instrText>
        </w:r>
        <w:r>
          <w:fldChar w:fldCharType="separate"/>
        </w:r>
        <w:r w:rsidR="00B5196C" w:rsidRPr="00AE3C21">
          <w:rPr>
            <w:noProof/>
          </w:rPr>
          <w:t>Dancing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71" w:author="frontdesk" w:date="2012-11-16T13:04:00Z"/>
        </w:rPr>
      </w:pPr>
      <w:ins w:id="17072" w:author="frontdesk" w:date="2012-11-16T13:04:00Z">
        <w:r>
          <w:fldChar w:fldCharType="begin"/>
        </w:r>
        <w:r w:rsidR="00B5196C">
          <w:instrText xml:space="preserve"> MERGEFIELD Skill </w:instrText>
        </w:r>
        <w:r>
          <w:fldChar w:fldCharType="separate"/>
        </w:r>
        <w:r w:rsidR="00B5196C" w:rsidRPr="00AE3C21">
          <w:rPr>
            <w:noProof/>
          </w:rPr>
          <w:t>Driving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73" w:author="frontdesk" w:date="2012-11-16T13:04:00Z"/>
        </w:rPr>
      </w:pPr>
      <w:ins w:id="17074" w:author="frontdesk" w:date="2012-11-16T13:04:00Z">
        <w:r>
          <w:fldChar w:fldCharType="begin"/>
        </w:r>
        <w:r w:rsidR="00B5196C">
          <w:instrText xml:space="preserve"> MERGEFIELD Skill </w:instrText>
        </w:r>
        <w:r>
          <w:fldChar w:fldCharType="separate"/>
        </w:r>
        <w:r w:rsidR="00B5196C" w:rsidRPr="00AE3C21">
          <w:rPr>
            <w:noProof/>
          </w:rPr>
          <w:t>Ground Craft Piloting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75" w:author="frontdesk" w:date="2012-11-16T13:04:00Z"/>
        </w:rPr>
      </w:pPr>
      <w:ins w:id="17076" w:author="frontdesk" w:date="2012-11-16T13:04:00Z">
        <w:r>
          <w:fldChar w:fldCharType="begin"/>
        </w:r>
        <w:r w:rsidR="00B5196C">
          <w:instrText xml:space="preserve"> MERGEFIELD Skill </w:instrText>
        </w:r>
        <w:r>
          <w:fldChar w:fldCharType="separate"/>
        </w:r>
        <w:r w:rsidR="00B5196C" w:rsidRPr="00AE3C21">
          <w:rPr>
            <w:noProof/>
          </w:rPr>
          <w:t>Gun Fighting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77" w:author="frontdesk" w:date="2012-11-16T13:04:00Z"/>
        </w:rPr>
      </w:pPr>
      <w:ins w:id="17078" w:author="frontdesk" w:date="2012-11-16T13:04:00Z">
        <w:r>
          <w:fldChar w:fldCharType="begin"/>
        </w:r>
        <w:r w:rsidR="00B5196C">
          <w:instrText xml:space="preserve"> MERGEFIELD Skill </w:instrText>
        </w:r>
        <w:r>
          <w:fldChar w:fldCharType="separate"/>
        </w:r>
        <w:r w:rsidR="00B5196C" w:rsidRPr="00AE3C21">
          <w:rPr>
            <w:noProof/>
          </w:rPr>
          <w:t>Knife Fighting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79" w:author="frontdesk" w:date="2012-11-16T13:04:00Z"/>
        </w:rPr>
      </w:pPr>
      <w:ins w:id="17080" w:author="frontdesk" w:date="2012-11-16T13:04:00Z">
        <w:r>
          <w:fldChar w:fldCharType="begin"/>
        </w:r>
        <w:r w:rsidR="00B5196C">
          <w:instrText xml:space="preserve"> MERGEFIELD Skill </w:instrText>
        </w:r>
        <w:r>
          <w:fldChar w:fldCharType="separate"/>
        </w:r>
        <w:r w:rsidR="00B5196C" w:rsidRPr="00AE3C21">
          <w:rPr>
            <w:noProof/>
          </w:rPr>
          <w:t>Martial Arts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81" w:author="frontdesk" w:date="2012-11-16T13:04:00Z"/>
        </w:rPr>
      </w:pPr>
      <w:ins w:id="17082" w:author="frontdesk" w:date="2012-11-16T13:04:00Z">
        <w:r>
          <w:fldChar w:fldCharType="begin"/>
        </w:r>
        <w:r w:rsidR="00B5196C">
          <w:instrText xml:space="preserve"> MERGEFIELD Skill </w:instrText>
        </w:r>
        <w:r>
          <w:fldChar w:fldCharType="separate"/>
        </w:r>
        <w:r w:rsidR="00B5196C" w:rsidRPr="00AE3C21">
          <w:rPr>
            <w:noProof/>
          </w:rPr>
          <w:t>Polearm fighting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83" w:author="frontdesk" w:date="2012-11-16T13:04:00Z"/>
        </w:rPr>
      </w:pPr>
      <w:ins w:id="17084" w:author="frontdesk" w:date="2012-11-16T13:04:00Z">
        <w:r>
          <w:fldChar w:fldCharType="begin"/>
        </w:r>
        <w:r w:rsidR="00B5196C">
          <w:instrText xml:space="preserve"> MERGEFIELD Skill </w:instrText>
        </w:r>
        <w:r>
          <w:fldChar w:fldCharType="separate"/>
        </w:r>
        <w:r w:rsidR="00B5196C" w:rsidRPr="00AE3C21">
          <w:rPr>
            <w:noProof/>
          </w:rPr>
          <w:t>Slight of hand</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85" w:author="frontdesk" w:date="2012-11-16T13:04:00Z"/>
        </w:rPr>
      </w:pPr>
      <w:ins w:id="17086" w:author="frontdesk" w:date="2012-11-16T13:04:00Z">
        <w:r>
          <w:fldChar w:fldCharType="begin"/>
        </w:r>
        <w:r w:rsidR="00B5196C">
          <w:instrText xml:space="preserve"> MERGEFIELD Skill </w:instrText>
        </w:r>
        <w:r>
          <w:fldChar w:fldCharType="separate"/>
        </w:r>
        <w:r w:rsidR="00B5196C" w:rsidRPr="00AE3C21">
          <w:rPr>
            <w:noProof/>
          </w:rPr>
          <w:t>Blade Fighting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87" w:author="frontdesk" w:date="2012-11-16T13:04:00Z"/>
        </w:rPr>
      </w:pPr>
      <w:ins w:id="17088" w:author="frontdesk" w:date="2012-11-16T13:04:00Z">
        <w:r>
          <w:fldChar w:fldCharType="begin"/>
        </w:r>
        <w:r w:rsidR="00B5196C">
          <w:instrText xml:space="preserve"> MERGEFIELD Skill </w:instrText>
        </w:r>
        <w:r>
          <w:fldChar w:fldCharType="separate"/>
        </w:r>
        <w:r w:rsidR="00B5196C" w:rsidRPr="00AE3C21">
          <w:rPr>
            <w:noProof/>
          </w:rPr>
          <w:t>Thai Boxing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89" w:author="frontdesk" w:date="2012-11-16T13:04:00Z"/>
        </w:rPr>
      </w:pPr>
      <w:ins w:id="17090" w:author="frontdesk" w:date="2012-11-16T13:04:00Z">
        <w:r>
          <w:fldChar w:fldCharType="begin"/>
        </w:r>
        <w:r w:rsidR="00B5196C">
          <w:instrText xml:space="preserve"> MERGEFIELD Skill </w:instrText>
        </w:r>
        <w:r>
          <w:fldChar w:fldCharType="separate"/>
        </w:r>
        <w:r w:rsidR="00B5196C" w:rsidRPr="00AE3C21">
          <w:rPr>
            <w:noProof/>
          </w:rPr>
          <w:t>Throwing Weapons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91" w:author="frontdesk" w:date="2012-11-16T13:04:00Z"/>
        </w:rPr>
      </w:pPr>
      <w:ins w:id="17092" w:author="frontdesk" w:date="2012-11-16T13:04:00Z">
        <w:r>
          <w:fldChar w:fldCharType="begin"/>
        </w:r>
        <w:r w:rsidR="00B5196C">
          <w:instrText xml:space="preserve"> MERGEFIELD Skill </w:instrText>
        </w:r>
        <w:r>
          <w:fldChar w:fldCharType="separate"/>
        </w:r>
        <w:r w:rsidR="00B5196C" w:rsidRPr="00AE3C21">
          <w:rPr>
            <w:noProof/>
          </w:rPr>
          <w:t>Escape Bonds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93" w:author="frontdesk" w:date="2012-11-16T13:04:00Z"/>
        </w:rPr>
      </w:pPr>
      <w:ins w:id="17094" w:author="frontdesk" w:date="2012-11-16T13:04:00Z">
        <w:r>
          <w:fldChar w:fldCharType="begin"/>
        </w:r>
        <w:r w:rsidR="00B5196C">
          <w:instrText xml:space="preserve"> MERGEFIELD Skill </w:instrText>
        </w:r>
        <w:r>
          <w:fldChar w:fldCharType="separate"/>
        </w:r>
        <w:r w:rsidR="00B5196C" w:rsidRPr="00AE3C21">
          <w:rPr>
            <w:noProof/>
          </w:rPr>
          <w:t>Sci Fi Weapons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95" w:author="frontdesk" w:date="2012-11-16T13:04:00Z"/>
        </w:rPr>
      </w:pPr>
      <w:ins w:id="17096" w:author="frontdesk" w:date="2012-11-16T13:04:00Z">
        <w:r>
          <w:fldChar w:fldCharType="begin"/>
        </w:r>
        <w:r w:rsidR="00B5196C">
          <w:instrText xml:space="preserve"> MERGEFIELD Skill </w:instrText>
        </w:r>
        <w:r>
          <w:fldChar w:fldCharType="separate"/>
        </w:r>
        <w:r w:rsidR="00B5196C" w:rsidRPr="00AE3C21">
          <w:rPr>
            <w:noProof/>
          </w:rPr>
          <w:t>Acrobatics</w:t>
        </w:r>
        <w:r>
          <w:fldChar w:fldCharType="end"/>
        </w:r>
        <w:r>
          <w:fldChar w:fldCharType="begin"/>
        </w:r>
        <w:r w:rsidR="00B5196C">
          <w:instrText xml:space="preserve"> NEXT  \* MERGEFORMAT </w:instrText>
        </w:r>
        <w:r>
          <w:fldChar w:fldCharType="end"/>
        </w:r>
      </w:ins>
    </w:p>
    <w:p w:rsidR="00514757" w:rsidRDefault="00514757">
      <w:pPr>
        <w:pStyle w:val="MatrixSuperfluous"/>
      </w:pPr>
    </w:p>
    <w:p w:rsidR="00514757" w:rsidRDefault="002F3178">
      <w:pPr>
        <w:pStyle w:val="MatrixSuperfluous"/>
        <w:rPr>
          <w:b/>
          <w:u w:val="single"/>
        </w:rPr>
      </w:pPr>
      <w:r w:rsidRPr="002F3178">
        <w:rPr>
          <w:b/>
          <w:u w:val="single"/>
        </w:rPr>
        <w:t>Common Sense</w:t>
      </w:r>
    </w:p>
    <w:p w:rsidR="00B5196C" w:rsidRDefault="00EE27B1" w:rsidP="00B5196C">
      <w:pPr>
        <w:pStyle w:val="MatrixSuperfluous"/>
        <w:rPr>
          <w:ins w:id="17097" w:author="frontdesk" w:date="2012-11-16T13:04:00Z"/>
        </w:rPr>
      </w:pPr>
      <w:ins w:id="17098" w:author="frontdesk" w:date="2012-11-16T13:04:00Z">
        <w:r>
          <w:fldChar w:fldCharType="begin"/>
        </w:r>
        <w:r w:rsidR="00B5196C">
          <w:instrText xml:space="preserve"> MERGEFIELD Skill </w:instrText>
        </w:r>
        <w:r>
          <w:fldChar w:fldCharType="separate"/>
        </w:r>
        <w:r w:rsidR="00B5196C" w:rsidRPr="00AE3C21">
          <w:rPr>
            <w:noProof/>
          </w:rPr>
          <w:t>Acting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099" w:author="frontdesk" w:date="2012-11-16T13:04:00Z"/>
        </w:rPr>
      </w:pPr>
      <w:ins w:id="17100" w:author="frontdesk" w:date="2012-11-16T13:04:00Z">
        <w:r>
          <w:fldChar w:fldCharType="begin"/>
        </w:r>
        <w:r w:rsidR="00B5196C">
          <w:instrText xml:space="preserve"> MERGEFIELD Skill </w:instrText>
        </w:r>
        <w:r>
          <w:fldChar w:fldCharType="separate"/>
        </w:r>
        <w:r w:rsidR="00B5196C" w:rsidRPr="00AE3C21">
          <w:rPr>
            <w:noProof/>
          </w:rPr>
          <w:t>Animal Training/Handling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01" w:author="frontdesk" w:date="2012-11-16T13:04:00Z"/>
        </w:rPr>
      </w:pPr>
      <w:ins w:id="17102" w:author="frontdesk" w:date="2012-11-16T13:04:00Z">
        <w:r>
          <w:fldChar w:fldCharType="begin"/>
        </w:r>
        <w:r w:rsidR="00B5196C">
          <w:instrText xml:space="preserve"> MERGEFIELD Skill </w:instrText>
        </w:r>
        <w:r>
          <w:fldChar w:fldCharType="separate"/>
        </w:r>
        <w:r w:rsidR="00B5196C" w:rsidRPr="00AE3C21">
          <w:rPr>
            <w:noProof/>
          </w:rPr>
          <w:t>Bartering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03" w:author="frontdesk" w:date="2012-11-16T13:04:00Z"/>
        </w:rPr>
      </w:pPr>
      <w:ins w:id="17104" w:author="frontdesk" w:date="2012-11-16T13:04:00Z">
        <w:r>
          <w:fldChar w:fldCharType="begin"/>
        </w:r>
        <w:r w:rsidR="00B5196C">
          <w:instrText xml:space="preserve"> MERGEFIELD Skill </w:instrText>
        </w:r>
        <w:r>
          <w:fldChar w:fldCharType="separate"/>
        </w:r>
        <w:r w:rsidR="00B5196C" w:rsidRPr="00AE3C21">
          <w:rPr>
            <w:noProof/>
          </w:rPr>
          <w:t>Blackmarket</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05" w:author="frontdesk" w:date="2012-11-16T13:04:00Z"/>
        </w:rPr>
      </w:pPr>
      <w:ins w:id="17106" w:author="frontdesk" w:date="2012-11-16T13:04:00Z">
        <w:r>
          <w:fldChar w:fldCharType="begin"/>
        </w:r>
        <w:r w:rsidR="00B5196C">
          <w:instrText xml:space="preserve"> MERGEFIELD Skill </w:instrText>
        </w:r>
        <w:r>
          <w:fldChar w:fldCharType="separate"/>
        </w:r>
        <w:r w:rsidR="00B5196C" w:rsidRPr="00AE3C21">
          <w:rPr>
            <w:noProof/>
          </w:rPr>
          <w:t>Coercion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07" w:author="frontdesk" w:date="2012-11-16T13:04:00Z"/>
        </w:rPr>
      </w:pPr>
      <w:ins w:id="17108" w:author="frontdesk" w:date="2012-11-16T13:04:00Z">
        <w:r>
          <w:fldChar w:fldCharType="begin"/>
        </w:r>
        <w:r w:rsidR="00B5196C">
          <w:instrText xml:space="preserve"> MERGEFIELD Skill </w:instrText>
        </w:r>
        <w:r>
          <w:fldChar w:fldCharType="separate"/>
        </w:r>
        <w:r w:rsidR="00B5196C" w:rsidRPr="00AE3C21">
          <w:rPr>
            <w:noProof/>
          </w:rPr>
          <w:t>Conceal</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09" w:author="frontdesk" w:date="2012-11-16T13:04:00Z"/>
        </w:rPr>
      </w:pPr>
      <w:ins w:id="17110" w:author="frontdesk" w:date="2012-11-16T13:04:00Z">
        <w:r>
          <w:fldChar w:fldCharType="begin"/>
        </w:r>
        <w:r w:rsidR="00B5196C">
          <w:instrText xml:space="preserve"> MERGEFIELD Skill </w:instrText>
        </w:r>
        <w:r>
          <w:fldChar w:fldCharType="separate"/>
        </w:r>
        <w:r w:rsidR="00B5196C" w:rsidRPr="00AE3C21">
          <w:rPr>
            <w:noProof/>
          </w:rPr>
          <w:t>Diplomacy</w:t>
        </w:r>
        <w:r>
          <w:fldChar w:fldCharType="end"/>
        </w:r>
        <w:r>
          <w:fldChar w:fldCharType="begin"/>
        </w:r>
        <w:r w:rsidR="00B5196C">
          <w:instrText xml:space="preserve"> NEXT  \* MERGEFORMAT </w:instrText>
        </w:r>
        <w:r>
          <w:fldChar w:fldCharType="end"/>
        </w:r>
      </w:ins>
    </w:p>
    <w:p w:rsidR="002D583E" w:rsidRDefault="00EE27B1" w:rsidP="00B5196C">
      <w:pPr>
        <w:pStyle w:val="MatrixSuperfluous"/>
        <w:rPr>
          <w:ins w:id="17111" w:author="frontdesk" w:date="2012-11-16T13:10:00Z"/>
        </w:rPr>
      </w:pPr>
      <w:ins w:id="17112" w:author="frontdesk" w:date="2012-11-16T13:04:00Z">
        <w:r>
          <w:fldChar w:fldCharType="begin"/>
        </w:r>
        <w:r w:rsidR="00B5196C">
          <w:instrText xml:space="preserve"> MERGEFIELD Skill </w:instrText>
        </w:r>
        <w:r>
          <w:fldChar w:fldCharType="separate"/>
        </w:r>
        <w:r w:rsidR="00B5196C" w:rsidRPr="00AE3C21">
          <w:rPr>
            <w:noProof/>
          </w:rPr>
          <w:t>Disguises</w:t>
        </w:r>
        <w:r>
          <w:fldChar w:fldCharType="end"/>
        </w:r>
      </w:ins>
    </w:p>
    <w:p w:rsidR="002D583E" w:rsidRDefault="00EE27B1" w:rsidP="002D583E">
      <w:pPr>
        <w:pStyle w:val="MatrixSuperfluous"/>
        <w:rPr>
          <w:ins w:id="17113" w:author="frontdesk" w:date="2012-11-16T13:10:00Z"/>
        </w:rPr>
      </w:pPr>
      <w:ins w:id="17114" w:author="frontdesk" w:date="2012-11-16T13:10:00Z">
        <w:r>
          <w:fldChar w:fldCharType="begin"/>
        </w:r>
        <w:r w:rsidR="002D583E">
          <w:instrText xml:space="preserve"> MERGEFIELD Skill </w:instrText>
        </w:r>
        <w:r>
          <w:fldChar w:fldCharType="separate"/>
        </w:r>
        <w:r w:rsidR="002D583E" w:rsidRPr="00AE3C21">
          <w:rPr>
            <w:noProof/>
          </w:rPr>
          <w:t>Escape Bonds</w:t>
        </w:r>
        <w:r>
          <w:fldChar w:fldCharType="end"/>
        </w:r>
        <w:r>
          <w:fldChar w:fldCharType="begin"/>
        </w:r>
        <w:r w:rsidR="002D583E">
          <w:instrText xml:space="preserve"> NEXT  \* MERGEFORMAT </w:instrText>
        </w:r>
        <w:r>
          <w:fldChar w:fldCharType="end"/>
        </w:r>
      </w:ins>
    </w:p>
    <w:p w:rsidR="00B5196C" w:rsidRDefault="00EE27B1" w:rsidP="00B5196C">
      <w:pPr>
        <w:pStyle w:val="MatrixSuperfluous"/>
        <w:rPr>
          <w:ins w:id="17115" w:author="frontdesk" w:date="2012-11-16T13:04:00Z"/>
        </w:rPr>
      </w:pPr>
      <w:ins w:id="17116" w:author="frontdesk" w:date="2012-11-16T13:04:00Z">
        <w:r>
          <w:fldChar w:fldCharType="begin"/>
        </w:r>
        <w:r w:rsidR="00B5196C">
          <w:instrText xml:space="preserve"> MERGEFIELD Skill </w:instrText>
        </w:r>
        <w:r>
          <w:fldChar w:fldCharType="separate"/>
        </w:r>
        <w:r w:rsidR="00B5196C" w:rsidRPr="00AE3C21">
          <w:rPr>
            <w:noProof/>
          </w:rPr>
          <w:t>Gambling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17" w:author="frontdesk" w:date="2012-11-16T13:04:00Z"/>
        </w:rPr>
      </w:pPr>
      <w:ins w:id="17118" w:author="frontdesk" w:date="2012-11-16T13:04:00Z">
        <w:r>
          <w:fldChar w:fldCharType="begin"/>
        </w:r>
        <w:r w:rsidR="00B5196C">
          <w:instrText xml:space="preserve"> MERGEFIELD Skill </w:instrText>
        </w:r>
        <w:r>
          <w:fldChar w:fldCharType="separate"/>
        </w:r>
        <w:r w:rsidR="00B5196C" w:rsidRPr="00AE3C21">
          <w:rPr>
            <w:noProof/>
          </w:rPr>
          <w:t>Gather Information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19" w:author="frontdesk" w:date="2012-11-16T13:04:00Z"/>
        </w:rPr>
      </w:pPr>
      <w:ins w:id="17120" w:author="frontdesk" w:date="2012-11-16T13:04:00Z">
        <w:r>
          <w:fldChar w:fldCharType="begin"/>
        </w:r>
        <w:r w:rsidR="00B5196C">
          <w:instrText xml:space="preserve"> MERGEFIELD Skill </w:instrText>
        </w:r>
        <w:r>
          <w:fldChar w:fldCharType="separate"/>
        </w:r>
        <w:r w:rsidR="00B5196C" w:rsidRPr="00AE3C21">
          <w:rPr>
            <w:noProof/>
          </w:rPr>
          <w:t>Guerrilla Tactics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21" w:author="frontdesk" w:date="2012-11-16T13:04:00Z"/>
        </w:rPr>
      </w:pPr>
      <w:ins w:id="17122" w:author="frontdesk" w:date="2012-11-16T13:04:00Z">
        <w:r>
          <w:fldChar w:fldCharType="begin"/>
        </w:r>
        <w:r w:rsidR="00B5196C">
          <w:instrText xml:space="preserve"> MERGEFIELD Skill </w:instrText>
        </w:r>
        <w:r>
          <w:fldChar w:fldCharType="separate"/>
        </w:r>
        <w:r w:rsidR="00B5196C" w:rsidRPr="00AE3C21">
          <w:rPr>
            <w:noProof/>
          </w:rPr>
          <w:t>History of Zion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23" w:author="frontdesk" w:date="2012-11-16T13:04:00Z"/>
        </w:rPr>
      </w:pPr>
      <w:ins w:id="17124" w:author="frontdesk" w:date="2012-11-16T13:04:00Z">
        <w:r>
          <w:fldChar w:fldCharType="begin"/>
        </w:r>
        <w:r w:rsidR="00B5196C">
          <w:instrText xml:space="preserve"> MERGEFIELD Skill </w:instrText>
        </w:r>
        <w:r>
          <w:fldChar w:fldCharType="separate"/>
        </w:r>
        <w:r w:rsidR="00B5196C" w:rsidRPr="00AE3C21">
          <w:rPr>
            <w:noProof/>
          </w:rPr>
          <w:t>Interrogate</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25" w:author="frontdesk" w:date="2012-11-16T13:04:00Z"/>
        </w:rPr>
      </w:pPr>
      <w:ins w:id="17126" w:author="frontdesk" w:date="2012-11-16T13:04:00Z">
        <w:r>
          <w:fldChar w:fldCharType="begin"/>
        </w:r>
        <w:r w:rsidR="00B5196C">
          <w:instrText xml:space="preserve"> MERGEFIELD Skill </w:instrText>
        </w:r>
        <w:r>
          <w:fldChar w:fldCharType="separate"/>
        </w:r>
        <w:r w:rsidR="00B5196C" w:rsidRPr="00AE3C21">
          <w:rPr>
            <w:noProof/>
          </w:rPr>
          <w:t>Nomad Clan Customs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27" w:author="frontdesk" w:date="2012-11-16T13:04:00Z"/>
        </w:rPr>
      </w:pPr>
      <w:ins w:id="17128" w:author="frontdesk" w:date="2012-11-16T13:04:00Z">
        <w:r>
          <w:fldChar w:fldCharType="begin"/>
        </w:r>
        <w:r w:rsidR="00B5196C">
          <w:instrText xml:space="preserve"> MERGEFIELD Skill </w:instrText>
        </w:r>
        <w:r>
          <w:fldChar w:fldCharType="separate"/>
        </w:r>
        <w:r w:rsidR="00B5196C" w:rsidRPr="00AE3C21">
          <w:rPr>
            <w:noProof/>
          </w:rPr>
          <w:t>Philosophy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29" w:author="frontdesk" w:date="2012-11-16T13:04:00Z"/>
        </w:rPr>
      </w:pPr>
      <w:ins w:id="17130" w:author="frontdesk" w:date="2012-11-16T13:04:00Z">
        <w:r>
          <w:fldChar w:fldCharType="begin"/>
        </w:r>
        <w:r w:rsidR="00B5196C">
          <w:instrText xml:space="preserve"> MERGEFIELD Skill </w:instrText>
        </w:r>
        <w:r>
          <w:fldChar w:fldCharType="separate"/>
        </w:r>
        <w:r w:rsidR="00B5196C" w:rsidRPr="00AE3C21">
          <w:rPr>
            <w:noProof/>
          </w:rPr>
          <w:t>Photography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31" w:author="frontdesk" w:date="2012-11-16T13:04:00Z"/>
        </w:rPr>
      </w:pPr>
      <w:ins w:id="17132" w:author="frontdesk" w:date="2012-11-16T13:04:00Z">
        <w:r>
          <w:fldChar w:fldCharType="begin"/>
        </w:r>
        <w:r w:rsidR="00B5196C">
          <w:instrText xml:space="preserve"> MERGEFIELD Skill </w:instrText>
        </w:r>
        <w:r>
          <w:fldChar w:fldCharType="separate"/>
        </w:r>
        <w:r w:rsidR="00B5196C" w:rsidRPr="00AE3C21">
          <w:rPr>
            <w:noProof/>
          </w:rPr>
          <w:t>Religion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33" w:author="frontdesk" w:date="2012-11-16T13:04:00Z"/>
        </w:rPr>
      </w:pPr>
      <w:ins w:id="17134" w:author="frontdesk" w:date="2012-11-16T13:04:00Z">
        <w:r>
          <w:fldChar w:fldCharType="begin"/>
        </w:r>
        <w:r w:rsidR="00B5196C">
          <w:instrText xml:space="preserve"> MERGEFIELD Skill </w:instrText>
        </w:r>
        <w:r>
          <w:fldChar w:fldCharType="separate"/>
        </w:r>
        <w:r w:rsidR="00B5196C" w:rsidRPr="00AE3C21">
          <w:rPr>
            <w:noProof/>
          </w:rPr>
          <w:t>Remote Piloting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35" w:author="frontdesk" w:date="2012-11-16T13:04:00Z"/>
        </w:rPr>
      </w:pPr>
      <w:ins w:id="17136" w:author="frontdesk" w:date="2012-11-16T13:04:00Z">
        <w:r>
          <w:fldChar w:fldCharType="begin"/>
        </w:r>
        <w:r w:rsidR="00B5196C">
          <w:instrText xml:space="preserve"> MERGEFIELD Skill </w:instrText>
        </w:r>
        <w:r>
          <w:fldChar w:fldCharType="separate"/>
        </w:r>
        <w:r w:rsidR="00B5196C" w:rsidRPr="00AE3C21">
          <w:rPr>
            <w:noProof/>
          </w:rPr>
          <w:t>Snooping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37" w:author="frontdesk" w:date="2012-11-16T13:04:00Z"/>
        </w:rPr>
      </w:pPr>
      <w:ins w:id="17138" w:author="frontdesk" w:date="2012-11-16T13:04:00Z">
        <w:r>
          <w:fldChar w:fldCharType="begin"/>
        </w:r>
        <w:r w:rsidR="00B5196C">
          <w:instrText xml:space="preserve"> MERGEFIELD Skill </w:instrText>
        </w:r>
        <w:r>
          <w:fldChar w:fldCharType="separate"/>
        </w:r>
        <w:r w:rsidR="00B5196C" w:rsidRPr="00AE3C21">
          <w:rPr>
            <w:noProof/>
          </w:rPr>
          <w:t>Stalk</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39" w:author="frontdesk" w:date="2012-11-16T13:04:00Z"/>
        </w:rPr>
      </w:pPr>
      <w:ins w:id="17140" w:author="frontdesk" w:date="2012-11-16T13:04:00Z">
        <w:r>
          <w:fldChar w:fldCharType="begin"/>
        </w:r>
        <w:r w:rsidR="00B5196C">
          <w:instrText xml:space="preserve"> MERGEFIELD Skill </w:instrText>
        </w:r>
        <w:r>
          <w:fldChar w:fldCharType="separate"/>
        </w:r>
        <w:r w:rsidR="00B5196C" w:rsidRPr="00AE3C21">
          <w:rPr>
            <w:noProof/>
          </w:rPr>
          <w:t>Stealth</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41" w:author="frontdesk" w:date="2012-11-16T13:04:00Z"/>
        </w:rPr>
      </w:pPr>
      <w:ins w:id="17142" w:author="frontdesk" w:date="2012-11-16T13:04:00Z">
        <w:r>
          <w:fldChar w:fldCharType="begin"/>
        </w:r>
        <w:r w:rsidR="00B5196C">
          <w:instrText xml:space="preserve"> MERGEFIELD Skill </w:instrText>
        </w:r>
        <w:r>
          <w:fldChar w:fldCharType="separate"/>
        </w:r>
        <w:r w:rsidR="00B5196C" w:rsidRPr="00AE3C21">
          <w:rPr>
            <w:noProof/>
          </w:rPr>
          <w:t>Surveillance</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43" w:author="frontdesk" w:date="2012-11-16T13:04:00Z"/>
        </w:rPr>
      </w:pPr>
      <w:ins w:id="17144" w:author="frontdesk" w:date="2012-11-16T13:04:00Z">
        <w:r>
          <w:fldChar w:fldCharType="begin"/>
        </w:r>
        <w:r w:rsidR="00B5196C">
          <w:instrText xml:space="preserve"> MERGEFIELD Skill </w:instrText>
        </w:r>
        <w:r>
          <w:fldChar w:fldCharType="separate"/>
        </w:r>
        <w:r w:rsidR="00B5196C" w:rsidRPr="00AE3C21">
          <w:rPr>
            <w:noProof/>
          </w:rPr>
          <w:t>Thieving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45" w:author="frontdesk" w:date="2012-11-16T13:04:00Z"/>
        </w:rPr>
      </w:pPr>
      <w:ins w:id="17146" w:author="frontdesk" w:date="2012-11-16T13:04:00Z">
        <w:r>
          <w:fldChar w:fldCharType="begin"/>
        </w:r>
        <w:r w:rsidR="00B5196C">
          <w:instrText xml:space="preserve"> MERGEFIELD Skill </w:instrText>
        </w:r>
        <w:r>
          <w:fldChar w:fldCharType="separate"/>
        </w:r>
        <w:r w:rsidR="00B5196C" w:rsidRPr="00AE3C21">
          <w:rPr>
            <w:noProof/>
          </w:rPr>
          <w:t>Track</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47" w:author="frontdesk" w:date="2012-11-16T13:04:00Z"/>
        </w:rPr>
      </w:pPr>
      <w:ins w:id="17148" w:author="frontdesk" w:date="2012-11-16T13:04:00Z">
        <w:r>
          <w:fldChar w:fldCharType="begin"/>
        </w:r>
        <w:r w:rsidR="00B5196C">
          <w:instrText xml:space="preserve"> MERGEFIELD Skill </w:instrText>
        </w:r>
        <w:r>
          <w:fldChar w:fldCharType="separate"/>
        </w:r>
        <w:r w:rsidR="00B5196C" w:rsidRPr="00AE3C21">
          <w:rPr>
            <w:noProof/>
          </w:rPr>
          <w:t>Linguist</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49" w:author="frontdesk" w:date="2012-11-16T13:04:00Z"/>
        </w:rPr>
      </w:pPr>
      <w:ins w:id="17150" w:author="frontdesk" w:date="2012-11-16T13:04:00Z">
        <w:r>
          <w:fldChar w:fldCharType="begin"/>
        </w:r>
        <w:r w:rsidR="00B5196C">
          <w:instrText xml:space="preserve"> MERGEFIELD Skill </w:instrText>
        </w:r>
        <w:r>
          <w:fldChar w:fldCharType="separate"/>
        </w:r>
        <w:r w:rsidR="00B5196C" w:rsidRPr="00AE3C21">
          <w:rPr>
            <w:noProof/>
          </w:rPr>
          <w:t>Perception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51" w:author="frontdesk" w:date="2012-11-16T13:04:00Z"/>
        </w:rPr>
      </w:pPr>
      <w:ins w:id="17152" w:author="frontdesk" w:date="2012-11-16T13:04:00Z">
        <w:r>
          <w:fldChar w:fldCharType="begin"/>
        </w:r>
        <w:r w:rsidR="00B5196C">
          <w:instrText xml:space="preserve"> MERGEFIELD Skill </w:instrText>
        </w:r>
        <w:r>
          <w:fldChar w:fldCharType="separate"/>
        </w:r>
        <w:r w:rsidR="00B5196C" w:rsidRPr="00AE3C21">
          <w:rPr>
            <w:noProof/>
          </w:rPr>
          <w:t>PunkSmithing</w:t>
        </w:r>
        <w:r>
          <w:fldChar w:fldCharType="end"/>
        </w:r>
        <w:r>
          <w:fldChar w:fldCharType="begin"/>
        </w:r>
        <w:r w:rsidR="00B5196C">
          <w:instrText xml:space="preserve"> NEXT  \* MERGEFORMAT </w:instrText>
        </w:r>
        <w:r>
          <w:fldChar w:fldCharType="end"/>
        </w:r>
      </w:ins>
    </w:p>
    <w:p w:rsidR="002153C3" w:rsidRDefault="00EE27B1" w:rsidP="00B5196C">
      <w:pPr>
        <w:pStyle w:val="MatrixSuperfluous"/>
        <w:rPr>
          <w:ins w:id="17153" w:author="frontdesk" w:date="2012-11-16T13:12:00Z"/>
        </w:rPr>
      </w:pPr>
      <w:ins w:id="17154" w:author="frontdesk" w:date="2012-11-16T13:04:00Z">
        <w:r>
          <w:fldChar w:fldCharType="begin"/>
        </w:r>
        <w:r w:rsidR="00B5196C">
          <w:instrText xml:space="preserve"> MERGEFIELD Skill </w:instrText>
        </w:r>
        <w:r>
          <w:fldChar w:fldCharType="separate"/>
        </w:r>
        <w:r w:rsidR="00B5196C" w:rsidRPr="00AE3C21">
          <w:rPr>
            <w:noProof/>
          </w:rPr>
          <w:t>Salvage</w:t>
        </w:r>
        <w:r>
          <w:fldChar w:fldCharType="end"/>
        </w:r>
      </w:ins>
    </w:p>
    <w:p w:rsidR="002153C3" w:rsidRDefault="002153C3" w:rsidP="00B5196C">
      <w:pPr>
        <w:pStyle w:val="MatrixSuperfluous"/>
        <w:rPr>
          <w:ins w:id="17155" w:author="frontdesk" w:date="2012-11-16T13:12:00Z"/>
        </w:rPr>
      </w:pPr>
    </w:p>
    <w:p w:rsidR="00B5196C" w:rsidRPr="002153C3" w:rsidRDefault="00EE27B1" w:rsidP="00B5196C">
      <w:pPr>
        <w:pStyle w:val="MatrixSuperfluous"/>
        <w:rPr>
          <w:ins w:id="17156" w:author="frontdesk" w:date="2012-11-16T13:04:00Z"/>
          <w:b/>
          <w:u w:val="single"/>
          <w:rPrChange w:id="17157" w:author="frontdesk" w:date="2012-11-16T13:13:00Z">
            <w:rPr>
              <w:ins w:id="17158" w:author="frontdesk" w:date="2012-11-16T13:04:00Z"/>
            </w:rPr>
          </w:rPrChange>
        </w:rPr>
      </w:pPr>
      <w:ins w:id="17159" w:author="frontdesk" w:date="2012-11-16T13:13:00Z">
        <w:r w:rsidRPr="00EE27B1">
          <w:rPr>
            <w:b/>
            <w:u w:val="single"/>
            <w:rPrChange w:id="17160" w:author="frontdesk" w:date="2012-11-16T13:13:00Z">
              <w:rPr>
                <w:color w:val="0000FF"/>
                <w:u w:val="single"/>
              </w:rPr>
            </w:rPrChange>
          </w:rPr>
          <w:t>Endurance</w:t>
        </w:r>
      </w:ins>
      <w:ins w:id="17161" w:author="frontdesk" w:date="2012-11-16T13:04:00Z">
        <w:r w:rsidRPr="00EE27B1">
          <w:rPr>
            <w:b/>
            <w:u w:val="single"/>
            <w:rPrChange w:id="17162" w:author="frontdesk" w:date="2012-11-16T13:13:00Z">
              <w:rPr>
                <w:color w:val="0000FF"/>
                <w:u w:val="single"/>
              </w:rPr>
            </w:rPrChange>
          </w:rPr>
          <w:fldChar w:fldCharType="begin"/>
        </w:r>
        <w:r w:rsidRPr="00EE27B1">
          <w:rPr>
            <w:b/>
            <w:u w:val="single"/>
            <w:rPrChange w:id="17163" w:author="frontdesk" w:date="2012-11-16T13:13:00Z">
              <w:rPr>
                <w:color w:val="0000FF"/>
                <w:u w:val="single"/>
              </w:rPr>
            </w:rPrChange>
          </w:rPr>
          <w:instrText xml:space="preserve"> NEXT  \* MERGEFORMAT </w:instrText>
        </w:r>
        <w:r w:rsidRPr="00EE27B1">
          <w:rPr>
            <w:b/>
            <w:u w:val="single"/>
            <w:rPrChange w:id="17164" w:author="frontdesk" w:date="2012-11-16T13:13:00Z">
              <w:rPr>
                <w:color w:val="0000FF"/>
                <w:u w:val="single"/>
              </w:rPr>
            </w:rPrChange>
          </w:rPr>
          <w:fldChar w:fldCharType="end"/>
        </w:r>
      </w:ins>
    </w:p>
    <w:p w:rsidR="00B5196C" w:rsidRDefault="00EE27B1" w:rsidP="00B5196C">
      <w:pPr>
        <w:pStyle w:val="MatrixSuperfluous"/>
        <w:rPr>
          <w:ins w:id="17165" w:author="frontdesk" w:date="2012-11-16T13:04:00Z"/>
        </w:rPr>
      </w:pPr>
      <w:ins w:id="17166" w:author="frontdesk" w:date="2012-11-16T13:04:00Z">
        <w:r>
          <w:fldChar w:fldCharType="begin"/>
        </w:r>
        <w:r w:rsidR="00B5196C">
          <w:instrText xml:space="preserve"> MERGEFIELD Skill </w:instrText>
        </w:r>
        <w:r>
          <w:fldChar w:fldCharType="separate"/>
        </w:r>
        <w:r w:rsidR="00B5196C" w:rsidRPr="00AE3C21">
          <w:rPr>
            <w:noProof/>
          </w:rPr>
          <w:t>Running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67" w:author="frontdesk" w:date="2012-11-16T13:04:00Z"/>
        </w:rPr>
      </w:pPr>
      <w:ins w:id="17168" w:author="frontdesk" w:date="2012-11-16T13:04:00Z">
        <w:r>
          <w:fldChar w:fldCharType="begin"/>
        </w:r>
        <w:r w:rsidR="00B5196C">
          <w:instrText xml:space="preserve"> MERGEFIELD Skill </w:instrText>
        </w:r>
        <w:r>
          <w:fldChar w:fldCharType="separate"/>
        </w:r>
        <w:r w:rsidR="00B5196C" w:rsidRPr="00AE3C21">
          <w:rPr>
            <w:noProof/>
          </w:rPr>
          <w:t>Survival</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69" w:author="frontdesk" w:date="2012-11-16T13:04:00Z"/>
        </w:rPr>
      </w:pPr>
      <w:ins w:id="17170" w:author="frontdesk" w:date="2012-11-16T13:04:00Z">
        <w:r>
          <w:fldChar w:fldCharType="begin"/>
        </w:r>
        <w:r w:rsidR="00B5196C">
          <w:instrText xml:space="preserve"> MERGEFIELD Skill </w:instrText>
        </w:r>
        <w:r>
          <w:fldChar w:fldCharType="separate"/>
        </w:r>
        <w:r w:rsidR="00B5196C" w:rsidRPr="00AE3C21">
          <w:rPr>
            <w:noProof/>
          </w:rPr>
          <w:t>Ice Desert Survival</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171" w:author="frontdesk" w:date="2012-11-16T13:04:00Z"/>
        </w:rPr>
      </w:pPr>
      <w:ins w:id="17172" w:author="frontdesk" w:date="2012-11-16T13:04:00Z">
        <w:r>
          <w:fldChar w:fldCharType="begin"/>
        </w:r>
        <w:r w:rsidR="00B5196C">
          <w:instrText xml:space="preserve"> MERGEFIELD Skill </w:instrText>
        </w:r>
        <w:r>
          <w:fldChar w:fldCharType="separate"/>
        </w:r>
        <w:r w:rsidR="00B5196C" w:rsidRPr="00AE3C21">
          <w:rPr>
            <w:noProof/>
          </w:rPr>
          <w:t>Rock climbing</w:t>
        </w:r>
        <w:r>
          <w:fldChar w:fldCharType="end"/>
        </w:r>
        <w:r>
          <w:fldChar w:fldCharType="begin"/>
        </w:r>
        <w:r w:rsidR="00B5196C">
          <w:instrText xml:space="preserve"> NEXT  \* MERGEFORMAT </w:instrText>
        </w:r>
        <w:r>
          <w:fldChar w:fldCharType="end"/>
        </w:r>
      </w:ins>
    </w:p>
    <w:p w:rsidR="00CE3111" w:rsidDel="00B5196C" w:rsidRDefault="00EE27B1" w:rsidP="00CE3111">
      <w:pPr>
        <w:pStyle w:val="MatrixSuperfluous"/>
        <w:rPr>
          <w:del w:id="17173" w:author="frontdesk" w:date="2012-11-16T13:04:00Z"/>
        </w:rPr>
      </w:pPr>
      <w:ins w:id="17174" w:author="frontdesk" w:date="2012-11-16T13:04:00Z">
        <w:r>
          <w:fldChar w:fldCharType="begin"/>
        </w:r>
        <w:r w:rsidR="00B5196C">
          <w:instrText xml:space="preserve"> NEXT  \* MERGEFORMAT </w:instrText>
        </w:r>
        <w:r>
          <w:fldChar w:fldCharType="end"/>
        </w:r>
      </w:ins>
      <w:del w:id="17175" w:author="frontdesk" w:date="2012-11-16T13:04:00Z">
        <w:r w:rsidR="00CE3111" w:rsidDel="00B5196C">
          <w:delText>Acting</w:delText>
        </w:r>
      </w:del>
    </w:p>
    <w:p w:rsidR="00CE3111" w:rsidDel="00B5196C" w:rsidRDefault="00CE3111" w:rsidP="00CE3111">
      <w:pPr>
        <w:pStyle w:val="MatrixSuperfluous"/>
        <w:rPr>
          <w:del w:id="17176" w:author="frontdesk" w:date="2012-11-16T13:04:00Z"/>
        </w:rPr>
      </w:pPr>
      <w:del w:id="17177" w:author="frontdesk" w:date="2012-11-16T13:04:00Z">
        <w:r w:rsidDel="00B5196C">
          <w:delText>Animal Training/Handling</w:delText>
        </w:r>
      </w:del>
    </w:p>
    <w:p w:rsidR="00CE3111" w:rsidDel="00B5196C" w:rsidRDefault="00CE3111" w:rsidP="00CE3111">
      <w:pPr>
        <w:pStyle w:val="MatrixSuperfluous"/>
        <w:rPr>
          <w:del w:id="17178" w:author="frontdesk" w:date="2012-11-16T13:04:00Z"/>
        </w:rPr>
      </w:pPr>
      <w:del w:id="17179" w:author="frontdesk" w:date="2012-11-16T13:04:00Z">
        <w:r w:rsidDel="00B5196C">
          <w:delText>Bartering</w:delText>
        </w:r>
      </w:del>
    </w:p>
    <w:p w:rsidR="00CE3111" w:rsidDel="00B5196C" w:rsidRDefault="00CE3111" w:rsidP="00CE3111">
      <w:pPr>
        <w:pStyle w:val="MatrixSuperfluous"/>
        <w:rPr>
          <w:del w:id="17180" w:author="frontdesk" w:date="2012-11-16T13:04:00Z"/>
        </w:rPr>
      </w:pPr>
      <w:del w:id="17181" w:author="frontdesk" w:date="2012-11-16T13:04:00Z">
        <w:r w:rsidDel="00B5196C">
          <w:delText>Blackmarket</w:delText>
        </w:r>
      </w:del>
    </w:p>
    <w:p w:rsidR="00CE3111" w:rsidDel="00B5196C" w:rsidRDefault="00CE3111" w:rsidP="00CE3111">
      <w:pPr>
        <w:pStyle w:val="MatrixSuperfluous"/>
        <w:rPr>
          <w:del w:id="17182" w:author="frontdesk" w:date="2012-11-16T13:04:00Z"/>
        </w:rPr>
      </w:pPr>
      <w:del w:id="17183" w:author="frontdesk" w:date="2012-11-16T13:04:00Z">
        <w:r w:rsidDel="00B5196C">
          <w:delText>Coercion</w:delText>
        </w:r>
      </w:del>
    </w:p>
    <w:p w:rsidR="00CE3111" w:rsidDel="00B5196C" w:rsidRDefault="00CE3111" w:rsidP="00CE3111">
      <w:pPr>
        <w:pStyle w:val="MatrixSuperfluous"/>
        <w:rPr>
          <w:del w:id="17184" w:author="frontdesk" w:date="2012-11-16T13:04:00Z"/>
        </w:rPr>
      </w:pPr>
      <w:del w:id="17185" w:author="frontdesk" w:date="2012-11-16T13:04:00Z">
        <w:r w:rsidDel="00B5196C">
          <w:delText>Conceal</w:delText>
        </w:r>
      </w:del>
    </w:p>
    <w:p w:rsidR="00CE3111" w:rsidDel="00B5196C" w:rsidRDefault="00CE3111" w:rsidP="00CE3111">
      <w:pPr>
        <w:pStyle w:val="MatrixSuperfluous"/>
        <w:rPr>
          <w:del w:id="17186" w:author="frontdesk" w:date="2012-11-16T13:04:00Z"/>
        </w:rPr>
      </w:pPr>
      <w:del w:id="17187" w:author="frontdesk" w:date="2012-11-16T13:04:00Z">
        <w:r w:rsidDel="00B5196C">
          <w:delText>Diplomacy</w:delText>
        </w:r>
      </w:del>
    </w:p>
    <w:p w:rsidR="00CE3111" w:rsidDel="00B5196C" w:rsidRDefault="00CE3111" w:rsidP="00CE3111">
      <w:pPr>
        <w:pStyle w:val="MatrixSuperfluous"/>
        <w:rPr>
          <w:del w:id="17188" w:author="frontdesk" w:date="2012-11-16T13:04:00Z"/>
        </w:rPr>
      </w:pPr>
      <w:del w:id="17189" w:author="frontdesk" w:date="2012-11-16T13:04:00Z">
        <w:r w:rsidDel="00B5196C">
          <w:delText>Disguises</w:delText>
        </w:r>
      </w:del>
    </w:p>
    <w:p w:rsidR="00CE3111" w:rsidDel="00B5196C" w:rsidRDefault="00CE3111" w:rsidP="00CE3111">
      <w:pPr>
        <w:pStyle w:val="MatrixSuperfluous"/>
        <w:rPr>
          <w:del w:id="17190" w:author="frontdesk" w:date="2012-11-16T13:04:00Z"/>
        </w:rPr>
      </w:pPr>
      <w:del w:id="17191" w:author="frontdesk" w:date="2012-11-16T13:04:00Z">
        <w:r w:rsidDel="00B5196C">
          <w:delText>Gambling</w:delText>
        </w:r>
      </w:del>
    </w:p>
    <w:p w:rsidR="00CE3111" w:rsidDel="00B5196C" w:rsidRDefault="00CE3111" w:rsidP="00CE3111">
      <w:pPr>
        <w:pStyle w:val="MatrixSuperfluous"/>
        <w:rPr>
          <w:del w:id="17192" w:author="frontdesk" w:date="2012-11-16T13:04:00Z"/>
        </w:rPr>
      </w:pPr>
      <w:del w:id="17193" w:author="frontdesk" w:date="2012-11-16T13:04:00Z">
        <w:r w:rsidDel="00B5196C">
          <w:delText>Gather Information</w:delText>
        </w:r>
      </w:del>
    </w:p>
    <w:p w:rsidR="00CE3111" w:rsidDel="00B5196C" w:rsidRDefault="00CE3111" w:rsidP="00CE3111">
      <w:pPr>
        <w:pStyle w:val="MatrixSuperfluous"/>
        <w:rPr>
          <w:del w:id="17194" w:author="frontdesk" w:date="2012-11-16T13:04:00Z"/>
        </w:rPr>
      </w:pPr>
      <w:del w:id="17195" w:author="frontdesk" w:date="2012-11-16T13:04:00Z">
        <w:r w:rsidDel="00B5196C">
          <w:delText>Guerrilla Tactics</w:delText>
        </w:r>
      </w:del>
    </w:p>
    <w:p w:rsidR="00CE3111" w:rsidDel="00B5196C" w:rsidRDefault="00CE3111" w:rsidP="00CE3111">
      <w:pPr>
        <w:pStyle w:val="MatrixSuperfluous"/>
        <w:rPr>
          <w:del w:id="17196" w:author="frontdesk" w:date="2012-11-16T13:04:00Z"/>
        </w:rPr>
      </w:pPr>
      <w:del w:id="17197" w:author="frontdesk" w:date="2012-11-16T13:04:00Z">
        <w:r w:rsidDel="00B5196C">
          <w:delText>History of Zion</w:delText>
        </w:r>
      </w:del>
    </w:p>
    <w:p w:rsidR="00CE3111" w:rsidDel="00B5196C" w:rsidRDefault="00CE3111" w:rsidP="00CE3111">
      <w:pPr>
        <w:pStyle w:val="MatrixSuperfluous"/>
        <w:rPr>
          <w:del w:id="17198" w:author="frontdesk" w:date="2012-11-16T13:04:00Z"/>
        </w:rPr>
      </w:pPr>
      <w:del w:id="17199" w:author="frontdesk" w:date="2012-11-16T13:04:00Z">
        <w:r w:rsidDel="00B5196C">
          <w:delText>Interrogate</w:delText>
        </w:r>
      </w:del>
    </w:p>
    <w:p w:rsidR="00CE3111" w:rsidDel="00B5196C" w:rsidRDefault="00CE3111" w:rsidP="00CE3111">
      <w:pPr>
        <w:pStyle w:val="MatrixSuperfluous"/>
        <w:rPr>
          <w:del w:id="17200" w:author="frontdesk" w:date="2012-11-16T13:04:00Z"/>
        </w:rPr>
      </w:pPr>
      <w:del w:id="17201" w:author="frontdesk" w:date="2012-11-16T13:04:00Z">
        <w:r w:rsidDel="00B5196C">
          <w:delText>Nomad Clan Customs</w:delText>
        </w:r>
      </w:del>
    </w:p>
    <w:p w:rsidR="00CE3111" w:rsidDel="00B5196C" w:rsidRDefault="00CE3111" w:rsidP="00CE3111">
      <w:pPr>
        <w:pStyle w:val="MatrixSuperfluous"/>
        <w:rPr>
          <w:del w:id="17202" w:author="frontdesk" w:date="2012-11-16T13:04:00Z"/>
        </w:rPr>
      </w:pPr>
      <w:del w:id="17203" w:author="frontdesk" w:date="2012-11-16T13:04:00Z">
        <w:r w:rsidDel="00B5196C">
          <w:delText>Philosophy</w:delText>
        </w:r>
      </w:del>
    </w:p>
    <w:p w:rsidR="00CE3111" w:rsidDel="00B5196C" w:rsidRDefault="00CE3111" w:rsidP="00CE3111">
      <w:pPr>
        <w:pStyle w:val="MatrixSuperfluous"/>
        <w:rPr>
          <w:del w:id="17204" w:author="frontdesk" w:date="2012-11-16T13:04:00Z"/>
        </w:rPr>
      </w:pPr>
      <w:del w:id="17205" w:author="frontdesk" w:date="2012-11-16T13:04:00Z">
        <w:r w:rsidDel="00B5196C">
          <w:delText>Photography</w:delText>
        </w:r>
      </w:del>
    </w:p>
    <w:p w:rsidR="00CE3111" w:rsidDel="00B5196C" w:rsidRDefault="00CE3111" w:rsidP="00CE3111">
      <w:pPr>
        <w:pStyle w:val="MatrixSuperfluous"/>
        <w:rPr>
          <w:del w:id="17206" w:author="frontdesk" w:date="2012-11-16T13:04:00Z"/>
        </w:rPr>
      </w:pPr>
      <w:del w:id="17207" w:author="frontdesk" w:date="2012-11-16T13:04:00Z">
        <w:r w:rsidDel="00B5196C">
          <w:delText>Religion</w:delText>
        </w:r>
      </w:del>
    </w:p>
    <w:p w:rsidR="00CE3111" w:rsidDel="00B5196C" w:rsidRDefault="00CE3111" w:rsidP="00CE3111">
      <w:pPr>
        <w:pStyle w:val="MatrixSuperfluous"/>
        <w:rPr>
          <w:del w:id="17208" w:author="frontdesk" w:date="2012-11-16T13:04:00Z"/>
        </w:rPr>
      </w:pPr>
      <w:del w:id="17209" w:author="frontdesk" w:date="2012-11-16T13:04:00Z">
        <w:r w:rsidDel="00B5196C">
          <w:delText>Remote Piloting</w:delText>
        </w:r>
      </w:del>
    </w:p>
    <w:p w:rsidR="00CE3111" w:rsidDel="00B5196C" w:rsidRDefault="00CE3111" w:rsidP="00CE3111">
      <w:pPr>
        <w:pStyle w:val="MatrixSuperfluous"/>
        <w:rPr>
          <w:del w:id="17210" w:author="frontdesk" w:date="2012-11-16T13:04:00Z"/>
        </w:rPr>
      </w:pPr>
      <w:del w:id="17211" w:author="frontdesk" w:date="2012-11-16T13:04:00Z">
        <w:r w:rsidDel="00B5196C">
          <w:delText>Snooping</w:delText>
        </w:r>
      </w:del>
    </w:p>
    <w:p w:rsidR="00CE3111" w:rsidDel="00B5196C" w:rsidRDefault="00CE3111" w:rsidP="00CE3111">
      <w:pPr>
        <w:pStyle w:val="MatrixSuperfluous"/>
        <w:rPr>
          <w:del w:id="17212" w:author="frontdesk" w:date="2012-11-16T13:04:00Z"/>
        </w:rPr>
      </w:pPr>
      <w:del w:id="17213" w:author="frontdesk" w:date="2012-11-16T13:04:00Z">
        <w:r w:rsidDel="00B5196C">
          <w:delText>Stalk</w:delText>
        </w:r>
      </w:del>
    </w:p>
    <w:p w:rsidR="00CE3111" w:rsidDel="00B5196C" w:rsidRDefault="00CE3111" w:rsidP="00CE3111">
      <w:pPr>
        <w:pStyle w:val="MatrixSuperfluous"/>
        <w:rPr>
          <w:del w:id="17214" w:author="frontdesk" w:date="2012-11-16T13:04:00Z"/>
        </w:rPr>
      </w:pPr>
      <w:del w:id="17215" w:author="frontdesk" w:date="2012-11-16T13:04:00Z">
        <w:r w:rsidDel="00B5196C">
          <w:delText>Stealth</w:delText>
        </w:r>
      </w:del>
    </w:p>
    <w:p w:rsidR="00CE3111" w:rsidDel="00B5196C" w:rsidRDefault="00CE3111" w:rsidP="00CE3111">
      <w:pPr>
        <w:pStyle w:val="MatrixSuperfluous"/>
        <w:rPr>
          <w:del w:id="17216" w:author="frontdesk" w:date="2012-11-16T13:04:00Z"/>
        </w:rPr>
      </w:pPr>
      <w:del w:id="17217" w:author="frontdesk" w:date="2012-11-16T13:04:00Z">
        <w:r w:rsidDel="00B5196C">
          <w:delText>Surveillance</w:delText>
        </w:r>
      </w:del>
    </w:p>
    <w:p w:rsidR="00CE3111" w:rsidDel="00B5196C" w:rsidRDefault="00CE3111" w:rsidP="00CE3111">
      <w:pPr>
        <w:pStyle w:val="MatrixSuperfluous"/>
        <w:rPr>
          <w:del w:id="17218" w:author="frontdesk" w:date="2012-11-16T13:04:00Z"/>
        </w:rPr>
      </w:pPr>
      <w:del w:id="17219" w:author="frontdesk" w:date="2012-11-16T13:04:00Z">
        <w:r w:rsidDel="00B5196C">
          <w:delText>Thieving</w:delText>
        </w:r>
      </w:del>
    </w:p>
    <w:p w:rsidR="00514757" w:rsidDel="00B5196C" w:rsidRDefault="00CE3111">
      <w:pPr>
        <w:pStyle w:val="MatrixSuperfluous"/>
        <w:rPr>
          <w:del w:id="17220" w:author="frontdesk" w:date="2012-11-16T13:05:00Z"/>
        </w:rPr>
      </w:pPr>
      <w:del w:id="17221" w:author="frontdesk" w:date="2012-11-16T13:04:00Z">
        <w:r w:rsidDel="00B5196C">
          <w:delText>Track</w:delText>
        </w:r>
      </w:del>
    </w:p>
    <w:p w:rsidR="00514757" w:rsidRDefault="00514757">
      <w:pPr>
        <w:pStyle w:val="MatrixSuperfluous"/>
        <w:rPr>
          <w:b/>
          <w:u w:val="single"/>
        </w:rPr>
      </w:pPr>
    </w:p>
    <w:p w:rsidR="00514757" w:rsidRDefault="00CE3111">
      <w:pPr>
        <w:pStyle w:val="MatrixSuperfluous"/>
        <w:rPr>
          <w:b/>
          <w:u w:val="single"/>
        </w:rPr>
      </w:pPr>
      <w:r>
        <w:rPr>
          <w:b/>
          <w:u w:val="single"/>
        </w:rPr>
        <w:t>Focus</w:t>
      </w:r>
    </w:p>
    <w:p w:rsidR="00B5196C" w:rsidRDefault="00EE27B1" w:rsidP="00B5196C">
      <w:pPr>
        <w:pStyle w:val="MatrixSuperfluous"/>
        <w:rPr>
          <w:ins w:id="17222" w:author="frontdesk" w:date="2012-11-16T13:05:00Z"/>
        </w:rPr>
      </w:pPr>
      <w:ins w:id="17223" w:author="frontdesk" w:date="2012-11-16T13:05:00Z">
        <w:r>
          <w:fldChar w:fldCharType="begin"/>
        </w:r>
        <w:r w:rsidR="00B5196C">
          <w:instrText xml:space="preserve"> MERGEFIELD Skill </w:instrText>
        </w:r>
        <w:r>
          <w:fldChar w:fldCharType="separate"/>
        </w:r>
        <w:r w:rsidR="00B5196C" w:rsidRPr="00AE3C21">
          <w:rPr>
            <w:noProof/>
          </w:rPr>
          <w:t>Aiming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24" w:author="frontdesk" w:date="2012-11-16T13:05:00Z"/>
        </w:rPr>
      </w:pPr>
      <w:ins w:id="17225" w:author="frontdesk" w:date="2012-11-16T13:05:00Z">
        <w:r>
          <w:fldChar w:fldCharType="begin"/>
        </w:r>
        <w:r w:rsidR="00B5196C">
          <w:instrText xml:space="preserve"> MERGEFIELD Skill </w:instrText>
        </w:r>
        <w:r>
          <w:fldChar w:fldCharType="separate"/>
        </w:r>
        <w:r w:rsidR="00B5196C" w:rsidRPr="00AE3C21">
          <w:rPr>
            <w:noProof/>
          </w:rPr>
          <w:t>Art</w:t>
        </w:r>
        <w:r>
          <w:fldChar w:fldCharType="end"/>
        </w:r>
        <w:r>
          <w:fldChar w:fldCharType="begin"/>
        </w:r>
        <w:r w:rsidR="00B5196C">
          <w:instrText xml:space="preserve"> NEXT  \* MERGEFORMAT </w:instrText>
        </w:r>
        <w:r>
          <w:fldChar w:fldCharType="end"/>
        </w:r>
      </w:ins>
    </w:p>
    <w:p w:rsidR="006C5461" w:rsidRDefault="00EE27B1" w:rsidP="00B5196C">
      <w:pPr>
        <w:pStyle w:val="MatrixSuperfluous"/>
        <w:rPr>
          <w:ins w:id="17226" w:author="frontdesk" w:date="2012-11-16T13:13:00Z"/>
        </w:rPr>
      </w:pPr>
      <w:ins w:id="17227" w:author="frontdesk" w:date="2012-11-16T13:05:00Z">
        <w:r>
          <w:fldChar w:fldCharType="begin"/>
        </w:r>
        <w:r w:rsidR="00B5196C">
          <w:instrText xml:space="preserve"> MERGEFIELD Skill </w:instrText>
        </w:r>
        <w:r>
          <w:fldChar w:fldCharType="separate"/>
        </w:r>
        <w:r w:rsidR="00B5196C" w:rsidRPr="00AE3C21">
          <w:rPr>
            <w:noProof/>
          </w:rPr>
          <w:t>Biology</w:t>
        </w:r>
        <w:r>
          <w:fldChar w:fldCharType="end"/>
        </w:r>
      </w:ins>
    </w:p>
    <w:p w:rsidR="00B5196C" w:rsidRDefault="00EE27B1" w:rsidP="00B5196C">
      <w:pPr>
        <w:pStyle w:val="MatrixSuperfluous"/>
        <w:rPr>
          <w:ins w:id="17228" w:author="frontdesk" w:date="2012-11-16T13:05:00Z"/>
        </w:rPr>
      </w:pPr>
      <w:ins w:id="17229" w:author="frontdesk" w:date="2012-11-16T13:13:00Z">
        <w:r>
          <w:fldChar w:fldCharType="begin"/>
        </w:r>
        <w:r w:rsidR="006C5461">
          <w:instrText xml:space="preserve"> MERGEFIELD Skill </w:instrText>
        </w:r>
        <w:r>
          <w:fldChar w:fldCharType="separate"/>
        </w:r>
        <w:r w:rsidR="006C5461" w:rsidRPr="00AE3C21">
          <w:rPr>
            <w:noProof/>
          </w:rPr>
          <w:t>Blacksmith</w:t>
        </w:r>
        <w:r>
          <w:fldChar w:fldCharType="end"/>
        </w:r>
      </w:ins>
      <w:ins w:id="17230" w:author="frontdesk" w:date="2012-11-16T13:05:00Z">
        <w:r>
          <w:fldChar w:fldCharType="begin"/>
        </w:r>
        <w:r w:rsidR="00B5196C">
          <w:instrText xml:space="preserve"> NEXT  \* MERGEFORMAT </w:instrText>
        </w:r>
        <w:r>
          <w:fldChar w:fldCharType="end"/>
        </w:r>
      </w:ins>
    </w:p>
    <w:p w:rsidR="00B5196C" w:rsidRDefault="00EE27B1" w:rsidP="00B5196C">
      <w:pPr>
        <w:pStyle w:val="MatrixSuperfluous"/>
        <w:rPr>
          <w:ins w:id="17231" w:author="frontdesk" w:date="2012-11-16T13:05:00Z"/>
        </w:rPr>
      </w:pPr>
      <w:ins w:id="17232" w:author="frontdesk" w:date="2012-11-16T13:05:00Z">
        <w:r>
          <w:fldChar w:fldCharType="begin"/>
        </w:r>
        <w:r w:rsidR="00B5196C">
          <w:instrText xml:space="preserve"> MERGEFIELD Skill </w:instrText>
        </w:r>
        <w:r>
          <w:fldChar w:fldCharType="separate"/>
        </w:r>
        <w:r w:rsidR="00B5196C" w:rsidRPr="00AE3C21">
          <w:rPr>
            <w:noProof/>
          </w:rPr>
          <w:t>Chemistry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33" w:author="frontdesk" w:date="2012-11-16T13:05:00Z"/>
        </w:rPr>
      </w:pPr>
      <w:ins w:id="17234" w:author="frontdesk" w:date="2012-11-16T13:05:00Z">
        <w:r>
          <w:fldChar w:fldCharType="begin"/>
        </w:r>
        <w:r w:rsidR="00B5196C">
          <w:instrText xml:space="preserve"> MERGEFIELD Skill </w:instrText>
        </w:r>
        <w:r>
          <w:fldChar w:fldCharType="separate"/>
        </w:r>
        <w:r w:rsidR="00B5196C" w:rsidRPr="00AE3C21">
          <w:rPr>
            <w:noProof/>
          </w:rPr>
          <w:t>City Speak</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35" w:author="frontdesk" w:date="2012-11-16T13:05:00Z"/>
        </w:rPr>
      </w:pPr>
      <w:ins w:id="17236" w:author="frontdesk" w:date="2012-11-16T13:05:00Z">
        <w:r>
          <w:fldChar w:fldCharType="begin"/>
        </w:r>
        <w:r w:rsidR="00B5196C">
          <w:instrText xml:space="preserve"> MERGEFIELD Skill </w:instrText>
        </w:r>
        <w:r>
          <w:fldChar w:fldCharType="separate"/>
        </w:r>
        <w:r w:rsidR="00B5196C" w:rsidRPr="00AE3C21">
          <w:rPr>
            <w:noProof/>
          </w:rPr>
          <w:t>Demolitions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37" w:author="frontdesk" w:date="2012-11-16T13:05:00Z"/>
        </w:rPr>
      </w:pPr>
      <w:ins w:id="17238" w:author="frontdesk" w:date="2012-11-16T13:05:00Z">
        <w:r>
          <w:fldChar w:fldCharType="begin"/>
        </w:r>
        <w:r w:rsidR="00B5196C">
          <w:instrText xml:space="preserve"> MERGEFIELD Skill </w:instrText>
        </w:r>
        <w:r>
          <w:fldChar w:fldCharType="separate"/>
        </w:r>
        <w:r w:rsidR="00B5196C" w:rsidRPr="00AE3C21">
          <w:rPr>
            <w:noProof/>
          </w:rPr>
          <w:t>Electronics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39" w:author="frontdesk" w:date="2012-11-16T13:05:00Z"/>
        </w:rPr>
      </w:pPr>
      <w:ins w:id="17240" w:author="frontdesk" w:date="2012-11-16T13:05:00Z">
        <w:r>
          <w:fldChar w:fldCharType="begin"/>
        </w:r>
        <w:r w:rsidR="00B5196C">
          <w:instrText xml:space="preserve"> MERGEFIELD Skill </w:instrText>
        </w:r>
        <w:r>
          <w:fldChar w:fldCharType="separate"/>
        </w:r>
        <w:r w:rsidR="00B5196C" w:rsidRPr="00AE3C21">
          <w:rPr>
            <w:noProof/>
          </w:rPr>
          <w:t>Encryption</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41" w:author="frontdesk" w:date="2012-11-16T13:05:00Z"/>
        </w:rPr>
      </w:pPr>
      <w:ins w:id="17242" w:author="frontdesk" w:date="2012-11-16T13:05:00Z">
        <w:r>
          <w:fldChar w:fldCharType="begin"/>
        </w:r>
        <w:r w:rsidR="00B5196C">
          <w:instrText xml:space="preserve"> MERGEFIELD Skill </w:instrText>
        </w:r>
        <w:r>
          <w:fldChar w:fldCharType="separate"/>
        </w:r>
        <w:r w:rsidR="00B5196C" w:rsidRPr="00AE3C21">
          <w:rPr>
            <w:noProof/>
          </w:rPr>
          <w:t>First Aid</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43" w:author="frontdesk" w:date="2012-11-16T13:05:00Z"/>
        </w:rPr>
      </w:pPr>
      <w:ins w:id="17244" w:author="frontdesk" w:date="2012-11-16T13:05:00Z">
        <w:r>
          <w:fldChar w:fldCharType="begin"/>
        </w:r>
        <w:r w:rsidR="00B5196C">
          <w:instrText xml:space="preserve"> MERGEFIELD Skill </w:instrText>
        </w:r>
        <w:r>
          <w:fldChar w:fldCharType="separate"/>
        </w:r>
        <w:r w:rsidR="00B5196C" w:rsidRPr="00AE3C21">
          <w:rPr>
            <w:noProof/>
          </w:rPr>
          <w:t>Forgery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45" w:author="frontdesk" w:date="2012-11-16T13:05:00Z"/>
        </w:rPr>
      </w:pPr>
      <w:ins w:id="17246" w:author="frontdesk" w:date="2012-11-16T13:05:00Z">
        <w:r>
          <w:fldChar w:fldCharType="begin"/>
        </w:r>
        <w:r w:rsidR="00B5196C">
          <w:instrText xml:space="preserve"> MERGEFIELD Skill </w:instrText>
        </w:r>
        <w:r>
          <w:fldChar w:fldCharType="separate"/>
        </w:r>
        <w:r w:rsidR="00B5196C" w:rsidRPr="00AE3C21">
          <w:rPr>
            <w:noProof/>
          </w:rPr>
          <w:t>Geology</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47" w:author="frontdesk" w:date="2012-11-16T13:05:00Z"/>
        </w:rPr>
      </w:pPr>
      <w:ins w:id="17248" w:author="frontdesk" w:date="2012-11-16T13:05:00Z">
        <w:r>
          <w:fldChar w:fldCharType="begin"/>
        </w:r>
        <w:r w:rsidR="00B5196C">
          <w:instrText xml:space="preserve"> MERGEFIELD Skill </w:instrText>
        </w:r>
        <w:r>
          <w:fldChar w:fldCharType="separate"/>
        </w:r>
        <w:r w:rsidR="00B5196C" w:rsidRPr="00AE3C21">
          <w:rPr>
            <w:noProof/>
          </w:rPr>
          <w:t>Gunsmith</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49" w:author="frontdesk" w:date="2012-11-16T13:05:00Z"/>
        </w:rPr>
      </w:pPr>
      <w:ins w:id="17250" w:author="frontdesk" w:date="2012-11-16T13:05:00Z">
        <w:r>
          <w:fldChar w:fldCharType="begin"/>
        </w:r>
        <w:r w:rsidR="00B5196C">
          <w:instrText xml:space="preserve"> MERGEFIELD Skill </w:instrText>
        </w:r>
        <w:r>
          <w:fldChar w:fldCharType="separate"/>
        </w:r>
        <w:r w:rsidR="00B5196C" w:rsidRPr="00AE3C21">
          <w:rPr>
            <w:noProof/>
          </w:rPr>
          <w:t>Hand signals</w:t>
        </w:r>
        <w:r>
          <w:fldChar w:fldCharType="end"/>
        </w:r>
        <w:r>
          <w:fldChar w:fldCharType="begin"/>
        </w:r>
        <w:r w:rsidR="00B5196C">
          <w:instrText xml:space="preserve"> NEXT  \* MERGEFORMAT </w:instrText>
        </w:r>
        <w:r>
          <w:fldChar w:fldCharType="end"/>
        </w:r>
      </w:ins>
    </w:p>
    <w:p w:rsidR="002153C3" w:rsidRDefault="00EE27B1" w:rsidP="00B5196C">
      <w:pPr>
        <w:pStyle w:val="MatrixSuperfluous"/>
        <w:rPr>
          <w:ins w:id="17251" w:author="frontdesk" w:date="2012-11-16T13:13:00Z"/>
        </w:rPr>
      </w:pPr>
      <w:ins w:id="17252" w:author="frontdesk" w:date="2012-11-16T13:05:00Z">
        <w:r>
          <w:fldChar w:fldCharType="begin"/>
        </w:r>
        <w:r w:rsidR="00B5196C">
          <w:instrText xml:space="preserve"> MERGEFIELD Skill </w:instrText>
        </w:r>
        <w:r>
          <w:fldChar w:fldCharType="separate"/>
        </w:r>
        <w:r w:rsidR="00B5196C" w:rsidRPr="00AE3C21">
          <w:rPr>
            <w:noProof/>
          </w:rPr>
          <w:t>Hypnotize</w:t>
        </w:r>
        <w:r>
          <w:fldChar w:fldCharType="end"/>
        </w:r>
      </w:ins>
    </w:p>
    <w:p w:rsidR="002153C3" w:rsidRDefault="00EE27B1" w:rsidP="002153C3">
      <w:pPr>
        <w:pStyle w:val="MatrixSuperfluous"/>
        <w:rPr>
          <w:ins w:id="17253" w:author="frontdesk" w:date="2012-11-16T13:13:00Z"/>
        </w:rPr>
      </w:pPr>
      <w:ins w:id="17254" w:author="frontdesk" w:date="2012-11-16T13:13:00Z">
        <w:r>
          <w:fldChar w:fldCharType="begin"/>
        </w:r>
        <w:r w:rsidR="002153C3">
          <w:instrText xml:space="preserve"> MERGEFIELD Skill </w:instrText>
        </w:r>
        <w:r>
          <w:fldChar w:fldCharType="separate"/>
        </w:r>
        <w:r w:rsidR="002153C3" w:rsidRPr="00AE3C21">
          <w:rPr>
            <w:noProof/>
          </w:rPr>
          <w:t>Ice Desert Survival</w:t>
        </w:r>
        <w:r>
          <w:fldChar w:fldCharType="end"/>
        </w:r>
        <w:r>
          <w:fldChar w:fldCharType="begin"/>
        </w:r>
        <w:r w:rsidR="002153C3">
          <w:instrText xml:space="preserve"> NEXT  \* MERGEFORMAT </w:instrText>
        </w:r>
        <w:r>
          <w:fldChar w:fldCharType="end"/>
        </w:r>
      </w:ins>
    </w:p>
    <w:p w:rsidR="00B5196C" w:rsidRDefault="00EE27B1" w:rsidP="00B5196C">
      <w:pPr>
        <w:pStyle w:val="MatrixSuperfluous"/>
        <w:rPr>
          <w:ins w:id="17255" w:author="frontdesk" w:date="2012-11-16T13:05:00Z"/>
        </w:rPr>
      </w:pPr>
      <w:ins w:id="17256" w:author="frontdesk" w:date="2012-11-16T13:05:00Z">
        <w:r>
          <w:fldChar w:fldCharType="begin"/>
        </w:r>
        <w:r w:rsidR="00B5196C">
          <w:instrText xml:space="preserve"> MERGEFIELD Skill </w:instrText>
        </w:r>
        <w:r>
          <w:fldChar w:fldCharType="separate"/>
        </w:r>
        <w:r w:rsidR="00B5196C" w:rsidRPr="00AE3C21">
          <w:rPr>
            <w:noProof/>
          </w:rPr>
          <w:t>Law</w:t>
        </w:r>
        <w:r>
          <w:fldChar w:fldCharType="end"/>
        </w:r>
        <w:r>
          <w:fldChar w:fldCharType="begin"/>
        </w:r>
        <w:r w:rsidR="00B5196C">
          <w:instrText xml:space="preserve"> NEXT  \* MERGEFORMAT </w:instrText>
        </w:r>
        <w:r>
          <w:fldChar w:fldCharType="end"/>
        </w:r>
      </w:ins>
    </w:p>
    <w:p w:rsidR="002153C3" w:rsidRDefault="00EE27B1" w:rsidP="00B5196C">
      <w:pPr>
        <w:pStyle w:val="MatrixSuperfluous"/>
        <w:rPr>
          <w:ins w:id="17257" w:author="frontdesk" w:date="2012-11-16T13:11:00Z"/>
        </w:rPr>
      </w:pPr>
      <w:ins w:id="17258" w:author="frontdesk" w:date="2012-11-16T13:05:00Z">
        <w:r>
          <w:fldChar w:fldCharType="begin"/>
        </w:r>
        <w:r w:rsidR="00B5196C">
          <w:instrText xml:space="preserve"> MERGEFIELD Skill </w:instrText>
        </w:r>
        <w:r>
          <w:fldChar w:fldCharType="separate"/>
        </w:r>
        <w:r w:rsidR="00B5196C" w:rsidRPr="00AE3C21">
          <w:rPr>
            <w:noProof/>
          </w:rPr>
          <w:t>Leadership</w:t>
        </w:r>
        <w:r>
          <w:fldChar w:fldCharType="end"/>
        </w:r>
      </w:ins>
    </w:p>
    <w:p w:rsidR="00B5196C" w:rsidRDefault="00EE27B1" w:rsidP="00B5196C">
      <w:pPr>
        <w:pStyle w:val="MatrixSuperfluous"/>
        <w:rPr>
          <w:ins w:id="17259" w:author="frontdesk" w:date="2012-11-16T13:05:00Z"/>
        </w:rPr>
      </w:pPr>
      <w:ins w:id="17260" w:author="frontdesk" w:date="2012-11-16T13:11:00Z">
        <w:r>
          <w:fldChar w:fldCharType="begin"/>
        </w:r>
        <w:r w:rsidR="002153C3">
          <w:instrText xml:space="preserve"> MERGEFIELD Skill </w:instrText>
        </w:r>
        <w:r>
          <w:fldChar w:fldCharType="separate"/>
        </w:r>
        <w:r w:rsidR="002153C3" w:rsidRPr="00AE3C21">
          <w:rPr>
            <w:noProof/>
          </w:rPr>
          <w:t>Linguist</w:t>
        </w:r>
        <w:r>
          <w:fldChar w:fldCharType="end"/>
        </w:r>
      </w:ins>
      <w:ins w:id="17261" w:author="frontdesk" w:date="2012-11-16T13:05:00Z">
        <w:r>
          <w:fldChar w:fldCharType="begin"/>
        </w:r>
        <w:r w:rsidR="00B5196C">
          <w:instrText xml:space="preserve"> NEXT  \* MERGEFORMAT </w:instrText>
        </w:r>
        <w:r>
          <w:fldChar w:fldCharType="end"/>
        </w:r>
      </w:ins>
    </w:p>
    <w:p w:rsidR="00B5196C" w:rsidRDefault="00EE27B1" w:rsidP="00B5196C">
      <w:pPr>
        <w:pStyle w:val="MatrixSuperfluous"/>
        <w:rPr>
          <w:ins w:id="17262" w:author="frontdesk" w:date="2012-11-16T13:05:00Z"/>
        </w:rPr>
      </w:pPr>
      <w:ins w:id="17263" w:author="frontdesk" w:date="2012-11-16T13:05:00Z">
        <w:r>
          <w:fldChar w:fldCharType="begin"/>
        </w:r>
        <w:r w:rsidR="00B5196C">
          <w:instrText xml:space="preserve"> MERGEFIELD Skill </w:instrText>
        </w:r>
        <w:r>
          <w:fldChar w:fldCharType="separate"/>
        </w:r>
        <w:r w:rsidR="00B5196C" w:rsidRPr="00AE3C21">
          <w:rPr>
            <w:noProof/>
          </w:rPr>
          <w:t>Locksmithing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64" w:author="frontdesk" w:date="2012-11-16T13:05:00Z"/>
        </w:rPr>
      </w:pPr>
      <w:ins w:id="17265" w:author="frontdesk" w:date="2012-11-16T13:05:00Z">
        <w:r>
          <w:fldChar w:fldCharType="begin"/>
        </w:r>
        <w:r w:rsidR="00B5196C">
          <w:instrText xml:space="preserve"> MERGEFIELD Skill </w:instrText>
        </w:r>
        <w:r>
          <w:fldChar w:fldCharType="separate"/>
        </w:r>
        <w:r w:rsidR="00B5196C" w:rsidRPr="00AE3C21">
          <w:rPr>
            <w:noProof/>
          </w:rPr>
          <w:t>Medical Knowledge</w:t>
        </w:r>
        <w:r>
          <w:fldChar w:fldCharType="end"/>
        </w:r>
        <w:r>
          <w:fldChar w:fldCharType="begin"/>
        </w:r>
        <w:r w:rsidR="00B5196C">
          <w:instrText xml:space="preserve"> NEXT  \* MERGEFORMAT </w:instrText>
        </w:r>
        <w:r>
          <w:fldChar w:fldCharType="end"/>
        </w:r>
      </w:ins>
    </w:p>
    <w:p w:rsidR="002D583E" w:rsidRDefault="00EE27B1" w:rsidP="00B5196C">
      <w:pPr>
        <w:pStyle w:val="MatrixSuperfluous"/>
        <w:rPr>
          <w:ins w:id="17266" w:author="frontdesk" w:date="2012-11-16T13:12:00Z"/>
        </w:rPr>
      </w:pPr>
      <w:ins w:id="17267" w:author="frontdesk" w:date="2012-11-16T13:05:00Z">
        <w:r>
          <w:fldChar w:fldCharType="begin"/>
        </w:r>
        <w:r w:rsidR="00B5196C">
          <w:instrText xml:space="preserve"> MERGEFIELD Skill </w:instrText>
        </w:r>
        <w:r>
          <w:fldChar w:fldCharType="separate"/>
        </w:r>
        <w:r w:rsidR="00B5196C" w:rsidRPr="00AE3C21">
          <w:rPr>
            <w:noProof/>
          </w:rPr>
          <w:t>Navigate</w:t>
        </w:r>
        <w:r>
          <w:fldChar w:fldCharType="end"/>
        </w:r>
      </w:ins>
    </w:p>
    <w:p w:rsidR="002153C3" w:rsidRDefault="00EE27B1" w:rsidP="00B5196C">
      <w:pPr>
        <w:pStyle w:val="MatrixSuperfluous"/>
        <w:rPr>
          <w:ins w:id="17268" w:author="frontdesk" w:date="2012-11-16T13:10:00Z"/>
        </w:rPr>
      </w:pPr>
      <w:ins w:id="17269" w:author="frontdesk" w:date="2012-11-16T13:12:00Z">
        <w:r>
          <w:fldChar w:fldCharType="begin"/>
        </w:r>
        <w:r w:rsidR="002153C3">
          <w:instrText xml:space="preserve"> MERGEFIELD Skill </w:instrText>
        </w:r>
        <w:r>
          <w:fldChar w:fldCharType="separate"/>
        </w:r>
        <w:r w:rsidR="002153C3" w:rsidRPr="00AE3C21">
          <w:rPr>
            <w:noProof/>
          </w:rPr>
          <w:t>Perception</w:t>
        </w:r>
        <w:r>
          <w:fldChar w:fldCharType="end"/>
        </w:r>
      </w:ins>
    </w:p>
    <w:p w:rsidR="00B5196C" w:rsidRDefault="00EE27B1" w:rsidP="00B5196C">
      <w:pPr>
        <w:pStyle w:val="MatrixSuperfluous"/>
        <w:rPr>
          <w:ins w:id="17270" w:author="frontdesk" w:date="2012-11-16T13:05:00Z"/>
        </w:rPr>
      </w:pPr>
      <w:ins w:id="17271" w:author="frontdesk" w:date="2012-11-16T13:10:00Z">
        <w:r>
          <w:fldChar w:fldCharType="begin"/>
        </w:r>
        <w:r w:rsidR="002D583E">
          <w:instrText xml:space="preserve"> MERGEFIELD Skill </w:instrText>
        </w:r>
        <w:r>
          <w:fldChar w:fldCharType="separate"/>
        </w:r>
        <w:r w:rsidR="002D583E" w:rsidRPr="00AE3C21">
          <w:rPr>
            <w:noProof/>
          </w:rPr>
          <w:t>Sci Fi Weapons</w:t>
        </w:r>
        <w:r>
          <w:fldChar w:fldCharType="end"/>
        </w:r>
      </w:ins>
      <w:ins w:id="17272" w:author="frontdesk" w:date="2012-11-16T13:05:00Z">
        <w:r>
          <w:fldChar w:fldCharType="begin"/>
        </w:r>
        <w:r w:rsidR="00B5196C">
          <w:instrText xml:space="preserve"> NEXT  \* MERGEFORMAT </w:instrText>
        </w:r>
        <w:r>
          <w:fldChar w:fldCharType="end"/>
        </w:r>
      </w:ins>
    </w:p>
    <w:p w:rsidR="00B5196C" w:rsidRDefault="00EE27B1" w:rsidP="00B5196C">
      <w:pPr>
        <w:pStyle w:val="MatrixSuperfluous"/>
        <w:rPr>
          <w:ins w:id="17273" w:author="frontdesk" w:date="2012-11-16T13:05:00Z"/>
        </w:rPr>
      </w:pPr>
      <w:ins w:id="17274" w:author="frontdesk" w:date="2012-11-16T13:05:00Z">
        <w:r>
          <w:fldChar w:fldCharType="begin"/>
        </w:r>
        <w:r w:rsidR="00B5196C">
          <w:instrText xml:space="preserve"> MERGEFIELD Skill </w:instrText>
        </w:r>
        <w:r>
          <w:fldChar w:fldCharType="separate"/>
        </w:r>
        <w:r w:rsidR="00B5196C" w:rsidRPr="00AE3C21">
          <w:rPr>
            <w:noProof/>
          </w:rPr>
          <w:t>System Operations</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75" w:author="frontdesk" w:date="2012-11-16T13:05:00Z"/>
        </w:rPr>
      </w:pPr>
      <w:ins w:id="17276" w:author="frontdesk" w:date="2012-11-16T13:05:00Z">
        <w:r>
          <w:fldChar w:fldCharType="begin"/>
        </w:r>
        <w:r w:rsidR="00B5196C">
          <w:instrText xml:space="preserve"> MERGEFIELD Skill </w:instrText>
        </w:r>
        <w:r>
          <w:fldChar w:fldCharType="separate"/>
        </w:r>
        <w:r w:rsidR="00B5196C" w:rsidRPr="00AE3C21">
          <w:rPr>
            <w:noProof/>
          </w:rPr>
          <w:t>Vehicle Repair (by piloting type)</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277" w:author="frontdesk" w:date="2012-11-16T13:05:00Z"/>
        </w:rPr>
      </w:pPr>
      <w:ins w:id="17278" w:author="frontdesk" w:date="2012-11-16T13:05:00Z">
        <w:r>
          <w:fldChar w:fldCharType="begin"/>
        </w:r>
        <w:r w:rsidR="00B5196C">
          <w:instrText xml:space="preserve"> MERGEFIELD Skill </w:instrText>
        </w:r>
        <w:r>
          <w:fldChar w:fldCharType="separate"/>
        </w:r>
        <w:r w:rsidR="00B5196C" w:rsidRPr="00AE3C21">
          <w:rPr>
            <w:noProof/>
          </w:rPr>
          <w:t>Writing</w:t>
        </w:r>
        <w:r>
          <w:fldChar w:fldCharType="end"/>
        </w:r>
        <w:r>
          <w:fldChar w:fldCharType="begin"/>
        </w:r>
        <w:r w:rsidR="00B5196C">
          <w:instrText xml:space="preserve"> NEXT  \* MERGEFORMAT </w:instrText>
        </w:r>
        <w:r>
          <w:fldChar w:fldCharType="end"/>
        </w:r>
      </w:ins>
    </w:p>
    <w:p w:rsidR="00CE3111" w:rsidDel="00B5196C" w:rsidRDefault="00CE3111" w:rsidP="00B5196C">
      <w:pPr>
        <w:pStyle w:val="MatrixSuperfluous"/>
        <w:rPr>
          <w:del w:id="17279" w:author="frontdesk" w:date="2012-11-16T13:05:00Z"/>
        </w:rPr>
      </w:pPr>
      <w:del w:id="17280" w:author="frontdesk" w:date="2012-11-16T13:05:00Z">
        <w:r w:rsidDel="00B5196C">
          <w:delText>Aiming</w:delText>
        </w:r>
      </w:del>
    </w:p>
    <w:p w:rsidR="00CE3111" w:rsidDel="00B5196C" w:rsidRDefault="00CE3111" w:rsidP="00CE3111">
      <w:pPr>
        <w:pStyle w:val="MatrixSuperfluous"/>
        <w:rPr>
          <w:del w:id="17281" w:author="frontdesk" w:date="2012-11-16T13:05:00Z"/>
        </w:rPr>
      </w:pPr>
      <w:del w:id="17282" w:author="frontdesk" w:date="2012-11-16T13:05:00Z">
        <w:r w:rsidDel="00B5196C">
          <w:delText>Art</w:delText>
        </w:r>
      </w:del>
    </w:p>
    <w:p w:rsidR="00CE3111" w:rsidDel="00B5196C" w:rsidRDefault="00CE3111" w:rsidP="00CE3111">
      <w:pPr>
        <w:pStyle w:val="MatrixSuperfluous"/>
        <w:rPr>
          <w:del w:id="17283" w:author="frontdesk" w:date="2012-11-16T13:05:00Z"/>
        </w:rPr>
      </w:pPr>
      <w:del w:id="17284" w:author="frontdesk" w:date="2012-11-16T13:05:00Z">
        <w:r w:rsidDel="00B5196C">
          <w:delText>Biology</w:delText>
        </w:r>
      </w:del>
    </w:p>
    <w:p w:rsidR="00CE3111" w:rsidDel="00B5196C" w:rsidRDefault="00CE3111" w:rsidP="00CE3111">
      <w:pPr>
        <w:pStyle w:val="MatrixSuperfluous"/>
        <w:rPr>
          <w:del w:id="17285" w:author="frontdesk" w:date="2012-11-16T13:05:00Z"/>
        </w:rPr>
      </w:pPr>
      <w:del w:id="17286" w:author="frontdesk" w:date="2012-11-16T13:05:00Z">
        <w:r w:rsidDel="00B5196C">
          <w:delText>Chemistry</w:delText>
        </w:r>
      </w:del>
    </w:p>
    <w:p w:rsidR="00CE3111" w:rsidDel="00B5196C" w:rsidRDefault="00CE3111" w:rsidP="00CE3111">
      <w:pPr>
        <w:pStyle w:val="MatrixSuperfluous"/>
        <w:rPr>
          <w:del w:id="17287" w:author="frontdesk" w:date="2012-11-16T13:05:00Z"/>
        </w:rPr>
      </w:pPr>
      <w:del w:id="17288" w:author="frontdesk" w:date="2012-11-16T13:05:00Z">
        <w:r w:rsidDel="00B5196C">
          <w:delText>City Speak</w:delText>
        </w:r>
      </w:del>
    </w:p>
    <w:p w:rsidR="00CE3111" w:rsidDel="00B5196C" w:rsidRDefault="00CE3111" w:rsidP="00CE3111">
      <w:pPr>
        <w:pStyle w:val="MatrixSuperfluous"/>
        <w:rPr>
          <w:del w:id="17289" w:author="frontdesk" w:date="2012-11-16T13:05:00Z"/>
        </w:rPr>
      </w:pPr>
      <w:del w:id="17290" w:author="frontdesk" w:date="2012-11-16T13:05:00Z">
        <w:r w:rsidDel="00B5196C">
          <w:delText>Demolitions</w:delText>
        </w:r>
      </w:del>
    </w:p>
    <w:p w:rsidR="00CE3111" w:rsidDel="00B5196C" w:rsidRDefault="00CE3111" w:rsidP="00CE3111">
      <w:pPr>
        <w:pStyle w:val="MatrixSuperfluous"/>
        <w:rPr>
          <w:del w:id="17291" w:author="frontdesk" w:date="2012-11-16T13:05:00Z"/>
        </w:rPr>
      </w:pPr>
      <w:del w:id="17292" w:author="frontdesk" w:date="2012-11-16T13:05:00Z">
        <w:r w:rsidDel="00B5196C">
          <w:delText>Electronics</w:delText>
        </w:r>
      </w:del>
    </w:p>
    <w:p w:rsidR="00CE3111" w:rsidDel="00B5196C" w:rsidRDefault="00CE3111" w:rsidP="00CE3111">
      <w:pPr>
        <w:pStyle w:val="MatrixSuperfluous"/>
        <w:rPr>
          <w:del w:id="17293" w:author="frontdesk" w:date="2012-11-16T13:05:00Z"/>
        </w:rPr>
      </w:pPr>
      <w:del w:id="17294" w:author="frontdesk" w:date="2012-11-16T13:05:00Z">
        <w:r w:rsidDel="00B5196C">
          <w:delText>Encryption</w:delText>
        </w:r>
      </w:del>
    </w:p>
    <w:p w:rsidR="00CE3111" w:rsidDel="00B5196C" w:rsidRDefault="00CE3111" w:rsidP="00CE3111">
      <w:pPr>
        <w:pStyle w:val="MatrixSuperfluous"/>
        <w:rPr>
          <w:del w:id="17295" w:author="frontdesk" w:date="2012-11-16T13:05:00Z"/>
        </w:rPr>
      </w:pPr>
      <w:del w:id="17296" w:author="frontdesk" w:date="2012-11-16T13:05:00Z">
        <w:r w:rsidDel="00B5196C">
          <w:delText>First Aid</w:delText>
        </w:r>
      </w:del>
    </w:p>
    <w:p w:rsidR="00CE3111" w:rsidDel="00B5196C" w:rsidRDefault="00CE3111" w:rsidP="00CE3111">
      <w:pPr>
        <w:pStyle w:val="MatrixSuperfluous"/>
        <w:rPr>
          <w:del w:id="17297" w:author="frontdesk" w:date="2012-11-16T13:05:00Z"/>
        </w:rPr>
      </w:pPr>
      <w:del w:id="17298" w:author="frontdesk" w:date="2012-11-16T13:05:00Z">
        <w:r w:rsidDel="00B5196C">
          <w:delText>Forgery</w:delText>
        </w:r>
      </w:del>
    </w:p>
    <w:p w:rsidR="00CE3111" w:rsidDel="00B5196C" w:rsidRDefault="00CE3111" w:rsidP="00CE3111">
      <w:pPr>
        <w:pStyle w:val="MatrixSuperfluous"/>
        <w:rPr>
          <w:del w:id="17299" w:author="frontdesk" w:date="2012-11-16T13:05:00Z"/>
        </w:rPr>
      </w:pPr>
      <w:del w:id="17300" w:author="frontdesk" w:date="2012-11-16T13:05:00Z">
        <w:r w:rsidDel="00B5196C">
          <w:delText>Geology</w:delText>
        </w:r>
      </w:del>
    </w:p>
    <w:p w:rsidR="00CE3111" w:rsidDel="00B5196C" w:rsidRDefault="00CE3111" w:rsidP="00CE3111">
      <w:pPr>
        <w:pStyle w:val="MatrixSuperfluous"/>
        <w:rPr>
          <w:del w:id="17301" w:author="frontdesk" w:date="2012-11-16T13:05:00Z"/>
        </w:rPr>
      </w:pPr>
      <w:del w:id="17302" w:author="frontdesk" w:date="2012-11-16T13:05:00Z">
        <w:r w:rsidDel="00B5196C">
          <w:delText>Gunsmith</w:delText>
        </w:r>
      </w:del>
    </w:p>
    <w:p w:rsidR="00CE3111" w:rsidDel="00B5196C" w:rsidRDefault="00CE3111" w:rsidP="00CE3111">
      <w:pPr>
        <w:pStyle w:val="MatrixSuperfluous"/>
        <w:rPr>
          <w:del w:id="17303" w:author="frontdesk" w:date="2012-11-16T13:05:00Z"/>
        </w:rPr>
      </w:pPr>
      <w:del w:id="17304" w:author="frontdesk" w:date="2012-11-16T13:05:00Z">
        <w:r w:rsidDel="00B5196C">
          <w:delText>Hand signals</w:delText>
        </w:r>
      </w:del>
    </w:p>
    <w:p w:rsidR="00CE3111" w:rsidDel="00B5196C" w:rsidRDefault="00CE3111" w:rsidP="00CE3111">
      <w:pPr>
        <w:pStyle w:val="MatrixSuperfluous"/>
        <w:rPr>
          <w:del w:id="17305" w:author="frontdesk" w:date="2012-11-16T13:05:00Z"/>
        </w:rPr>
      </w:pPr>
      <w:del w:id="17306" w:author="frontdesk" w:date="2012-11-16T13:05:00Z">
        <w:r w:rsidDel="00B5196C">
          <w:delText>Hypnotize</w:delText>
        </w:r>
      </w:del>
    </w:p>
    <w:p w:rsidR="00CE3111" w:rsidDel="00B5196C" w:rsidRDefault="00CE3111" w:rsidP="00CE3111">
      <w:pPr>
        <w:pStyle w:val="MatrixSuperfluous"/>
        <w:rPr>
          <w:del w:id="17307" w:author="frontdesk" w:date="2012-11-16T13:05:00Z"/>
        </w:rPr>
      </w:pPr>
      <w:del w:id="17308" w:author="frontdesk" w:date="2012-11-16T13:05:00Z">
        <w:r w:rsidDel="00B5196C">
          <w:delText>Law</w:delText>
        </w:r>
      </w:del>
    </w:p>
    <w:p w:rsidR="00CE3111" w:rsidDel="00B5196C" w:rsidRDefault="00CE3111" w:rsidP="00CE3111">
      <w:pPr>
        <w:pStyle w:val="MatrixSuperfluous"/>
        <w:rPr>
          <w:del w:id="17309" w:author="frontdesk" w:date="2012-11-16T13:05:00Z"/>
        </w:rPr>
      </w:pPr>
      <w:del w:id="17310" w:author="frontdesk" w:date="2012-11-16T13:05:00Z">
        <w:r w:rsidDel="00B5196C">
          <w:delText>Leadership</w:delText>
        </w:r>
      </w:del>
    </w:p>
    <w:p w:rsidR="00CE3111" w:rsidDel="00B5196C" w:rsidRDefault="00CE3111" w:rsidP="00CE3111">
      <w:pPr>
        <w:pStyle w:val="MatrixSuperfluous"/>
        <w:rPr>
          <w:del w:id="17311" w:author="frontdesk" w:date="2012-11-16T13:05:00Z"/>
        </w:rPr>
      </w:pPr>
      <w:del w:id="17312" w:author="frontdesk" w:date="2012-11-16T13:05:00Z">
        <w:r w:rsidDel="00B5196C">
          <w:delText>Locksmithing</w:delText>
        </w:r>
      </w:del>
    </w:p>
    <w:p w:rsidR="00CE3111" w:rsidDel="00B5196C" w:rsidRDefault="00CE3111" w:rsidP="00CE3111">
      <w:pPr>
        <w:pStyle w:val="MatrixSuperfluous"/>
        <w:rPr>
          <w:del w:id="17313" w:author="frontdesk" w:date="2012-11-16T13:05:00Z"/>
        </w:rPr>
      </w:pPr>
      <w:del w:id="17314" w:author="frontdesk" w:date="2012-11-16T13:05:00Z">
        <w:r w:rsidDel="00B5196C">
          <w:delText>Medical Knowledge</w:delText>
        </w:r>
      </w:del>
    </w:p>
    <w:p w:rsidR="00CE3111" w:rsidDel="00B5196C" w:rsidRDefault="00CE3111" w:rsidP="00CE3111">
      <w:pPr>
        <w:pStyle w:val="MatrixSuperfluous"/>
        <w:rPr>
          <w:del w:id="17315" w:author="frontdesk" w:date="2012-11-16T13:05:00Z"/>
        </w:rPr>
      </w:pPr>
      <w:del w:id="17316" w:author="frontdesk" w:date="2012-11-16T13:05:00Z">
        <w:r w:rsidDel="00B5196C">
          <w:delText>Navigate</w:delText>
        </w:r>
      </w:del>
    </w:p>
    <w:p w:rsidR="00CE3111" w:rsidDel="00B5196C" w:rsidRDefault="00CE3111" w:rsidP="00CE3111">
      <w:pPr>
        <w:pStyle w:val="MatrixSuperfluous"/>
        <w:rPr>
          <w:del w:id="17317" w:author="frontdesk" w:date="2012-11-16T13:05:00Z"/>
        </w:rPr>
      </w:pPr>
      <w:del w:id="17318" w:author="frontdesk" w:date="2012-11-16T13:05:00Z">
        <w:r w:rsidDel="00B5196C">
          <w:delText>System Operations</w:delText>
        </w:r>
      </w:del>
    </w:p>
    <w:p w:rsidR="00CE3111" w:rsidDel="00B5196C" w:rsidRDefault="00CE3111" w:rsidP="00CE3111">
      <w:pPr>
        <w:pStyle w:val="MatrixSuperfluous"/>
        <w:rPr>
          <w:del w:id="17319" w:author="frontdesk" w:date="2012-11-16T13:05:00Z"/>
        </w:rPr>
      </w:pPr>
      <w:del w:id="17320" w:author="frontdesk" w:date="2012-11-16T13:05:00Z">
        <w:r w:rsidDel="00B5196C">
          <w:delText>Vehicle Repair (by piloting type)</w:delText>
        </w:r>
      </w:del>
    </w:p>
    <w:p w:rsidR="00514757" w:rsidDel="00B5196C" w:rsidRDefault="00CE3111">
      <w:pPr>
        <w:pStyle w:val="MatrixSuperfluous"/>
        <w:rPr>
          <w:del w:id="17321" w:author="frontdesk" w:date="2012-11-16T13:05:00Z"/>
        </w:rPr>
      </w:pPr>
      <w:del w:id="17322" w:author="frontdesk" w:date="2012-11-16T13:05:00Z">
        <w:r w:rsidDel="00B5196C">
          <w:delText>Writing</w:delText>
        </w:r>
      </w:del>
    </w:p>
    <w:p w:rsidR="00514757" w:rsidRDefault="00514757">
      <w:pPr>
        <w:pStyle w:val="MatrixSuperfluous"/>
      </w:pPr>
    </w:p>
    <w:p w:rsidR="00514757" w:rsidRDefault="00CE3111">
      <w:pPr>
        <w:pStyle w:val="MatrixSuperfluous"/>
        <w:rPr>
          <w:b/>
          <w:u w:val="single"/>
        </w:rPr>
      </w:pPr>
      <w:r>
        <w:rPr>
          <w:b/>
          <w:u w:val="single"/>
        </w:rPr>
        <w:t>Strength</w:t>
      </w:r>
    </w:p>
    <w:p w:rsidR="002D583E" w:rsidRDefault="00EE27B1" w:rsidP="00B5196C">
      <w:pPr>
        <w:pStyle w:val="MatrixSuperfluous"/>
        <w:rPr>
          <w:ins w:id="17323" w:author="frontdesk" w:date="2012-11-16T13:10:00Z"/>
        </w:rPr>
      </w:pPr>
      <w:ins w:id="17324" w:author="frontdesk" w:date="2012-11-16T13:10:00Z">
        <w:r>
          <w:fldChar w:fldCharType="begin"/>
        </w:r>
        <w:r w:rsidR="002D583E">
          <w:instrText xml:space="preserve"> MERGEFIELD Skill </w:instrText>
        </w:r>
        <w:r>
          <w:fldChar w:fldCharType="separate"/>
        </w:r>
        <w:r w:rsidR="002D583E" w:rsidRPr="00AE3C21">
          <w:rPr>
            <w:noProof/>
          </w:rPr>
          <w:t>Acrobatics</w:t>
        </w:r>
        <w:r>
          <w:fldChar w:fldCharType="end"/>
        </w:r>
      </w:ins>
    </w:p>
    <w:p w:rsidR="00B5196C" w:rsidRDefault="00EE27B1" w:rsidP="00B5196C">
      <w:pPr>
        <w:pStyle w:val="MatrixSuperfluous"/>
        <w:rPr>
          <w:ins w:id="17325" w:author="frontdesk" w:date="2012-11-16T13:05:00Z"/>
        </w:rPr>
      </w:pPr>
      <w:ins w:id="17326" w:author="frontdesk" w:date="2012-11-16T13:05:00Z">
        <w:r>
          <w:fldChar w:fldCharType="begin"/>
        </w:r>
        <w:r w:rsidR="00B5196C">
          <w:instrText xml:space="preserve"> MERGEFIELD Skill </w:instrText>
        </w:r>
        <w:r>
          <w:fldChar w:fldCharType="separate"/>
        </w:r>
        <w:r w:rsidR="00B5196C" w:rsidRPr="00AE3C21">
          <w:rPr>
            <w:noProof/>
          </w:rPr>
          <w:t>Blacksmith</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327" w:author="frontdesk" w:date="2012-11-16T13:05:00Z"/>
        </w:rPr>
      </w:pPr>
      <w:ins w:id="17328" w:author="frontdesk" w:date="2012-11-16T13:05:00Z">
        <w:r>
          <w:fldChar w:fldCharType="begin"/>
        </w:r>
        <w:r w:rsidR="00B5196C">
          <w:instrText xml:space="preserve"> MERGEFIELD Skill </w:instrText>
        </w:r>
        <w:r>
          <w:fldChar w:fldCharType="separate"/>
        </w:r>
        <w:r w:rsidR="00B5196C" w:rsidRPr="00AE3C21">
          <w:rPr>
            <w:noProof/>
          </w:rPr>
          <w:t>Boxing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329" w:author="frontdesk" w:date="2012-11-16T13:05:00Z"/>
        </w:rPr>
      </w:pPr>
      <w:ins w:id="17330" w:author="frontdesk" w:date="2012-11-16T13:05:00Z">
        <w:r>
          <w:fldChar w:fldCharType="begin"/>
        </w:r>
        <w:r w:rsidR="00B5196C">
          <w:instrText xml:space="preserve"> MERGEFIELD Skill </w:instrText>
        </w:r>
        <w:r>
          <w:fldChar w:fldCharType="separate"/>
        </w:r>
        <w:r w:rsidR="00B5196C" w:rsidRPr="00AE3C21">
          <w:rPr>
            <w:noProof/>
          </w:rPr>
          <w:t>Brawling</w:t>
        </w:r>
        <w:r>
          <w:fldChar w:fldCharType="end"/>
        </w:r>
        <w:r>
          <w:fldChar w:fldCharType="begin"/>
        </w:r>
        <w:r w:rsidR="00B5196C">
          <w:instrText xml:space="preserve"> NEXT  \* MERGEFORMAT </w:instrText>
        </w:r>
        <w:r>
          <w:fldChar w:fldCharType="end"/>
        </w:r>
      </w:ins>
    </w:p>
    <w:p w:rsidR="00B5196C" w:rsidRDefault="00EE27B1" w:rsidP="00B5196C">
      <w:pPr>
        <w:pStyle w:val="MatrixSuperfluous"/>
        <w:rPr>
          <w:ins w:id="17331" w:author="frontdesk" w:date="2012-11-16T13:05:00Z"/>
        </w:rPr>
      </w:pPr>
      <w:ins w:id="17332" w:author="frontdesk" w:date="2012-11-16T13:05:00Z">
        <w:r>
          <w:fldChar w:fldCharType="begin"/>
        </w:r>
        <w:r w:rsidR="00B5196C">
          <w:instrText xml:space="preserve"> MERGEFIELD Skill </w:instrText>
        </w:r>
        <w:r>
          <w:fldChar w:fldCharType="separate"/>
        </w:r>
        <w:r w:rsidR="00B5196C" w:rsidRPr="00AE3C21">
          <w:rPr>
            <w:noProof/>
          </w:rPr>
          <w:t>Fitness</w:t>
        </w:r>
        <w:r>
          <w:fldChar w:fldCharType="end"/>
        </w:r>
        <w:r>
          <w:fldChar w:fldCharType="begin"/>
        </w:r>
        <w:r w:rsidR="00B5196C">
          <w:instrText xml:space="preserve"> NEXT  \* MERGEFORMAT </w:instrText>
        </w:r>
        <w:r>
          <w:fldChar w:fldCharType="end"/>
        </w:r>
      </w:ins>
    </w:p>
    <w:p w:rsidR="002153C3" w:rsidRDefault="00EE27B1" w:rsidP="00B5196C">
      <w:pPr>
        <w:pStyle w:val="MatrixSuperfluous"/>
        <w:rPr>
          <w:ins w:id="17333" w:author="frontdesk" w:date="2012-11-16T13:12:00Z"/>
        </w:rPr>
      </w:pPr>
      <w:ins w:id="17334" w:author="frontdesk" w:date="2012-11-16T13:05:00Z">
        <w:r>
          <w:fldChar w:fldCharType="begin"/>
        </w:r>
        <w:r w:rsidR="00B5196C">
          <w:instrText xml:space="preserve"> MERGEFIELD Skill </w:instrText>
        </w:r>
        <w:r>
          <w:fldChar w:fldCharType="separate"/>
        </w:r>
        <w:r w:rsidR="00B5196C" w:rsidRPr="00AE3C21">
          <w:rPr>
            <w:noProof/>
          </w:rPr>
          <w:t>Parkor</w:t>
        </w:r>
        <w:r>
          <w:fldChar w:fldCharType="end"/>
        </w:r>
      </w:ins>
    </w:p>
    <w:p w:rsidR="002153C3" w:rsidRDefault="00EE27B1" w:rsidP="00B5196C">
      <w:pPr>
        <w:pStyle w:val="MatrixSuperfluous"/>
        <w:rPr>
          <w:ins w:id="17335" w:author="frontdesk" w:date="2012-11-16T13:13:00Z"/>
        </w:rPr>
      </w:pPr>
      <w:ins w:id="17336" w:author="frontdesk" w:date="2012-11-16T13:12:00Z">
        <w:r>
          <w:fldChar w:fldCharType="begin"/>
        </w:r>
        <w:r w:rsidR="002153C3">
          <w:instrText xml:space="preserve"> MERGEFIELD Skill </w:instrText>
        </w:r>
        <w:r>
          <w:fldChar w:fldCharType="separate"/>
        </w:r>
        <w:r w:rsidR="002153C3" w:rsidRPr="00AE3C21">
          <w:rPr>
            <w:noProof/>
          </w:rPr>
          <w:t>PunkSmithing</w:t>
        </w:r>
        <w:r>
          <w:fldChar w:fldCharType="end"/>
        </w:r>
      </w:ins>
    </w:p>
    <w:p w:rsidR="002153C3" w:rsidRDefault="00EE27B1" w:rsidP="00B5196C">
      <w:pPr>
        <w:pStyle w:val="MatrixSuperfluous"/>
        <w:rPr>
          <w:ins w:id="17337" w:author="frontdesk" w:date="2012-11-16T13:12:00Z"/>
        </w:rPr>
      </w:pPr>
      <w:ins w:id="17338" w:author="frontdesk" w:date="2012-11-16T13:13:00Z">
        <w:r>
          <w:fldChar w:fldCharType="begin"/>
        </w:r>
        <w:r w:rsidR="002153C3">
          <w:instrText xml:space="preserve"> MERGEFIELD Skill </w:instrText>
        </w:r>
        <w:r>
          <w:fldChar w:fldCharType="separate"/>
        </w:r>
        <w:r w:rsidR="002153C3" w:rsidRPr="00AE3C21">
          <w:rPr>
            <w:noProof/>
          </w:rPr>
          <w:t>Rock climbing</w:t>
        </w:r>
        <w:r>
          <w:fldChar w:fldCharType="end"/>
        </w:r>
      </w:ins>
    </w:p>
    <w:p w:rsidR="00B5196C" w:rsidRDefault="00EE27B1" w:rsidP="00B5196C">
      <w:pPr>
        <w:pStyle w:val="MatrixSuperfluous"/>
        <w:rPr>
          <w:ins w:id="17339" w:author="frontdesk" w:date="2012-11-16T13:05:00Z"/>
        </w:rPr>
      </w:pPr>
      <w:ins w:id="17340" w:author="frontdesk" w:date="2012-11-16T13:12:00Z">
        <w:r>
          <w:fldChar w:fldCharType="begin"/>
        </w:r>
        <w:r w:rsidR="002153C3">
          <w:instrText xml:space="preserve"> MERGEFIELD Skill </w:instrText>
        </w:r>
        <w:r>
          <w:fldChar w:fldCharType="separate"/>
        </w:r>
        <w:r w:rsidR="002153C3" w:rsidRPr="00AE3C21">
          <w:rPr>
            <w:noProof/>
          </w:rPr>
          <w:t>Salvage</w:t>
        </w:r>
        <w:r>
          <w:fldChar w:fldCharType="end"/>
        </w:r>
      </w:ins>
      <w:ins w:id="17341" w:author="frontdesk" w:date="2012-11-16T13:05:00Z">
        <w:r>
          <w:fldChar w:fldCharType="begin"/>
        </w:r>
        <w:r w:rsidR="00B5196C">
          <w:instrText xml:space="preserve"> NEXT  \* MERGEFORMAT </w:instrText>
        </w:r>
        <w:r>
          <w:fldChar w:fldCharType="end"/>
        </w:r>
      </w:ins>
    </w:p>
    <w:p w:rsidR="00B5196C" w:rsidRDefault="00EE27B1" w:rsidP="00B5196C">
      <w:pPr>
        <w:pStyle w:val="MatrixSuperfluous"/>
        <w:rPr>
          <w:ins w:id="17342" w:author="frontdesk" w:date="2012-11-16T13:05:00Z"/>
        </w:rPr>
      </w:pPr>
      <w:ins w:id="17343" w:author="frontdesk" w:date="2012-11-16T13:05:00Z">
        <w:r>
          <w:fldChar w:fldCharType="begin"/>
        </w:r>
        <w:r w:rsidR="00B5196C">
          <w:instrText xml:space="preserve"> MERGEFIELD Skill </w:instrText>
        </w:r>
        <w:r>
          <w:fldChar w:fldCharType="separate"/>
        </w:r>
        <w:r w:rsidR="00B5196C" w:rsidRPr="00AE3C21">
          <w:rPr>
            <w:noProof/>
          </w:rPr>
          <w:t>Swimming</w:t>
        </w:r>
        <w:r>
          <w:fldChar w:fldCharType="end"/>
        </w:r>
      </w:ins>
    </w:p>
    <w:p w:rsidR="00CE3111" w:rsidDel="00B5196C" w:rsidRDefault="00CE3111" w:rsidP="00CE3111">
      <w:pPr>
        <w:pStyle w:val="MatrixSuperfluous"/>
        <w:rPr>
          <w:del w:id="17344" w:author="frontdesk" w:date="2012-11-16T13:05:00Z"/>
        </w:rPr>
      </w:pPr>
      <w:del w:id="17345" w:author="frontdesk" w:date="2012-11-16T13:05:00Z">
        <w:r w:rsidDel="00B5196C">
          <w:delText>Boxing</w:delText>
        </w:r>
      </w:del>
    </w:p>
    <w:p w:rsidR="00CE3111" w:rsidDel="00B5196C" w:rsidRDefault="00CE3111" w:rsidP="00CE3111">
      <w:pPr>
        <w:pStyle w:val="MatrixSuperfluous"/>
        <w:rPr>
          <w:del w:id="17346" w:author="frontdesk" w:date="2012-11-16T13:05:00Z"/>
        </w:rPr>
      </w:pPr>
      <w:del w:id="17347" w:author="frontdesk" w:date="2012-11-16T13:05:00Z">
        <w:r w:rsidDel="00B5196C">
          <w:delText>Brawling</w:delText>
        </w:r>
      </w:del>
    </w:p>
    <w:p w:rsidR="00CE3111" w:rsidDel="00B5196C" w:rsidRDefault="00CE3111" w:rsidP="00CE3111">
      <w:pPr>
        <w:pStyle w:val="MatrixSuperfluous"/>
        <w:rPr>
          <w:del w:id="17348" w:author="frontdesk" w:date="2012-11-16T13:05:00Z"/>
        </w:rPr>
      </w:pPr>
      <w:del w:id="17349" w:author="frontdesk" w:date="2012-11-16T13:05:00Z">
        <w:r w:rsidDel="00B5196C">
          <w:delText>Fitness</w:delText>
        </w:r>
      </w:del>
    </w:p>
    <w:p w:rsidR="00CE3111" w:rsidDel="00B5196C" w:rsidRDefault="00CE3111" w:rsidP="00CE3111">
      <w:pPr>
        <w:pStyle w:val="MatrixSuperfluous"/>
        <w:rPr>
          <w:del w:id="17350" w:author="frontdesk" w:date="2012-11-16T13:05:00Z"/>
        </w:rPr>
      </w:pPr>
      <w:del w:id="17351" w:author="frontdesk" w:date="2012-11-16T13:05:00Z">
        <w:r w:rsidDel="00B5196C">
          <w:delText>Parkor</w:delText>
        </w:r>
      </w:del>
    </w:p>
    <w:p w:rsidR="00514757" w:rsidDel="00B5196C" w:rsidRDefault="00CE3111">
      <w:pPr>
        <w:pStyle w:val="MatrixSuperfluous"/>
        <w:rPr>
          <w:del w:id="17352" w:author="frontdesk" w:date="2012-11-16T13:05:00Z"/>
        </w:rPr>
      </w:pPr>
      <w:del w:id="17353" w:author="frontdesk" w:date="2012-11-16T13:05:00Z">
        <w:r w:rsidDel="00B5196C">
          <w:delText>Swimming</w:delText>
        </w:r>
      </w:del>
    </w:p>
    <w:p w:rsidR="00514757" w:rsidRDefault="00514757">
      <w:pPr>
        <w:pStyle w:val="MatrixSuperfluous"/>
      </w:pPr>
    </w:p>
    <w:p w:rsidR="00514757" w:rsidRDefault="002F3178">
      <w:pPr>
        <w:pStyle w:val="MatrixSuperfluous"/>
        <w:rPr>
          <w:b/>
          <w:u w:val="single"/>
        </w:rPr>
      </w:pPr>
      <w:r w:rsidRPr="002F3178">
        <w:rPr>
          <w:b/>
          <w:u w:val="single"/>
        </w:rPr>
        <w:t>Cyberzen</w:t>
      </w:r>
    </w:p>
    <w:p w:rsidR="002D583E" w:rsidRDefault="002D583E" w:rsidP="002D583E">
      <w:pPr>
        <w:pStyle w:val="MatrixSuperfluous"/>
        <w:rPr>
          <w:ins w:id="17354" w:author="frontdesk" w:date="2012-11-16T13:09:00Z"/>
        </w:rPr>
      </w:pPr>
      <w:ins w:id="17355" w:author="frontdesk" w:date="2012-11-16T13:09:00Z">
        <w:r>
          <w:t>Matrix Feat “</w:t>
        </w:r>
        <w:r w:rsidR="00EE27B1">
          <w:fldChar w:fldCharType="begin"/>
        </w:r>
        <w:r>
          <w:instrText xml:space="preserve"> MERGEFIELD Skill </w:instrText>
        </w:r>
        <w:r w:rsidR="00EE27B1">
          <w:fldChar w:fldCharType="separate"/>
        </w:r>
        <w:r w:rsidRPr="00AE3C21">
          <w:rPr>
            <w:noProof/>
          </w:rPr>
          <w:t>Acute Hearing</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56" w:author="frontdesk" w:date="2012-11-16T13:09:00Z"/>
        </w:rPr>
      </w:pPr>
      <w:ins w:id="17357" w:author="frontdesk" w:date="2012-11-16T13:09:00Z">
        <w:r>
          <w:t>Matrix Feat “</w:t>
        </w:r>
        <w:r w:rsidR="00EE27B1">
          <w:fldChar w:fldCharType="begin"/>
        </w:r>
        <w:r>
          <w:instrText xml:space="preserve"> MERGEFIELD Skill </w:instrText>
        </w:r>
        <w:r w:rsidR="00EE27B1">
          <w:fldChar w:fldCharType="separate"/>
        </w:r>
        <w:r w:rsidRPr="00AE3C21">
          <w:rPr>
            <w:noProof/>
          </w:rPr>
          <w:t>Atmospheric Adaptation</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58" w:author="frontdesk" w:date="2012-11-16T13:09:00Z"/>
        </w:rPr>
      </w:pPr>
      <w:ins w:id="17359" w:author="frontdesk" w:date="2012-11-16T13:09:00Z">
        <w:r>
          <w:t>Matrix Feat “</w:t>
        </w:r>
        <w:r w:rsidR="00EE27B1">
          <w:fldChar w:fldCharType="begin"/>
        </w:r>
        <w:r>
          <w:instrText xml:space="preserve"> MERGEFIELD Skill </w:instrText>
        </w:r>
        <w:r w:rsidR="00EE27B1">
          <w:fldChar w:fldCharType="separate"/>
        </w:r>
        <w:r w:rsidRPr="00AE3C21">
          <w:rPr>
            <w:noProof/>
          </w:rPr>
          <w:t>Blindness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60" w:author="frontdesk" w:date="2012-11-16T13:09:00Z"/>
        </w:rPr>
      </w:pPr>
      <w:ins w:id="17361" w:author="frontdesk" w:date="2012-11-16T13:09:00Z">
        <w:r>
          <w:t>Matrix Feat “</w:t>
        </w:r>
        <w:r w:rsidR="00EE27B1">
          <w:fldChar w:fldCharType="begin"/>
        </w:r>
        <w:r>
          <w:instrText xml:space="preserve"> MERGEFIELD Skill </w:instrText>
        </w:r>
        <w:r w:rsidR="00EE27B1">
          <w:fldChar w:fldCharType="separate"/>
        </w:r>
        <w:r w:rsidRPr="00AE3C21">
          <w:rPr>
            <w:noProof/>
          </w:rPr>
          <w:t>Change Material</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62" w:author="frontdesk" w:date="2012-11-16T13:09:00Z"/>
        </w:rPr>
      </w:pPr>
      <w:ins w:id="17363" w:author="frontdesk" w:date="2012-11-16T13:09:00Z">
        <w:r>
          <w:t>Matrix Feat “</w:t>
        </w:r>
        <w:r w:rsidR="00EE27B1">
          <w:fldChar w:fldCharType="begin"/>
        </w:r>
        <w:r>
          <w:instrText xml:space="preserve"> MERGEFIELD Skill </w:instrText>
        </w:r>
        <w:r w:rsidR="00EE27B1">
          <w:fldChar w:fldCharType="separate"/>
        </w:r>
        <w:r w:rsidRPr="00AE3C21">
          <w:rPr>
            <w:noProof/>
          </w:rPr>
          <w:t>Control Animal(s)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64" w:author="frontdesk" w:date="2012-11-16T13:09:00Z"/>
        </w:rPr>
      </w:pPr>
      <w:ins w:id="17365" w:author="frontdesk" w:date="2012-11-16T13:09:00Z">
        <w:r>
          <w:t>Matrix Feat “</w:t>
        </w:r>
        <w:r w:rsidR="00EE27B1">
          <w:fldChar w:fldCharType="begin"/>
        </w:r>
        <w:r>
          <w:instrText xml:space="preserve"> MERGEFIELD Skill </w:instrText>
        </w:r>
        <w:r w:rsidR="00EE27B1">
          <w:fldChar w:fldCharType="separate"/>
        </w:r>
        <w:r w:rsidRPr="00AE3C21">
          <w:rPr>
            <w:noProof/>
          </w:rPr>
          <w:t>Control Gravity</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66" w:author="frontdesk" w:date="2012-11-16T13:09:00Z"/>
        </w:rPr>
      </w:pPr>
      <w:ins w:id="17367" w:author="frontdesk" w:date="2012-11-16T13:09:00Z">
        <w:r>
          <w:t>Matrix Feat “</w:t>
        </w:r>
        <w:r w:rsidR="00EE27B1">
          <w:fldChar w:fldCharType="begin"/>
        </w:r>
        <w:r>
          <w:instrText xml:space="preserve"> MERGEFIELD Skill </w:instrText>
        </w:r>
        <w:r w:rsidR="00EE27B1">
          <w:fldChar w:fldCharType="separate"/>
        </w:r>
        <w:r w:rsidRPr="00AE3C21">
          <w:rPr>
            <w:noProof/>
          </w:rPr>
          <w:t>Control Plant(s)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68" w:author="frontdesk" w:date="2012-11-16T13:09:00Z"/>
        </w:rPr>
      </w:pPr>
      <w:ins w:id="17369" w:author="frontdesk" w:date="2012-11-16T13:09:00Z">
        <w:r>
          <w:t>Matrix Feat “</w:t>
        </w:r>
        <w:r w:rsidR="00EE27B1">
          <w:fldChar w:fldCharType="begin"/>
        </w:r>
        <w:r>
          <w:instrText xml:space="preserve"> MERGEFIELD Skill </w:instrText>
        </w:r>
        <w:r w:rsidR="00EE27B1">
          <w:fldChar w:fldCharType="separate"/>
        </w:r>
        <w:r w:rsidRPr="00AE3C21">
          <w:rPr>
            <w:noProof/>
          </w:rPr>
          <w:t>Control Weather</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70" w:author="frontdesk" w:date="2012-11-16T13:09:00Z"/>
        </w:rPr>
      </w:pPr>
      <w:ins w:id="17371" w:author="frontdesk" w:date="2012-11-16T13:09:00Z">
        <w:r>
          <w:t>Matrix Feat “</w:t>
        </w:r>
        <w:r w:rsidR="00EE27B1">
          <w:fldChar w:fldCharType="begin"/>
        </w:r>
        <w:r>
          <w:instrText xml:space="preserve"> MERGEFIELD Skill </w:instrText>
        </w:r>
        <w:r w:rsidR="00EE27B1">
          <w:fldChar w:fldCharType="separate"/>
        </w:r>
        <w:r w:rsidRPr="00AE3C21">
          <w:rPr>
            <w:noProof/>
          </w:rPr>
          <w:t>Create Simple Objects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72" w:author="frontdesk" w:date="2012-11-16T13:09:00Z"/>
        </w:rPr>
      </w:pPr>
      <w:ins w:id="17373" w:author="frontdesk" w:date="2012-11-16T13:09:00Z">
        <w:r>
          <w:t>Matrix Feat “</w:t>
        </w:r>
        <w:r w:rsidR="00EE27B1">
          <w:fldChar w:fldCharType="begin"/>
        </w:r>
        <w:r>
          <w:instrText xml:space="preserve"> MERGEFIELD Skill </w:instrText>
        </w:r>
        <w:r w:rsidR="00EE27B1">
          <w:fldChar w:fldCharType="separate"/>
        </w:r>
        <w:r w:rsidRPr="00AE3C21">
          <w:rPr>
            <w:noProof/>
          </w:rPr>
          <w:t>Disguise</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74" w:author="frontdesk" w:date="2012-11-16T13:09:00Z"/>
        </w:rPr>
      </w:pPr>
      <w:ins w:id="17375" w:author="frontdesk" w:date="2012-11-16T13:09:00Z">
        <w:r>
          <w:t>Matrix Feat “</w:t>
        </w:r>
        <w:r w:rsidR="00EE27B1">
          <w:fldChar w:fldCharType="begin"/>
        </w:r>
        <w:r>
          <w:instrText xml:space="preserve"> MERGEFIELD Skill </w:instrText>
        </w:r>
        <w:r w:rsidR="00EE27B1">
          <w:fldChar w:fldCharType="separate"/>
        </w:r>
        <w:r w:rsidRPr="00AE3C21">
          <w:rPr>
            <w:noProof/>
          </w:rPr>
          <w:t>Dodging Bullets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76" w:author="frontdesk" w:date="2012-11-16T13:09:00Z"/>
        </w:rPr>
      </w:pPr>
      <w:ins w:id="17377" w:author="frontdesk" w:date="2012-11-16T13:09:00Z">
        <w:r>
          <w:t>Matrix Feat “</w:t>
        </w:r>
        <w:r w:rsidR="00EE27B1">
          <w:fldChar w:fldCharType="begin"/>
        </w:r>
        <w:r>
          <w:instrText xml:space="preserve"> MERGEFIELD Skill </w:instrText>
        </w:r>
        <w:r w:rsidR="00EE27B1">
          <w:fldChar w:fldCharType="separate"/>
        </w:r>
        <w:r w:rsidRPr="00AE3C21">
          <w:rPr>
            <w:noProof/>
          </w:rPr>
          <w:t>Eagle Eyes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78" w:author="frontdesk" w:date="2012-11-16T13:09:00Z"/>
        </w:rPr>
      </w:pPr>
      <w:ins w:id="17379" w:author="frontdesk" w:date="2012-11-16T13:09:00Z">
        <w:r>
          <w:t>Matrix Feat “</w:t>
        </w:r>
        <w:r w:rsidR="00EE27B1">
          <w:fldChar w:fldCharType="begin"/>
        </w:r>
        <w:r>
          <w:instrText xml:space="preserve"> MERGEFIELD Skill </w:instrText>
        </w:r>
        <w:r w:rsidR="00EE27B1">
          <w:fldChar w:fldCharType="separate"/>
        </w:r>
        <w:r w:rsidRPr="00AE3C21">
          <w:rPr>
            <w:noProof/>
          </w:rPr>
          <w:t>Enhanced Smell</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80" w:author="frontdesk" w:date="2012-11-16T13:09:00Z"/>
        </w:rPr>
      </w:pPr>
      <w:ins w:id="17381" w:author="frontdesk" w:date="2012-11-16T13:09:00Z">
        <w:r>
          <w:t>Matrix Feat “</w:t>
        </w:r>
        <w:r w:rsidR="00EE27B1">
          <w:fldChar w:fldCharType="begin"/>
        </w:r>
        <w:r>
          <w:instrText xml:space="preserve"> MERGEFIELD Skill </w:instrText>
        </w:r>
        <w:r w:rsidR="00EE27B1">
          <w:fldChar w:fldCharType="separate"/>
        </w:r>
        <w:r w:rsidRPr="00AE3C21">
          <w:rPr>
            <w:noProof/>
          </w:rPr>
          <w:t>Firestarter</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82" w:author="frontdesk" w:date="2012-11-16T13:09:00Z"/>
        </w:rPr>
      </w:pPr>
      <w:ins w:id="17383" w:author="frontdesk" w:date="2012-11-16T13:09:00Z">
        <w:r>
          <w:t>Matrix Feat “</w:t>
        </w:r>
        <w:r w:rsidR="00EE27B1">
          <w:fldChar w:fldCharType="begin"/>
        </w:r>
        <w:r>
          <w:instrText xml:space="preserve"> MERGEFIELD Skill </w:instrText>
        </w:r>
        <w:r w:rsidR="00EE27B1">
          <w:fldChar w:fldCharType="separate"/>
        </w:r>
        <w:r w:rsidRPr="00AE3C21">
          <w:rPr>
            <w:noProof/>
          </w:rPr>
          <w:t>Flight</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84" w:author="frontdesk" w:date="2012-11-16T13:09:00Z"/>
        </w:rPr>
      </w:pPr>
      <w:ins w:id="17385" w:author="frontdesk" w:date="2012-11-16T13:09:00Z">
        <w:r>
          <w:t>Matrix Feat “</w:t>
        </w:r>
        <w:r w:rsidR="00EE27B1">
          <w:fldChar w:fldCharType="begin"/>
        </w:r>
        <w:r>
          <w:instrText xml:space="preserve"> MERGEFIELD Skill </w:instrText>
        </w:r>
        <w:r w:rsidR="00EE27B1">
          <w:fldChar w:fldCharType="separate"/>
        </w:r>
        <w:r w:rsidRPr="00AE3C21">
          <w:rPr>
            <w:noProof/>
          </w:rPr>
          <w:t>Forcefield</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86" w:author="frontdesk" w:date="2012-11-16T13:09:00Z"/>
        </w:rPr>
      </w:pPr>
      <w:ins w:id="17387" w:author="frontdesk" w:date="2012-11-16T13:09:00Z">
        <w:r>
          <w:t>Matrix Feat “</w:t>
        </w:r>
        <w:r w:rsidR="00EE27B1">
          <w:fldChar w:fldCharType="begin"/>
        </w:r>
        <w:r>
          <w:instrText xml:space="preserve"> MERGEFIELD Skill </w:instrText>
        </w:r>
        <w:r w:rsidR="00EE27B1">
          <w:fldChar w:fldCharType="separate"/>
        </w:r>
        <w:r w:rsidRPr="00AE3C21">
          <w:rPr>
            <w:noProof/>
          </w:rPr>
          <w:t>Gliding</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88" w:author="frontdesk" w:date="2012-11-16T13:09:00Z"/>
        </w:rPr>
      </w:pPr>
      <w:ins w:id="17389" w:author="frontdesk" w:date="2012-11-16T13:09:00Z">
        <w:r>
          <w:t>Matrix Feat “</w:t>
        </w:r>
        <w:r w:rsidR="00EE27B1">
          <w:fldChar w:fldCharType="begin"/>
        </w:r>
        <w:r>
          <w:instrText xml:space="preserve"> MERGEFIELD Skill </w:instrText>
        </w:r>
        <w:r w:rsidR="00EE27B1">
          <w:fldChar w:fldCharType="separate"/>
        </w:r>
        <w:r w:rsidRPr="00AE3C21">
          <w:rPr>
            <w:noProof/>
          </w:rPr>
          <w:t>Grow Claws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90" w:author="frontdesk" w:date="2012-11-16T13:09:00Z"/>
        </w:rPr>
      </w:pPr>
      <w:ins w:id="17391" w:author="frontdesk" w:date="2012-11-16T13:09:00Z">
        <w:r>
          <w:t>Matrix Feat “</w:t>
        </w:r>
        <w:r w:rsidR="00EE27B1">
          <w:fldChar w:fldCharType="begin"/>
        </w:r>
        <w:r>
          <w:instrText xml:space="preserve"> MERGEFIELD Skill </w:instrText>
        </w:r>
        <w:r w:rsidR="00EE27B1">
          <w:fldChar w:fldCharType="separate"/>
        </w:r>
        <w:r w:rsidRPr="00AE3C21">
          <w:rPr>
            <w:noProof/>
          </w:rPr>
          <w:t>Increased Attribute</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92" w:author="frontdesk" w:date="2012-11-16T13:09:00Z"/>
        </w:rPr>
      </w:pPr>
      <w:ins w:id="17393" w:author="frontdesk" w:date="2012-11-16T13:09:00Z">
        <w:r>
          <w:t>Matrix Feat “</w:t>
        </w:r>
        <w:r w:rsidR="00EE27B1">
          <w:fldChar w:fldCharType="begin"/>
        </w:r>
        <w:r>
          <w:instrText xml:space="preserve"> MERGEFIELD Skill </w:instrText>
        </w:r>
        <w:r w:rsidR="00EE27B1">
          <w:fldChar w:fldCharType="separate"/>
        </w:r>
        <w:r w:rsidRPr="00AE3C21">
          <w:rPr>
            <w:noProof/>
          </w:rPr>
          <w:t>Increased Skill</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94" w:author="frontdesk" w:date="2012-11-16T13:09:00Z"/>
        </w:rPr>
      </w:pPr>
      <w:ins w:id="17395" w:author="frontdesk" w:date="2012-11-16T13:09:00Z">
        <w:r>
          <w:t>Matrix Feat “</w:t>
        </w:r>
        <w:r w:rsidR="00EE27B1">
          <w:fldChar w:fldCharType="begin"/>
        </w:r>
        <w:r>
          <w:instrText xml:space="preserve"> MERGEFIELD Skill </w:instrText>
        </w:r>
        <w:r w:rsidR="00EE27B1">
          <w:fldChar w:fldCharType="separate"/>
        </w:r>
        <w:r w:rsidRPr="00AE3C21">
          <w:rPr>
            <w:noProof/>
          </w:rPr>
          <w:t>Invisibilty</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96" w:author="frontdesk" w:date="2012-11-16T13:09:00Z"/>
        </w:rPr>
      </w:pPr>
      <w:ins w:id="17397" w:author="frontdesk" w:date="2012-11-16T13:09:00Z">
        <w:r>
          <w:t>Matrix Feat “</w:t>
        </w:r>
        <w:r w:rsidR="00EE27B1">
          <w:fldChar w:fldCharType="begin"/>
        </w:r>
        <w:r>
          <w:instrText xml:space="preserve"> MERGEFIELD Skill </w:instrText>
        </w:r>
        <w:r w:rsidR="00EE27B1">
          <w:fldChar w:fldCharType="separate"/>
        </w:r>
        <w:r w:rsidRPr="00AE3C21">
          <w:rPr>
            <w:noProof/>
          </w:rPr>
          <w:t>Jump</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398" w:author="frontdesk" w:date="2012-11-16T13:09:00Z"/>
        </w:rPr>
      </w:pPr>
      <w:ins w:id="17399" w:author="frontdesk" w:date="2012-11-16T13:09:00Z">
        <w:r>
          <w:t>Matrix Feat “</w:t>
        </w:r>
        <w:r w:rsidR="00EE27B1">
          <w:fldChar w:fldCharType="begin"/>
        </w:r>
        <w:r>
          <w:instrText xml:space="preserve"> MERGEFIELD Skill </w:instrText>
        </w:r>
        <w:r w:rsidR="00EE27B1">
          <w:fldChar w:fldCharType="separate"/>
        </w:r>
        <w:r w:rsidRPr="00AE3C21">
          <w:rPr>
            <w:noProof/>
          </w:rPr>
          <w:t>Mimic</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00" w:author="frontdesk" w:date="2012-11-16T13:09:00Z"/>
        </w:rPr>
      </w:pPr>
      <w:ins w:id="17401" w:author="frontdesk" w:date="2012-11-16T13:09:00Z">
        <w:r>
          <w:t>Matrix Feat “</w:t>
        </w:r>
        <w:r w:rsidR="00EE27B1">
          <w:fldChar w:fldCharType="begin"/>
        </w:r>
        <w:r>
          <w:instrText xml:space="preserve"> MERGEFIELD Skill </w:instrText>
        </w:r>
        <w:r w:rsidR="00EE27B1">
          <w:fldChar w:fldCharType="separate"/>
        </w:r>
        <w:r w:rsidRPr="00AE3C21">
          <w:rPr>
            <w:noProof/>
          </w:rPr>
          <w:t>Mind Control</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02" w:author="frontdesk" w:date="2012-11-16T13:09:00Z"/>
        </w:rPr>
      </w:pPr>
      <w:ins w:id="17403" w:author="frontdesk" w:date="2012-11-16T13:09:00Z">
        <w:r>
          <w:t>Matrix Feat “</w:t>
        </w:r>
        <w:r w:rsidR="00EE27B1">
          <w:fldChar w:fldCharType="begin"/>
        </w:r>
        <w:r>
          <w:instrText xml:space="preserve"> MERGEFIELD Skill </w:instrText>
        </w:r>
        <w:r w:rsidR="00EE27B1">
          <w:fldChar w:fldCharType="separate"/>
        </w:r>
        <w:r w:rsidRPr="00AE3C21">
          <w:rPr>
            <w:noProof/>
          </w:rPr>
          <w:t>Negate Matrix Feats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04" w:author="frontdesk" w:date="2012-11-16T13:09:00Z"/>
        </w:rPr>
      </w:pPr>
      <w:ins w:id="17405" w:author="frontdesk" w:date="2012-11-16T13:09:00Z">
        <w:r>
          <w:t>Matrix Feat “</w:t>
        </w:r>
        <w:r w:rsidR="00EE27B1">
          <w:fldChar w:fldCharType="begin"/>
        </w:r>
        <w:r>
          <w:instrText xml:space="preserve"> MERGEFIELD Skill </w:instrText>
        </w:r>
        <w:r w:rsidR="00EE27B1">
          <w:fldChar w:fldCharType="separate"/>
        </w:r>
        <w:r w:rsidRPr="00AE3C21">
          <w:rPr>
            <w:noProof/>
          </w:rPr>
          <w:t>Night Vision</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06" w:author="frontdesk" w:date="2012-11-16T13:09:00Z"/>
        </w:rPr>
      </w:pPr>
      <w:ins w:id="17407" w:author="frontdesk" w:date="2012-11-16T13:09:00Z">
        <w:r>
          <w:t>Matrix Feat “</w:t>
        </w:r>
        <w:r w:rsidR="00EE27B1">
          <w:fldChar w:fldCharType="begin"/>
        </w:r>
        <w:r>
          <w:instrText xml:space="preserve"> MERGEFIELD Skill </w:instrText>
        </w:r>
        <w:r w:rsidR="00EE27B1">
          <w:fldChar w:fldCharType="separate"/>
        </w:r>
        <w:r w:rsidRPr="00AE3C21">
          <w:rPr>
            <w:noProof/>
          </w:rPr>
          <w:t>Pass Through Objects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08" w:author="frontdesk" w:date="2012-11-16T13:09:00Z"/>
        </w:rPr>
      </w:pPr>
      <w:ins w:id="17409" w:author="frontdesk" w:date="2012-11-16T13:09:00Z">
        <w:r>
          <w:t>Matrix Feat “</w:t>
        </w:r>
        <w:r w:rsidR="00EE27B1">
          <w:fldChar w:fldCharType="begin"/>
        </w:r>
        <w:r>
          <w:instrText xml:space="preserve"> MERGEFIELD Skill </w:instrText>
        </w:r>
        <w:r w:rsidR="00EE27B1">
          <w:fldChar w:fldCharType="separate"/>
        </w:r>
        <w:r w:rsidRPr="00AE3C21">
          <w:rPr>
            <w:noProof/>
          </w:rPr>
          <w:t>Prehensile</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10" w:author="frontdesk" w:date="2012-11-16T13:09:00Z"/>
        </w:rPr>
      </w:pPr>
      <w:ins w:id="17411" w:author="frontdesk" w:date="2012-11-16T13:09:00Z">
        <w:r>
          <w:t>Matrix Feat “</w:t>
        </w:r>
        <w:r w:rsidR="00EE27B1">
          <w:fldChar w:fldCharType="begin"/>
        </w:r>
        <w:r>
          <w:instrText xml:space="preserve"> MERGEFIELD Skill </w:instrText>
        </w:r>
        <w:r w:rsidR="00EE27B1">
          <w:fldChar w:fldCharType="separate"/>
        </w:r>
        <w:r w:rsidRPr="00AE3C21">
          <w:rPr>
            <w:noProof/>
          </w:rPr>
          <w:t>Psychometry</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12" w:author="frontdesk" w:date="2012-11-16T13:09:00Z"/>
        </w:rPr>
      </w:pPr>
      <w:ins w:id="17413" w:author="frontdesk" w:date="2012-11-16T13:09:00Z">
        <w:r>
          <w:t>Matrix Feat “</w:t>
        </w:r>
        <w:r w:rsidR="00EE27B1">
          <w:fldChar w:fldCharType="begin"/>
        </w:r>
        <w:r>
          <w:instrText xml:space="preserve"> MERGEFIELD Skill </w:instrText>
        </w:r>
        <w:r w:rsidR="00EE27B1">
          <w:fldChar w:fldCharType="separate"/>
        </w:r>
        <w:r w:rsidRPr="00AE3C21">
          <w:rPr>
            <w:noProof/>
          </w:rPr>
          <w:t>Shapeshifting</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14" w:author="frontdesk" w:date="2012-11-16T13:09:00Z"/>
        </w:rPr>
      </w:pPr>
      <w:ins w:id="17415" w:author="frontdesk" w:date="2012-11-16T13:09:00Z">
        <w:r>
          <w:t>Matrix Feat “</w:t>
        </w:r>
        <w:r w:rsidR="00EE27B1">
          <w:fldChar w:fldCharType="begin"/>
        </w:r>
        <w:r>
          <w:instrText xml:space="preserve"> MERGEFIELD Skill </w:instrText>
        </w:r>
        <w:r w:rsidR="00EE27B1">
          <w:fldChar w:fldCharType="separate"/>
        </w:r>
        <w:r w:rsidRPr="00AE3C21">
          <w:rPr>
            <w:noProof/>
          </w:rPr>
          <w:t>Sonic Blast</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16" w:author="frontdesk" w:date="2012-11-16T13:09:00Z"/>
        </w:rPr>
      </w:pPr>
      <w:ins w:id="17417" w:author="frontdesk" w:date="2012-11-16T13:09:00Z">
        <w:r>
          <w:t>Matrix Feat “</w:t>
        </w:r>
        <w:r w:rsidR="00EE27B1">
          <w:fldChar w:fldCharType="begin"/>
        </w:r>
        <w:r>
          <w:instrText xml:space="preserve"> MERGEFIELD Skill </w:instrText>
        </w:r>
        <w:r w:rsidR="00EE27B1">
          <w:fldChar w:fldCharType="separate"/>
        </w:r>
        <w:r w:rsidRPr="00AE3C21">
          <w:rPr>
            <w:noProof/>
          </w:rPr>
          <w:t>Spatial Manipulation (Spatiokinesis)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18" w:author="frontdesk" w:date="2012-11-16T13:09:00Z"/>
        </w:rPr>
      </w:pPr>
      <w:ins w:id="17419" w:author="frontdesk" w:date="2012-11-16T13:09:00Z">
        <w:r>
          <w:t>Matrix Feat “</w:t>
        </w:r>
        <w:r w:rsidR="00EE27B1">
          <w:fldChar w:fldCharType="begin"/>
        </w:r>
        <w:r>
          <w:instrText xml:space="preserve"> MERGEFIELD Skill </w:instrText>
        </w:r>
        <w:r w:rsidR="00EE27B1">
          <w:fldChar w:fldCharType="separate"/>
        </w:r>
        <w:r w:rsidRPr="00AE3C21">
          <w:rPr>
            <w:noProof/>
          </w:rPr>
          <w:t>Telekinesis</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20" w:author="frontdesk" w:date="2012-11-16T13:09:00Z"/>
        </w:rPr>
      </w:pPr>
      <w:ins w:id="17421" w:author="frontdesk" w:date="2012-11-16T13:09:00Z">
        <w:r>
          <w:t>Matrix Feat “</w:t>
        </w:r>
        <w:r w:rsidR="00EE27B1">
          <w:fldChar w:fldCharType="begin"/>
        </w:r>
        <w:r>
          <w:instrText xml:space="preserve"> MERGEFIELD Skill </w:instrText>
        </w:r>
        <w:r w:rsidR="00EE27B1">
          <w:fldChar w:fldCharType="separate"/>
        </w:r>
        <w:r w:rsidRPr="00AE3C21">
          <w:rPr>
            <w:noProof/>
          </w:rPr>
          <w:t>Telepathy</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22" w:author="frontdesk" w:date="2012-11-16T13:09:00Z"/>
        </w:rPr>
      </w:pPr>
      <w:ins w:id="17423" w:author="frontdesk" w:date="2012-11-16T13:09:00Z">
        <w:r>
          <w:t>Matrix Feat “</w:t>
        </w:r>
        <w:r w:rsidR="00EE27B1">
          <w:fldChar w:fldCharType="begin"/>
        </w:r>
        <w:r>
          <w:instrText xml:space="preserve"> MERGEFIELD Skill </w:instrText>
        </w:r>
        <w:r w:rsidR="00EE27B1">
          <w:fldChar w:fldCharType="separate"/>
        </w:r>
        <w:r w:rsidRPr="00AE3C21">
          <w:rPr>
            <w:noProof/>
          </w:rPr>
          <w:t>Teleportation</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24" w:author="frontdesk" w:date="2012-11-16T13:09:00Z"/>
        </w:rPr>
      </w:pPr>
      <w:ins w:id="17425" w:author="frontdesk" w:date="2012-11-16T13:09:00Z">
        <w:r>
          <w:t>Matrix Feat “</w:t>
        </w:r>
        <w:r w:rsidR="00EE27B1">
          <w:fldChar w:fldCharType="begin"/>
        </w:r>
        <w:r>
          <w:instrText xml:space="preserve"> MERGEFIELD Skill </w:instrText>
        </w:r>
        <w:r w:rsidR="00EE27B1">
          <w:fldChar w:fldCharType="separate"/>
        </w:r>
        <w:r w:rsidRPr="00AE3C21">
          <w:rPr>
            <w:noProof/>
          </w:rPr>
          <w:t>Time Slow</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26" w:author="frontdesk" w:date="2012-11-16T13:09:00Z"/>
        </w:rPr>
      </w:pPr>
      <w:ins w:id="17427" w:author="frontdesk" w:date="2012-11-16T13:09:00Z">
        <w:r>
          <w:t>Matrix Feat “</w:t>
        </w:r>
        <w:r w:rsidR="00EE27B1">
          <w:fldChar w:fldCharType="begin"/>
        </w:r>
        <w:r>
          <w:instrText xml:space="preserve"> MERGEFIELD Skill </w:instrText>
        </w:r>
        <w:r w:rsidR="00EE27B1">
          <w:fldChar w:fldCharType="separate"/>
        </w:r>
        <w:r w:rsidRPr="00AE3C21">
          <w:rPr>
            <w:noProof/>
          </w:rPr>
          <w:t>True Sight</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28" w:author="frontdesk" w:date="2012-11-16T13:09:00Z"/>
        </w:rPr>
      </w:pPr>
      <w:ins w:id="17429" w:author="frontdesk" w:date="2012-11-16T13:09:00Z">
        <w:r>
          <w:t>Matrix Feat “</w:t>
        </w:r>
        <w:r w:rsidR="00EE27B1">
          <w:fldChar w:fldCharType="begin"/>
        </w:r>
        <w:r>
          <w:instrText xml:space="preserve"> MERGEFIELD Skill </w:instrText>
        </w:r>
        <w:r w:rsidR="00EE27B1">
          <w:fldChar w:fldCharType="separate"/>
        </w:r>
        <w:r w:rsidRPr="00AE3C21">
          <w:rPr>
            <w:noProof/>
          </w:rPr>
          <w:t>Truth Sayer</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30" w:author="frontdesk" w:date="2012-11-16T13:09:00Z"/>
        </w:rPr>
      </w:pPr>
      <w:ins w:id="17431" w:author="frontdesk" w:date="2012-11-16T13:09:00Z">
        <w:r>
          <w:t>Matrix Feat “</w:t>
        </w:r>
        <w:r w:rsidR="00EE27B1">
          <w:fldChar w:fldCharType="begin"/>
        </w:r>
        <w:r>
          <w:instrText xml:space="preserve"> MERGEFIELD Skill </w:instrText>
        </w:r>
        <w:r w:rsidR="00EE27B1">
          <w:fldChar w:fldCharType="separate"/>
        </w:r>
        <w:r w:rsidRPr="00AE3C21">
          <w:rPr>
            <w:noProof/>
          </w:rPr>
          <w:t>Wall Crawling</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32" w:author="frontdesk" w:date="2012-11-16T13:09:00Z"/>
        </w:rPr>
      </w:pPr>
      <w:ins w:id="17433" w:author="frontdesk" w:date="2012-11-16T13:09:00Z">
        <w:r>
          <w:t>Matrix Feat “</w:t>
        </w:r>
        <w:r w:rsidR="00EE27B1">
          <w:fldChar w:fldCharType="begin"/>
        </w:r>
        <w:r>
          <w:instrText xml:space="preserve"> MERGEFIELD Skill </w:instrText>
        </w:r>
        <w:r w:rsidR="00EE27B1">
          <w:fldChar w:fldCharType="separate"/>
        </w:r>
        <w:r w:rsidRPr="00AE3C21">
          <w:rPr>
            <w:noProof/>
          </w:rPr>
          <w:t>X-Ray Vision</w:t>
        </w:r>
        <w:r w:rsidR="00EE27B1">
          <w:fldChar w:fldCharType="end"/>
        </w:r>
        <w:r>
          <w:t xml:space="preserve">” </w:t>
        </w:r>
        <w:r w:rsidR="00EE27B1">
          <w:fldChar w:fldCharType="begin"/>
        </w:r>
        <w:r>
          <w:instrText xml:space="preserve"> NEXT  \* MERGEFORMAT </w:instrText>
        </w:r>
        <w:r w:rsidR="00EE27B1">
          <w:fldChar w:fldCharType="end"/>
        </w:r>
      </w:ins>
    </w:p>
    <w:p w:rsidR="002D583E" w:rsidRDefault="002D583E" w:rsidP="002D583E">
      <w:pPr>
        <w:pStyle w:val="MatrixSuperfluous"/>
        <w:rPr>
          <w:ins w:id="17434" w:author="frontdesk" w:date="2012-11-16T13:09:00Z"/>
        </w:rPr>
      </w:pPr>
      <w:ins w:id="17435" w:author="frontdesk" w:date="2012-11-16T13:09:00Z">
        <w:r>
          <w:t>Matrix Feat “</w:t>
        </w:r>
        <w:r w:rsidR="00EE27B1">
          <w:fldChar w:fldCharType="begin"/>
        </w:r>
        <w:r>
          <w:instrText xml:space="preserve"> MERGEFIELD Skill </w:instrText>
        </w:r>
        <w:r w:rsidR="00EE27B1">
          <w:fldChar w:fldCharType="separate"/>
        </w:r>
        <w:r w:rsidRPr="00AE3C21">
          <w:rPr>
            <w:noProof/>
          </w:rPr>
          <w:t>Heal</w:t>
        </w:r>
        <w:r w:rsidR="00EE27B1">
          <w:fldChar w:fldCharType="end"/>
        </w:r>
        <w:r>
          <w:t xml:space="preserve">” </w:t>
        </w:r>
        <w:r w:rsidR="00EE27B1">
          <w:fldChar w:fldCharType="begin"/>
        </w:r>
        <w:r>
          <w:instrText xml:space="preserve"> NEXT  \* MERGEFORMAT </w:instrText>
        </w:r>
        <w:r w:rsidR="00EE27B1">
          <w:fldChar w:fldCharType="end"/>
        </w:r>
      </w:ins>
    </w:p>
    <w:p w:rsidR="00CE3111" w:rsidDel="00B5196C" w:rsidRDefault="00CE3111" w:rsidP="00CE3111">
      <w:pPr>
        <w:pStyle w:val="MatrixSuperfluous"/>
        <w:rPr>
          <w:del w:id="17436" w:author="frontdesk" w:date="2012-11-16T13:05:00Z"/>
        </w:rPr>
      </w:pPr>
      <w:del w:id="17437" w:author="frontdesk" w:date="2012-11-16T13:05:00Z">
        <w:r w:rsidDel="00B5196C">
          <w:delText>Matrix Feat "Disguise"</w:delText>
        </w:r>
      </w:del>
    </w:p>
    <w:p w:rsidR="00CE3111" w:rsidDel="00B5196C" w:rsidRDefault="00CE3111" w:rsidP="00CE3111">
      <w:pPr>
        <w:pStyle w:val="MatrixSuperfluous"/>
        <w:rPr>
          <w:del w:id="17438" w:author="frontdesk" w:date="2012-11-16T13:05:00Z"/>
        </w:rPr>
      </w:pPr>
      <w:del w:id="17439" w:author="frontdesk" w:date="2012-11-16T13:05:00Z">
        <w:r w:rsidDel="00B5196C">
          <w:delText>Matrix Feat "Increased Attribute"</w:delText>
        </w:r>
      </w:del>
    </w:p>
    <w:p w:rsidR="00CE3111" w:rsidDel="00B5196C" w:rsidRDefault="00CE3111" w:rsidP="00CE3111">
      <w:pPr>
        <w:pStyle w:val="MatrixSuperfluous"/>
        <w:rPr>
          <w:del w:id="17440" w:author="frontdesk" w:date="2012-11-16T13:05:00Z"/>
        </w:rPr>
      </w:pPr>
      <w:del w:id="17441" w:author="frontdesk" w:date="2012-11-16T13:05:00Z">
        <w:r w:rsidDel="00B5196C">
          <w:delText>Matrix Feat "Increased Skill"</w:delText>
        </w:r>
      </w:del>
    </w:p>
    <w:p w:rsidR="00CE3111" w:rsidDel="00B5196C" w:rsidRDefault="00CE3111" w:rsidP="00CE3111">
      <w:pPr>
        <w:pStyle w:val="MatrixSuperfluous"/>
        <w:rPr>
          <w:del w:id="17442" w:author="frontdesk" w:date="2012-11-16T13:05:00Z"/>
        </w:rPr>
      </w:pPr>
      <w:del w:id="17443" w:author="frontdesk" w:date="2012-11-16T13:05:00Z">
        <w:r w:rsidDel="00B5196C">
          <w:delText>Matrix Feat "Jump"</w:delText>
        </w:r>
      </w:del>
    </w:p>
    <w:p w:rsidR="00CE3111" w:rsidDel="00B5196C" w:rsidRDefault="00CE3111" w:rsidP="00CE3111">
      <w:pPr>
        <w:pStyle w:val="MatrixSuperfluous"/>
        <w:rPr>
          <w:del w:id="17444" w:author="frontdesk" w:date="2012-11-16T13:05:00Z"/>
        </w:rPr>
      </w:pPr>
      <w:del w:id="17445" w:author="frontdesk" w:date="2012-11-16T13:05:00Z">
        <w:r w:rsidDel="00B5196C">
          <w:delText>Matrix Feat "Change Material"</w:delText>
        </w:r>
      </w:del>
    </w:p>
    <w:p w:rsidR="00CE3111" w:rsidDel="00B5196C" w:rsidRDefault="00CE3111" w:rsidP="00CE3111">
      <w:pPr>
        <w:pStyle w:val="MatrixSuperfluous"/>
        <w:rPr>
          <w:del w:id="17446" w:author="frontdesk" w:date="2012-11-16T13:05:00Z"/>
        </w:rPr>
      </w:pPr>
      <w:del w:id="17447" w:author="frontdesk" w:date="2012-11-16T13:05:00Z">
        <w:r w:rsidDel="00B5196C">
          <w:delText>Matrix Feat "Create small objects"</w:delText>
        </w:r>
      </w:del>
    </w:p>
    <w:p w:rsidR="00CE3111" w:rsidDel="00B5196C" w:rsidRDefault="00CE3111" w:rsidP="00CE3111">
      <w:pPr>
        <w:pStyle w:val="MatrixSuperfluous"/>
        <w:rPr>
          <w:del w:id="17448" w:author="frontdesk" w:date="2012-11-16T13:05:00Z"/>
        </w:rPr>
      </w:pPr>
      <w:del w:id="17449" w:author="frontdesk" w:date="2012-11-16T13:05:00Z">
        <w:r w:rsidDel="00B5196C">
          <w:delText>Matrix Feat "Dodging Bullets"</w:delText>
        </w:r>
      </w:del>
    </w:p>
    <w:p w:rsidR="00CE3111" w:rsidDel="00B5196C" w:rsidRDefault="00CE3111" w:rsidP="00CE3111">
      <w:pPr>
        <w:pStyle w:val="MatrixSuperfluous"/>
        <w:rPr>
          <w:del w:id="17450" w:author="frontdesk" w:date="2012-11-16T13:05:00Z"/>
        </w:rPr>
      </w:pPr>
      <w:del w:id="17451" w:author="frontdesk" w:date="2012-11-16T13:05:00Z">
        <w:r w:rsidDel="00B5196C">
          <w:delText>Matrix Feat "Flight"</w:delText>
        </w:r>
      </w:del>
    </w:p>
    <w:p w:rsidR="00CE3111" w:rsidDel="00B5196C" w:rsidRDefault="00CE3111" w:rsidP="00CE3111">
      <w:pPr>
        <w:pStyle w:val="MatrixSuperfluous"/>
        <w:rPr>
          <w:del w:id="17452" w:author="frontdesk" w:date="2012-11-16T13:05:00Z"/>
        </w:rPr>
      </w:pPr>
      <w:del w:id="17453" w:author="frontdesk" w:date="2012-11-16T13:05:00Z">
        <w:r w:rsidDel="00B5196C">
          <w:delText>Matrix Feat "Invisibility"</w:delText>
        </w:r>
      </w:del>
    </w:p>
    <w:p w:rsidR="00CE3111" w:rsidDel="00B5196C" w:rsidRDefault="00CE3111" w:rsidP="00CE3111">
      <w:pPr>
        <w:pStyle w:val="MatrixSuperfluous"/>
        <w:rPr>
          <w:del w:id="17454" w:author="frontdesk" w:date="2012-11-16T13:05:00Z"/>
        </w:rPr>
      </w:pPr>
      <w:del w:id="17455" w:author="frontdesk" w:date="2012-11-16T13:05:00Z">
        <w:r w:rsidDel="00B5196C">
          <w:delText>Matrix Feat "Pass through objects"</w:delText>
        </w:r>
      </w:del>
    </w:p>
    <w:p w:rsidR="00CE3111" w:rsidDel="00B5196C" w:rsidRDefault="00CE3111" w:rsidP="00CE3111">
      <w:pPr>
        <w:pStyle w:val="MatrixSuperfluous"/>
        <w:rPr>
          <w:del w:id="17456" w:author="frontdesk" w:date="2012-11-16T13:05:00Z"/>
        </w:rPr>
      </w:pPr>
      <w:del w:id="17457" w:author="frontdesk" w:date="2012-11-16T13:05:00Z">
        <w:r w:rsidDel="00B5196C">
          <w:delText>Matrix Feat "Time Slow"</w:delText>
        </w:r>
      </w:del>
    </w:p>
    <w:p w:rsidR="00514757" w:rsidDel="00B5196C" w:rsidRDefault="00CE3111">
      <w:pPr>
        <w:pStyle w:val="MatrixSuperfluous"/>
        <w:rPr>
          <w:del w:id="17458" w:author="frontdesk" w:date="2012-11-16T13:05:00Z"/>
        </w:rPr>
      </w:pPr>
      <w:del w:id="17459" w:author="frontdesk" w:date="2012-11-16T13:05:00Z">
        <w:r w:rsidDel="00B5196C">
          <w:delText>Matrix Feat "True Sight"</w:delText>
        </w:r>
      </w:del>
    </w:p>
    <w:p w:rsidR="00514757" w:rsidRDefault="00514757">
      <w:pPr>
        <w:pStyle w:val="MatrixSuperfluous"/>
      </w:pPr>
    </w:p>
    <w:p w:rsidR="00514757" w:rsidDel="00B5196C" w:rsidRDefault="002F3178">
      <w:pPr>
        <w:pStyle w:val="MatrixSuperfluous"/>
        <w:rPr>
          <w:del w:id="17460" w:author="frontdesk" w:date="2012-11-16T13:05:00Z"/>
          <w:b/>
          <w:u w:val="single"/>
        </w:rPr>
      </w:pPr>
      <w:del w:id="17461" w:author="frontdesk" w:date="2012-11-16T13:05:00Z">
        <w:r w:rsidRPr="002F3178" w:rsidDel="00B5196C">
          <w:rPr>
            <w:b/>
            <w:u w:val="single"/>
          </w:rPr>
          <w:delText>Agility/Common Sense</w:delText>
        </w:r>
      </w:del>
    </w:p>
    <w:p w:rsidR="00514757" w:rsidDel="00B5196C" w:rsidRDefault="002F3178">
      <w:pPr>
        <w:pStyle w:val="MatrixSuperfluous"/>
        <w:rPr>
          <w:del w:id="17462" w:author="frontdesk" w:date="2012-11-16T13:05:00Z"/>
        </w:rPr>
      </w:pPr>
      <w:del w:id="17463" w:author="frontdesk" w:date="2012-11-16T13:05:00Z">
        <w:r w:rsidRPr="002F3178" w:rsidDel="00B5196C">
          <w:delText>Escape Bonds</w:delText>
        </w:r>
      </w:del>
    </w:p>
    <w:p w:rsidR="00514757" w:rsidDel="00B5196C" w:rsidRDefault="00C46336">
      <w:pPr>
        <w:pStyle w:val="MatrixSuperfluous"/>
        <w:rPr>
          <w:del w:id="17464" w:author="frontdesk" w:date="2012-11-16T13:05:00Z"/>
          <w:b/>
          <w:u w:val="single"/>
        </w:rPr>
      </w:pPr>
      <w:del w:id="17465" w:author="frontdesk" w:date="2012-11-16T13:05:00Z">
        <w:r w:rsidDel="00B5196C">
          <w:rPr>
            <w:b/>
            <w:u w:val="single"/>
          </w:rPr>
          <w:delText>Agility/Focus</w:delText>
        </w:r>
      </w:del>
    </w:p>
    <w:p w:rsidR="00514757" w:rsidDel="00B5196C" w:rsidRDefault="00C46336">
      <w:pPr>
        <w:pStyle w:val="MatrixSuperfluous"/>
        <w:rPr>
          <w:del w:id="17466" w:author="frontdesk" w:date="2012-11-16T13:05:00Z"/>
        </w:rPr>
      </w:pPr>
      <w:del w:id="17467" w:author="frontdesk" w:date="2012-11-16T13:05:00Z">
        <w:r w:rsidDel="00B5196C">
          <w:delText>Sci Fi Weapons</w:delText>
        </w:r>
      </w:del>
    </w:p>
    <w:p w:rsidR="00514757" w:rsidDel="00B5196C" w:rsidRDefault="00C46336">
      <w:pPr>
        <w:pStyle w:val="MatrixSuperfluous"/>
        <w:rPr>
          <w:del w:id="17468" w:author="frontdesk" w:date="2012-11-16T13:05:00Z"/>
          <w:b/>
          <w:u w:val="single"/>
        </w:rPr>
      </w:pPr>
      <w:del w:id="17469" w:author="frontdesk" w:date="2012-11-16T13:05:00Z">
        <w:r w:rsidDel="00B5196C">
          <w:rPr>
            <w:b/>
            <w:u w:val="single"/>
          </w:rPr>
          <w:delText>Agility/Strength</w:delText>
        </w:r>
      </w:del>
    </w:p>
    <w:p w:rsidR="00514757" w:rsidDel="00B5196C" w:rsidRDefault="002F3178">
      <w:pPr>
        <w:pStyle w:val="MatrixSuperfluous"/>
        <w:rPr>
          <w:del w:id="17470" w:author="frontdesk" w:date="2012-11-16T13:05:00Z"/>
        </w:rPr>
      </w:pPr>
      <w:del w:id="17471" w:author="frontdesk" w:date="2012-11-16T13:05:00Z">
        <w:r w:rsidRPr="002F3178" w:rsidDel="00B5196C">
          <w:delText>Ac</w:delText>
        </w:r>
        <w:r w:rsidR="00286A7C" w:rsidDel="00B5196C">
          <w:delText>robatics</w:delText>
        </w:r>
      </w:del>
    </w:p>
    <w:p w:rsidR="00286A7C" w:rsidDel="00B5196C" w:rsidRDefault="00286A7C" w:rsidP="00286A7C">
      <w:pPr>
        <w:pStyle w:val="MatrixSuperfluous"/>
        <w:rPr>
          <w:del w:id="17472" w:author="frontdesk" w:date="2012-11-16T13:05:00Z"/>
          <w:b/>
          <w:u w:val="single"/>
        </w:rPr>
      </w:pPr>
      <w:del w:id="17473" w:author="frontdesk" w:date="2012-11-16T13:05:00Z">
        <w:r w:rsidRPr="00286A7C" w:rsidDel="00B5196C">
          <w:rPr>
            <w:b/>
            <w:u w:val="single"/>
          </w:rPr>
          <w:delText>Common Sense/Focus</w:delText>
        </w:r>
      </w:del>
    </w:p>
    <w:p w:rsidR="00286A7C" w:rsidRPr="00286A7C" w:rsidDel="00B5196C" w:rsidRDefault="00286A7C" w:rsidP="00286A7C">
      <w:pPr>
        <w:pStyle w:val="MatrixSuperfluous"/>
        <w:rPr>
          <w:del w:id="17474" w:author="frontdesk" w:date="2012-11-16T13:05:00Z"/>
        </w:rPr>
      </w:pPr>
      <w:del w:id="17475" w:author="frontdesk" w:date="2012-11-16T13:05:00Z">
        <w:r w:rsidDel="00B5196C">
          <w:delText>Linguist</w:delText>
        </w:r>
      </w:del>
    </w:p>
    <w:p w:rsidR="00286A7C" w:rsidDel="00B5196C" w:rsidRDefault="00286A7C" w:rsidP="00286A7C">
      <w:pPr>
        <w:pStyle w:val="MatrixSuperfluous"/>
        <w:rPr>
          <w:del w:id="17476" w:author="frontdesk" w:date="2012-11-16T13:05:00Z"/>
          <w:b/>
          <w:u w:val="single"/>
        </w:rPr>
      </w:pPr>
      <w:del w:id="17477" w:author="frontdesk" w:date="2012-11-16T13:05:00Z">
        <w:r w:rsidRPr="00286A7C" w:rsidDel="00B5196C">
          <w:rPr>
            <w:b/>
            <w:u w:val="single"/>
          </w:rPr>
          <w:delText>Common Sense/Focus</w:delText>
        </w:r>
      </w:del>
    </w:p>
    <w:p w:rsidR="00286A7C" w:rsidRPr="00286A7C" w:rsidDel="00B5196C" w:rsidRDefault="002F3178" w:rsidP="00286A7C">
      <w:pPr>
        <w:pStyle w:val="MatrixSuperfluous"/>
        <w:rPr>
          <w:del w:id="17478" w:author="frontdesk" w:date="2012-11-16T13:05:00Z"/>
        </w:rPr>
      </w:pPr>
      <w:del w:id="17479" w:author="frontdesk" w:date="2012-11-16T13:05:00Z">
        <w:r w:rsidRPr="002F3178" w:rsidDel="00B5196C">
          <w:delText>Perception</w:delText>
        </w:r>
      </w:del>
    </w:p>
    <w:p w:rsidR="00286A7C" w:rsidDel="00B5196C" w:rsidRDefault="00286A7C" w:rsidP="00286A7C">
      <w:pPr>
        <w:pStyle w:val="MatrixSuperfluous"/>
        <w:rPr>
          <w:del w:id="17480" w:author="frontdesk" w:date="2012-11-16T13:05:00Z"/>
          <w:b/>
          <w:u w:val="single"/>
        </w:rPr>
      </w:pPr>
      <w:del w:id="17481" w:author="frontdesk" w:date="2012-11-16T13:05:00Z">
        <w:r w:rsidRPr="00286A7C" w:rsidDel="00B5196C">
          <w:rPr>
            <w:b/>
            <w:u w:val="single"/>
          </w:rPr>
          <w:delText>Common Sense/Strength</w:delText>
        </w:r>
      </w:del>
    </w:p>
    <w:p w:rsidR="00286A7C" w:rsidRPr="00286A7C" w:rsidDel="00B5196C" w:rsidRDefault="00286A7C" w:rsidP="00286A7C">
      <w:pPr>
        <w:pStyle w:val="MatrixSuperfluous"/>
        <w:rPr>
          <w:del w:id="17482" w:author="frontdesk" w:date="2012-11-16T13:05:00Z"/>
        </w:rPr>
      </w:pPr>
      <w:del w:id="17483" w:author="frontdesk" w:date="2012-11-16T13:05:00Z">
        <w:r w:rsidDel="00B5196C">
          <w:delText>Punksmithing</w:delText>
        </w:r>
      </w:del>
    </w:p>
    <w:p w:rsidR="00514757" w:rsidDel="00B5196C" w:rsidRDefault="00286A7C">
      <w:pPr>
        <w:pStyle w:val="MatrixSuperfluous"/>
        <w:rPr>
          <w:del w:id="17484" w:author="frontdesk" w:date="2012-11-16T13:05:00Z"/>
          <w:b/>
          <w:u w:val="single"/>
        </w:rPr>
      </w:pPr>
      <w:del w:id="17485" w:author="frontdesk" w:date="2012-11-16T13:05:00Z">
        <w:r w:rsidRPr="00286A7C" w:rsidDel="00B5196C">
          <w:rPr>
            <w:b/>
            <w:u w:val="single"/>
          </w:rPr>
          <w:delText>Common Sense/Strength</w:delText>
        </w:r>
      </w:del>
    </w:p>
    <w:p w:rsidR="00514757" w:rsidDel="00B5196C" w:rsidRDefault="002F3178">
      <w:pPr>
        <w:pStyle w:val="MatrixSuperfluous"/>
        <w:rPr>
          <w:del w:id="17486" w:author="frontdesk" w:date="2012-11-16T13:05:00Z"/>
        </w:rPr>
      </w:pPr>
      <w:del w:id="17487" w:author="frontdesk" w:date="2012-11-16T13:05:00Z">
        <w:r w:rsidRPr="002F3178" w:rsidDel="00B5196C">
          <w:delText>Salvage</w:delText>
        </w:r>
      </w:del>
    </w:p>
    <w:p w:rsidR="008D7FC1" w:rsidRPr="008D7FC1" w:rsidDel="00B5196C" w:rsidRDefault="002F3178" w:rsidP="008D7FC1">
      <w:pPr>
        <w:pStyle w:val="MatrixSuperfluous"/>
        <w:rPr>
          <w:del w:id="17488" w:author="frontdesk" w:date="2012-11-16T13:05:00Z"/>
          <w:b/>
          <w:u w:val="single"/>
        </w:rPr>
      </w:pPr>
      <w:del w:id="17489" w:author="frontdesk" w:date="2012-11-16T13:05:00Z">
        <w:r w:rsidRPr="002F3178" w:rsidDel="00B5196C">
          <w:rPr>
            <w:b/>
            <w:u w:val="single"/>
          </w:rPr>
          <w:delText>Endurance/Focus</w:delText>
        </w:r>
      </w:del>
    </w:p>
    <w:p w:rsidR="008D7FC1" w:rsidDel="00B5196C" w:rsidRDefault="008D7FC1" w:rsidP="008D7FC1">
      <w:pPr>
        <w:pStyle w:val="MatrixSuperfluous"/>
        <w:rPr>
          <w:del w:id="17490" w:author="frontdesk" w:date="2012-11-16T13:05:00Z"/>
        </w:rPr>
      </w:pPr>
      <w:del w:id="17491" w:author="frontdesk" w:date="2012-11-16T13:05:00Z">
        <w:r w:rsidDel="00B5196C">
          <w:delText>Ice Desert Survival</w:delText>
        </w:r>
      </w:del>
    </w:p>
    <w:p w:rsidR="00514757" w:rsidDel="00B5196C" w:rsidRDefault="002F3178">
      <w:pPr>
        <w:pStyle w:val="MatrixSuperfluous"/>
        <w:rPr>
          <w:del w:id="17492" w:author="frontdesk" w:date="2012-11-16T13:05:00Z"/>
          <w:b/>
          <w:u w:val="single"/>
        </w:rPr>
      </w:pPr>
      <w:del w:id="17493" w:author="frontdesk" w:date="2012-11-16T13:05:00Z">
        <w:r w:rsidRPr="002F3178" w:rsidDel="00B5196C">
          <w:rPr>
            <w:b/>
            <w:u w:val="single"/>
          </w:rPr>
          <w:delText>Endurance/Strength</w:delText>
        </w:r>
      </w:del>
    </w:p>
    <w:p w:rsidR="00514757" w:rsidDel="00B5196C" w:rsidRDefault="008D7FC1">
      <w:pPr>
        <w:pStyle w:val="MatrixSuperfluous"/>
        <w:rPr>
          <w:del w:id="17494" w:author="frontdesk" w:date="2012-11-16T13:05:00Z"/>
        </w:rPr>
      </w:pPr>
      <w:del w:id="17495" w:author="frontdesk" w:date="2012-11-16T13:05:00Z">
        <w:r w:rsidDel="00B5196C">
          <w:delText>Rock Climbing</w:delText>
        </w:r>
      </w:del>
    </w:p>
    <w:p w:rsidR="00514757" w:rsidDel="00B5196C" w:rsidRDefault="006D38B2">
      <w:pPr>
        <w:pStyle w:val="MatrixSuperfluous"/>
        <w:rPr>
          <w:del w:id="17496" w:author="frontdesk" w:date="2012-11-16T13:05:00Z"/>
          <w:b/>
          <w:u w:val="single"/>
        </w:rPr>
      </w:pPr>
      <w:del w:id="17497" w:author="frontdesk" w:date="2012-11-16T13:05:00Z">
        <w:r w:rsidDel="00B5196C">
          <w:rPr>
            <w:b/>
            <w:u w:val="single"/>
          </w:rPr>
          <w:delText>Focus/Strength</w:delText>
        </w:r>
      </w:del>
    </w:p>
    <w:p w:rsidR="00514757" w:rsidRDefault="006D38B2">
      <w:pPr>
        <w:pStyle w:val="MatrixSuperfluous"/>
      </w:pPr>
      <w:del w:id="17498" w:author="frontdesk" w:date="2012-11-16T13:05:00Z">
        <w:r w:rsidDel="00B5196C">
          <w:delText>Blacksmith</w:delText>
        </w:r>
      </w:del>
      <w:r w:rsidR="002F3178" w:rsidRPr="002F3178">
        <w:br w:type="page"/>
      </w:r>
    </w:p>
    <w:p w:rsidR="00EA24C6" w:rsidRDefault="00EA24C6"/>
    <w:p w:rsidR="00EA24C6" w:rsidRDefault="00EA24C6" w:rsidP="00EA24C6">
      <w:pPr>
        <w:rPr>
          <w:rFonts w:ascii="Calibri" w:hAnsi="Calibri" w:cs="Calibri"/>
          <w:sz w:val="20"/>
        </w:rPr>
      </w:pPr>
    </w:p>
    <w:p w:rsidR="00EA24C6" w:rsidRDefault="00EA24C6" w:rsidP="001A5874">
      <w:pPr>
        <w:pStyle w:val="MatrixTitle"/>
      </w:pPr>
      <w:r>
        <w:t>Sample Characters</w:t>
      </w:r>
    </w:p>
    <w:p w:rsidR="001A5874" w:rsidRDefault="001A5874" w:rsidP="001A5874">
      <w:pPr>
        <w:pStyle w:val="MatrixTitle"/>
      </w:pPr>
    </w:p>
    <w:p w:rsidR="00EA24C6" w:rsidRDefault="00EA24C6">
      <w:r>
        <w:br w:type="page"/>
      </w:r>
    </w:p>
    <w:tbl>
      <w:tblPr>
        <w:tblW w:w="5000" w:type="pct"/>
        <w:tblLayout w:type="fixed"/>
        <w:tblLook w:val="0000"/>
      </w:tblPr>
      <w:tblGrid>
        <w:gridCol w:w="3672"/>
        <w:gridCol w:w="3672"/>
        <w:gridCol w:w="1836"/>
        <w:gridCol w:w="1836"/>
      </w:tblGrid>
      <w:tr w:rsidR="00EA24C6" w:rsidRPr="00EA24C6" w:rsidTr="00B76397">
        <w:trPr>
          <w:cantSplit/>
        </w:trPr>
        <w:tc>
          <w:tcPr>
            <w:tcW w:w="3672" w:type="dxa"/>
          </w:tcPr>
          <w:p w:rsidR="00EA24C6" w:rsidRPr="00EA24C6" w:rsidRDefault="00EA24C6" w:rsidP="00EA24C6">
            <w:pPr>
              <w:rPr>
                <w:rFonts w:ascii="Arial" w:hAnsi="Arial" w:cs="Arial"/>
                <w:b/>
                <w:sz w:val="20"/>
              </w:rPr>
            </w:pPr>
            <w:r w:rsidRPr="00EA24C6">
              <w:rPr>
                <w:rFonts w:ascii="Arial" w:hAnsi="Arial" w:cs="Arial"/>
                <w:b/>
                <w:sz w:val="20"/>
              </w:rPr>
              <w:t>Player Name:</w:t>
            </w:r>
          </w:p>
        </w:tc>
        <w:tc>
          <w:tcPr>
            <w:tcW w:w="3672" w:type="dxa"/>
            <w:tcBorders>
              <w:left w:val="nil"/>
              <w:right w:val="single" w:sz="4" w:space="0" w:color="auto"/>
            </w:tcBorders>
          </w:tcPr>
          <w:p w:rsidR="00EA24C6" w:rsidRPr="00EA24C6" w:rsidRDefault="00EA24C6" w:rsidP="00EA24C6">
            <w:pPr>
              <w:keepNext/>
              <w:jc w:val="center"/>
              <w:outlineLvl w:val="1"/>
              <w:rPr>
                <w:rFonts w:ascii="Arial" w:hAnsi="Arial" w:cs="Arial"/>
              </w:rPr>
            </w:pPr>
          </w:p>
        </w:tc>
        <w:tc>
          <w:tcPr>
            <w:tcW w:w="3672" w:type="dxa"/>
            <w:gridSpan w:val="2"/>
            <w:tcBorders>
              <w:top w:val="single" w:sz="4" w:space="0" w:color="auto"/>
              <w:left w:val="single" w:sz="4" w:space="0" w:color="auto"/>
              <w:right w:val="single" w:sz="4" w:space="0" w:color="auto"/>
            </w:tcBorders>
            <w:shd w:val="clear" w:color="auto" w:fill="D9D9D9"/>
          </w:tcPr>
          <w:p w:rsidR="00EA24C6" w:rsidRPr="00EA24C6" w:rsidRDefault="00EA24C6" w:rsidP="00EA24C6">
            <w:pPr>
              <w:jc w:val="center"/>
              <w:rPr>
                <w:rFonts w:ascii="Arial" w:hAnsi="Arial" w:cs="Arial"/>
                <w:b/>
                <w:sz w:val="20"/>
              </w:rPr>
            </w:pPr>
            <w:r w:rsidRPr="00EA24C6">
              <w:rPr>
                <w:rFonts w:ascii="Arial" w:hAnsi="Arial" w:cs="Arial"/>
                <w:b/>
                <w:sz w:val="20"/>
              </w:rPr>
              <w:t>Health Monitor</w:t>
            </w:r>
          </w:p>
        </w:tc>
      </w:tr>
      <w:tr w:rsidR="00EA24C6" w:rsidRPr="00EA24C6" w:rsidTr="00B76397">
        <w:trPr>
          <w:cantSplit/>
        </w:trPr>
        <w:tc>
          <w:tcPr>
            <w:tcW w:w="3672" w:type="dxa"/>
          </w:tcPr>
          <w:p w:rsidR="00EA24C6" w:rsidRPr="00EA24C6" w:rsidRDefault="00EA24C6" w:rsidP="00EA24C6">
            <w:pPr>
              <w:rPr>
                <w:rFonts w:ascii="Arial" w:hAnsi="Arial" w:cs="Arial"/>
                <w:b/>
                <w:sz w:val="20"/>
              </w:rPr>
            </w:pPr>
            <w:r w:rsidRPr="00EA24C6">
              <w:rPr>
                <w:rFonts w:ascii="Arial" w:hAnsi="Arial" w:cs="Arial"/>
                <w:b/>
                <w:sz w:val="20"/>
              </w:rPr>
              <w:t>PC Name:</w:t>
            </w:r>
          </w:p>
        </w:tc>
        <w:tc>
          <w:tcPr>
            <w:tcW w:w="3672" w:type="dxa"/>
            <w:tcBorders>
              <w:left w:val="nil"/>
              <w:right w:val="single" w:sz="4" w:space="0" w:color="auto"/>
            </w:tcBorders>
          </w:tcPr>
          <w:p w:rsidR="00EA24C6" w:rsidRPr="00EA24C6" w:rsidRDefault="00EA24C6" w:rsidP="00EA24C6">
            <w:pPr>
              <w:rPr>
                <w:rFonts w:ascii="Arial" w:hAnsi="Arial" w:cs="Arial"/>
                <w:sz w:val="20"/>
              </w:rPr>
            </w:pPr>
          </w:p>
        </w:tc>
        <w:tc>
          <w:tcPr>
            <w:tcW w:w="1836" w:type="dxa"/>
            <w:tcBorders>
              <w:left w:val="single" w:sz="4" w:space="0" w:color="auto"/>
            </w:tcBorders>
          </w:tcPr>
          <w:p w:rsidR="00EA24C6" w:rsidRPr="00EA24C6" w:rsidRDefault="00EA24C6" w:rsidP="00EA24C6">
            <w:pPr>
              <w:jc w:val="right"/>
              <w:rPr>
                <w:rFonts w:ascii="Arial" w:hAnsi="Arial" w:cs="Arial"/>
                <w:i/>
                <w:sz w:val="20"/>
              </w:rPr>
            </w:pPr>
            <w:r w:rsidRPr="00EA24C6">
              <w:rPr>
                <w:rFonts w:ascii="Arial" w:hAnsi="Arial" w:cs="Arial"/>
                <w:i/>
                <w:sz w:val="20"/>
              </w:rPr>
              <w:t>Light</w:t>
            </w:r>
          </w:p>
        </w:tc>
        <w:tc>
          <w:tcPr>
            <w:tcW w:w="1836" w:type="dxa"/>
            <w:tcBorders>
              <w:right w:val="single" w:sz="4" w:space="0" w:color="auto"/>
            </w:tcBorders>
          </w:tcPr>
          <w:p w:rsidR="00EA24C6" w:rsidRPr="00EA24C6" w:rsidRDefault="00EA24C6" w:rsidP="00EA24C6">
            <w:pPr>
              <w:rPr>
                <w:rFonts w:ascii="Arial" w:hAnsi="Arial" w:cs="Arial"/>
                <w:sz w:val="20"/>
              </w:rPr>
            </w:pPr>
            <w:r w:rsidRPr="00EA24C6">
              <w:rPr>
                <w:rFonts w:ascii="Arial" w:hAnsi="Arial" w:cs="Arial"/>
                <w:sz w:val="20"/>
              </w:rPr>
              <w:t>(+1 Threshold)</w:t>
            </w:r>
          </w:p>
        </w:tc>
      </w:tr>
      <w:tr w:rsidR="00EA24C6" w:rsidRPr="00EA24C6" w:rsidTr="00B76397">
        <w:tc>
          <w:tcPr>
            <w:tcW w:w="3672" w:type="dxa"/>
          </w:tcPr>
          <w:p w:rsidR="00EA24C6" w:rsidRPr="00EA24C6" w:rsidRDefault="00EA24C6" w:rsidP="00EA24C6">
            <w:pPr>
              <w:rPr>
                <w:rFonts w:ascii="Arial" w:hAnsi="Arial" w:cs="Arial"/>
                <w:b/>
                <w:sz w:val="20"/>
              </w:rPr>
            </w:pPr>
            <w:r w:rsidRPr="00EA24C6">
              <w:rPr>
                <w:rFonts w:ascii="Arial" w:hAnsi="Arial" w:cs="Arial"/>
                <w:b/>
                <w:sz w:val="20"/>
              </w:rPr>
              <w:t>PC call sign:</w:t>
            </w:r>
          </w:p>
        </w:tc>
        <w:tc>
          <w:tcPr>
            <w:tcW w:w="3672" w:type="dxa"/>
            <w:tcBorders>
              <w:left w:val="nil"/>
              <w:right w:val="single" w:sz="4" w:space="0" w:color="auto"/>
            </w:tcBorders>
          </w:tcPr>
          <w:p w:rsidR="00EA24C6" w:rsidRPr="00EA24C6" w:rsidRDefault="00EA24C6" w:rsidP="00EA24C6">
            <w:pPr>
              <w:rPr>
                <w:rFonts w:ascii="Arial" w:hAnsi="Arial" w:cs="Arial"/>
                <w:sz w:val="20"/>
              </w:rPr>
            </w:pPr>
          </w:p>
        </w:tc>
        <w:tc>
          <w:tcPr>
            <w:tcW w:w="1836" w:type="dxa"/>
            <w:tcBorders>
              <w:left w:val="single" w:sz="4" w:space="0" w:color="auto"/>
            </w:tcBorders>
          </w:tcPr>
          <w:p w:rsidR="00EA24C6" w:rsidRPr="00EA24C6" w:rsidRDefault="00EA24C6" w:rsidP="00EA24C6">
            <w:pPr>
              <w:jc w:val="right"/>
              <w:rPr>
                <w:rFonts w:ascii="Arial" w:hAnsi="Arial" w:cs="Arial"/>
                <w:i/>
                <w:sz w:val="20"/>
              </w:rPr>
            </w:pPr>
            <w:r w:rsidRPr="00EA24C6">
              <w:rPr>
                <w:rFonts w:ascii="Arial" w:hAnsi="Arial" w:cs="Arial"/>
                <w:i/>
                <w:sz w:val="20"/>
              </w:rPr>
              <w:t>Medium</w:t>
            </w:r>
          </w:p>
        </w:tc>
        <w:tc>
          <w:tcPr>
            <w:tcW w:w="1836" w:type="dxa"/>
            <w:tcBorders>
              <w:right w:val="single" w:sz="4" w:space="0" w:color="auto"/>
            </w:tcBorders>
          </w:tcPr>
          <w:p w:rsidR="00EA24C6" w:rsidRPr="00EA24C6" w:rsidRDefault="00EA24C6" w:rsidP="00EA24C6">
            <w:pPr>
              <w:rPr>
                <w:rFonts w:ascii="Arial" w:hAnsi="Arial" w:cs="Arial"/>
                <w:sz w:val="20"/>
              </w:rPr>
            </w:pPr>
            <w:r w:rsidRPr="00EA24C6">
              <w:rPr>
                <w:rFonts w:ascii="Arial" w:hAnsi="Arial" w:cs="Arial"/>
                <w:sz w:val="20"/>
              </w:rPr>
              <w:t>(+2 Threshold)</w:t>
            </w:r>
          </w:p>
        </w:tc>
      </w:tr>
      <w:tr w:rsidR="00EA24C6" w:rsidRPr="00EA24C6" w:rsidTr="00B76397">
        <w:tc>
          <w:tcPr>
            <w:tcW w:w="3672" w:type="dxa"/>
          </w:tcPr>
          <w:p w:rsidR="00EA24C6" w:rsidRPr="00EA24C6" w:rsidRDefault="00EA24C6" w:rsidP="00EA24C6">
            <w:pPr>
              <w:rPr>
                <w:rFonts w:ascii="Arial" w:hAnsi="Arial" w:cs="Arial"/>
                <w:sz w:val="20"/>
              </w:rPr>
            </w:pPr>
          </w:p>
        </w:tc>
        <w:tc>
          <w:tcPr>
            <w:tcW w:w="3672" w:type="dxa"/>
            <w:tcBorders>
              <w:left w:val="nil"/>
              <w:right w:val="single" w:sz="4" w:space="0" w:color="auto"/>
            </w:tcBorders>
          </w:tcPr>
          <w:p w:rsidR="00EA24C6" w:rsidRPr="00EA24C6" w:rsidRDefault="00EA24C6" w:rsidP="00EA24C6">
            <w:pPr>
              <w:rPr>
                <w:rFonts w:ascii="Arial" w:hAnsi="Arial" w:cs="Arial"/>
                <w:b/>
                <w:sz w:val="20"/>
                <w:u w:val="single"/>
              </w:rPr>
            </w:pPr>
          </w:p>
        </w:tc>
        <w:tc>
          <w:tcPr>
            <w:tcW w:w="1836" w:type="dxa"/>
            <w:tcBorders>
              <w:left w:val="single" w:sz="4" w:space="0" w:color="auto"/>
            </w:tcBorders>
          </w:tcPr>
          <w:p w:rsidR="00EA24C6" w:rsidRPr="00EA24C6" w:rsidRDefault="00EA24C6" w:rsidP="00EA24C6">
            <w:pPr>
              <w:jc w:val="right"/>
              <w:rPr>
                <w:rFonts w:ascii="Arial" w:hAnsi="Arial" w:cs="Arial"/>
                <w:i/>
                <w:sz w:val="20"/>
              </w:rPr>
            </w:pPr>
            <w:r w:rsidRPr="00EA24C6">
              <w:rPr>
                <w:rFonts w:ascii="Arial" w:hAnsi="Arial" w:cs="Arial"/>
                <w:i/>
                <w:sz w:val="20"/>
              </w:rPr>
              <w:t>Serious</w:t>
            </w:r>
          </w:p>
        </w:tc>
        <w:tc>
          <w:tcPr>
            <w:tcW w:w="1836" w:type="dxa"/>
            <w:tcBorders>
              <w:right w:val="single" w:sz="4" w:space="0" w:color="auto"/>
            </w:tcBorders>
          </w:tcPr>
          <w:p w:rsidR="00EA24C6" w:rsidRPr="00EA24C6" w:rsidRDefault="00EA24C6" w:rsidP="00EA24C6">
            <w:pPr>
              <w:rPr>
                <w:rFonts w:ascii="Arial" w:hAnsi="Arial" w:cs="Arial"/>
                <w:sz w:val="20"/>
              </w:rPr>
            </w:pPr>
            <w:r w:rsidRPr="00EA24C6">
              <w:rPr>
                <w:rFonts w:ascii="Arial" w:hAnsi="Arial" w:cs="Arial"/>
                <w:sz w:val="20"/>
              </w:rPr>
              <w:t>(+3 Threshold)</w:t>
            </w:r>
          </w:p>
        </w:tc>
      </w:tr>
      <w:tr w:rsidR="00EA24C6" w:rsidRPr="00EA24C6" w:rsidTr="00B76397">
        <w:tc>
          <w:tcPr>
            <w:tcW w:w="3672" w:type="dxa"/>
          </w:tcPr>
          <w:p w:rsidR="00EA24C6" w:rsidRPr="00EA24C6" w:rsidRDefault="00EA24C6" w:rsidP="00EA24C6">
            <w:pPr>
              <w:rPr>
                <w:rFonts w:ascii="Arial" w:hAnsi="Arial" w:cs="Arial"/>
                <w:b/>
                <w:sz w:val="20"/>
              </w:rPr>
            </w:pPr>
            <w:r w:rsidRPr="00EA24C6">
              <w:rPr>
                <w:rFonts w:ascii="Arial" w:hAnsi="Arial" w:cs="Arial"/>
                <w:b/>
                <w:sz w:val="20"/>
              </w:rPr>
              <w:t>Age:</w:t>
            </w:r>
          </w:p>
        </w:tc>
        <w:tc>
          <w:tcPr>
            <w:tcW w:w="3672" w:type="dxa"/>
            <w:tcBorders>
              <w:left w:val="nil"/>
              <w:right w:val="single" w:sz="4" w:space="0" w:color="auto"/>
            </w:tcBorders>
          </w:tcPr>
          <w:p w:rsidR="00EA24C6" w:rsidRPr="00EA24C6" w:rsidRDefault="00EA24C6" w:rsidP="00EA24C6">
            <w:pPr>
              <w:rPr>
                <w:rFonts w:ascii="Arial" w:hAnsi="Arial" w:cs="Arial"/>
                <w:b/>
                <w:sz w:val="20"/>
                <w:u w:val="single"/>
              </w:rPr>
            </w:pPr>
          </w:p>
        </w:tc>
        <w:tc>
          <w:tcPr>
            <w:tcW w:w="1836" w:type="dxa"/>
            <w:tcBorders>
              <w:left w:val="single" w:sz="4" w:space="0" w:color="auto"/>
            </w:tcBorders>
          </w:tcPr>
          <w:p w:rsidR="00EA24C6" w:rsidRPr="00EA24C6" w:rsidRDefault="00EA24C6" w:rsidP="00EA24C6">
            <w:pPr>
              <w:jc w:val="right"/>
              <w:rPr>
                <w:rFonts w:ascii="Arial" w:hAnsi="Arial" w:cs="Arial"/>
                <w:i/>
                <w:sz w:val="20"/>
              </w:rPr>
            </w:pPr>
            <w:r w:rsidRPr="00EA24C6">
              <w:rPr>
                <w:rFonts w:ascii="Arial" w:hAnsi="Arial" w:cs="Arial"/>
                <w:i/>
                <w:sz w:val="20"/>
              </w:rPr>
              <w:t>Critical</w:t>
            </w:r>
          </w:p>
        </w:tc>
        <w:tc>
          <w:tcPr>
            <w:tcW w:w="1836" w:type="dxa"/>
            <w:tcBorders>
              <w:right w:val="single" w:sz="4" w:space="0" w:color="auto"/>
            </w:tcBorders>
          </w:tcPr>
          <w:p w:rsidR="00EA24C6" w:rsidRPr="00EA24C6" w:rsidRDefault="00EA24C6" w:rsidP="00EA24C6">
            <w:pPr>
              <w:rPr>
                <w:rFonts w:ascii="Arial" w:hAnsi="Arial" w:cs="Arial"/>
                <w:sz w:val="20"/>
              </w:rPr>
            </w:pPr>
            <w:r w:rsidRPr="00EA24C6">
              <w:rPr>
                <w:rFonts w:ascii="Arial" w:hAnsi="Arial" w:cs="Arial"/>
                <w:sz w:val="20"/>
              </w:rPr>
              <w:t>(+4 Threshold)</w:t>
            </w:r>
          </w:p>
        </w:tc>
      </w:tr>
      <w:tr w:rsidR="00EA24C6" w:rsidRPr="00EA24C6" w:rsidTr="00B76397">
        <w:tc>
          <w:tcPr>
            <w:tcW w:w="3672" w:type="dxa"/>
          </w:tcPr>
          <w:p w:rsidR="00EA24C6" w:rsidRPr="00EA24C6" w:rsidRDefault="00EA24C6" w:rsidP="00EA24C6">
            <w:pPr>
              <w:rPr>
                <w:rFonts w:ascii="Arial" w:hAnsi="Arial" w:cs="Arial"/>
                <w:b/>
                <w:sz w:val="20"/>
              </w:rPr>
            </w:pPr>
            <w:r w:rsidRPr="00EA24C6">
              <w:rPr>
                <w:rFonts w:ascii="Arial" w:hAnsi="Arial" w:cs="Arial"/>
                <w:b/>
                <w:sz w:val="20"/>
              </w:rPr>
              <w:t>Gender:</w:t>
            </w:r>
          </w:p>
        </w:tc>
        <w:tc>
          <w:tcPr>
            <w:tcW w:w="3672" w:type="dxa"/>
            <w:tcBorders>
              <w:left w:val="nil"/>
              <w:right w:val="single" w:sz="4" w:space="0" w:color="auto"/>
            </w:tcBorders>
          </w:tcPr>
          <w:p w:rsidR="00EA24C6" w:rsidRPr="00EA24C6" w:rsidRDefault="00EA24C6" w:rsidP="00EA24C6">
            <w:pPr>
              <w:rPr>
                <w:rFonts w:ascii="Arial" w:hAnsi="Arial" w:cs="Arial"/>
                <w:sz w:val="20"/>
              </w:rPr>
            </w:pPr>
          </w:p>
        </w:tc>
        <w:tc>
          <w:tcPr>
            <w:tcW w:w="1836" w:type="dxa"/>
            <w:tcBorders>
              <w:left w:val="single" w:sz="4" w:space="0" w:color="auto"/>
            </w:tcBorders>
          </w:tcPr>
          <w:p w:rsidR="00EA24C6" w:rsidRPr="00EA24C6" w:rsidRDefault="00EA24C6" w:rsidP="00EA24C6">
            <w:pPr>
              <w:jc w:val="right"/>
              <w:rPr>
                <w:rFonts w:ascii="Arial" w:hAnsi="Arial" w:cs="Arial"/>
                <w:i/>
                <w:sz w:val="20"/>
              </w:rPr>
            </w:pPr>
            <w:r w:rsidRPr="00EA24C6">
              <w:rPr>
                <w:rFonts w:ascii="Arial" w:hAnsi="Arial" w:cs="Arial"/>
                <w:i/>
                <w:sz w:val="20"/>
              </w:rPr>
              <w:t>Incapacitated</w:t>
            </w:r>
          </w:p>
        </w:tc>
        <w:tc>
          <w:tcPr>
            <w:tcW w:w="1836" w:type="dxa"/>
            <w:tcBorders>
              <w:right w:val="single" w:sz="4" w:space="0" w:color="auto"/>
            </w:tcBorders>
          </w:tcPr>
          <w:p w:rsidR="00EA24C6" w:rsidRPr="00EA24C6" w:rsidRDefault="00EA24C6" w:rsidP="00EA24C6">
            <w:pPr>
              <w:rPr>
                <w:rFonts w:ascii="Arial" w:hAnsi="Arial" w:cs="Arial"/>
                <w:sz w:val="20"/>
              </w:rPr>
            </w:pPr>
            <w:r w:rsidRPr="00EA24C6">
              <w:rPr>
                <w:rFonts w:ascii="Arial" w:hAnsi="Arial" w:cs="Arial"/>
                <w:sz w:val="20"/>
              </w:rPr>
              <w:t>(+5 Threshold)</w:t>
            </w:r>
          </w:p>
        </w:tc>
      </w:tr>
      <w:tr w:rsidR="00EA24C6" w:rsidRPr="00EA24C6" w:rsidTr="00B76397">
        <w:tc>
          <w:tcPr>
            <w:tcW w:w="3672" w:type="dxa"/>
          </w:tcPr>
          <w:p w:rsidR="00EA24C6" w:rsidRPr="00EA24C6" w:rsidRDefault="00EA24C6" w:rsidP="00EA24C6">
            <w:pPr>
              <w:rPr>
                <w:rFonts w:ascii="Arial" w:hAnsi="Arial" w:cs="Arial"/>
                <w:b/>
                <w:sz w:val="20"/>
              </w:rPr>
            </w:pPr>
            <w:r w:rsidRPr="00EA24C6">
              <w:rPr>
                <w:rFonts w:ascii="Arial" w:hAnsi="Arial" w:cs="Arial"/>
                <w:b/>
                <w:sz w:val="20"/>
              </w:rPr>
              <w:t>Life Path:</w:t>
            </w:r>
          </w:p>
        </w:tc>
        <w:tc>
          <w:tcPr>
            <w:tcW w:w="3672" w:type="dxa"/>
            <w:tcBorders>
              <w:left w:val="nil"/>
              <w:right w:val="single" w:sz="4" w:space="0" w:color="auto"/>
            </w:tcBorders>
          </w:tcPr>
          <w:p w:rsidR="00EA24C6" w:rsidRPr="00EA24C6" w:rsidRDefault="00EA24C6" w:rsidP="00EA24C6">
            <w:pPr>
              <w:rPr>
                <w:rFonts w:ascii="Arial" w:hAnsi="Arial" w:cs="Arial"/>
                <w:sz w:val="20"/>
              </w:rPr>
            </w:pPr>
          </w:p>
        </w:tc>
        <w:tc>
          <w:tcPr>
            <w:tcW w:w="3672" w:type="dxa"/>
            <w:gridSpan w:val="2"/>
            <w:tcBorders>
              <w:left w:val="single" w:sz="4" w:space="0" w:color="auto"/>
              <w:bottom w:val="single" w:sz="4" w:space="0" w:color="auto"/>
              <w:right w:val="single" w:sz="4" w:space="0" w:color="auto"/>
            </w:tcBorders>
          </w:tcPr>
          <w:p w:rsidR="00EA24C6" w:rsidRPr="00EA24C6" w:rsidRDefault="00EA24C6" w:rsidP="00EA24C6">
            <w:pPr>
              <w:jc w:val="center"/>
              <w:rPr>
                <w:rFonts w:ascii="Arial" w:hAnsi="Arial" w:cs="Arial"/>
                <w:b/>
                <w:i/>
                <w:sz w:val="20"/>
              </w:rPr>
            </w:pPr>
            <w:r w:rsidRPr="00EA24C6">
              <w:rPr>
                <w:rFonts w:ascii="Arial" w:hAnsi="Arial" w:cs="Arial"/>
                <w:b/>
                <w:i/>
                <w:sz w:val="20"/>
              </w:rPr>
              <w:t>Dead</w:t>
            </w:r>
          </w:p>
        </w:tc>
      </w:tr>
      <w:tr w:rsidR="00EA24C6" w:rsidRPr="00EA24C6" w:rsidTr="00B76397">
        <w:tc>
          <w:tcPr>
            <w:tcW w:w="3672" w:type="dxa"/>
            <w:tcBorders>
              <w:bottom w:val="double" w:sz="4" w:space="0" w:color="auto"/>
            </w:tcBorders>
          </w:tcPr>
          <w:p w:rsidR="00EA24C6" w:rsidRPr="00EA24C6" w:rsidRDefault="00EA24C6" w:rsidP="00EA24C6">
            <w:pPr>
              <w:rPr>
                <w:rFonts w:ascii="Arial" w:hAnsi="Arial" w:cs="Arial"/>
                <w:b/>
                <w:sz w:val="20"/>
                <w:u w:val="single"/>
              </w:rPr>
            </w:pPr>
            <w:r w:rsidRPr="00EA24C6">
              <w:rPr>
                <w:rFonts w:ascii="Arial" w:hAnsi="Arial" w:cs="Arial"/>
                <w:b/>
                <w:sz w:val="20"/>
              </w:rPr>
              <w:t>Citizenship and Rank:</w:t>
            </w:r>
          </w:p>
        </w:tc>
        <w:tc>
          <w:tcPr>
            <w:tcW w:w="3672" w:type="dxa"/>
            <w:tcBorders>
              <w:left w:val="nil"/>
              <w:bottom w:val="doub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bottom w:val="doub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double" w:sz="4" w:space="0" w:color="auto"/>
            </w:tcBorders>
            <w:shd w:val="clear" w:color="auto" w:fill="D9D9D9"/>
          </w:tcPr>
          <w:p w:rsidR="00EA24C6" w:rsidRPr="00EA24C6" w:rsidRDefault="00EA24C6" w:rsidP="00EA24C6">
            <w:pPr>
              <w:rPr>
                <w:rFonts w:ascii="Arial" w:hAnsi="Arial" w:cs="Arial"/>
                <w:sz w:val="20"/>
              </w:rPr>
            </w:pPr>
            <w:r w:rsidRPr="00EA24C6">
              <w:rPr>
                <w:rFonts w:ascii="Arial" w:hAnsi="Arial" w:cs="Arial"/>
                <w:b/>
                <w:sz w:val="20"/>
                <w:u w:val="single"/>
              </w:rPr>
              <w:t>Description</w:t>
            </w:r>
          </w:p>
        </w:tc>
        <w:tc>
          <w:tcPr>
            <w:tcW w:w="3672" w:type="dxa"/>
            <w:tcBorders>
              <w:top w:val="double" w:sz="4" w:space="0" w:color="auto"/>
            </w:tcBorders>
            <w:shd w:val="clear" w:color="auto" w:fill="D9D9D9"/>
          </w:tcPr>
          <w:p w:rsidR="00EA24C6" w:rsidRPr="00EA24C6" w:rsidRDefault="00EA24C6" w:rsidP="00EA24C6">
            <w:pPr>
              <w:rPr>
                <w:rFonts w:ascii="Arial" w:hAnsi="Arial" w:cs="Arial"/>
                <w:b/>
                <w:sz w:val="20"/>
                <w:u w:val="single"/>
              </w:rPr>
            </w:pPr>
            <w:r w:rsidRPr="00EA24C6">
              <w:rPr>
                <w:rFonts w:ascii="Arial" w:hAnsi="Arial" w:cs="Arial"/>
                <w:b/>
                <w:sz w:val="20"/>
                <w:u w:val="single"/>
              </w:rPr>
              <w:t>Attributes</w:t>
            </w:r>
          </w:p>
        </w:tc>
        <w:tc>
          <w:tcPr>
            <w:tcW w:w="3672" w:type="dxa"/>
            <w:gridSpan w:val="2"/>
            <w:tcBorders>
              <w:top w:val="double" w:sz="4" w:space="0" w:color="auto"/>
            </w:tcBorders>
            <w:shd w:val="clear" w:color="auto" w:fill="D9D9D9"/>
          </w:tcPr>
          <w:p w:rsidR="00EA24C6" w:rsidRPr="00EA24C6" w:rsidRDefault="00EA24C6" w:rsidP="00EA24C6">
            <w:pPr>
              <w:rPr>
                <w:rFonts w:ascii="Arial" w:hAnsi="Arial" w:cs="Arial"/>
                <w:b/>
                <w:sz w:val="20"/>
                <w:u w:val="single"/>
              </w:rPr>
            </w:pPr>
            <w:r w:rsidRPr="00EA24C6">
              <w:rPr>
                <w:rFonts w:ascii="Arial" w:hAnsi="Arial" w:cs="Arial"/>
                <w:b/>
                <w:sz w:val="20"/>
                <w:u w:val="single"/>
              </w:rPr>
              <w:t>Equipment</w:t>
            </w:r>
          </w:p>
        </w:tc>
      </w:tr>
      <w:tr w:rsidR="00EA24C6" w:rsidRPr="00EA24C6" w:rsidTr="00B76397">
        <w:tc>
          <w:tcPr>
            <w:tcW w:w="3672" w:type="dxa"/>
            <w:tcBorders>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Common Sense:</w:t>
            </w:r>
          </w:p>
        </w:tc>
        <w:tc>
          <w:tcPr>
            <w:tcW w:w="3672" w:type="dxa"/>
            <w:gridSpan w:val="2"/>
            <w:tcBorders>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Focus:</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Agility:</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Strength:</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b/>
                <w:sz w:val="20"/>
                <w:u w:val="single"/>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Endurance:</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shd w:val="clear" w:color="auto" w:fill="D9D9D9"/>
          </w:tcPr>
          <w:p w:rsidR="00EA24C6" w:rsidRPr="00EA24C6" w:rsidRDefault="00EA24C6" w:rsidP="00EA24C6">
            <w:pPr>
              <w:rPr>
                <w:rFonts w:ascii="Arial" w:hAnsi="Arial" w:cs="Arial"/>
                <w:b/>
                <w:sz w:val="20"/>
                <w:u w:val="single"/>
              </w:rPr>
            </w:pPr>
            <w:r w:rsidRPr="00EA24C6">
              <w:rPr>
                <w:rFonts w:ascii="Arial" w:hAnsi="Arial" w:cs="Arial"/>
                <w:b/>
                <w:sz w:val="20"/>
                <w:u w:val="single"/>
              </w:rPr>
              <w:t>Matrix Ego</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B613B4" w:rsidP="00EA24C6">
            <w:pPr>
              <w:rPr>
                <w:rFonts w:ascii="Arial" w:hAnsi="Arial" w:cs="Arial"/>
                <w:sz w:val="20"/>
              </w:rPr>
            </w:pPr>
            <w:r>
              <w:rPr>
                <w:rFonts w:ascii="Arial" w:hAnsi="Arial" w:cs="Arial"/>
                <w:sz w:val="20"/>
              </w:rPr>
              <w:t>CyberZen</w:t>
            </w:r>
            <w:r w:rsidR="00EA24C6" w:rsidRPr="00EA24C6">
              <w:rPr>
                <w:rFonts w:ascii="Arial" w:hAnsi="Arial" w:cs="Arial"/>
                <w:sz w:val="20"/>
              </w:rPr>
              <w:t>:</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r w:rsidRPr="00EA24C6">
              <w:rPr>
                <w:rFonts w:ascii="Arial" w:hAnsi="Arial" w:cs="Arial"/>
                <w:sz w:val="20"/>
              </w:rPr>
              <w:t xml:space="preserve">The Gift: </w:t>
            </w:r>
            <w:r w:rsidRPr="00EA24C6">
              <w:rPr>
                <w:rFonts w:ascii="Arial" w:hAnsi="Arial" w:cs="Arial"/>
                <w:b/>
                <w:sz w:val="20"/>
              </w:rPr>
              <w:t xml:space="preserve"> Y / N</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shd w:val="clear" w:color="auto" w:fill="D9D9D9"/>
          </w:tcPr>
          <w:p w:rsidR="00EA24C6" w:rsidRPr="00EA24C6" w:rsidRDefault="00EA24C6" w:rsidP="00EA24C6">
            <w:pPr>
              <w:rPr>
                <w:rFonts w:ascii="Arial" w:hAnsi="Arial" w:cs="Arial"/>
                <w:b/>
                <w:sz w:val="20"/>
                <w:u w:val="single"/>
              </w:rPr>
            </w:pPr>
            <w:r w:rsidRPr="00EA24C6">
              <w:rPr>
                <w:rFonts w:ascii="Arial" w:hAnsi="Arial" w:cs="Arial"/>
                <w:b/>
                <w:sz w:val="20"/>
                <w:u w:val="single"/>
              </w:rPr>
              <w:t>Cybernetics</w:t>
            </w: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bottom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Borders>
              <w:top w:val="single" w:sz="4" w:space="0" w:color="auto"/>
              <w:bottom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tcBorders>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Borders>
              <w:top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Pr>
          <w:p w:rsidR="00EA24C6" w:rsidRPr="00EA24C6" w:rsidRDefault="00EA24C6" w:rsidP="00EA24C6">
            <w:pPr>
              <w:rPr>
                <w:rFonts w:ascii="Arial" w:hAnsi="Arial" w:cs="Arial"/>
                <w:sz w:val="20"/>
              </w:rPr>
            </w:pPr>
          </w:p>
        </w:tc>
        <w:tc>
          <w:tcPr>
            <w:tcW w:w="3672" w:type="dxa"/>
          </w:tcPr>
          <w:p w:rsidR="00EA24C6" w:rsidRPr="00EA24C6" w:rsidRDefault="00EA24C6" w:rsidP="00EA24C6">
            <w:pPr>
              <w:rPr>
                <w:rFonts w:ascii="Arial" w:hAnsi="Arial" w:cs="Arial"/>
                <w:sz w:val="20"/>
              </w:rPr>
            </w:pPr>
          </w:p>
        </w:tc>
        <w:tc>
          <w:tcPr>
            <w:tcW w:w="3672" w:type="dxa"/>
            <w:gridSpan w:val="2"/>
          </w:tcPr>
          <w:p w:rsidR="00EA24C6" w:rsidRPr="00EA24C6" w:rsidRDefault="00EA24C6" w:rsidP="00EA24C6">
            <w:pPr>
              <w:rPr>
                <w:rFonts w:ascii="Arial" w:hAnsi="Arial" w:cs="Arial"/>
                <w:sz w:val="20"/>
              </w:rPr>
            </w:pPr>
          </w:p>
        </w:tc>
      </w:tr>
      <w:tr w:rsidR="00EA24C6" w:rsidRPr="00EA24C6" w:rsidTr="00B76397">
        <w:tc>
          <w:tcPr>
            <w:tcW w:w="3672" w:type="dxa"/>
            <w:tcBorders>
              <w:bottom w:val="single" w:sz="4" w:space="0" w:color="auto"/>
            </w:tcBorders>
            <w:shd w:val="clear" w:color="auto" w:fill="D9D9D9"/>
          </w:tcPr>
          <w:p w:rsidR="00EA24C6" w:rsidRPr="00EA24C6" w:rsidRDefault="00EA24C6" w:rsidP="00EA24C6">
            <w:pPr>
              <w:rPr>
                <w:rFonts w:ascii="Arial" w:hAnsi="Arial" w:cs="Arial"/>
                <w:b/>
                <w:sz w:val="20"/>
              </w:rPr>
            </w:pPr>
            <w:r w:rsidRPr="00EA24C6">
              <w:rPr>
                <w:rFonts w:ascii="Arial" w:hAnsi="Arial" w:cs="Arial"/>
                <w:b/>
                <w:sz w:val="20"/>
              </w:rPr>
              <w:t>“Real World” Skills</w:t>
            </w:r>
            <w:r w:rsidRPr="00EA24C6">
              <w:rPr>
                <w:rFonts w:ascii="Arial" w:hAnsi="Arial" w:cs="Arial"/>
                <w:sz w:val="20"/>
              </w:rPr>
              <w:t>:</w:t>
            </w:r>
          </w:p>
        </w:tc>
        <w:tc>
          <w:tcPr>
            <w:tcW w:w="3672" w:type="dxa"/>
            <w:tcBorders>
              <w:bottom w:val="single" w:sz="4" w:space="0" w:color="auto"/>
            </w:tcBorders>
            <w:shd w:val="clear" w:color="auto" w:fill="D9D9D9"/>
          </w:tcPr>
          <w:p w:rsidR="00EA24C6" w:rsidRPr="00EA24C6" w:rsidRDefault="00EA24C6" w:rsidP="00EA24C6">
            <w:pPr>
              <w:rPr>
                <w:rFonts w:ascii="Arial" w:hAnsi="Arial" w:cs="Arial"/>
                <w:b/>
                <w:sz w:val="20"/>
              </w:rPr>
            </w:pPr>
            <w:r w:rsidRPr="00EA24C6">
              <w:rPr>
                <w:rFonts w:ascii="Arial" w:hAnsi="Arial" w:cs="Arial"/>
                <w:b/>
                <w:sz w:val="20"/>
              </w:rPr>
              <w:t>Downloaded Skills:</w:t>
            </w:r>
          </w:p>
        </w:tc>
        <w:tc>
          <w:tcPr>
            <w:tcW w:w="3672" w:type="dxa"/>
            <w:gridSpan w:val="2"/>
            <w:tcBorders>
              <w:bottom w:val="single" w:sz="4" w:space="0" w:color="auto"/>
            </w:tcBorders>
            <w:shd w:val="clear" w:color="auto" w:fill="D9D9D9"/>
          </w:tcPr>
          <w:p w:rsidR="00EA24C6" w:rsidRPr="00EA24C6" w:rsidRDefault="00EA24C6" w:rsidP="00EA24C6">
            <w:pPr>
              <w:rPr>
                <w:rFonts w:ascii="Arial" w:hAnsi="Arial" w:cs="Arial"/>
                <w:b/>
                <w:sz w:val="20"/>
              </w:rPr>
            </w:pPr>
            <w:r w:rsidRPr="00EA24C6">
              <w:rPr>
                <w:rFonts w:ascii="Arial" w:hAnsi="Arial" w:cs="Arial"/>
                <w:b/>
                <w:sz w:val="20"/>
              </w:rPr>
              <w:t>“Simulacra” Matrix Equipment:</w:t>
            </w: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b/>
                <w:sz w:val="20"/>
                <w:u w:val="single"/>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b/>
                <w:sz w:val="20"/>
                <w:u w:val="single"/>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b/>
                <w:sz w:val="20"/>
                <w:u w:val="single"/>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r w:rsidR="00EA24C6" w:rsidRPr="00EA24C6" w:rsidTr="00B76397">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c>
          <w:tcPr>
            <w:tcW w:w="3672" w:type="dxa"/>
            <w:gridSpan w:val="2"/>
            <w:tcBorders>
              <w:top w:val="single" w:sz="4" w:space="0" w:color="auto"/>
              <w:left w:val="single" w:sz="4" w:space="0" w:color="auto"/>
              <w:bottom w:val="single" w:sz="4" w:space="0" w:color="auto"/>
              <w:right w:val="single" w:sz="4" w:space="0" w:color="auto"/>
            </w:tcBorders>
          </w:tcPr>
          <w:p w:rsidR="00EA24C6" w:rsidRPr="00EA24C6" w:rsidRDefault="00EA24C6" w:rsidP="00EA24C6">
            <w:pPr>
              <w:rPr>
                <w:rFonts w:ascii="Arial" w:hAnsi="Arial" w:cs="Arial"/>
                <w:sz w:val="20"/>
              </w:rPr>
            </w:pPr>
          </w:p>
        </w:tc>
      </w:tr>
    </w:tbl>
    <w:p w:rsidR="00EA24C6" w:rsidRPr="00EA24C6" w:rsidRDefault="00EA24C6" w:rsidP="00EA24C6">
      <w:pPr>
        <w:rPr>
          <w:rFonts w:ascii="Times New Roman" w:hAnsi="Times New Roman"/>
          <w:sz w:val="20"/>
        </w:rPr>
      </w:pPr>
    </w:p>
    <w:p w:rsidR="00DC5CF0" w:rsidRDefault="00DC5CF0" w:rsidP="00F74521">
      <w:pPr>
        <w:tabs>
          <w:tab w:val="left" w:pos="5610"/>
        </w:tabs>
      </w:pPr>
    </w:p>
    <w:p w:rsidR="00DC5CF0" w:rsidRDefault="00DC5CF0">
      <w:r>
        <w:br w:type="page"/>
      </w:r>
    </w:p>
    <w:p w:rsidR="00382421" w:rsidRDefault="00DC5CF0" w:rsidP="00BF0A03">
      <w:pPr>
        <w:tabs>
          <w:tab w:val="left" w:pos="5610"/>
        </w:tabs>
        <w:jc w:val="center"/>
      </w:pPr>
      <w:r>
        <w:rPr>
          <w:noProof/>
        </w:rPr>
        <w:drawing>
          <wp:inline distT="0" distB="0" distL="0" distR="0">
            <wp:extent cx="6465570" cy="91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_by_ren_rko-d4vadi0.jpg"/>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465570" cy="9144000"/>
                    </a:xfrm>
                    <a:prstGeom prst="rect">
                      <a:avLst/>
                    </a:prstGeom>
                  </pic:spPr>
                </pic:pic>
              </a:graphicData>
            </a:graphic>
          </wp:inline>
        </w:drawing>
      </w:r>
    </w:p>
    <w:sectPr w:rsidR="00382421" w:rsidSect="003912CF">
      <w:footerReference w:type="default" r:id="rId14"/>
      <w:pgSz w:w="12240" w:h="15840"/>
      <w:pgMar w:top="720" w:right="720" w:bottom="720" w:left="720" w:header="720" w:footer="720" w:gutter="0"/>
      <w:cols w:space="720"/>
      <w:docGrid w:linePitch="326"/>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32" w:author="Tre" w:date="2012-11-16T08:38:00Z" w:initials="T">
    <w:p w:rsidR="001F7E3F" w:rsidRDefault="001F7E3F">
      <w:pPr>
        <w:pStyle w:val="CommentText"/>
      </w:pPr>
      <w:r>
        <w:rPr>
          <w:rStyle w:val="CommentReference"/>
        </w:rPr>
        <w:annotationRef/>
      </w:r>
      <w:r>
        <w:t>This section needs to be rewritten to 1) address how Matrix Feats (bend/break) works.</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57DC" w:rsidRDefault="00E557DC" w:rsidP="00B86007">
      <w:r>
        <w:separator/>
      </w:r>
    </w:p>
  </w:endnote>
  <w:endnote w:type="continuationSeparator" w:id="0">
    <w:p w:rsidR="00E557DC" w:rsidRDefault="00E557DC" w:rsidP="00B860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empus Sans ITC">
    <w:altName w:val="Stencil"/>
    <w:panose1 w:val="04020404030D0702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gency FB">
    <w:panose1 w:val="020B0503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7E3F" w:rsidRPr="00E2274A" w:rsidRDefault="001F7E3F" w:rsidP="00B76397">
    <w:pPr>
      <w:pStyle w:val="Footer"/>
      <w:rPr>
        <w:rFonts w:ascii="Calibri" w:hAnsi="Calibri" w:cs="Calibri"/>
        <w:sz w:val="16"/>
        <w:szCs w:val="16"/>
      </w:rPr>
    </w:pPr>
    <w:r w:rsidRPr="00E2274A">
      <w:rPr>
        <w:rFonts w:ascii="Calibri" w:hAnsi="Calibri" w:cs="Calibri"/>
        <w:sz w:val="16"/>
        <w:szCs w:val="16"/>
      </w:rPr>
      <w:t>The Unofficial Matrix RPG</w:t>
    </w:r>
    <w:r w:rsidRPr="00E2274A">
      <w:rPr>
        <w:rFonts w:ascii="Calibri" w:hAnsi="Calibri" w:cs="Calibri"/>
        <w:sz w:val="16"/>
        <w:szCs w:val="16"/>
        <w:vertAlign w:val="superscript"/>
      </w:rPr>
      <w:t>©</w:t>
    </w:r>
    <w:r w:rsidRPr="00E2274A">
      <w:rPr>
        <w:rFonts w:ascii="Calibri" w:hAnsi="Calibri" w:cs="Calibri"/>
        <w:sz w:val="16"/>
        <w:szCs w:val="16"/>
      </w:rPr>
      <w:t xml:space="preserve"> written by Tre’ Grisby</w:t>
    </w:r>
    <w:r>
      <w:rPr>
        <w:rFonts w:ascii="Calibri" w:hAnsi="Calibri" w:cs="Calibri"/>
        <w:sz w:val="16"/>
        <w:szCs w:val="16"/>
      </w:rPr>
      <w:tab/>
    </w:r>
    <w:r>
      <w:rPr>
        <w:rFonts w:ascii="Calibri" w:hAnsi="Calibri" w:cs="Calibri"/>
        <w:sz w:val="16"/>
        <w:szCs w:val="16"/>
      </w:rPr>
      <w:tab/>
    </w:r>
    <w:r>
      <w:rPr>
        <w:rFonts w:ascii="Calibri" w:hAnsi="Calibri" w:cs="Calibri"/>
        <w:sz w:val="20"/>
      </w:rPr>
      <w:t xml:space="preserve">Page </w:t>
    </w:r>
    <w:r w:rsidR="00EE27B1">
      <w:rPr>
        <w:rFonts w:ascii="Calibri" w:hAnsi="Calibri" w:cs="Calibri"/>
        <w:sz w:val="20"/>
      </w:rPr>
      <w:fldChar w:fldCharType="begin"/>
    </w:r>
    <w:r>
      <w:rPr>
        <w:rFonts w:ascii="Calibri" w:hAnsi="Calibri" w:cs="Calibri"/>
        <w:sz w:val="20"/>
      </w:rPr>
      <w:instrText xml:space="preserve"> PAGE   \* MERGEFORMAT </w:instrText>
    </w:r>
    <w:r w:rsidR="00EE27B1">
      <w:rPr>
        <w:rFonts w:ascii="Calibri" w:hAnsi="Calibri" w:cs="Calibri"/>
        <w:sz w:val="20"/>
      </w:rPr>
      <w:fldChar w:fldCharType="separate"/>
    </w:r>
    <w:r w:rsidR="003C29B0">
      <w:rPr>
        <w:rFonts w:ascii="Calibri" w:hAnsi="Calibri" w:cs="Calibri"/>
        <w:noProof/>
        <w:sz w:val="20"/>
      </w:rPr>
      <w:t>34</w:t>
    </w:r>
    <w:r w:rsidR="00EE27B1">
      <w:rPr>
        <w:rFonts w:ascii="Calibri" w:hAnsi="Calibri" w:cs="Calibri"/>
        <w:sz w:val="20"/>
      </w:rPr>
      <w:fldChar w:fldCharType="end"/>
    </w:r>
    <w:r>
      <w:rPr>
        <w:rFonts w:ascii="Calibri" w:hAnsi="Calibri" w:cs="Calibri"/>
        <w:sz w:val="20"/>
      </w:rPr>
      <w:t xml:space="preserve"> of </w:t>
    </w:r>
    <w:fldSimple w:instr=" NUMPAGES   \* MERGEFORMAT ">
      <w:r w:rsidR="003C29B0" w:rsidRPr="003C29B0">
        <w:rPr>
          <w:rFonts w:ascii="Calibri" w:hAnsi="Calibri" w:cs="Calibri"/>
          <w:noProof/>
          <w:sz w:val="20"/>
        </w:rPr>
        <w:t>69</w:t>
      </w:r>
    </w:fldSimple>
  </w:p>
  <w:p w:rsidR="001F7E3F" w:rsidRPr="00E2274A" w:rsidRDefault="001F7E3F" w:rsidP="00B76397">
    <w:pPr>
      <w:pStyle w:val="Footer"/>
      <w:rPr>
        <w:sz w:val="16"/>
        <w:szCs w:val="16"/>
      </w:rPr>
    </w:pPr>
    <w:r w:rsidRPr="00E2274A">
      <w:rPr>
        <w:rFonts w:ascii="Calibri" w:hAnsi="Calibri" w:cs="Calibri"/>
        <w:sz w:val="16"/>
        <w:szCs w:val="16"/>
      </w:rPr>
      <w:t xml:space="preserve">Printed on </w:t>
    </w:r>
    <w:r w:rsidR="00EE27B1" w:rsidRPr="00E2274A">
      <w:rPr>
        <w:rFonts w:ascii="Calibri" w:hAnsi="Calibri" w:cs="Calibri"/>
        <w:sz w:val="16"/>
        <w:szCs w:val="16"/>
      </w:rPr>
      <w:fldChar w:fldCharType="begin"/>
    </w:r>
    <w:r w:rsidRPr="00E2274A">
      <w:rPr>
        <w:rFonts w:ascii="Calibri" w:hAnsi="Calibri" w:cs="Calibri"/>
        <w:sz w:val="16"/>
        <w:szCs w:val="16"/>
      </w:rPr>
      <w:instrText xml:space="preserve"> DATE  \@ "MMMM d, yyyy"  \* MERGEFORMAT </w:instrText>
    </w:r>
    <w:r w:rsidR="00EE27B1" w:rsidRPr="00E2274A">
      <w:rPr>
        <w:rFonts w:ascii="Calibri" w:hAnsi="Calibri" w:cs="Calibri"/>
        <w:sz w:val="16"/>
        <w:szCs w:val="16"/>
      </w:rPr>
      <w:fldChar w:fldCharType="separate"/>
    </w:r>
    <w:ins w:id="17499" w:author="Tre" w:date="2013-08-13T14:32:00Z">
      <w:r w:rsidR="003C29B0">
        <w:rPr>
          <w:rFonts w:ascii="Calibri" w:hAnsi="Calibri" w:cs="Calibri"/>
          <w:noProof/>
          <w:sz w:val="16"/>
          <w:szCs w:val="16"/>
        </w:rPr>
        <w:t>August 13, 2013</w:t>
      </w:r>
    </w:ins>
    <w:ins w:id="17500" w:author="frontdesk" w:date="2012-11-16T13:14:00Z">
      <w:del w:id="17501" w:author="Tre" w:date="2012-11-16T13:51:00Z">
        <w:r w:rsidDel="002A0FF0">
          <w:rPr>
            <w:rFonts w:ascii="Calibri" w:hAnsi="Calibri" w:cs="Calibri"/>
            <w:noProof/>
            <w:sz w:val="16"/>
            <w:szCs w:val="16"/>
          </w:rPr>
          <w:delText>November 16, 2012</w:delText>
        </w:r>
      </w:del>
    </w:ins>
    <w:del w:id="17502" w:author="Tre" w:date="2012-11-16T13:51:00Z">
      <w:r w:rsidDel="002A0FF0">
        <w:rPr>
          <w:rFonts w:ascii="Calibri" w:hAnsi="Calibri" w:cs="Calibri"/>
          <w:noProof/>
          <w:sz w:val="16"/>
          <w:szCs w:val="16"/>
        </w:rPr>
        <w:delText>November 11, 2012</w:delText>
      </w:r>
    </w:del>
    <w:r w:rsidR="00EE27B1" w:rsidRPr="00E2274A">
      <w:rPr>
        <w:rFonts w:ascii="Calibri" w:hAnsi="Calibri" w:cs="Calibri"/>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57DC" w:rsidRDefault="00E557DC" w:rsidP="00B86007">
      <w:r>
        <w:separator/>
      </w:r>
    </w:p>
  </w:footnote>
  <w:footnote w:type="continuationSeparator" w:id="0">
    <w:p w:rsidR="00E557DC" w:rsidRDefault="00E557DC" w:rsidP="00B860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1085"/>
    <w:multiLevelType w:val="hybridMultilevel"/>
    <w:tmpl w:val="CC8E2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ABF61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B15335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BF946C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EE26C63"/>
    <w:multiLevelType w:val="hybridMultilevel"/>
    <w:tmpl w:val="BF3AB6AA"/>
    <w:lvl w:ilvl="0" w:tplc="0409000F">
      <w:start w:val="1"/>
      <w:numFmt w:val="decimal"/>
      <w:lvlText w:val="%1."/>
      <w:lvlJc w:val="left"/>
      <w:pPr>
        <w:ind w:left="4140" w:hanging="360"/>
      </w:pPr>
    </w:lvl>
    <w:lvl w:ilvl="1" w:tplc="04090019">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5">
    <w:nsid w:val="1FBA4B7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21242180"/>
    <w:multiLevelType w:val="hybridMultilevel"/>
    <w:tmpl w:val="AA389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3C40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24D0F49"/>
    <w:multiLevelType w:val="singleLevel"/>
    <w:tmpl w:val="0409000F"/>
    <w:lvl w:ilvl="0">
      <w:start w:val="1"/>
      <w:numFmt w:val="decimal"/>
      <w:lvlText w:val="%1."/>
      <w:lvlJc w:val="left"/>
      <w:pPr>
        <w:tabs>
          <w:tab w:val="num" w:pos="360"/>
        </w:tabs>
        <w:ind w:left="360" w:hanging="360"/>
      </w:pPr>
    </w:lvl>
  </w:abstractNum>
  <w:abstractNum w:abstractNumId="9">
    <w:nsid w:val="24440F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7DB2D8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36325C3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2">
    <w:nsid w:val="37A85816"/>
    <w:multiLevelType w:val="hybridMultilevel"/>
    <w:tmpl w:val="348E9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7C41F28"/>
    <w:multiLevelType w:val="hybridMultilevel"/>
    <w:tmpl w:val="E278AFF2"/>
    <w:lvl w:ilvl="0" w:tplc="0409000F">
      <w:start w:val="1"/>
      <w:numFmt w:val="decimal"/>
      <w:lvlText w:val="%1."/>
      <w:lvlJc w:val="left"/>
      <w:pPr>
        <w:ind w:left="3780" w:hanging="360"/>
      </w:p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
    <w:nsid w:val="3C8F79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3DE65EE4"/>
    <w:multiLevelType w:val="hybridMultilevel"/>
    <w:tmpl w:val="20326CA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nsid w:val="42A61AC4"/>
    <w:multiLevelType w:val="hybridMultilevel"/>
    <w:tmpl w:val="2EF2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F6499E"/>
    <w:multiLevelType w:val="hybridMultilevel"/>
    <w:tmpl w:val="0658D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09104B6"/>
    <w:multiLevelType w:val="hybridMultilevel"/>
    <w:tmpl w:val="EDBCE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4FE54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53A4C0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58BD184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597D54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5CA567DD"/>
    <w:multiLevelType w:val="hybridMultilevel"/>
    <w:tmpl w:val="32E4C8C0"/>
    <w:lvl w:ilvl="0" w:tplc="9A5C490E">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5DD628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5FA213D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63091E74"/>
    <w:multiLevelType w:val="hybridMultilevel"/>
    <w:tmpl w:val="EF204276"/>
    <w:lvl w:ilvl="0" w:tplc="8102C744">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3E45E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67FA23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6E3C4A73"/>
    <w:multiLevelType w:val="hybridMultilevel"/>
    <w:tmpl w:val="E73ED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10B03CF"/>
    <w:multiLevelType w:val="hybridMultilevel"/>
    <w:tmpl w:val="F39EB4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7F5B16"/>
    <w:multiLevelType w:val="hybridMultilevel"/>
    <w:tmpl w:val="49686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E339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736C59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7AE3155"/>
    <w:multiLevelType w:val="hybridMultilevel"/>
    <w:tmpl w:val="816A5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9AD3B0F"/>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30"/>
  </w:num>
  <w:num w:numId="2">
    <w:abstractNumId w:val="27"/>
  </w:num>
  <w:num w:numId="3">
    <w:abstractNumId w:val="25"/>
  </w:num>
  <w:num w:numId="4">
    <w:abstractNumId w:val="19"/>
  </w:num>
  <w:num w:numId="5">
    <w:abstractNumId w:val="10"/>
  </w:num>
  <w:num w:numId="6">
    <w:abstractNumId w:val="5"/>
  </w:num>
  <w:num w:numId="7">
    <w:abstractNumId w:val="28"/>
  </w:num>
  <w:num w:numId="8">
    <w:abstractNumId w:val="22"/>
  </w:num>
  <w:num w:numId="9">
    <w:abstractNumId w:val="8"/>
  </w:num>
  <w:num w:numId="10">
    <w:abstractNumId w:val="1"/>
  </w:num>
  <w:num w:numId="11">
    <w:abstractNumId w:val="14"/>
  </w:num>
  <w:num w:numId="12">
    <w:abstractNumId w:val="7"/>
  </w:num>
  <w:num w:numId="13">
    <w:abstractNumId w:val="20"/>
  </w:num>
  <w:num w:numId="14">
    <w:abstractNumId w:val="21"/>
  </w:num>
  <w:num w:numId="15">
    <w:abstractNumId w:val="32"/>
  </w:num>
  <w:num w:numId="16">
    <w:abstractNumId w:val="35"/>
  </w:num>
  <w:num w:numId="17">
    <w:abstractNumId w:val="2"/>
  </w:num>
  <w:num w:numId="18">
    <w:abstractNumId w:val="33"/>
  </w:num>
  <w:num w:numId="19">
    <w:abstractNumId w:val="11"/>
  </w:num>
  <w:num w:numId="20">
    <w:abstractNumId w:val="3"/>
  </w:num>
  <w:num w:numId="21">
    <w:abstractNumId w:val="9"/>
  </w:num>
  <w:num w:numId="22">
    <w:abstractNumId w:val="6"/>
  </w:num>
  <w:num w:numId="23">
    <w:abstractNumId w:val="0"/>
  </w:num>
  <w:num w:numId="24">
    <w:abstractNumId w:val="12"/>
  </w:num>
  <w:num w:numId="25">
    <w:abstractNumId w:val="15"/>
  </w:num>
  <w:num w:numId="26">
    <w:abstractNumId w:val="18"/>
  </w:num>
  <w:num w:numId="27">
    <w:abstractNumId w:val="24"/>
  </w:num>
  <w:num w:numId="28">
    <w:abstractNumId w:val="17"/>
  </w:num>
  <w:num w:numId="29">
    <w:abstractNumId w:val="29"/>
  </w:num>
  <w:num w:numId="30">
    <w:abstractNumId w:val="34"/>
  </w:num>
  <w:num w:numId="31">
    <w:abstractNumId w:val="16"/>
  </w:num>
  <w:num w:numId="32">
    <w:abstractNumId w:val="23"/>
  </w:num>
  <w:num w:numId="33">
    <w:abstractNumId w:val="26"/>
  </w:num>
  <w:num w:numId="34">
    <w:abstractNumId w:val="31"/>
  </w:num>
  <w:num w:numId="35">
    <w:abstractNumId w:val="4"/>
  </w:num>
  <w:num w:numId="3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revisionView w:markup="0"/>
  <w:trackRevisions/>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1D598D"/>
    <w:rsid w:val="00002DB2"/>
    <w:rsid w:val="00006295"/>
    <w:rsid w:val="00006D4D"/>
    <w:rsid w:val="000139A0"/>
    <w:rsid w:val="00030475"/>
    <w:rsid w:val="00035919"/>
    <w:rsid w:val="0004099B"/>
    <w:rsid w:val="00042D1F"/>
    <w:rsid w:val="000437C5"/>
    <w:rsid w:val="00052D1B"/>
    <w:rsid w:val="00056D0C"/>
    <w:rsid w:val="00063C36"/>
    <w:rsid w:val="0006524B"/>
    <w:rsid w:val="0006788A"/>
    <w:rsid w:val="00067C15"/>
    <w:rsid w:val="000735AA"/>
    <w:rsid w:val="00074422"/>
    <w:rsid w:val="00076D16"/>
    <w:rsid w:val="00077AE1"/>
    <w:rsid w:val="00082C22"/>
    <w:rsid w:val="000A0C5B"/>
    <w:rsid w:val="000A2D6D"/>
    <w:rsid w:val="000A3EA3"/>
    <w:rsid w:val="000A4A32"/>
    <w:rsid w:val="000A51F1"/>
    <w:rsid w:val="000A6FE3"/>
    <w:rsid w:val="000A745E"/>
    <w:rsid w:val="000B0456"/>
    <w:rsid w:val="000B18F6"/>
    <w:rsid w:val="000B2597"/>
    <w:rsid w:val="000B4310"/>
    <w:rsid w:val="000C793E"/>
    <w:rsid w:val="000D73BD"/>
    <w:rsid w:val="000D77D0"/>
    <w:rsid w:val="000D7DD0"/>
    <w:rsid w:val="000E5486"/>
    <w:rsid w:val="000F1B18"/>
    <w:rsid w:val="000F2ED1"/>
    <w:rsid w:val="000F6F5F"/>
    <w:rsid w:val="00103377"/>
    <w:rsid w:val="00106138"/>
    <w:rsid w:val="00106D74"/>
    <w:rsid w:val="001079F8"/>
    <w:rsid w:val="00121FA0"/>
    <w:rsid w:val="00123E8F"/>
    <w:rsid w:val="00125311"/>
    <w:rsid w:val="00133E13"/>
    <w:rsid w:val="00135758"/>
    <w:rsid w:val="0014023B"/>
    <w:rsid w:val="00142081"/>
    <w:rsid w:val="001421DF"/>
    <w:rsid w:val="0014489D"/>
    <w:rsid w:val="00145406"/>
    <w:rsid w:val="0014641F"/>
    <w:rsid w:val="0015320F"/>
    <w:rsid w:val="00164F0C"/>
    <w:rsid w:val="0016552E"/>
    <w:rsid w:val="00165A68"/>
    <w:rsid w:val="00165D7D"/>
    <w:rsid w:val="00166AF6"/>
    <w:rsid w:val="00171774"/>
    <w:rsid w:val="00175A27"/>
    <w:rsid w:val="00177E5A"/>
    <w:rsid w:val="00193972"/>
    <w:rsid w:val="00193FE8"/>
    <w:rsid w:val="00196168"/>
    <w:rsid w:val="001A302D"/>
    <w:rsid w:val="001A4E7D"/>
    <w:rsid w:val="001A5874"/>
    <w:rsid w:val="001A6640"/>
    <w:rsid w:val="001A7B96"/>
    <w:rsid w:val="001C1C9B"/>
    <w:rsid w:val="001C21D2"/>
    <w:rsid w:val="001C58FC"/>
    <w:rsid w:val="001C6C7C"/>
    <w:rsid w:val="001D57EA"/>
    <w:rsid w:val="001D598D"/>
    <w:rsid w:val="001D6FBA"/>
    <w:rsid w:val="001E245D"/>
    <w:rsid w:val="001E5F59"/>
    <w:rsid w:val="001F1B0B"/>
    <w:rsid w:val="001F2E67"/>
    <w:rsid w:val="001F472C"/>
    <w:rsid w:val="001F6520"/>
    <w:rsid w:val="001F67E7"/>
    <w:rsid w:val="001F6D11"/>
    <w:rsid w:val="001F7E3F"/>
    <w:rsid w:val="00200E19"/>
    <w:rsid w:val="0020121F"/>
    <w:rsid w:val="00202382"/>
    <w:rsid w:val="002152CE"/>
    <w:rsid w:val="002153C3"/>
    <w:rsid w:val="00220B3A"/>
    <w:rsid w:val="00221CC1"/>
    <w:rsid w:val="002229E1"/>
    <w:rsid w:val="00232913"/>
    <w:rsid w:val="00236FE6"/>
    <w:rsid w:val="00244B87"/>
    <w:rsid w:val="00253179"/>
    <w:rsid w:val="002553BB"/>
    <w:rsid w:val="00273C98"/>
    <w:rsid w:val="00274B95"/>
    <w:rsid w:val="0027630D"/>
    <w:rsid w:val="00280885"/>
    <w:rsid w:val="00286A7C"/>
    <w:rsid w:val="00294867"/>
    <w:rsid w:val="00297F91"/>
    <w:rsid w:val="002A0048"/>
    <w:rsid w:val="002A0FF0"/>
    <w:rsid w:val="002A7F92"/>
    <w:rsid w:val="002B089E"/>
    <w:rsid w:val="002B51C7"/>
    <w:rsid w:val="002B5245"/>
    <w:rsid w:val="002B790A"/>
    <w:rsid w:val="002C100C"/>
    <w:rsid w:val="002C2038"/>
    <w:rsid w:val="002C2410"/>
    <w:rsid w:val="002C6164"/>
    <w:rsid w:val="002D1791"/>
    <w:rsid w:val="002D3473"/>
    <w:rsid w:val="002D48C3"/>
    <w:rsid w:val="002D49C9"/>
    <w:rsid w:val="002D583E"/>
    <w:rsid w:val="002E17C3"/>
    <w:rsid w:val="002E214F"/>
    <w:rsid w:val="002E29E2"/>
    <w:rsid w:val="002F08A5"/>
    <w:rsid w:val="002F0A45"/>
    <w:rsid w:val="002F3178"/>
    <w:rsid w:val="002F63F8"/>
    <w:rsid w:val="00303A18"/>
    <w:rsid w:val="00307709"/>
    <w:rsid w:val="00310503"/>
    <w:rsid w:val="003136E8"/>
    <w:rsid w:val="0031443A"/>
    <w:rsid w:val="0032104D"/>
    <w:rsid w:val="003238F6"/>
    <w:rsid w:val="003249CC"/>
    <w:rsid w:val="00327579"/>
    <w:rsid w:val="00336CAE"/>
    <w:rsid w:val="0034780C"/>
    <w:rsid w:val="0035505B"/>
    <w:rsid w:val="00357804"/>
    <w:rsid w:val="00361436"/>
    <w:rsid w:val="00370185"/>
    <w:rsid w:val="00381476"/>
    <w:rsid w:val="00382421"/>
    <w:rsid w:val="003866FA"/>
    <w:rsid w:val="003877A6"/>
    <w:rsid w:val="003906D2"/>
    <w:rsid w:val="003912CF"/>
    <w:rsid w:val="00396CAD"/>
    <w:rsid w:val="00396DB7"/>
    <w:rsid w:val="003971AB"/>
    <w:rsid w:val="003A255C"/>
    <w:rsid w:val="003A26B9"/>
    <w:rsid w:val="003A2A79"/>
    <w:rsid w:val="003A67F0"/>
    <w:rsid w:val="003B7511"/>
    <w:rsid w:val="003C29B0"/>
    <w:rsid w:val="003C7CC0"/>
    <w:rsid w:val="003D008C"/>
    <w:rsid w:val="003D7D9F"/>
    <w:rsid w:val="003E11D7"/>
    <w:rsid w:val="003E1EF2"/>
    <w:rsid w:val="003E60FB"/>
    <w:rsid w:val="003E7A0F"/>
    <w:rsid w:val="003F3201"/>
    <w:rsid w:val="003F3726"/>
    <w:rsid w:val="00400964"/>
    <w:rsid w:val="004011D2"/>
    <w:rsid w:val="004015E7"/>
    <w:rsid w:val="0040605D"/>
    <w:rsid w:val="0040716D"/>
    <w:rsid w:val="00410DF3"/>
    <w:rsid w:val="00423A12"/>
    <w:rsid w:val="004268F5"/>
    <w:rsid w:val="00432374"/>
    <w:rsid w:val="0044377B"/>
    <w:rsid w:val="0045398B"/>
    <w:rsid w:val="00455C58"/>
    <w:rsid w:val="00455EFA"/>
    <w:rsid w:val="00461340"/>
    <w:rsid w:val="00462A88"/>
    <w:rsid w:val="00462F2F"/>
    <w:rsid w:val="00463970"/>
    <w:rsid w:val="004817DD"/>
    <w:rsid w:val="00486F2D"/>
    <w:rsid w:val="004903DF"/>
    <w:rsid w:val="00490DD5"/>
    <w:rsid w:val="004917E0"/>
    <w:rsid w:val="0049200D"/>
    <w:rsid w:val="004930A8"/>
    <w:rsid w:val="00496C84"/>
    <w:rsid w:val="004A7A68"/>
    <w:rsid w:val="004B2CC6"/>
    <w:rsid w:val="004B4AE9"/>
    <w:rsid w:val="004C04E9"/>
    <w:rsid w:val="004C1A1F"/>
    <w:rsid w:val="004C2520"/>
    <w:rsid w:val="004D1107"/>
    <w:rsid w:val="004D3866"/>
    <w:rsid w:val="004D6A59"/>
    <w:rsid w:val="004D76C6"/>
    <w:rsid w:val="004E1616"/>
    <w:rsid w:val="004E7779"/>
    <w:rsid w:val="004F3838"/>
    <w:rsid w:val="004F6722"/>
    <w:rsid w:val="004F6A24"/>
    <w:rsid w:val="00503002"/>
    <w:rsid w:val="00503AB2"/>
    <w:rsid w:val="0050783C"/>
    <w:rsid w:val="00514757"/>
    <w:rsid w:val="00514C94"/>
    <w:rsid w:val="00516CFE"/>
    <w:rsid w:val="00524119"/>
    <w:rsid w:val="005324EA"/>
    <w:rsid w:val="005335CD"/>
    <w:rsid w:val="00535344"/>
    <w:rsid w:val="0054025B"/>
    <w:rsid w:val="00540D53"/>
    <w:rsid w:val="00542A6F"/>
    <w:rsid w:val="00561D02"/>
    <w:rsid w:val="005634EE"/>
    <w:rsid w:val="005654D4"/>
    <w:rsid w:val="00567DC6"/>
    <w:rsid w:val="00580C94"/>
    <w:rsid w:val="00587748"/>
    <w:rsid w:val="0059192A"/>
    <w:rsid w:val="005930C7"/>
    <w:rsid w:val="005A5BA8"/>
    <w:rsid w:val="005B0424"/>
    <w:rsid w:val="005B2971"/>
    <w:rsid w:val="005B5BF2"/>
    <w:rsid w:val="005B6777"/>
    <w:rsid w:val="005C43D0"/>
    <w:rsid w:val="005C6075"/>
    <w:rsid w:val="005C78CC"/>
    <w:rsid w:val="005D0A9E"/>
    <w:rsid w:val="005D28F3"/>
    <w:rsid w:val="005D4C54"/>
    <w:rsid w:val="005E123A"/>
    <w:rsid w:val="005E53B1"/>
    <w:rsid w:val="005E7110"/>
    <w:rsid w:val="005E760B"/>
    <w:rsid w:val="005F104D"/>
    <w:rsid w:val="005F1B22"/>
    <w:rsid w:val="005F4FA7"/>
    <w:rsid w:val="005F6D7D"/>
    <w:rsid w:val="0060407C"/>
    <w:rsid w:val="006042EA"/>
    <w:rsid w:val="00607675"/>
    <w:rsid w:val="00607EF4"/>
    <w:rsid w:val="006112B5"/>
    <w:rsid w:val="00617AC3"/>
    <w:rsid w:val="006262F9"/>
    <w:rsid w:val="006311CC"/>
    <w:rsid w:val="00641738"/>
    <w:rsid w:val="00642F75"/>
    <w:rsid w:val="0064388D"/>
    <w:rsid w:val="006469A0"/>
    <w:rsid w:val="00647C03"/>
    <w:rsid w:val="00652D1D"/>
    <w:rsid w:val="0065372A"/>
    <w:rsid w:val="00653E7F"/>
    <w:rsid w:val="006542D8"/>
    <w:rsid w:val="006653F0"/>
    <w:rsid w:val="00665931"/>
    <w:rsid w:val="00667410"/>
    <w:rsid w:val="00667B91"/>
    <w:rsid w:val="006701AD"/>
    <w:rsid w:val="00676F53"/>
    <w:rsid w:val="00682D14"/>
    <w:rsid w:val="00687200"/>
    <w:rsid w:val="006935A0"/>
    <w:rsid w:val="0069781B"/>
    <w:rsid w:val="00697B3C"/>
    <w:rsid w:val="006A0BB9"/>
    <w:rsid w:val="006A5B9D"/>
    <w:rsid w:val="006A6AC3"/>
    <w:rsid w:val="006B5076"/>
    <w:rsid w:val="006C0065"/>
    <w:rsid w:val="006C084A"/>
    <w:rsid w:val="006C2B61"/>
    <w:rsid w:val="006C5461"/>
    <w:rsid w:val="006C6DF4"/>
    <w:rsid w:val="006D38B2"/>
    <w:rsid w:val="006D5783"/>
    <w:rsid w:val="006D58BE"/>
    <w:rsid w:val="006E1CBC"/>
    <w:rsid w:val="006E70FA"/>
    <w:rsid w:val="006F5A31"/>
    <w:rsid w:val="00702889"/>
    <w:rsid w:val="00704765"/>
    <w:rsid w:val="007048C9"/>
    <w:rsid w:val="007074C0"/>
    <w:rsid w:val="00710ADC"/>
    <w:rsid w:val="00714E61"/>
    <w:rsid w:val="00722CDF"/>
    <w:rsid w:val="0072650D"/>
    <w:rsid w:val="00730039"/>
    <w:rsid w:val="00731F4A"/>
    <w:rsid w:val="00732517"/>
    <w:rsid w:val="00754B6C"/>
    <w:rsid w:val="00756594"/>
    <w:rsid w:val="00760ABF"/>
    <w:rsid w:val="00764ECB"/>
    <w:rsid w:val="00767FDC"/>
    <w:rsid w:val="0077008A"/>
    <w:rsid w:val="00772697"/>
    <w:rsid w:val="007802AE"/>
    <w:rsid w:val="00781194"/>
    <w:rsid w:val="0078215A"/>
    <w:rsid w:val="007837FB"/>
    <w:rsid w:val="00790C64"/>
    <w:rsid w:val="007926AA"/>
    <w:rsid w:val="00796C1B"/>
    <w:rsid w:val="00796E74"/>
    <w:rsid w:val="00797C84"/>
    <w:rsid w:val="007B053A"/>
    <w:rsid w:val="007B0C25"/>
    <w:rsid w:val="007B13A1"/>
    <w:rsid w:val="007B31DE"/>
    <w:rsid w:val="007B7C84"/>
    <w:rsid w:val="007C4B6C"/>
    <w:rsid w:val="007D0DF8"/>
    <w:rsid w:val="007D20B5"/>
    <w:rsid w:val="007E1915"/>
    <w:rsid w:val="007E7DDB"/>
    <w:rsid w:val="007E7FB9"/>
    <w:rsid w:val="007F371B"/>
    <w:rsid w:val="007F3724"/>
    <w:rsid w:val="00800CCC"/>
    <w:rsid w:val="00810A0D"/>
    <w:rsid w:val="00812228"/>
    <w:rsid w:val="008141E9"/>
    <w:rsid w:val="008151C6"/>
    <w:rsid w:val="00817957"/>
    <w:rsid w:val="00827644"/>
    <w:rsid w:val="00832C4D"/>
    <w:rsid w:val="00836C10"/>
    <w:rsid w:val="008373DD"/>
    <w:rsid w:val="00842480"/>
    <w:rsid w:val="00845049"/>
    <w:rsid w:val="0084547E"/>
    <w:rsid w:val="008470C7"/>
    <w:rsid w:val="00847D3E"/>
    <w:rsid w:val="008505DE"/>
    <w:rsid w:val="00861233"/>
    <w:rsid w:val="00861798"/>
    <w:rsid w:val="00862DEF"/>
    <w:rsid w:val="00863A99"/>
    <w:rsid w:val="008651FC"/>
    <w:rsid w:val="008655DB"/>
    <w:rsid w:val="008665BE"/>
    <w:rsid w:val="00874E62"/>
    <w:rsid w:val="00876328"/>
    <w:rsid w:val="00876C63"/>
    <w:rsid w:val="008779DE"/>
    <w:rsid w:val="00877AE6"/>
    <w:rsid w:val="00880A1F"/>
    <w:rsid w:val="0088269E"/>
    <w:rsid w:val="00890049"/>
    <w:rsid w:val="008A7CD9"/>
    <w:rsid w:val="008B1E18"/>
    <w:rsid w:val="008B2601"/>
    <w:rsid w:val="008B2DFB"/>
    <w:rsid w:val="008B386E"/>
    <w:rsid w:val="008B73F7"/>
    <w:rsid w:val="008C0C88"/>
    <w:rsid w:val="008C37DC"/>
    <w:rsid w:val="008C3A2B"/>
    <w:rsid w:val="008C4EE0"/>
    <w:rsid w:val="008D4695"/>
    <w:rsid w:val="008D505D"/>
    <w:rsid w:val="008D7FC1"/>
    <w:rsid w:val="008E15BC"/>
    <w:rsid w:val="008E388D"/>
    <w:rsid w:val="008E3CC8"/>
    <w:rsid w:val="008E6243"/>
    <w:rsid w:val="008F10BB"/>
    <w:rsid w:val="008F2D64"/>
    <w:rsid w:val="008F620E"/>
    <w:rsid w:val="008F772E"/>
    <w:rsid w:val="009003B7"/>
    <w:rsid w:val="009020C2"/>
    <w:rsid w:val="009031D4"/>
    <w:rsid w:val="0090479C"/>
    <w:rsid w:val="00907377"/>
    <w:rsid w:val="00915708"/>
    <w:rsid w:val="00917109"/>
    <w:rsid w:val="00917234"/>
    <w:rsid w:val="009245ED"/>
    <w:rsid w:val="00927A6C"/>
    <w:rsid w:val="00931616"/>
    <w:rsid w:val="00940308"/>
    <w:rsid w:val="00941337"/>
    <w:rsid w:val="009430A0"/>
    <w:rsid w:val="00943F1D"/>
    <w:rsid w:val="0094452D"/>
    <w:rsid w:val="00945111"/>
    <w:rsid w:val="00946700"/>
    <w:rsid w:val="00951B96"/>
    <w:rsid w:val="009520B0"/>
    <w:rsid w:val="0095574E"/>
    <w:rsid w:val="00955E72"/>
    <w:rsid w:val="00957AE0"/>
    <w:rsid w:val="00960230"/>
    <w:rsid w:val="00966167"/>
    <w:rsid w:val="00966FC3"/>
    <w:rsid w:val="00970EF4"/>
    <w:rsid w:val="00972189"/>
    <w:rsid w:val="00974FB1"/>
    <w:rsid w:val="00976AE3"/>
    <w:rsid w:val="0098086A"/>
    <w:rsid w:val="00981F81"/>
    <w:rsid w:val="009864F5"/>
    <w:rsid w:val="009868B6"/>
    <w:rsid w:val="00987E14"/>
    <w:rsid w:val="0099085B"/>
    <w:rsid w:val="00993BA3"/>
    <w:rsid w:val="009974F5"/>
    <w:rsid w:val="00997E32"/>
    <w:rsid w:val="009A23F0"/>
    <w:rsid w:val="009B1DE6"/>
    <w:rsid w:val="009B22BA"/>
    <w:rsid w:val="009B2C2C"/>
    <w:rsid w:val="009B381B"/>
    <w:rsid w:val="009B7B8E"/>
    <w:rsid w:val="009C224A"/>
    <w:rsid w:val="009C31DE"/>
    <w:rsid w:val="009C3932"/>
    <w:rsid w:val="009D1277"/>
    <w:rsid w:val="009D19E8"/>
    <w:rsid w:val="009E54BB"/>
    <w:rsid w:val="009E7C2B"/>
    <w:rsid w:val="009F5790"/>
    <w:rsid w:val="009F5CD0"/>
    <w:rsid w:val="009F5F35"/>
    <w:rsid w:val="00A0014E"/>
    <w:rsid w:val="00A0260A"/>
    <w:rsid w:val="00A0560E"/>
    <w:rsid w:val="00A12402"/>
    <w:rsid w:val="00A12D96"/>
    <w:rsid w:val="00A13042"/>
    <w:rsid w:val="00A31399"/>
    <w:rsid w:val="00A4253C"/>
    <w:rsid w:val="00A4431B"/>
    <w:rsid w:val="00A469E5"/>
    <w:rsid w:val="00A51938"/>
    <w:rsid w:val="00A55B81"/>
    <w:rsid w:val="00A56CCC"/>
    <w:rsid w:val="00A57CAE"/>
    <w:rsid w:val="00A660B7"/>
    <w:rsid w:val="00A71EE8"/>
    <w:rsid w:val="00A83CE6"/>
    <w:rsid w:val="00A83F18"/>
    <w:rsid w:val="00A84AB6"/>
    <w:rsid w:val="00A863C7"/>
    <w:rsid w:val="00A90FA5"/>
    <w:rsid w:val="00A91991"/>
    <w:rsid w:val="00A92C61"/>
    <w:rsid w:val="00A959D1"/>
    <w:rsid w:val="00AA4CAE"/>
    <w:rsid w:val="00AC2C33"/>
    <w:rsid w:val="00AC2E64"/>
    <w:rsid w:val="00AD1211"/>
    <w:rsid w:val="00AE664D"/>
    <w:rsid w:val="00AF07D1"/>
    <w:rsid w:val="00AF3394"/>
    <w:rsid w:val="00AF3B4A"/>
    <w:rsid w:val="00AF6F85"/>
    <w:rsid w:val="00B029A7"/>
    <w:rsid w:val="00B033C1"/>
    <w:rsid w:val="00B0355B"/>
    <w:rsid w:val="00B07851"/>
    <w:rsid w:val="00B1222E"/>
    <w:rsid w:val="00B15CD2"/>
    <w:rsid w:val="00B21762"/>
    <w:rsid w:val="00B323B1"/>
    <w:rsid w:val="00B41ADE"/>
    <w:rsid w:val="00B422DF"/>
    <w:rsid w:val="00B42776"/>
    <w:rsid w:val="00B429E9"/>
    <w:rsid w:val="00B44067"/>
    <w:rsid w:val="00B44FFF"/>
    <w:rsid w:val="00B45E68"/>
    <w:rsid w:val="00B46BEE"/>
    <w:rsid w:val="00B5091C"/>
    <w:rsid w:val="00B5196C"/>
    <w:rsid w:val="00B54983"/>
    <w:rsid w:val="00B612D5"/>
    <w:rsid w:val="00B613B4"/>
    <w:rsid w:val="00B6350C"/>
    <w:rsid w:val="00B65C3D"/>
    <w:rsid w:val="00B6735B"/>
    <w:rsid w:val="00B76397"/>
    <w:rsid w:val="00B765D2"/>
    <w:rsid w:val="00B77F20"/>
    <w:rsid w:val="00B81ECD"/>
    <w:rsid w:val="00B828B6"/>
    <w:rsid w:val="00B830BC"/>
    <w:rsid w:val="00B85728"/>
    <w:rsid w:val="00B86007"/>
    <w:rsid w:val="00B92477"/>
    <w:rsid w:val="00B92AF9"/>
    <w:rsid w:val="00B934BA"/>
    <w:rsid w:val="00B95F0E"/>
    <w:rsid w:val="00BA1CFC"/>
    <w:rsid w:val="00BB15CC"/>
    <w:rsid w:val="00BB2ED4"/>
    <w:rsid w:val="00BC0396"/>
    <w:rsid w:val="00BC4C15"/>
    <w:rsid w:val="00BD2252"/>
    <w:rsid w:val="00BE06C0"/>
    <w:rsid w:val="00BE0FB0"/>
    <w:rsid w:val="00BE3D8C"/>
    <w:rsid w:val="00BF0A03"/>
    <w:rsid w:val="00BF0F02"/>
    <w:rsid w:val="00BF5D1A"/>
    <w:rsid w:val="00C10B45"/>
    <w:rsid w:val="00C12279"/>
    <w:rsid w:val="00C17055"/>
    <w:rsid w:val="00C21C49"/>
    <w:rsid w:val="00C21F57"/>
    <w:rsid w:val="00C33F2E"/>
    <w:rsid w:val="00C3485F"/>
    <w:rsid w:val="00C351C4"/>
    <w:rsid w:val="00C37BBC"/>
    <w:rsid w:val="00C4010A"/>
    <w:rsid w:val="00C43066"/>
    <w:rsid w:val="00C46336"/>
    <w:rsid w:val="00C5087F"/>
    <w:rsid w:val="00C51C71"/>
    <w:rsid w:val="00C52854"/>
    <w:rsid w:val="00C52D0F"/>
    <w:rsid w:val="00C55A31"/>
    <w:rsid w:val="00C55D6C"/>
    <w:rsid w:val="00C606DA"/>
    <w:rsid w:val="00C70868"/>
    <w:rsid w:val="00C70AE1"/>
    <w:rsid w:val="00C70DF9"/>
    <w:rsid w:val="00C71EE8"/>
    <w:rsid w:val="00C73517"/>
    <w:rsid w:val="00C73948"/>
    <w:rsid w:val="00C75261"/>
    <w:rsid w:val="00C80900"/>
    <w:rsid w:val="00C8219D"/>
    <w:rsid w:val="00C8356F"/>
    <w:rsid w:val="00C91AA7"/>
    <w:rsid w:val="00CA00CD"/>
    <w:rsid w:val="00CA0388"/>
    <w:rsid w:val="00CA07C5"/>
    <w:rsid w:val="00CA216B"/>
    <w:rsid w:val="00CA6994"/>
    <w:rsid w:val="00CA7E9F"/>
    <w:rsid w:val="00CB102C"/>
    <w:rsid w:val="00CB310E"/>
    <w:rsid w:val="00CC3519"/>
    <w:rsid w:val="00CC6511"/>
    <w:rsid w:val="00CD65C8"/>
    <w:rsid w:val="00CD6DE2"/>
    <w:rsid w:val="00CE0A57"/>
    <w:rsid w:val="00CE146E"/>
    <w:rsid w:val="00CE3111"/>
    <w:rsid w:val="00CE5EE9"/>
    <w:rsid w:val="00CF2E3B"/>
    <w:rsid w:val="00CF5D5D"/>
    <w:rsid w:val="00CF75F2"/>
    <w:rsid w:val="00D03140"/>
    <w:rsid w:val="00D05BE5"/>
    <w:rsid w:val="00D06B26"/>
    <w:rsid w:val="00D07A76"/>
    <w:rsid w:val="00D101FA"/>
    <w:rsid w:val="00D10C7B"/>
    <w:rsid w:val="00D11778"/>
    <w:rsid w:val="00D16932"/>
    <w:rsid w:val="00D24323"/>
    <w:rsid w:val="00D30635"/>
    <w:rsid w:val="00D31F86"/>
    <w:rsid w:val="00D3523A"/>
    <w:rsid w:val="00D41B57"/>
    <w:rsid w:val="00D478B4"/>
    <w:rsid w:val="00D56CA6"/>
    <w:rsid w:val="00D604AF"/>
    <w:rsid w:val="00D61DF1"/>
    <w:rsid w:val="00D61E10"/>
    <w:rsid w:val="00D64E86"/>
    <w:rsid w:val="00D65AAD"/>
    <w:rsid w:val="00D72FAC"/>
    <w:rsid w:val="00D74184"/>
    <w:rsid w:val="00D77160"/>
    <w:rsid w:val="00D8369E"/>
    <w:rsid w:val="00D90014"/>
    <w:rsid w:val="00D90B5A"/>
    <w:rsid w:val="00D954EC"/>
    <w:rsid w:val="00DA43C0"/>
    <w:rsid w:val="00DA4A73"/>
    <w:rsid w:val="00DB15FF"/>
    <w:rsid w:val="00DB1A5A"/>
    <w:rsid w:val="00DB23CA"/>
    <w:rsid w:val="00DB5FC3"/>
    <w:rsid w:val="00DC0390"/>
    <w:rsid w:val="00DC131B"/>
    <w:rsid w:val="00DC3E2B"/>
    <w:rsid w:val="00DC3F75"/>
    <w:rsid w:val="00DC5CF0"/>
    <w:rsid w:val="00DC6B2E"/>
    <w:rsid w:val="00DD2436"/>
    <w:rsid w:val="00DD3D39"/>
    <w:rsid w:val="00DD61DD"/>
    <w:rsid w:val="00DE268D"/>
    <w:rsid w:val="00DF0E11"/>
    <w:rsid w:val="00DF1E47"/>
    <w:rsid w:val="00DF2031"/>
    <w:rsid w:val="00DF3232"/>
    <w:rsid w:val="00DF3AD1"/>
    <w:rsid w:val="00DF66D6"/>
    <w:rsid w:val="00E03320"/>
    <w:rsid w:val="00E037EA"/>
    <w:rsid w:val="00E03E40"/>
    <w:rsid w:val="00E0699F"/>
    <w:rsid w:val="00E1383C"/>
    <w:rsid w:val="00E2781C"/>
    <w:rsid w:val="00E315B8"/>
    <w:rsid w:val="00E34FA7"/>
    <w:rsid w:val="00E404A2"/>
    <w:rsid w:val="00E40D18"/>
    <w:rsid w:val="00E557DC"/>
    <w:rsid w:val="00E572D4"/>
    <w:rsid w:val="00E63471"/>
    <w:rsid w:val="00E72132"/>
    <w:rsid w:val="00E73FB1"/>
    <w:rsid w:val="00E826A6"/>
    <w:rsid w:val="00E92314"/>
    <w:rsid w:val="00E93893"/>
    <w:rsid w:val="00EA1C06"/>
    <w:rsid w:val="00EA1DA8"/>
    <w:rsid w:val="00EA24C6"/>
    <w:rsid w:val="00EA2588"/>
    <w:rsid w:val="00EA5074"/>
    <w:rsid w:val="00EA52E2"/>
    <w:rsid w:val="00EB1477"/>
    <w:rsid w:val="00EB222A"/>
    <w:rsid w:val="00EB239E"/>
    <w:rsid w:val="00EB2D8B"/>
    <w:rsid w:val="00EB55A4"/>
    <w:rsid w:val="00EB60AA"/>
    <w:rsid w:val="00EB7558"/>
    <w:rsid w:val="00EB7B16"/>
    <w:rsid w:val="00EC2FBF"/>
    <w:rsid w:val="00ED1D67"/>
    <w:rsid w:val="00ED6D69"/>
    <w:rsid w:val="00EE2634"/>
    <w:rsid w:val="00EE27B1"/>
    <w:rsid w:val="00EE4FEE"/>
    <w:rsid w:val="00EF34D8"/>
    <w:rsid w:val="00EF5762"/>
    <w:rsid w:val="00EF5E47"/>
    <w:rsid w:val="00F05730"/>
    <w:rsid w:val="00F071D8"/>
    <w:rsid w:val="00F075BE"/>
    <w:rsid w:val="00F15475"/>
    <w:rsid w:val="00F17AB6"/>
    <w:rsid w:val="00F235AD"/>
    <w:rsid w:val="00F324EB"/>
    <w:rsid w:val="00F34C76"/>
    <w:rsid w:val="00F41585"/>
    <w:rsid w:val="00F44636"/>
    <w:rsid w:val="00F50258"/>
    <w:rsid w:val="00F50C44"/>
    <w:rsid w:val="00F5251F"/>
    <w:rsid w:val="00F55314"/>
    <w:rsid w:val="00F56F65"/>
    <w:rsid w:val="00F60034"/>
    <w:rsid w:val="00F655FF"/>
    <w:rsid w:val="00F74521"/>
    <w:rsid w:val="00F746A0"/>
    <w:rsid w:val="00F77BC9"/>
    <w:rsid w:val="00F844AB"/>
    <w:rsid w:val="00F90C43"/>
    <w:rsid w:val="00F96D0A"/>
    <w:rsid w:val="00FA14B9"/>
    <w:rsid w:val="00FA15F8"/>
    <w:rsid w:val="00FA3A7E"/>
    <w:rsid w:val="00FB3F39"/>
    <w:rsid w:val="00FB58D9"/>
    <w:rsid w:val="00FC61A3"/>
    <w:rsid w:val="00FC6499"/>
    <w:rsid w:val="00FC7DC6"/>
    <w:rsid w:val="00FD13AD"/>
    <w:rsid w:val="00FE1E45"/>
    <w:rsid w:val="00FE2851"/>
    <w:rsid w:val="00FF1347"/>
    <w:rsid w:val="00FF28D8"/>
    <w:rsid w:val="00FF39BB"/>
    <w:rsid w:val="00FF4640"/>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Gargoyle-type"/>
    <w:rsid w:val="00B86007"/>
    <w:rPr>
      <w:rFonts w:ascii="Tempus Sans ITC" w:eastAsia="Times New Roman" w:hAnsi="Tempus Sans ITC"/>
    </w:rPr>
  </w:style>
  <w:style w:type="paragraph" w:styleId="Heading1">
    <w:name w:val="heading 1"/>
    <w:basedOn w:val="Normal"/>
    <w:next w:val="Normal"/>
    <w:link w:val="Heading1Char"/>
    <w:uiPriority w:val="9"/>
    <w:qFormat/>
    <w:rsid w:val="00D56CA6"/>
    <w:pPr>
      <w:pBdr>
        <w:bottom w:val="single" w:sz="12" w:space="1" w:color="365F91"/>
      </w:pBdr>
      <w:spacing w:before="600" w:after="80"/>
      <w:outlineLvl w:val="0"/>
    </w:pPr>
    <w:rPr>
      <w:rFonts w:ascii="Cambria" w:hAnsi="Cambria"/>
      <w:b/>
      <w:bCs/>
      <w:color w:val="365F91"/>
    </w:rPr>
  </w:style>
  <w:style w:type="paragraph" w:styleId="Heading2">
    <w:name w:val="heading 2"/>
    <w:basedOn w:val="Normal"/>
    <w:next w:val="Normal"/>
    <w:link w:val="Heading2Char"/>
    <w:uiPriority w:val="9"/>
    <w:semiHidden/>
    <w:unhideWhenUsed/>
    <w:qFormat/>
    <w:rsid w:val="00D56CA6"/>
    <w:pPr>
      <w:pBdr>
        <w:bottom w:val="single" w:sz="8" w:space="1" w:color="4F81BD"/>
      </w:pBdr>
      <w:spacing w:before="200" w:after="80"/>
      <w:outlineLvl w:val="1"/>
    </w:pPr>
    <w:rPr>
      <w:rFonts w:ascii="Cambria" w:hAnsi="Cambria"/>
      <w:color w:val="365F91"/>
    </w:rPr>
  </w:style>
  <w:style w:type="paragraph" w:styleId="Heading3">
    <w:name w:val="heading 3"/>
    <w:basedOn w:val="Normal"/>
    <w:next w:val="Normal"/>
    <w:link w:val="Heading3Char"/>
    <w:uiPriority w:val="9"/>
    <w:semiHidden/>
    <w:unhideWhenUsed/>
    <w:qFormat/>
    <w:rsid w:val="00D56CA6"/>
    <w:pPr>
      <w:pBdr>
        <w:bottom w:val="single" w:sz="4" w:space="1" w:color="95B3D7"/>
      </w:pBdr>
      <w:spacing w:before="200" w:after="80"/>
      <w:outlineLvl w:val="2"/>
    </w:pPr>
    <w:rPr>
      <w:rFonts w:ascii="Cambria" w:hAnsi="Cambria"/>
      <w:color w:val="4F81BD"/>
    </w:rPr>
  </w:style>
  <w:style w:type="paragraph" w:styleId="Heading4">
    <w:name w:val="heading 4"/>
    <w:basedOn w:val="Normal"/>
    <w:next w:val="Normal"/>
    <w:link w:val="Heading4Char"/>
    <w:uiPriority w:val="9"/>
    <w:semiHidden/>
    <w:unhideWhenUsed/>
    <w:qFormat/>
    <w:rsid w:val="00D56CA6"/>
    <w:pPr>
      <w:pBdr>
        <w:bottom w:val="single" w:sz="4" w:space="2" w:color="B8CCE4"/>
      </w:pBdr>
      <w:spacing w:before="200" w:after="80"/>
      <w:outlineLvl w:val="3"/>
    </w:pPr>
    <w:rPr>
      <w:rFonts w:ascii="Cambria" w:hAnsi="Cambria"/>
      <w:i/>
      <w:iCs/>
      <w:color w:val="4F81BD"/>
    </w:rPr>
  </w:style>
  <w:style w:type="paragraph" w:styleId="Heading5">
    <w:name w:val="heading 5"/>
    <w:basedOn w:val="Normal"/>
    <w:next w:val="Normal"/>
    <w:link w:val="Heading5Char"/>
    <w:uiPriority w:val="9"/>
    <w:semiHidden/>
    <w:unhideWhenUsed/>
    <w:qFormat/>
    <w:rsid w:val="00D56CA6"/>
    <w:pPr>
      <w:spacing w:before="200" w:after="80"/>
      <w:outlineLvl w:val="4"/>
    </w:pPr>
    <w:rPr>
      <w:rFonts w:ascii="Cambria" w:hAnsi="Cambria"/>
      <w:color w:val="4F81BD"/>
      <w:sz w:val="20"/>
    </w:rPr>
  </w:style>
  <w:style w:type="paragraph" w:styleId="Heading6">
    <w:name w:val="heading 6"/>
    <w:basedOn w:val="Normal"/>
    <w:next w:val="Normal"/>
    <w:link w:val="Heading6Char"/>
    <w:uiPriority w:val="9"/>
    <w:semiHidden/>
    <w:unhideWhenUsed/>
    <w:qFormat/>
    <w:rsid w:val="00D56CA6"/>
    <w:pPr>
      <w:spacing w:before="280" w:after="100"/>
      <w:outlineLvl w:val="5"/>
    </w:pPr>
    <w:rPr>
      <w:rFonts w:ascii="Cambria" w:hAnsi="Cambria"/>
      <w:i/>
      <w:iCs/>
      <w:color w:val="4F81BD"/>
      <w:sz w:val="20"/>
    </w:rPr>
  </w:style>
  <w:style w:type="paragraph" w:styleId="Heading7">
    <w:name w:val="heading 7"/>
    <w:basedOn w:val="Normal"/>
    <w:next w:val="Normal"/>
    <w:link w:val="Heading7Char"/>
    <w:uiPriority w:val="9"/>
    <w:semiHidden/>
    <w:unhideWhenUsed/>
    <w:qFormat/>
    <w:rsid w:val="00D56CA6"/>
    <w:pPr>
      <w:spacing w:before="320" w:after="100"/>
      <w:outlineLvl w:val="6"/>
    </w:pPr>
    <w:rPr>
      <w:rFonts w:ascii="Cambria" w:hAnsi="Cambria"/>
      <w:b/>
      <w:bCs/>
      <w:color w:val="9BBB59"/>
      <w:sz w:val="20"/>
    </w:rPr>
  </w:style>
  <w:style w:type="paragraph" w:styleId="Heading8">
    <w:name w:val="heading 8"/>
    <w:basedOn w:val="Normal"/>
    <w:next w:val="Normal"/>
    <w:link w:val="Heading8Char"/>
    <w:uiPriority w:val="9"/>
    <w:semiHidden/>
    <w:unhideWhenUsed/>
    <w:qFormat/>
    <w:rsid w:val="00D56CA6"/>
    <w:pPr>
      <w:spacing w:before="320" w:after="100"/>
      <w:outlineLvl w:val="7"/>
    </w:pPr>
    <w:rPr>
      <w:rFonts w:ascii="Cambria" w:hAnsi="Cambria"/>
      <w:b/>
      <w:bCs/>
      <w:i/>
      <w:iCs/>
      <w:color w:val="9BBB59"/>
      <w:sz w:val="20"/>
    </w:rPr>
  </w:style>
  <w:style w:type="paragraph" w:styleId="Heading9">
    <w:name w:val="heading 9"/>
    <w:basedOn w:val="Normal"/>
    <w:next w:val="Normal"/>
    <w:link w:val="Heading9Char"/>
    <w:uiPriority w:val="9"/>
    <w:semiHidden/>
    <w:unhideWhenUsed/>
    <w:qFormat/>
    <w:rsid w:val="00D56CA6"/>
    <w:pPr>
      <w:spacing w:before="320" w:after="100"/>
      <w:outlineLvl w:val="8"/>
    </w:pPr>
    <w:rPr>
      <w:rFonts w:ascii="Cambria" w:hAnsi="Cambria"/>
      <w:i/>
      <w:iCs/>
      <w:color w:val="9BBB5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rgoyle-novel">
    <w:name w:val="gargoyle-novel"/>
    <w:basedOn w:val="Normal"/>
    <w:rsid w:val="00D06B26"/>
    <w:pPr>
      <w:ind w:firstLine="720"/>
    </w:pPr>
  </w:style>
  <w:style w:type="paragraph" w:customStyle="1" w:styleId="Gargoyle-novel0">
    <w:name w:val="Gargoyle-novel"/>
    <w:basedOn w:val="Normal"/>
    <w:autoRedefine/>
    <w:rsid w:val="00D06B26"/>
  </w:style>
  <w:style w:type="paragraph" w:customStyle="1" w:styleId="Matrix">
    <w:name w:val="Matrix"/>
    <w:qFormat/>
    <w:rsid w:val="00CA00CD"/>
    <w:pPr>
      <w:ind w:firstLine="720"/>
      <w:jc w:val="both"/>
    </w:pPr>
    <w:rPr>
      <w:rFonts w:ascii="Calibri" w:eastAsia="Times New Roman" w:hAnsi="Calibri"/>
      <w:szCs w:val="20"/>
    </w:rPr>
  </w:style>
  <w:style w:type="paragraph" w:customStyle="1" w:styleId="MatrixTitle">
    <w:name w:val="Matrix Title"/>
    <w:basedOn w:val="Matrix"/>
    <w:qFormat/>
    <w:rsid w:val="00CD6DE2"/>
    <w:pPr>
      <w:ind w:firstLine="360"/>
      <w:jc w:val="center"/>
    </w:pPr>
    <w:rPr>
      <w:rFonts w:ascii="Agency FB" w:hAnsi="Agency FB" w:cs="Calibri"/>
      <w:b/>
      <w:sz w:val="36"/>
    </w:rPr>
  </w:style>
  <w:style w:type="paragraph" w:customStyle="1" w:styleId="Matrixsubtitle">
    <w:name w:val="Matrix subtitle"/>
    <w:basedOn w:val="Matrix"/>
    <w:qFormat/>
    <w:rsid w:val="00CD6DE2"/>
    <w:pPr>
      <w:ind w:firstLine="360"/>
      <w:jc w:val="center"/>
    </w:pPr>
    <w:rPr>
      <w:rFonts w:ascii="Agency FB" w:hAnsi="Agency FB" w:cs="Calibri"/>
      <w:b/>
      <w:u w:val="single"/>
    </w:rPr>
  </w:style>
  <w:style w:type="paragraph" w:styleId="Header">
    <w:name w:val="header"/>
    <w:basedOn w:val="Normal"/>
    <w:link w:val="HeaderChar"/>
    <w:uiPriority w:val="99"/>
    <w:unhideWhenUsed/>
    <w:rsid w:val="00D06B26"/>
    <w:pPr>
      <w:tabs>
        <w:tab w:val="center" w:pos="4680"/>
        <w:tab w:val="right" w:pos="9360"/>
      </w:tabs>
    </w:pPr>
  </w:style>
  <w:style w:type="character" w:customStyle="1" w:styleId="HeaderChar">
    <w:name w:val="Header Char"/>
    <w:link w:val="Header"/>
    <w:uiPriority w:val="99"/>
    <w:rsid w:val="00D06B26"/>
    <w:rPr>
      <w:rFonts w:ascii="Tempus Sans ITC" w:eastAsia="Times New Roman" w:hAnsi="Tempus Sans ITC"/>
      <w:sz w:val="24"/>
    </w:rPr>
  </w:style>
  <w:style w:type="paragraph" w:styleId="Footer">
    <w:name w:val="footer"/>
    <w:basedOn w:val="Normal"/>
    <w:link w:val="FooterChar"/>
    <w:uiPriority w:val="99"/>
    <w:unhideWhenUsed/>
    <w:rsid w:val="00D06B26"/>
    <w:pPr>
      <w:tabs>
        <w:tab w:val="center" w:pos="4680"/>
        <w:tab w:val="right" w:pos="9360"/>
      </w:tabs>
    </w:pPr>
  </w:style>
  <w:style w:type="character" w:customStyle="1" w:styleId="FooterChar">
    <w:name w:val="Footer Char"/>
    <w:link w:val="Footer"/>
    <w:uiPriority w:val="99"/>
    <w:rsid w:val="00D06B26"/>
    <w:rPr>
      <w:rFonts w:ascii="Tempus Sans ITC" w:eastAsia="Times New Roman" w:hAnsi="Tempus Sans ITC"/>
      <w:sz w:val="24"/>
    </w:rPr>
  </w:style>
  <w:style w:type="paragraph" w:styleId="BalloonText">
    <w:name w:val="Balloon Text"/>
    <w:basedOn w:val="Normal"/>
    <w:link w:val="BalloonTextChar"/>
    <w:uiPriority w:val="99"/>
    <w:semiHidden/>
    <w:unhideWhenUsed/>
    <w:rsid w:val="00D06B26"/>
    <w:rPr>
      <w:rFonts w:ascii="Tahoma" w:hAnsi="Tahoma"/>
      <w:sz w:val="16"/>
      <w:szCs w:val="16"/>
    </w:rPr>
  </w:style>
  <w:style w:type="character" w:customStyle="1" w:styleId="BalloonTextChar">
    <w:name w:val="Balloon Text Char"/>
    <w:link w:val="BalloonText"/>
    <w:uiPriority w:val="99"/>
    <w:semiHidden/>
    <w:rsid w:val="00D06B26"/>
    <w:rPr>
      <w:rFonts w:ascii="Tahoma" w:eastAsia="Times New Roman" w:hAnsi="Tahoma"/>
      <w:sz w:val="16"/>
      <w:szCs w:val="16"/>
    </w:rPr>
  </w:style>
  <w:style w:type="character" w:styleId="Hyperlink">
    <w:name w:val="Hyperlink"/>
    <w:uiPriority w:val="99"/>
    <w:unhideWhenUsed/>
    <w:rsid w:val="00B86007"/>
    <w:rPr>
      <w:color w:val="0000FF"/>
      <w:u w:val="single"/>
    </w:rPr>
  </w:style>
  <w:style w:type="character" w:styleId="Strong">
    <w:name w:val="Strong"/>
    <w:uiPriority w:val="22"/>
    <w:qFormat/>
    <w:rsid w:val="00B86007"/>
    <w:rPr>
      <w:b/>
      <w:bCs/>
    </w:rPr>
  </w:style>
  <w:style w:type="paragraph" w:styleId="Title">
    <w:name w:val="Title"/>
    <w:basedOn w:val="Normal"/>
    <w:link w:val="TitleChar"/>
    <w:uiPriority w:val="10"/>
    <w:qFormat/>
    <w:rsid w:val="00D56CA6"/>
    <w:pPr>
      <w:jc w:val="center"/>
    </w:pPr>
    <w:rPr>
      <w:rFonts w:ascii="Courier" w:hAnsi="Courier"/>
      <w:sz w:val="32"/>
    </w:rPr>
  </w:style>
  <w:style w:type="character" w:customStyle="1" w:styleId="TitleChar">
    <w:name w:val="Title Char"/>
    <w:basedOn w:val="DefaultParagraphFont"/>
    <w:link w:val="Title"/>
    <w:uiPriority w:val="10"/>
    <w:rsid w:val="00D56CA6"/>
    <w:rPr>
      <w:rFonts w:ascii="Courier" w:eastAsia="Times New Roman" w:hAnsi="Courier"/>
      <w:sz w:val="32"/>
    </w:rPr>
  </w:style>
  <w:style w:type="paragraph" w:customStyle="1" w:styleId="H1">
    <w:name w:val="H1"/>
    <w:basedOn w:val="Normal"/>
    <w:next w:val="Normal"/>
    <w:rsid w:val="00D56CA6"/>
    <w:pPr>
      <w:keepNext/>
      <w:spacing w:before="100" w:after="100"/>
      <w:outlineLvl w:val="1"/>
    </w:pPr>
    <w:rPr>
      <w:rFonts w:ascii="Times New Roman" w:hAnsi="Times New Roman"/>
      <w:b/>
      <w:snapToGrid w:val="0"/>
      <w:kern w:val="36"/>
      <w:sz w:val="48"/>
    </w:rPr>
  </w:style>
  <w:style w:type="character" w:styleId="PageNumber">
    <w:name w:val="page number"/>
    <w:basedOn w:val="DefaultParagraphFont"/>
    <w:semiHidden/>
    <w:rsid w:val="00D56CA6"/>
  </w:style>
  <w:style w:type="paragraph" w:styleId="ListParagraph">
    <w:name w:val="List Paragraph"/>
    <w:basedOn w:val="Normal"/>
    <w:uiPriority w:val="34"/>
    <w:qFormat/>
    <w:rsid w:val="00D56CA6"/>
    <w:pPr>
      <w:ind w:left="720"/>
    </w:pPr>
  </w:style>
  <w:style w:type="character" w:styleId="FollowedHyperlink">
    <w:name w:val="FollowedHyperlink"/>
    <w:uiPriority w:val="99"/>
    <w:semiHidden/>
    <w:unhideWhenUsed/>
    <w:rsid w:val="00D56CA6"/>
    <w:rPr>
      <w:color w:val="800080"/>
      <w:u w:val="single"/>
    </w:rPr>
  </w:style>
  <w:style w:type="character" w:customStyle="1" w:styleId="Heading1Char">
    <w:name w:val="Heading 1 Char"/>
    <w:basedOn w:val="DefaultParagraphFont"/>
    <w:link w:val="Heading1"/>
    <w:uiPriority w:val="9"/>
    <w:rsid w:val="00D56CA6"/>
    <w:rPr>
      <w:rFonts w:ascii="Cambria" w:eastAsia="Times New Roman" w:hAnsi="Cambria"/>
      <w:b/>
      <w:bCs/>
      <w:color w:val="365F91"/>
      <w:sz w:val="24"/>
      <w:szCs w:val="24"/>
    </w:rPr>
  </w:style>
  <w:style w:type="character" w:customStyle="1" w:styleId="Heading2Char">
    <w:name w:val="Heading 2 Char"/>
    <w:basedOn w:val="DefaultParagraphFont"/>
    <w:link w:val="Heading2"/>
    <w:uiPriority w:val="9"/>
    <w:semiHidden/>
    <w:rsid w:val="00D56CA6"/>
    <w:rPr>
      <w:rFonts w:ascii="Cambria" w:eastAsia="Times New Roman" w:hAnsi="Cambria"/>
      <w:color w:val="365F91"/>
      <w:sz w:val="24"/>
      <w:szCs w:val="24"/>
    </w:rPr>
  </w:style>
  <w:style w:type="character" w:customStyle="1" w:styleId="Heading3Char">
    <w:name w:val="Heading 3 Char"/>
    <w:basedOn w:val="DefaultParagraphFont"/>
    <w:link w:val="Heading3"/>
    <w:uiPriority w:val="9"/>
    <w:semiHidden/>
    <w:rsid w:val="00D56CA6"/>
    <w:rPr>
      <w:rFonts w:ascii="Cambria" w:eastAsia="Times New Roman" w:hAnsi="Cambria"/>
      <w:color w:val="4F81BD"/>
      <w:sz w:val="24"/>
      <w:szCs w:val="24"/>
    </w:rPr>
  </w:style>
  <w:style w:type="character" w:customStyle="1" w:styleId="Heading4Char">
    <w:name w:val="Heading 4 Char"/>
    <w:basedOn w:val="DefaultParagraphFont"/>
    <w:link w:val="Heading4"/>
    <w:uiPriority w:val="9"/>
    <w:semiHidden/>
    <w:rsid w:val="00D56CA6"/>
    <w:rPr>
      <w:rFonts w:ascii="Cambria" w:eastAsia="Times New Roman" w:hAnsi="Cambria"/>
      <w:i/>
      <w:iCs/>
      <w:color w:val="4F81BD"/>
      <w:sz w:val="24"/>
      <w:szCs w:val="24"/>
    </w:rPr>
  </w:style>
  <w:style w:type="character" w:customStyle="1" w:styleId="Heading5Char">
    <w:name w:val="Heading 5 Char"/>
    <w:basedOn w:val="DefaultParagraphFont"/>
    <w:link w:val="Heading5"/>
    <w:uiPriority w:val="9"/>
    <w:semiHidden/>
    <w:rsid w:val="00D56CA6"/>
    <w:rPr>
      <w:rFonts w:ascii="Cambria" w:eastAsia="Times New Roman" w:hAnsi="Cambria"/>
      <w:color w:val="4F81BD"/>
    </w:rPr>
  </w:style>
  <w:style w:type="character" w:customStyle="1" w:styleId="Heading6Char">
    <w:name w:val="Heading 6 Char"/>
    <w:basedOn w:val="DefaultParagraphFont"/>
    <w:link w:val="Heading6"/>
    <w:uiPriority w:val="9"/>
    <w:semiHidden/>
    <w:rsid w:val="00D56CA6"/>
    <w:rPr>
      <w:rFonts w:ascii="Cambria" w:eastAsia="Times New Roman" w:hAnsi="Cambria"/>
      <w:i/>
      <w:iCs/>
      <w:color w:val="4F81BD"/>
    </w:rPr>
  </w:style>
  <w:style w:type="character" w:customStyle="1" w:styleId="Heading7Char">
    <w:name w:val="Heading 7 Char"/>
    <w:basedOn w:val="DefaultParagraphFont"/>
    <w:link w:val="Heading7"/>
    <w:uiPriority w:val="9"/>
    <w:semiHidden/>
    <w:rsid w:val="00D56CA6"/>
    <w:rPr>
      <w:rFonts w:ascii="Cambria" w:eastAsia="Times New Roman" w:hAnsi="Cambria"/>
      <w:b/>
      <w:bCs/>
      <w:color w:val="9BBB59"/>
    </w:rPr>
  </w:style>
  <w:style w:type="character" w:customStyle="1" w:styleId="Heading8Char">
    <w:name w:val="Heading 8 Char"/>
    <w:basedOn w:val="DefaultParagraphFont"/>
    <w:link w:val="Heading8"/>
    <w:uiPriority w:val="9"/>
    <w:semiHidden/>
    <w:rsid w:val="00D56CA6"/>
    <w:rPr>
      <w:rFonts w:ascii="Cambria" w:eastAsia="Times New Roman" w:hAnsi="Cambria"/>
      <w:b/>
      <w:bCs/>
      <w:i/>
      <w:iCs/>
      <w:color w:val="9BBB59"/>
    </w:rPr>
  </w:style>
  <w:style w:type="character" w:customStyle="1" w:styleId="Heading9Char">
    <w:name w:val="Heading 9 Char"/>
    <w:basedOn w:val="DefaultParagraphFont"/>
    <w:link w:val="Heading9"/>
    <w:uiPriority w:val="9"/>
    <w:semiHidden/>
    <w:rsid w:val="00D56CA6"/>
    <w:rPr>
      <w:rFonts w:ascii="Cambria" w:eastAsia="Times New Roman" w:hAnsi="Cambria"/>
      <w:i/>
      <w:iCs/>
      <w:color w:val="9BBB59"/>
    </w:rPr>
  </w:style>
  <w:style w:type="paragraph" w:styleId="Caption">
    <w:name w:val="caption"/>
    <w:basedOn w:val="Normal"/>
    <w:next w:val="Normal"/>
    <w:uiPriority w:val="35"/>
    <w:semiHidden/>
    <w:unhideWhenUsed/>
    <w:qFormat/>
    <w:rsid w:val="00D56CA6"/>
    <w:pPr>
      <w:ind w:firstLine="360"/>
    </w:pPr>
    <w:rPr>
      <w:rFonts w:ascii="Calibri" w:hAnsi="Calibri"/>
      <w:b/>
      <w:bCs/>
      <w:sz w:val="18"/>
      <w:szCs w:val="18"/>
      <w:lang w:bidi="en-US"/>
    </w:rPr>
  </w:style>
  <w:style w:type="paragraph" w:styleId="Subtitle">
    <w:name w:val="Subtitle"/>
    <w:basedOn w:val="Normal"/>
    <w:next w:val="Normal"/>
    <w:link w:val="SubtitleChar"/>
    <w:uiPriority w:val="11"/>
    <w:qFormat/>
    <w:rsid w:val="00D56CA6"/>
    <w:pPr>
      <w:spacing w:before="200" w:after="900"/>
      <w:jc w:val="right"/>
    </w:pPr>
    <w:rPr>
      <w:rFonts w:ascii="Calibri" w:hAnsi="Calibri"/>
      <w:i/>
      <w:iCs/>
    </w:rPr>
  </w:style>
  <w:style w:type="character" w:customStyle="1" w:styleId="SubtitleChar">
    <w:name w:val="Subtitle Char"/>
    <w:basedOn w:val="DefaultParagraphFont"/>
    <w:link w:val="Subtitle"/>
    <w:uiPriority w:val="11"/>
    <w:rsid w:val="00D56CA6"/>
    <w:rPr>
      <w:rFonts w:ascii="Calibri" w:eastAsia="Times New Roman" w:hAnsi="Calibri"/>
      <w:i/>
      <w:iCs/>
      <w:sz w:val="24"/>
      <w:szCs w:val="24"/>
    </w:rPr>
  </w:style>
  <w:style w:type="character" w:styleId="Emphasis">
    <w:name w:val="Emphasis"/>
    <w:uiPriority w:val="20"/>
    <w:qFormat/>
    <w:rsid w:val="00D56CA6"/>
    <w:rPr>
      <w:b/>
      <w:bCs/>
      <w:i/>
      <w:iCs/>
      <w:color w:val="5A5A5A"/>
    </w:rPr>
  </w:style>
  <w:style w:type="paragraph" w:styleId="NoSpacing">
    <w:name w:val="No Spacing"/>
    <w:basedOn w:val="Normal"/>
    <w:link w:val="NoSpacingChar"/>
    <w:uiPriority w:val="1"/>
    <w:qFormat/>
    <w:rsid w:val="00D56CA6"/>
    <w:rPr>
      <w:rFonts w:ascii="Calibri" w:hAnsi="Calibri"/>
      <w:sz w:val="22"/>
      <w:szCs w:val="22"/>
      <w:lang w:bidi="en-US"/>
    </w:rPr>
  </w:style>
  <w:style w:type="character" w:customStyle="1" w:styleId="NoSpacingChar">
    <w:name w:val="No Spacing Char"/>
    <w:basedOn w:val="DefaultParagraphFont"/>
    <w:link w:val="NoSpacing"/>
    <w:uiPriority w:val="1"/>
    <w:rsid w:val="00D56CA6"/>
    <w:rPr>
      <w:rFonts w:ascii="Calibri" w:eastAsia="Times New Roman" w:hAnsi="Calibri"/>
      <w:sz w:val="22"/>
      <w:szCs w:val="22"/>
      <w:lang w:bidi="en-US"/>
    </w:rPr>
  </w:style>
  <w:style w:type="paragraph" w:styleId="Quote">
    <w:name w:val="Quote"/>
    <w:basedOn w:val="Normal"/>
    <w:next w:val="Normal"/>
    <w:link w:val="QuoteChar"/>
    <w:uiPriority w:val="29"/>
    <w:qFormat/>
    <w:rsid w:val="00D56CA6"/>
    <w:pPr>
      <w:ind w:firstLine="360"/>
    </w:pPr>
    <w:rPr>
      <w:rFonts w:ascii="Cambria" w:hAnsi="Cambria"/>
      <w:i/>
      <w:iCs/>
      <w:color w:val="5A5A5A"/>
      <w:sz w:val="20"/>
    </w:rPr>
  </w:style>
  <w:style w:type="character" w:customStyle="1" w:styleId="QuoteChar">
    <w:name w:val="Quote Char"/>
    <w:basedOn w:val="DefaultParagraphFont"/>
    <w:link w:val="Quote"/>
    <w:uiPriority w:val="29"/>
    <w:rsid w:val="00D56CA6"/>
    <w:rPr>
      <w:rFonts w:ascii="Cambria" w:eastAsia="Times New Roman" w:hAnsi="Cambria"/>
      <w:i/>
      <w:iCs/>
      <w:color w:val="5A5A5A"/>
    </w:rPr>
  </w:style>
  <w:style w:type="paragraph" w:styleId="IntenseQuote">
    <w:name w:val="Intense Quote"/>
    <w:basedOn w:val="Normal"/>
    <w:next w:val="Normal"/>
    <w:link w:val="IntenseQuoteChar"/>
    <w:uiPriority w:val="30"/>
    <w:qFormat/>
    <w:rsid w:val="00D56CA6"/>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pPr>
    <w:rPr>
      <w:rFonts w:ascii="Cambria" w:hAnsi="Cambria"/>
      <w:i/>
      <w:iCs/>
      <w:color w:val="FFFFFF"/>
    </w:rPr>
  </w:style>
  <w:style w:type="character" w:customStyle="1" w:styleId="IntenseQuoteChar">
    <w:name w:val="Intense Quote Char"/>
    <w:basedOn w:val="DefaultParagraphFont"/>
    <w:link w:val="IntenseQuote"/>
    <w:uiPriority w:val="30"/>
    <w:rsid w:val="00D56CA6"/>
    <w:rPr>
      <w:rFonts w:ascii="Cambria" w:eastAsia="Times New Roman" w:hAnsi="Cambria"/>
      <w:i/>
      <w:iCs/>
      <w:color w:val="FFFFFF"/>
      <w:sz w:val="24"/>
      <w:szCs w:val="24"/>
      <w:shd w:val="clear" w:color="auto" w:fill="4F81BD"/>
    </w:rPr>
  </w:style>
  <w:style w:type="character" w:styleId="SubtleEmphasis">
    <w:name w:val="Subtle Emphasis"/>
    <w:uiPriority w:val="19"/>
    <w:qFormat/>
    <w:rsid w:val="00D56CA6"/>
    <w:rPr>
      <w:i/>
      <w:iCs/>
      <w:color w:val="5A5A5A"/>
    </w:rPr>
  </w:style>
  <w:style w:type="character" w:styleId="IntenseEmphasis">
    <w:name w:val="Intense Emphasis"/>
    <w:uiPriority w:val="21"/>
    <w:qFormat/>
    <w:rsid w:val="00D56CA6"/>
    <w:rPr>
      <w:b/>
      <w:bCs/>
      <w:i/>
      <w:iCs/>
      <w:color w:val="4F81BD"/>
      <w:sz w:val="22"/>
      <w:szCs w:val="22"/>
    </w:rPr>
  </w:style>
  <w:style w:type="character" w:styleId="SubtleReference">
    <w:name w:val="Subtle Reference"/>
    <w:uiPriority w:val="31"/>
    <w:qFormat/>
    <w:rsid w:val="00D56CA6"/>
    <w:rPr>
      <w:color w:val="auto"/>
      <w:u w:val="single" w:color="9BBB59"/>
    </w:rPr>
  </w:style>
  <w:style w:type="character" w:styleId="IntenseReference">
    <w:name w:val="Intense Reference"/>
    <w:uiPriority w:val="32"/>
    <w:qFormat/>
    <w:rsid w:val="00D56CA6"/>
    <w:rPr>
      <w:b/>
      <w:bCs/>
      <w:color w:val="76923C"/>
      <w:u w:val="single" w:color="9BBB59"/>
    </w:rPr>
  </w:style>
  <w:style w:type="character" w:styleId="BookTitle">
    <w:name w:val="Book Title"/>
    <w:uiPriority w:val="33"/>
    <w:qFormat/>
    <w:rsid w:val="00D56CA6"/>
    <w:rPr>
      <w:rFonts w:ascii="Cambria" w:eastAsia="Times New Roman" w:hAnsi="Cambria" w:cs="Times New Roman"/>
      <w:b/>
      <w:bCs/>
      <w:i/>
      <w:iCs/>
      <w:color w:val="auto"/>
    </w:rPr>
  </w:style>
  <w:style w:type="paragraph" w:styleId="TOCHeading">
    <w:name w:val="TOC Heading"/>
    <w:basedOn w:val="Heading1"/>
    <w:next w:val="Normal"/>
    <w:uiPriority w:val="39"/>
    <w:semiHidden/>
    <w:unhideWhenUsed/>
    <w:qFormat/>
    <w:rsid w:val="00D56CA6"/>
    <w:pPr>
      <w:outlineLvl w:val="9"/>
    </w:pPr>
  </w:style>
  <w:style w:type="character" w:styleId="CommentReference">
    <w:name w:val="annotation reference"/>
    <w:basedOn w:val="DefaultParagraphFont"/>
    <w:uiPriority w:val="99"/>
    <w:semiHidden/>
    <w:unhideWhenUsed/>
    <w:rsid w:val="003971AB"/>
    <w:rPr>
      <w:sz w:val="18"/>
      <w:szCs w:val="18"/>
    </w:rPr>
  </w:style>
  <w:style w:type="paragraph" w:styleId="CommentText">
    <w:name w:val="annotation text"/>
    <w:basedOn w:val="Normal"/>
    <w:link w:val="CommentTextChar"/>
    <w:uiPriority w:val="99"/>
    <w:unhideWhenUsed/>
    <w:rsid w:val="003971AB"/>
  </w:style>
  <w:style w:type="character" w:customStyle="1" w:styleId="CommentTextChar">
    <w:name w:val="Comment Text Char"/>
    <w:basedOn w:val="DefaultParagraphFont"/>
    <w:link w:val="CommentText"/>
    <w:uiPriority w:val="99"/>
    <w:rsid w:val="003971AB"/>
    <w:rPr>
      <w:rFonts w:ascii="Tempus Sans ITC" w:eastAsia="Times New Roman" w:hAnsi="Tempus Sans ITC"/>
      <w:sz w:val="24"/>
      <w:szCs w:val="24"/>
    </w:rPr>
  </w:style>
  <w:style w:type="paragraph" w:styleId="CommentSubject">
    <w:name w:val="annotation subject"/>
    <w:basedOn w:val="CommentText"/>
    <w:next w:val="CommentText"/>
    <w:link w:val="CommentSubjectChar"/>
    <w:uiPriority w:val="99"/>
    <w:semiHidden/>
    <w:unhideWhenUsed/>
    <w:rsid w:val="003971AB"/>
    <w:rPr>
      <w:b/>
      <w:bCs/>
      <w:sz w:val="20"/>
      <w:szCs w:val="20"/>
    </w:rPr>
  </w:style>
  <w:style w:type="character" w:customStyle="1" w:styleId="CommentSubjectChar">
    <w:name w:val="Comment Subject Char"/>
    <w:basedOn w:val="CommentTextChar"/>
    <w:link w:val="CommentSubject"/>
    <w:uiPriority w:val="99"/>
    <w:semiHidden/>
    <w:rsid w:val="003971AB"/>
    <w:rPr>
      <w:rFonts w:ascii="Tempus Sans ITC" w:eastAsia="Times New Roman" w:hAnsi="Tempus Sans ITC"/>
      <w:b/>
      <w:bCs/>
      <w:sz w:val="24"/>
      <w:szCs w:val="24"/>
    </w:rPr>
  </w:style>
  <w:style w:type="paragraph" w:styleId="Revision">
    <w:name w:val="Revision"/>
    <w:hidden/>
    <w:uiPriority w:val="99"/>
    <w:semiHidden/>
    <w:rsid w:val="006C6DF4"/>
    <w:rPr>
      <w:rFonts w:ascii="Tempus Sans ITC" w:eastAsia="Times New Roman" w:hAnsi="Tempus Sans ITC"/>
    </w:rPr>
  </w:style>
  <w:style w:type="table" w:customStyle="1" w:styleId="ColorfulGrid1">
    <w:name w:val="Colorful Grid1"/>
    <w:basedOn w:val="TableNormal"/>
    <w:uiPriority w:val="73"/>
    <w:rsid w:val="009E54BB"/>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customStyle="1" w:styleId="MatrixFooter">
    <w:name w:val="Matrix Footer"/>
    <w:basedOn w:val="Normal"/>
    <w:qFormat/>
    <w:rsid w:val="00CD6DE2"/>
    <w:rPr>
      <w:rFonts w:ascii="Calibri" w:hAnsi="Calibri"/>
      <w:szCs w:val="20"/>
    </w:rPr>
  </w:style>
  <w:style w:type="paragraph" w:customStyle="1" w:styleId="MatrixFrontMatter">
    <w:name w:val="Matrix Front Matter"/>
    <w:basedOn w:val="Matrix"/>
    <w:qFormat/>
    <w:rsid w:val="00CD6DE2"/>
    <w:pPr>
      <w:ind w:firstLine="0"/>
      <w:jc w:val="left"/>
    </w:pPr>
  </w:style>
  <w:style w:type="paragraph" w:customStyle="1" w:styleId="MatrixIntrotext">
    <w:name w:val="Matrix Intro text"/>
    <w:basedOn w:val="Matrix"/>
    <w:qFormat/>
    <w:rsid w:val="00CD6DE2"/>
    <w:pPr>
      <w:ind w:firstLine="0"/>
    </w:pPr>
  </w:style>
  <w:style w:type="paragraph" w:customStyle="1" w:styleId="MatrixSuperfluous">
    <w:name w:val="Matrix Superfluous"/>
    <w:basedOn w:val="Matrix"/>
    <w:uiPriority w:val="99"/>
    <w:qFormat/>
    <w:rsid w:val="00B92477"/>
    <w:pPr>
      <w:ind w:firstLine="0"/>
      <w:jc w:val="left"/>
    </w:pPr>
    <w:rPr>
      <w:sz w:val="20"/>
    </w:rPr>
  </w:style>
  <w:style w:type="table" w:styleId="TableGrid">
    <w:name w:val="Table Grid"/>
    <w:basedOn w:val="TableNormal"/>
    <w:uiPriority w:val="59"/>
    <w:rsid w:val="001A302D"/>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540D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Gargoyle-type"/>
    <w:rsid w:val="00B86007"/>
    <w:rPr>
      <w:rFonts w:ascii="Tempus Sans ITC" w:eastAsia="Times New Roman" w:hAnsi="Tempus Sans ITC"/>
    </w:rPr>
  </w:style>
  <w:style w:type="paragraph" w:styleId="Heading1">
    <w:name w:val="heading 1"/>
    <w:basedOn w:val="Normal"/>
    <w:next w:val="Normal"/>
    <w:link w:val="Heading1Char"/>
    <w:uiPriority w:val="9"/>
    <w:qFormat/>
    <w:rsid w:val="00D56CA6"/>
    <w:pPr>
      <w:pBdr>
        <w:bottom w:val="single" w:sz="12" w:space="1" w:color="365F91"/>
      </w:pBdr>
      <w:spacing w:before="600" w:after="80"/>
      <w:outlineLvl w:val="0"/>
    </w:pPr>
    <w:rPr>
      <w:rFonts w:ascii="Cambria" w:hAnsi="Cambria"/>
      <w:b/>
      <w:bCs/>
      <w:color w:val="365F91"/>
    </w:rPr>
  </w:style>
  <w:style w:type="paragraph" w:styleId="Heading2">
    <w:name w:val="heading 2"/>
    <w:basedOn w:val="Normal"/>
    <w:next w:val="Normal"/>
    <w:link w:val="Heading2Char"/>
    <w:uiPriority w:val="9"/>
    <w:semiHidden/>
    <w:unhideWhenUsed/>
    <w:qFormat/>
    <w:rsid w:val="00D56CA6"/>
    <w:pPr>
      <w:pBdr>
        <w:bottom w:val="single" w:sz="8" w:space="1" w:color="4F81BD"/>
      </w:pBdr>
      <w:spacing w:before="200" w:after="80"/>
      <w:outlineLvl w:val="1"/>
    </w:pPr>
    <w:rPr>
      <w:rFonts w:ascii="Cambria" w:hAnsi="Cambria"/>
      <w:color w:val="365F91"/>
    </w:rPr>
  </w:style>
  <w:style w:type="paragraph" w:styleId="Heading3">
    <w:name w:val="heading 3"/>
    <w:basedOn w:val="Normal"/>
    <w:next w:val="Normal"/>
    <w:link w:val="Heading3Char"/>
    <w:uiPriority w:val="9"/>
    <w:semiHidden/>
    <w:unhideWhenUsed/>
    <w:qFormat/>
    <w:rsid w:val="00D56CA6"/>
    <w:pPr>
      <w:pBdr>
        <w:bottom w:val="single" w:sz="4" w:space="1" w:color="95B3D7"/>
      </w:pBdr>
      <w:spacing w:before="200" w:after="80"/>
      <w:outlineLvl w:val="2"/>
    </w:pPr>
    <w:rPr>
      <w:rFonts w:ascii="Cambria" w:hAnsi="Cambria"/>
      <w:color w:val="4F81BD"/>
    </w:rPr>
  </w:style>
  <w:style w:type="paragraph" w:styleId="Heading4">
    <w:name w:val="heading 4"/>
    <w:basedOn w:val="Normal"/>
    <w:next w:val="Normal"/>
    <w:link w:val="Heading4Char"/>
    <w:uiPriority w:val="9"/>
    <w:semiHidden/>
    <w:unhideWhenUsed/>
    <w:qFormat/>
    <w:rsid w:val="00D56CA6"/>
    <w:pPr>
      <w:pBdr>
        <w:bottom w:val="single" w:sz="4" w:space="2" w:color="B8CCE4"/>
      </w:pBdr>
      <w:spacing w:before="200" w:after="80"/>
      <w:outlineLvl w:val="3"/>
    </w:pPr>
    <w:rPr>
      <w:rFonts w:ascii="Cambria" w:hAnsi="Cambria"/>
      <w:i/>
      <w:iCs/>
      <w:color w:val="4F81BD"/>
    </w:rPr>
  </w:style>
  <w:style w:type="paragraph" w:styleId="Heading5">
    <w:name w:val="heading 5"/>
    <w:basedOn w:val="Normal"/>
    <w:next w:val="Normal"/>
    <w:link w:val="Heading5Char"/>
    <w:uiPriority w:val="9"/>
    <w:semiHidden/>
    <w:unhideWhenUsed/>
    <w:qFormat/>
    <w:rsid w:val="00D56CA6"/>
    <w:pPr>
      <w:spacing w:before="200" w:after="80"/>
      <w:outlineLvl w:val="4"/>
    </w:pPr>
    <w:rPr>
      <w:rFonts w:ascii="Cambria" w:hAnsi="Cambria"/>
      <w:color w:val="4F81BD"/>
      <w:sz w:val="20"/>
    </w:rPr>
  </w:style>
  <w:style w:type="paragraph" w:styleId="Heading6">
    <w:name w:val="heading 6"/>
    <w:basedOn w:val="Normal"/>
    <w:next w:val="Normal"/>
    <w:link w:val="Heading6Char"/>
    <w:uiPriority w:val="9"/>
    <w:semiHidden/>
    <w:unhideWhenUsed/>
    <w:qFormat/>
    <w:rsid w:val="00D56CA6"/>
    <w:pPr>
      <w:spacing w:before="280" w:after="100"/>
      <w:outlineLvl w:val="5"/>
    </w:pPr>
    <w:rPr>
      <w:rFonts w:ascii="Cambria" w:hAnsi="Cambria"/>
      <w:i/>
      <w:iCs/>
      <w:color w:val="4F81BD"/>
      <w:sz w:val="20"/>
    </w:rPr>
  </w:style>
  <w:style w:type="paragraph" w:styleId="Heading7">
    <w:name w:val="heading 7"/>
    <w:basedOn w:val="Normal"/>
    <w:next w:val="Normal"/>
    <w:link w:val="Heading7Char"/>
    <w:uiPriority w:val="9"/>
    <w:semiHidden/>
    <w:unhideWhenUsed/>
    <w:qFormat/>
    <w:rsid w:val="00D56CA6"/>
    <w:pPr>
      <w:spacing w:before="320" w:after="100"/>
      <w:outlineLvl w:val="6"/>
    </w:pPr>
    <w:rPr>
      <w:rFonts w:ascii="Cambria" w:hAnsi="Cambria"/>
      <w:b/>
      <w:bCs/>
      <w:color w:val="9BBB59"/>
      <w:sz w:val="20"/>
    </w:rPr>
  </w:style>
  <w:style w:type="paragraph" w:styleId="Heading8">
    <w:name w:val="heading 8"/>
    <w:basedOn w:val="Normal"/>
    <w:next w:val="Normal"/>
    <w:link w:val="Heading8Char"/>
    <w:uiPriority w:val="9"/>
    <w:semiHidden/>
    <w:unhideWhenUsed/>
    <w:qFormat/>
    <w:rsid w:val="00D56CA6"/>
    <w:pPr>
      <w:spacing w:before="320" w:after="100"/>
      <w:outlineLvl w:val="7"/>
    </w:pPr>
    <w:rPr>
      <w:rFonts w:ascii="Cambria" w:hAnsi="Cambria"/>
      <w:b/>
      <w:bCs/>
      <w:i/>
      <w:iCs/>
      <w:color w:val="9BBB59"/>
      <w:sz w:val="20"/>
    </w:rPr>
  </w:style>
  <w:style w:type="paragraph" w:styleId="Heading9">
    <w:name w:val="heading 9"/>
    <w:basedOn w:val="Normal"/>
    <w:next w:val="Normal"/>
    <w:link w:val="Heading9Char"/>
    <w:uiPriority w:val="9"/>
    <w:semiHidden/>
    <w:unhideWhenUsed/>
    <w:qFormat/>
    <w:rsid w:val="00D56CA6"/>
    <w:pPr>
      <w:spacing w:before="320" w:after="100"/>
      <w:outlineLvl w:val="8"/>
    </w:pPr>
    <w:rPr>
      <w:rFonts w:ascii="Cambria" w:hAnsi="Cambria"/>
      <w:i/>
      <w:iCs/>
      <w:color w:val="9BBB5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rgoyle-novel">
    <w:name w:val="gargoyle-novel"/>
    <w:basedOn w:val="Normal"/>
    <w:rsid w:val="00D06B26"/>
    <w:pPr>
      <w:ind w:firstLine="720"/>
    </w:pPr>
  </w:style>
  <w:style w:type="paragraph" w:customStyle="1" w:styleId="Gargoyle-novel0">
    <w:name w:val="Gargoyle-novel"/>
    <w:basedOn w:val="Normal"/>
    <w:autoRedefine/>
    <w:rsid w:val="00D06B26"/>
  </w:style>
  <w:style w:type="paragraph" w:customStyle="1" w:styleId="Matrix">
    <w:name w:val="Matrix"/>
    <w:qFormat/>
    <w:rsid w:val="00CA00CD"/>
    <w:pPr>
      <w:ind w:firstLine="720"/>
      <w:jc w:val="both"/>
    </w:pPr>
    <w:rPr>
      <w:rFonts w:ascii="Calibri" w:eastAsia="Times New Roman" w:hAnsi="Calibri"/>
      <w:szCs w:val="20"/>
    </w:rPr>
  </w:style>
  <w:style w:type="paragraph" w:customStyle="1" w:styleId="MatrixTitle">
    <w:name w:val="Matrix Title"/>
    <w:basedOn w:val="Matrix"/>
    <w:qFormat/>
    <w:rsid w:val="00CD6DE2"/>
    <w:pPr>
      <w:ind w:firstLine="360"/>
      <w:jc w:val="center"/>
    </w:pPr>
    <w:rPr>
      <w:rFonts w:ascii="Agency FB" w:hAnsi="Agency FB" w:cs="Calibri"/>
      <w:b/>
      <w:sz w:val="36"/>
    </w:rPr>
  </w:style>
  <w:style w:type="paragraph" w:customStyle="1" w:styleId="Matrixsubtitle">
    <w:name w:val="Matrix subtitle"/>
    <w:basedOn w:val="Matrix"/>
    <w:qFormat/>
    <w:rsid w:val="00CD6DE2"/>
    <w:pPr>
      <w:ind w:firstLine="360"/>
      <w:jc w:val="center"/>
    </w:pPr>
    <w:rPr>
      <w:rFonts w:ascii="Agency FB" w:hAnsi="Agency FB" w:cs="Calibri"/>
      <w:b/>
      <w:u w:val="single"/>
    </w:rPr>
  </w:style>
  <w:style w:type="paragraph" w:styleId="Header">
    <w:name w:val="header"/>
    <w:basedOn w:val="Normal"/>
    <w:link w:val="HeaderChar"/>
    <w:uiPriority w:val="99"/>
    <w:unhideWhenUsed/>
    <w:rsid w:val="00D06B26"/>
    <w:pPr>
      <w:tabs>
        <w:tab w:val="center" w:pos="4680"/>
        <w:tab w:val="right" w:pos="9360"/>
      </w:tabs>
    </w:pPr>
  </w:style>
  <w:style w:type="character" w:customStyle="1" w:styleId="HeaderChar">
    <w:name w:val="Header Char"/>
    <w:link w:val="Header"/>
    <w:uiPriority w:val="99"/>
    <w:rsid w:val="00D06B26"/>
    <w:rPr>
      <w:rFonts w:ascii="Tempus Sans ITC" w:eastAsia="Times New Roman" w:hAnsi="Tempus Sans ITC"/>
      <w:sz w:val="24"/>
    </w:rPr>
  </w:style>
  <w:style w:type="paragraph" w:styleId="Footer">
    <w:name w:val="footer"/>
    <w:basedOn w:val="Normal"/>
    <w:link w:val="FooterChar"/>
    <w:uiPriority w:val="99"/>
    <w:unhideWhenUsed/>
    <w:rsid w:val="00D06B26"/>
    <w:pPr>
      <w:tabs>
        <w:tab w:val="center" w:pos="4680"/>
        <w:tab w:val="right" w:pos="9360"/>
      </w:tabs>
    </w:pPr>
  </w:style>
  <w:style w:type="character" w:customStyle="1" w:styleId="FooterChar">
    <w:name w:val="Footer Char"/>
    <w:link w:val="Footer"/>
    <w:uiPriority w:val="99"/>
    <w:rsid w:val="00D06B26"/>
    <w:rPr>
      <w:rFonts w:ascii="Tempus Sans ITC" w:eastAsia="Times New Roman" w:hAnsi="Tempus Sans ITC"/>
      <w:sz w:val="24"/>
    </w:rPr>
  </w:style>
  <w:style w:type="paragraph" w:styleId="BalloonText">
    <w:name w:val="Balloon Text"/>
    <w:basedOn w:val="Normal"/>
    <w:link w:val="BalloonTextChar"/>
    <w:uiPriority w:val="99"/>
    <w:semiHidden/>
    <w:unhideWhenUsed/>
    <w:rsid w:val="00D06B26"/>
    <w:rPr>
      <w:rFonts w:ascii="Tahoma" w:hAnsi="Tahoma"/>
      <w:sz w:val="16"/>
      <w:szCs w:val="16"/>
    </w:rPr>
  </w:style>
  <w:style w:type="character" w:customStyle="1" w:styleId="BalloonTextChar">
    <w:name w:val="Balloon Text Char"/>
    <w:link w:val="BalloonText"/>
    <w:uiPriority w:val="99"/>
    <w:semiHidden/>
    <w:rsid w:val="00D06B26"/>
    <w:rPr>
      <w:rFonts w:ascii="Tahoma" w:eastAsia="Times New Roman" w:hAnsi="Tahoma"/>
      <w:sz w:val="16"/>
      <w:szCs w:val="16"/>
    </w:rPr>
  </w:style>
  <w:style w:type="character" w:styleId="Hyperlink">
    <w:name w:val="Hyperlink"/>
    <w:uiPriority w:val="99"/>
    <w:unhideWhenUsed/>
    <w:rsid w:val="00B86007"/>
    <w:rPr>
      <w:color w:val="0000FF"/>
      <w:u w:val="single"/>
    </w:rPr>
  </w:style>
  <w:style w:type="character" w:styleId="Strong">
    <w:name w:val="Strong"/>
    <w:uiPriority w:val="22"/>
    <w:qFormat/>
    <w:rsid w:val="00B86007"/>
    <w:rPr>
      <w:b/>
      <w:bCs/>
    </w:rPr>
  </w:style>
  <w:style w:type="paragraph" w:styleId="Title">
    <w:name w:val="Title"/>
    <w:basedOn w:val="Normal"/>
    <w:link w:val="TitleChar"/>
    <w:uiPriority w:val="10"/>
    <w:qFormat/>
    <w:rsid w:val="00D56CA6"/>
    <w:pPr>
      <w:jc w:val="center"/>
    </w:pPr>
    <w:rPr>
      <w:rFonts w:ascii="Courier" w:hAnsi="Courier"/>
      <w:sz w:val="32"/>
    </w:rPr>
  </w:style>
  <w:style w:type="character" w:customStyle="1" w:styleId="TitleChar">
    <w:name w:val="Title Char"/>
    <w:basedOn w:val="DefaultParagraphFont"/>
    <w:link w:val="Title"/>
    <w:uiPriority w:val="10"/>
    <w:rsid w:val="00D56CA6"/>
    <w:rPr>
      <w:rFonts w:ascii="Courier" w:eastAsia="Times New Roman" w:hAnsi="Courier"/>
      <w:sz w:val="32"/>
    </w:rPr>
  </w:style>
  <w:style w:type="paragraph" w:customStyle="1" w:styleId="H1">
    <w:name w:val="H1"/>
    <w:basedOn w:val="Normal"/>
    <w:next w:val="Normal"/>
    <w:rsid w:val="00D56CA6"/>
    <w:pPr>
      <w:keepNext/>
      <w:spacing w:before="100" w:after="100"/>
      <w:outlineLvl w:val="1"/>
    </w:pPr>
    <w:rPr>
      <w:rFonts w:ascii="Times New Roman" w:hAnsi="Times New Roman"/>
      <w:b/>
      <w:snapToGrid w:val="0"/>
      <w:kern w:val="36"/>
      <w:sz w:val="48"/>
    </w:rPr>
  </w:style>
  <w:style w:type="character" w:styleId="PageNumber">
    <w:name w:val="page number"/>
    <w:basedOn w:val="DefaultParagraphFont"/>
    <w:semiHidden/>
    <w:rsid w:val="00D56CA6"/>
  </w:style>
  <w:style w:type="paragraph" w:styleId="ListParagraph">
    <w:name w:val="List Paragraph"/>
    <w:basedOn w:val="Normal"/>
    <w:uiPriority w:val="34"/>
    <w:qFormat/>
    <w:rsid w:val="00D56CA6"/>
    <w:pPr>
      <w:ind w:left="720"/>
    </w:pPr>
  </w:style>
  <w:style w:type="character" w:styleId="FollowedHyperlink">
    <w:name w:val="FollowedHyperlink"/>
    <w:uiPriority w:val="99"/>
    <w:semiHidden/>
    <w:unhideWhenUsed/>
    <w:rsid w:val="00D56CA6"/>
    <w:rPr>
      <w:color w:val="800080"/>
      <w:u w:val="single"/>
    </w:rPr>
  </w:style>
  <w:style w:type="character" w:customStyle="1" w:styleId="Heading1Char">
    <w:name w:val="Heading 1 Char"/>
    <w:basedOn w:val="DefaultParagraphFont"/>
    <w:link w:val="Heading1"/>
    <w:uiPriority w:val="9"/>
    <w:rsid w:val="00D56CA6"/>
    <w:rPr>
      <w:rFonts w:ascii="Cambria" w:eastAsia="Times New Roman" w:hAnsi="Cambria"/>
      <w:b/>
      <w:bCs/>
      <w:color w:val="365F91"/>
      <w:sz w:val="24"/>
      <w:szCs w:val="24"/>
    </w:rPr>
  </w:style>
  <w:style w:type="character" w:customStyle="1" w:styleId="Heading2Char">
    <w:name w:val="Heading 2 Char"/>
    <w:basedOn w:val="DefaultParagraphFont"/>
    <w:link w:val="Heading2"/>
    <w:uiPriority w:val="9"/>
    <w:semiHidden/>
    <w:rsid w:val="00D56CA6"/>
    <w:rPr>
      <w:rFonts w:ascii="Cambria" w:eastAsia="Times New Roman" w:hAnsi="Cambria"/>
      <w:color w:val="365F91"/>
      <w:sz w:val="24"/>
      <w:szCs w:val="24"/>
    </w:rPr>
  </w:style>
  <w:style w:type="character" w:customStyle="1" w:styleId="Heading3Char">
    <w:name w:val="Heading 3 Char"/>
    <w:basedOn w:val="DefaultParagraphFont"/>
    <w:link w:val="Heading3"/>
    <w:uiPriority w:val="9"/>
    <w:semiHidden/>
    <w:rsid w:val="00D56CA6"/>
    <w:rPr>
      <w:rFonts w:ascii="Cambria" w:eastAsia="Times New Roman" w:hAnsi="Cambria"/>
      <w:color w:val="4F81BD"/>
      <w:sz w:val="24"/>
      <w:szCs w:val="24"/>
    </w:rPr>
  </w:style>
  <w:style w:type="character" w:customStyle="1" w:styleId="Heading4Char">
    <w:name w:val="Heading 4 Char"/>
    <w:basedOn w:val="DefaultParagraphFont"/>
    <w:link w:val="Heading4"/>
    <w:uiPriority w:val="9"/>
    <w:semiHidden/>
    <w:rsid w:val="00D56CA6"/>
    <w:rPr>
      <w:rFonts w:ascii="Cambria" w:eastAsia="Times New Roman" w:hAnsi="Cambria"/>
      <w:i/>
      <w:iCs/>
      <w:color w:val="4F81BD"/>
      <w:sz w:val="24"/>
      <w:szCs w:val="24"/>
    </w:rPr>
  </w:style>
  <w:style w:type="character" w:customStyle="1" w:styleId="Heading5Char">
    <w:name w:val="Heading 5 Char"/>
    <w:basedOn w:val="DefaultParagraphFont"/>
    <w:link w:val="Heading5"/>
    <w:uiPriority w:val="9"/>
    <w:semiHidden/>
    <w:rsid w:val="00D56CA6"/>
    <w:rPr>
      <w:rFonts w:ascii="Cambria" w:eastAsia="Times New Roman" w:hAnsi="Cambria"/>
      <w:color w:val="4F81BD"/>
    </w:rPr>
  </w:style>
  <w:style w:type="character" w:customStyle="1" w:styleId="Heading6Char">
    <w:name w:val="Heading 6 Char"/>
    <w:basedOn w:val="DefaultParagraphFont"/>
    <w:link w:val="Heading6"/>
    <w:uiPriority w:val="9"/>
    <w:semiHidden/>
    <w:rsid w:val="00D56CA6"/>
    <w:rPr>
      <w:rFonts w:ascii="Cambria" w:eastAsia="Times New Roman" w:hAnsi="Cambria"/>
      <w:i/>
      <w:iCs/>
      <w:color w:val="4F81BD"/>
    </w:rPr>
  </w:style>
  <w:style w:type="character" w:customStyle="1" w:styleId="Heading7Char">
    <w:name w:val="Heading 7 Char"/>
    <w:basedOn w:val="DefaultParagraphFont"/>
    <w:link w:val="Heading7"/>
    <w:uiPriority w:val="9"/>
    <w:semiHidden/>
    <w:rsid w:val="00D56CA6"/>
    <w:rPr>
      <w:rFonts w:ascii="Cambria" w:eastAsia="Times New Roman" w:hAnsi="Cambria"/>
      <w:b/>
      <w:bCs/>
      <w:color w:val="9BBB59"/>
    </w:rPr>
  </w:style>
  <w:style w:type="character" w:customStyle="1" w:styleId="Heading8Char">
    <w:name w:val="Heading 8 Char"/>
    <w:basedOn w:val="DefaultParagraphFont"/>
    <w:link w:val="Heading8"/>
    <w:uiPriority w:val="9"/>
    <w:semiHidden/>
    <w:rsid w:val="00D56CA6"/>
    <w:rPr>
      <w:rFonts w:ascii="Cambria" w:eastAsia="Times New Roman" w:hAnsi="Cambria"/>
      <w:b/>
      <w:bCs/>
      <w:i/>
      <w:iCs/>
      <w:color w:val="9BBB59"/>
    </w:rPr>
  </w:style>
  <w:style w:type="character" w:customStyle="1" w:styleId="Heading9Char">
    <w:name w:val="Heading 9 Char"/>
    <w:basedOn w:val="DefaultParagraphFont"/>
    <w:link w:val="Heading9"/>
    <w:uiPriority w:val="9"/>
    <w:semiHidden/>
    <w:rsid w:val="00D56CA6"/>
    <w:rPr>
      <w:rFonts w:ascii="Cambria" w:eastAsia="Times New Roman" w:hAnsi="Cambria"/>
      <w:i/>
      <w:iCs/>
      <w:color w:val="9BBB59"/>
    </w:rPr>
  </w:style>
  <w:style w:type="paragraph" w:styleId="Caption">
    <w:name w:val="caption"/>
    <w:basedOn w:val="Normal"/>
    <w:next w:val="Normal"/>
    <w:uiPriority w:val="35"/>
    <w:semiHidden/>
    <w:unhideWhenUsed/>
    <w:qFormat/>
    <w:rsid w:val="00D56CA6"/>
    <w:pPr>
      <w:ind w:firstLine="360"/>
    </w:pPr>
    <w:rPr>
      <w:rFonts w:ascii="Calibri" w:hAnsi="Calibri"/>
      <w:b/>
      <w:bCs/>
      <w:sz w:val="18"/>
      <w:szCs w:val="18"/>
      <w:lang w:bidi="en-US"/>
    </w:rPr>
  </w:style>
  <w:style w:type="paragraph" w:styleId="Subtitle">
    <w:name w:val="Subtitle"/>
    <w:basedOn w:val="Normal"/>
    <w:next w:val="Normal"/>
    <w:link w:val="SubtitleChar"/>
    <w:uiPriority w:val="11"/>
    <w:qFormat/>
    <w:rsid w:val="00D56CA6"/>
    <w:pPr>
      <w:spacing w:before="200" w:after="900"/>
      <w:jc w:val="right"/>
    </w:pPr>
    <w:rPr>
      <w:rFonts w:ascii="Calibri" w:hAnsi="Calibri"/>
      <w:i/>
      <w:iCs/>
    </w:rPr>
  </w:style>
  <w:style w:type="character" w:customStyle="1" w:styleId="SubtitleChar">
    <w:name w:val="Subtitle Char"/>
    <w:basedOn w:val="DefaultParagraphFont"/>
    <w:link w:val="Subtitle"/>
    <w:uiPriority w:val="11"/>
    <w:rsid w:val="00D56CA6"/>
    <w:rPr>
      <w:rFonts w:ascii="Calibri" w:eastAsia="Times New Roman" w:hAnsi="Calibri"/>
      <w:i/>
      <w:iCs/>
      <w:sz w:val="24"/>
      <w:szCs w:val="24"/>
    </w:rPr>
  </w:style>
  <w:style w:type="character" w:styleId="Emphasis">
    <w:name w:val="Emphasis"/>
    <w:uiPriority w:val="20"/>
    <w:qFormat/>
    <w:rsid w:val="00D56CA6"/>
    <w:rPr>
      <w:b/>
      <w:bCs/>
      <w:i/>
      <w:iCs/>
      <w:color w:val="5A5A5A"/>
    </w:rPr>
  </w:style>
  <w:style w:type="paragraph" w:styleId="NoSpacing">
    <w:name w:val="No Spacing"/>
    <w:basedOn w:val="Normal"/>
    <w:link w:val="NoSpacingChar"/>
    <w:uiPriority w:val="1"/>
    <w:qFormat/>
    <w:rsid w:val="00D56CA6"/>
    <w:rPr>
      <w:rFonts w:ascii="Calibri" w:hAnsi="Calibri"/>
      <w:sz w:val="22"/>
      <w:szCs w:val="22"/>
      <w:lang w:bidi="en-US"/>
    </w:rPr>
  </w:style>
  <w:style w:type="character" w:customStyle="1" w:styleId="NoSpacingChar">
    <w:name w:val="No Spacing Char"/>
    <w:basedOn w:val="DefaultParagraphFont"/>
    <w:link w:val="NoSpacing"/>
    <w:uiPriority w:val="1"/>
    <w:rsid w:val="00D56CA6"/>
    <w:rPr>
      <w:rFonts w:ascii="Calibri" w:eastAsia="Times New Roman" w:hAnsi="Calibri"/>
      <w:sz w:val="22"/>
      <w:szCs w:val="22"/>
      <w:lang w:bidi="en-US"/>
    </w:rPr>
  </w:style>
  <w:style w:type="paragraph" w:styleId="Quote">
    <w:name w:val="Quote"/>
    <w:basedOn w:val="Normal"/>
    <w:next w:val="Normal"/>
    <w:link w:val="QuoteChar"/>
    <w:uiPriority w:val="29"/>
    <w:qFormat/>
    <w:rsid w:val="00D56CA6"/>
    <w:pPr>
      <w:ind w:firstLine="360"/>
    </w:pPr>
    <w:rPr>
      <w:rFonts w:ascii="Cambria" w:hAnsi="Cambria"/>
      <w:i/>
      <w:iCs/>
      <w:color w:val="5A5A5A"/>
      <w:sz w:val="20"/>
    </w:rPr>
  </w:style>
  <w:style w:type="character" w:customStyle="1" w:styleId="QuoteChar">
    <w:name w:val="Quote Char"/>
    <w:basedOn w:val="DefaultParagraphFont"/>
    <w:link w:val="Quote"/>
    <w:uiPriority w:val="29"/>
    <w:rsid w:val="00D56CA6"/>
    <w:rPr>
      <w:rFonts w:ascii="Cambria" w:eastAsia="Times New Roman" w:hAnsi="Cambria"/>
      <w:i/>
      <w:iCs/>
      <w:color w:val="5A5A5A"/>
    </w:rPr>
  </w:style>
  <w:style w:type="paragraph" w:styleId="IntenseQuote">
    <w:name w:val="Intense Quote"/>
    <w:basedOn w:val="Normal"/>
    <w:next w:val="Normal"/>
    <w:link w:val="IntenseQuoteChar"/>
    <w:uiPriority w:val="30"/>
    <w:qFormat/>
    <w:rsid w:val="00D56CA6"/>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pPr>
    <w:rPr>
      <w:rFonts w:ascii="Cambria" w:hAnsi="Cambria"/>
      <w:i/>
      <w:iCs/>
      <w:color w:val="FFFFFF"/>
    </w:rPr>
  </w:style>
  <w:style w:type="character" w:customStyle="1" w:styleId="IntenseQuoteChar">
    <w:name w:val="Intense Quote Char"/>
    <w:basedOn w:val="DefaultParagraphFont"/>
    <w:link w:val="IntenseQuote"/>
    <w:uiPriority w:val="30"/>
    <w:rsid w:val="00D56CA6"/>
    <w:rPr>
      <w:rFonts w:ascii="Cambria" w:eastAsia="Times New Roman" w:hAnsi="Cambria"/>
      <w:i/>
      <w:iCs/>
      <w:color w:val="FFFFFF"/>
      <w:sz w:val="24"/>
      <w:szCs w:val="24"/>
      <w:shd w:val="clear" w:color="auto" w:fill="4F81BD"/>
    </w:rPr>
  </w:style>
  <w:style w:type="character" w:styleId="SubtleEmphasis">
    <w:name w:val="Subtle Emphasis"/>
    <w:uiPriority w:val="19"/>
    <w:qFormat/>
    <w:rsid w:val="00D56CA6"/>
    <w:rPr>
      <w:i/>
      <w:iCs/>
      <w:color w:val="5A5A5A"/>
    </w:rPr>
  </w:style>
  <w:style w:type="character" w:styleId="IntenseEmphasis">
    <w:name w:val="Intense Emphasis"/>
    <w:uiPriority w:val="21"/>
    <w:qFormat/>
    <w:rsid w:val="00D56CA6"/>
    <w:rPr>
      <w:b/>
      <w:bCs/>
      <w:i/>
      <w:iCs/>
      <w:color w:val="4F81BD"/>
      <w:sz w:val="22"/>
      <w:szCs w:val="22"/>
    </w:rPr>
  </w:style>
  <w:style w:type="character" w:styleId="SubtleReference">
    <w:name w:val="Subtle Reference"/>
    <w:uiPriority w:val="31"/>
    <w:qFormat/>
    <w:rsid w:val="00D56CA6"/>
    <w:rPr>
      <w:color w:val="auto"/>
      <w:u w:val="single" w:color="9BBB59"/>
    </w:rPr>
  </w:style>
  <w:style w:type="character" w:styleId="IntenseReference">
    <w:name w:val="Intense Reference"/>
    <w:uiPriority w:val="32"/>
    <w:qFormat/>
    <w:rsid w:val="00D56CA6"/>
    <w:rPr>
      <w:b/>
      <w:bCs/>
      <w:color w:val="76923C"/>
      <w:u w:val="single" w:color="9BBB59"/>
    </w:rPr>
  </w:style>
  <w:style w:type="character" w:styleId="BookTitle">
    <w:name w:val="Book Title"/>
    <w:uiPriority w:val="33"/>
    <w:qFormat/>
    <w:rsid w:val="00D56CA6"/>
    <w:rPr>
      <w:rFonts w:ascii="Cambria" w:eastAsia="Times New Roman" w:hAnsi="Cambria" w:cs="Times New Roman"/>
      <w:b/>
      <w:bCs/>
      <w:i/>
      <w:iCs/>
      <w:color w:val="auto"/>
    </w:rPr>
  </w:style>
  <w:style w:type="paragraph" w:styleId="TOCHeading">
    <w:name w:val="TOC Heading"/>
    <w:basedOn w:val="Heading1"/>
    <w:next w:val="Normal"/>
    <w:uiPriority w:val="39"/>
    <w:semiHidden/>
    <w:unhideWhenUsed/>
    <w:qFormat/>
    <w:rsid w:val="00D56CA6"/>
    <w:pPr>
      <w:outlineLvl w:val="9"/>
    </w:pPr>
  </w:style>
  <w:style w:type="character" w:styleId="CommentReference">
    <w:name w:val="annotation reference"/>
    <w:basedOn w:val="DefaultParagraphFont"/>
    <w:uiPriority w:val="99"/>
    <w:semiHidden/>
    <w:unhideWhenUsed/>
    <w:rsid w:val="003971AB"/>
    <w:rPr>
      <w:sz w:val="18"/>
      <w:szCs w:val="18"/>
    </w:rPr>
  </w:style>
  <w:style w:type="paragraph" w:styleId="CommentText">
    <w:name w:val="annotation text"/>
    <w:basedOn w:val="Normal"/>
    <w:link w:val="CommentTextChar"/>
    <w:uiPriority w:val="99"/>
    <w:unhideWhenUsed/>
    <w:rsid w:val="003971AB"/>
  </w:style>
  <w:style w:type="character" w:customStyle="1" w:styleId="CommentTextChar">
    <w:name w:val="Comment Text Char"/>
    <w:basedOn w:val="DefaultParagraphFont"/>
    <w:link w:val="CommentText"/>
    <w:uiPriority w:val="99"/>
    <w:rsid w:val="003971AB"/>
    <w:rPr>
      <w:rFonts w:ascii="Tempus Sans ITC" w:eastAsia="Times New Roman" w:hAnsi="Tempus Sans ITC"/>
      <w:sz w:val="24"/>
      <w:szCs w:val="24"/>
    </w:rPr>
  </w:style>
  <w:style w:type="paragraph" w:styleId="CommentSubject">
    <w:name w:val="annotation subject"/>
    <w:basedOn w:val="CommentText"/>
    <w:next w:val="CommentText"/>
    <w:link w:val="CommentSubjectChar"/>
    <w:uiPriority w:val="99"/>
    <w:semiHidden/>
    <w:unhideWhenUsed/>
    <w:rsid w:val="003971AB"/>
    <w:rPr>
      <w:b/>
      <w:bCs/>
      <w:sz w:val="20"/>
      <w:szCs w:val="20"/>
    </w:rPr>
  </w:style>
  <w:style w:type="character" w:customStyle="1" w:styleId="CommentSubjectChar">
    <w:name w:val="Comment Subject Char"/>
    <w:basedOn w:val="CommentTextChar"/>
    <w:link w:val="CommentSubject"/>
    <w:uiPriority w:val="99"/>
    <w:semiHidden/>
    <w:rsid w:val="003971AB"/>
    <w:rPr>
      <w:rFonts w:ascii="Tempus Sans ITC" w:eastAsia="Times New Roman" w:hAnsi="Tempus Sans ITC"/>
      <w:b/>
      <w:bCs/>
      <w:sz w:val="24"/>
      <w:szCs w:val="24"/>
    </w:rPr>
  </w:style>
  <w:style w:type="paragraph" w:styleId="Revision">
    <w:name w:val="Revision"/>
    <w:hidden/>
    <w:uiPriority w:val="99"/>
    <w:semiHidden/>
    <w:rsid w:val="006C6DF4"/>
    <w:rPr>
      <w:rFonts w:ascii="Tempus Sans ITC" w:eastAsia="Times New Roman" w:hAnsi="Tempus Sans ITC"/>
    </w:rPr>
  </w:style>
  <w:style w:type="table" w:customStyle="1" w:styleId="ColorfulGrid1">
    <w:name w:val="Colorful Grid1"/>
    <w:basedOn w:val="TableNormal"/>
    <w:uiPriority w:val="73"/>
    <w:rsid w:val="009E54BB"/>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customStyle="1" w:styleId="MatrixFooter">
    <w:name w:val="Matrix Footer"/>
    <w:basedOn w:val="Normal"/>
    <w:qFormat/>
    <w:rsid w:val="00CD6DE2"/>
    <w:rPr>
      <w:rFonts w:ascii="Calibri" w:hAnsi="Calibri"/>
      <w:szCs w:val="20"/>
    </w:rPr>
  </w:style>
  <w:style w:type="paragraph" w:customStyle="1" w:styleId="MatrixFrontMatter">
    <w:name w:val="Matrix Front Matter"/>
    <w:basedOn w:val="Matrix"/>
    <w:qFormat/>
    <w:rsid w:val="00CD6DE2"/>
    <w:pPr>
      <w:ind w:firstLine="0"/>
      <w:jc w:val="left"/>
    </w:pPr>
  </w:style>
  <w:style w:type="paragraph" w:customStyle="1" w:styleId="MatrixIntrotext">
    <w:name w:val="Matrix Intro text"/>
    <w:basedOn w:val="Matrix"/>
    <w:qFormat/>
    <w:rsid w:val="00CD6DE2"/>
    <w:pPr>
      <w:ind w:firstLine="0"/>
    </w:pPr>
  </w:style>
  <w:style w:type="paragraph" w:customStyle="1" w:styleId="MatrixSuperfluous">
    <w:name w:val="Matrix Superfluous"/>
    <w:basedOn w:val="Matrix"/>
    <w:qFormat/>
    <w:rsid w:val="00B92477"/>
    <w:pPr>
      <w:ind w:firstLine="0"/>
      <w:jc w:val="left"/>
    </w:pPr>
    <w:rPr>
      <w:sz w:val="20"/>
    </w:rPr>
  </w:style>
  <w:style w:type="table" w:styleId="TableGrid">
    <w:name w:val="Table Grid"/>
    <w:basedOn w:val="TableNormal"/>
    <w:uiPriority w:val="59"/>
    <w:rsid w:val="001A302D"/>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540D53"/>
  </w:style>
</w:styles>
</file>

<file path=word/webSettings.xml><?xml version="1.0" encoding="utf-8"?>
<w:webSettings xmlns:r="http://schemas.openxmlformats.org/officeDocument/2006/relationships" xmlns:w="http://schemas.openxmlformats.org/wordprocessingml/2006/main">
  <w:divs>
    <w:div w:id="226304366">
      <w:bodyDiv w:val="1"/>
      <w:marLeft w:val="0"/>
      <w:marRight w:val="0"/>
      <w:marTop w:val="0"/>
      <w:marBottom w:val="0"/>
      <w:divBdr>
        <w:top w:val="none" w:sz="0" w:space="0" w:color="auto"/>
        <w:left w:val="none" w:sz="0" w:space="0" w:color="auto"/>
        <w:bottom w:val="none" w:sz="0" w:space="0" w:color="auto"/>
        <w:right w:val="none" w:sz="0" w:space="0" w:color="auto"/>
      </w:divBdr>
    </w:div>
    <w:div w:id="261306603">
      <w:bodyDiv w:val="1"/>
      <w:marLeft w:val="0"/>
      <w:marRight w:val="0"/>
      <w:marTop w:val="0"/>
      <w:marBottom w:val="0"/>
      <w:divBdr>
        <w:top w:val="none" w:sz="0" w:space="0" w:color="auto"/>
        <w:left w:val="none" w:sz="0" w:space="0" w:color="auto"/>
        <w:bottom w:val="none" w:sz="0" w:space="0" w:color="auto"/>
        <w:right w:val="none" w:sz="0" w:space="0" w:color="auto"/>
      </w:divBdr>
    </w:div>
    <w:div w:id="801851010">
      <w:bodyDiv w:val="1"/>
      <w:marLeft w:val="0"/>
      <w:marRight w:val="0"/>
      <w:marTop w:val="0"/>
      <w:marBottom w:val="0"/>
      <w:divBdr>
        <w:top w:val="none" w:sz="0" w:space="0" w:color="auto"/>
        <w:left w:val="none" w:sz="0" w:space="0" w:color="auto"/>
        <w:bottom w:val="none" w:sz="0" w:space="0" w:color="auto"/>
        <w:right w:val="none" w:sz="0" w:space="0" w:color="auto"/>
      </w:divBdr>
    </w:div>
    <w:div w:id="894199437">
      <w:bodyDiv w:val="1"/>
      <w:marLeft w:val="0"/>
      <w:marRight w:val="0"/>
      <w:marTop w:val="0"/>
      <w:marBottom w:val="0"/>
      <w:divBdr>
        <w:top w:val="none" w:sz="0" w:space="0" w:color="auto"/>
        <w:left w:val="none" w:sz="0" w:space="0" w:color="auto"/>
        <w:bottom w:val="none" w:sz="0" w:space="0" w:color="auto"/>
        <w:right w:val="none" w:sz="0" w:space="0" w:color="auto"/>
      </w:divBdr>
    </w:div>
    <w:div w:id="1586721603">
      <w:bodyDiv w:val="1"/>
      <w:marLeft w:val="0"/>
      <w:marRight w:val="0"/>
      <w:marTop w:val="0"/>
      <w:marBottom w:val="0"/>
      <w:divBdr>
        <w:top w:val="none" w:sz="0" w:space="0" w:color="auto"/>
        <w:left w:val="none" w:sz="0" w:space="0" w:color="auto"/>
        <w:bottom w:val="none" w:sz="0" w:space="0" w:color="auto"/>
        <w:right w:val="none" w:sz="0" w:space="0" w:color="auto"/>
      </w:divBdr>
    </w:div>
    <w:div w:id="1762603738">
      <w:bodyDiv w:val="1"/>
      <w:marLeft w:val="0"/>
      <w:marRight w:val="0"/>
      <w:marTop w:val="0"/>
      <w:marBottom w:val="0"/>
      <w:divBdr>
        <w:top w:val="none" w:sz="0" w:space="0" w:color="auto"/>
        <w:left w:val="none" w:sz="0" w:space="0" w:color="auto"/>
        <w:bottom w:val="none" w:sz="0" w:space="0" w:color="auto"/>
        <w:right w:val="none" w:sz="0" w:space="0" w:color="auto"/>
      </w:divBdr>
    </w:div>
    <w:div w:id="186556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ewaters@hot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rewaters@hotmail.com" TargetMode="External"/><Relationship Id="rId4" Type="http://schemas.openxmlformats.org/officeDocument/2006/relationships/settings" Target="settings.xml"/><Relationship Id="rId9" Type="http://schemas.openxmlformats.org/officeDocument/2006/relationships/hyperlink" Target="mailto:trewaters@hot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7A969-5667-4A96-ACA9-852BE5ED0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69</Pages>
  <Words>47692</Words>
  <Characters>271849</Characters>
  <Application>Microsoft Office Word</Application>
  <DocSecurity>0</DocSecurity>
  <Lines>2265</Lines>
  <Paragraphs>637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318904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trewaters</dc:creator>
  <cp:lastModifiedBy>Tre</cp:lastModifiedBy>
  <cp:revision>147</cp:revision>
  <cp:lastPrinted>2012-11-17T05:03:00Z</cp:lastPrinted>
  <dcterms:created xsi:type="dcterms:W3CDTF">2012-09-24T15:50:00Z</dcterms:created>
  <dcterms:modified xsi:type="dcterms:W3CDTF">2013-08-13T20:34:00Z</dcterms:modified>
</cp:coreProperties>
</file>